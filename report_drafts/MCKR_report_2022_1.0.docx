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
      <w:r w:rsidRPr="00D71476">
        <w:rPr>
          <w:b/>
          <w:bCs/>
        </w:rPr>
        <w:lastRenderedPageBreak/>
        <w:t>Summary</w:t>
      </w:r>
      <w:commentRangeEnd w:id="1"/>
      <w:r w:rsidR="00AD6AF1" w:rsidRPr="00D71476">
        <w:rPr>
          <w:rStyle w:val="CommentReference"/>
        </w:rPr>
        <w:commentReference w:id="1"/>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37DEC188"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w:t>
      </w:r>
      <w:r w:rsidR="00B8490A">
        <w:t>Cougar Trap</w:t>
      </w:r>
      <w:r w:rsidRPr="00D71476">
        <w:t xml:space="preserve"> and spawning grounds </w:t>
      </w:r>
      <w:commentRangeStart w:id="2"/>
      <w:commentRangeStart w:id="3"/>
      <w:commentRangeStart w:id="4"/>
      <w:r w:rsidRPr="00D71476">
        <w:t>below</w:t>
      </w:r>
      <w:commentRangeEnd w:id="2"/>
      <w:r w:rsidR="007C1107">
        <w:rPr>
          <w:rStyle w:val="CommentReference"/>
        </w:rPr>
        <w:commentReference w:id="2"/>
      </w:r>
      <w:commentRangeEnd w:id="3"/>
      <w:r w:rsidR="009D0411">
        <w:rPr>
          <w:rStyle w:val="CommentReference"/>
        </w:rPr>
        <w:commentReference w:id="3"/>
      </w:r>
      <w:commentRangeEnd w:id="4"/>
      <w:r w:rsidR="00463744">
        <w:rPr>
          <w:rStyle w:val="CommentReference"/>
        </w:rPr>
        <w:commentReference w:id="4"/>
      </w:r>
      <w:r w:rsidRPr="00D71476">
        <w:t xml:space="preserve"> </w:t>
      </w:r>
      <w:r w:rsidR="00B8490A">
        <w:t>Cougar Dam</w:t>
      </w:r>
      <w:r w:rsidRPr="00D71476">
        <w:t xml:space="preserve">) in 2016 - 2020 that can be assigned as progeny of Chinook salmon previously released above </w:t>
      </w:r>
      <w:r w:rsidR="00B8490A">
        <w:t>Cougar Dam</w:t>
      </w:r>
      <w:r w:rsidRPr="00D71476">
        <w:t>, South Fork McKenzie River in 2011 - 2017.</w:t>
      </w:r>
    </w:p>
    <w:p w14:paraId="2FD0F961" w14:textId="77777777" w:rsidR="00364EC9" w:rsidRPr="00D71476" w:rsidRDefault="00364EC9" w:rsidP="00364EC9">
      <w:pPr>
        <w:pStyle w:val="ListParagraph"/>
        <w:spacing w:line="360" w:lineRule="auto"/>
      </w:pPr>
    </w:p>
    <w:p w14:paraId="4F6E33A6" w14:textId="4A941647"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745F34E7"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w:t>
      </w:r>
      <w:r w:rsidR="00B8490A">
        <w:t>Cougar Dam</w:t>
      </w:r>
      <w:r w:rsidRPr="00D71476">
        <w:t xml:space="preserve"> in 2011-2015.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7DE7D42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2011 - 2015.</w:t>
      </w:r>
    </w:p>
    <w:p w14:paraId="20973A73" w14:textId="77777777" w:rsidR="007A2414" w:rsidRPr="00D71476" w:rsidRDefault="007A2414" w:rsidP="007A2414">
      <w:pPr>
        <w:pStyle w:val="ListParagraph"/>
        <w:spacing w:line="360" w:lineRule="auto"/>
      </w:pPr>
    </w:p>
    <w:p w14:paraId="0967CB6C" w14:textId="16073119"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2011-2015.</w:t>
      </w:r>
    </w:p>
    <w:p w14:paraId="4B387271" w14:textId="77777777" w:rsidR="007A2414" w:rsidRPr="00D71476" w:rsidRDefault="007A2414" w:rsidP="00D00DAB">
      <w:pPr>
        <w:spacing w:line="360" w:lineRule="auto"/>
      </w:pPr>
    </w:p>
    <w:p w14:paraId="7AC96899" w14:textId="0AB4C44E"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total lifetime fitness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t xml:space="preserve"> </w:t>
      </w:r>
      <w:r w:rsidR="00D00DAB" w:rsidRPr="00D71476">
        <w:t>.</w:t>
      </w:r>
    </w:p>
    <w:p w14:paraId="44D6AD76" w14:textId="77777777" w:rsidR="00D00DAB" w:rsidRPr="00D71476" w:rsidRDefault="00D00DAB" w:rsidP="00D00DAB">
      <w:pPr>
        <w:pStyle w:val="ListParagraph"/>
        <w:spacing w:line="360" w:lineRule="auto"/>
      </w:pPr>
    </w:p>
    <w:p w14:paraId="3006A3B5" w14:textId="2C921EC2"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w:t>
      </w:r>
      <w:r w:rsidR="00B8490A">
        <w:t>Cougar Dam</w:t>
      </w:r>
      <w:r w:rsidRPr="00D71476">
        <w:t xml:space="preserve">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674F2292"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Upper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 xml:space="preserve">high-head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South </w:t>
      </w:r>
      <w:commentRangeStart w:id="5"/>
      <w:r w:rsidR="00FD1AEC">
        <w:t>Fork</w:t>
      </w:r>
      <w:commentRangeEnd w:id="5"/>
      <w:r w:rsidR="0081620E">
        <w:rPr>
          <w:rStyle w:val="CommentReference"/>
        </w:rPr>
        <w:commentReference w:id="5"/>
      </w:r>
      <w:r w:rsidR="0081620E">
        <w:t xml:space="preserve"> McKenzie River (NMFS 2008)</w:t>
      </w:r>
      <w:r w:rsidR="005823FD">
        <w:t>.</w:t>
      </w:r>
    </w:p>
    <w:p w14:paraId="4A767503" w14:textId="7A95A458"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produces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976FA0">
        <w:t>NOR</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6506BA5B" w:rsidR="005C6A96" w:rsidRDefault="007579E9" w:rsidP="00120826">
      <w:pPr>
        <w:autoSpaceDE w:val="0"/>
        <w:autoSpaceDN w:val="0"/>
        <w:adjustRightInd w:val="0"/>
        <w:spacing w:line="360" w:lineRule="auto"/>
      </w:pPr>
      <w:r>
        <w:rPr>
          <w:b/>
          <w:bCs/>
        </w:rPr>
        <w:tab/>
      </w:r>
      <w:r>
        <w:t xml:space="preserve">The reintroduction of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 </w:instrTex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EN.CITE.DATA </w:instrText>
      </w:r>
      <w:r w:rsidR="005F5DAC">
        <w:fldChar w:fldCharType="end"/>
      </w:r>
      <w:r w:rsidR="005F5DAC">
        <w:fldChar w:fldCharType="separate"/>
      </w:r>
      <w:r w:rsidR="005F5DAC">
        <w:rPr>
          <w:noProof/>
        </w:rPr>
        <w:t>(Banks et al. 2013; Banks et al. 2014; Banks et al. 2016; Sard et al. 2016)</w:t>
      </w:r>
      <w:r w:rsidR="005F5DAC">
        <w:fldChar w:fldCharType="end"/>
      </w:r>
      <w:r>
        <w:t>. Previous reports have assigned potential offspring</w:t>
      </w:r>
      <w:r w:rsidR="007E7F6F">
        <w:t xml:space="preserve"> to candidate parents released or otherwise sampled above the dam and used the resulting pedigrees to infer demographic parameters critical for evaluating the productivity of the above dam </w:t>
      </w:r>
      <w:commentRangeStart w:id="6"/>
      <w:r w:rsidR="007E7F6F">
        <w:t>population</w:t>
      </w:r>
      <w:commentRangeEnd w:id="6"/>
      <w:r w:rsidR="00DB54D5">
        <w:rPr>
          <w:rStyle w:val="CommentReference"/>
        </w:rPr>
        <w:commentReference w:id="6"/>
      </w:r>
      <w:r w:rsidR="0007271E">
        <w:t xml:space="preserve"> and the </w:t>
      </w:r>
      <w:r w:rsidR="005E5401">
        <w:t>effects of recycling salmon downstream</w:t>
      </w:r>
      <w:r w:rsidR="007E7F6F">
        <w:t xml:space="preserve">. </w:t>
      </w:r>
      <w:r w:rsidR="00161359">
        <w:t xml:space="preserve">These reports found that the cohort replacement rate (CRR – the </w:t>
      </w:r>
      <w:r w:rsidR="00161359">
        <w:lastRenderedPageBreak/>
        <w:t xml:space="preserve">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 xml:space="preserve">that the likelihood that a salmon collected at the </w:t>
      </w:r>
      <w:r w:rsidR="00B8490A">
        <w:t>Cougar Trap</w:t>
      </w:r>
      <w:r w:rsidR="00120826">
        <w:t xml:space="preserve"> was </w:t>
      </w:r>
      <w:r w:rsidR="0007271E">
        <w:t>an NOR immigrant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 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 xml:space="preserve">needs of the Reasonable and Prudent Alternatives </w:t>
      </w:r>
      <w:commentRangeStart w:id="7"/>
      <w:r w:rsidR="00EF310E">
        <w:t>(RPAs)</w:t>
      </w:r>
      <w:r w:rsidR="00EF310E" w:rsidRPr="00C41B06">
        <w:t xml:space="preserve"> </w:t>
      </w:r>
      <w:commentRangeEnd w:id="7"/>
      <w:r w:rsidR="006823BA">
        <w:rPr>
          <w:rStyle w:val="CommentReference"/>
        </w:rPr>
        <w:commentReference w:id="7"/>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commentRangeStart w:id="8"/>
      <w:r>
        <w:t>RPA 4.</w:t>
      </w:r>
      <w:r w:rsidR="00560106">
        <w:t>3(</w:t>
      </w:r>
      <w:r>
        <w:t>2</w:t>
      </w:r>
      <w:r w:rsidR="00560106">
        <w:t>)</w:t>
      </w:r>
      <w:r>
        <w:t xml:space="preserve"> </w:t>
      </w:r>
      <w:commentRangeEnd w:id="8"/>
      <w:r>
        <w:rPr>
          <w:rStyle w:val="CommentReference"/>
        </w:rPr>
        <w:commentReference w:id="8"/>
      </w:r>
      <w:r>
        <w:t>(i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commentRangeStart w:id="9"/>
      <w:r>
        <w:t xml:space="preserve">RPA 5.4 </w:t>
      </w:r>
      <w:commentRangeEnd w:id="9"/>
      <w:r>
        <w:rPr>
          <w:rStyle w:val="CommentReference"/>
        </w:rPr>
        <w:commentReference w:id="9"/>
      </w:r>
      <w:r>
        <w:t>(</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commentRangeStart w:id="10"/>
      <w:r>
        <w:t xml:space="preserve">RPA 9.5.1(3) </w:t>
      </w:r>
      <w:commentRangeEnd w:id="10"/>
      <w:r>
        <w:rPr>
          <w:rStyle w:val="CommentReference"/>
        </w:rPr>
        <w:commentReference w:id="10"/>
      </w:r>
      <w:r>
        <w:t xml:space="preserve">(abundance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commentRangeStart w:id="11"/>
      <w:r>
        <w:lastRenderedPageBreak/>
        <w:t xml:space="preserve">RPA 9.5.1(4) </w:t>
      </w:r>
      <w:commentRangeEnd w:id="11"/>
      <w:r>
        <w:rPr>
          <w:rStyle w:val="CommentReference"/>
        </w:rPr>
        <w:commentReference w:id="11"/>
      </w:r>
      <w:r>
        <w:t>(r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4A823BFC" w:rsidR="005A7EA5" w:rsidRPr="00D71476" w:rsidRDefault="0007271E" w:rsidP="00B06BF2">
      <w:pPr>
        <w:spacing w:line="360" w:lineRule="auto"/>
        <w:ind w:firstLine="360"/>
        <w:rPr>
          <w:b/>
          <w:bCs/>
        </w:rPr>
      </w:pPr>
      <w:r>
        <w:t>Specifically</w:t>
      </w:r>
      <w:r w:rsidR="00477332">
        <w:t>,</w:t>
      </w:r>
      <w:r>
        <w:t xml:space="preserve"> we </w:t>
      </w:r>
      <w:r w:rsidR="00477332">
        <w:t>continue the evaluation by extending sampling</w:t>
      </w:r>
      <w:r w:rsidR="00477332" w:rsidRPr="00D71476">
        <w:t xml:space="preserve"> </w:t>
      </w:r>
      <w:r w:rsidR="00477332">
        <w:t xml:space="preserve">of </w:t>
      </w:r>
      <w:r w:rsidR="00477332" w:rsidRPr="00D71476">
        <w:t xml:space="preserve">potential offspring on the South Fork McKenzie 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the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492A57AF"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and, infrequently, the Leaburg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del w:id="12" w:author="COUTURE Ryan B * ODFW" w:date="2022-11-14T15:46:00Z">
        <w:r w:rsidR="00942208" w:rsidDel="007C1107">
          <w:delText xml:space="preserve">both </w:delText>
        </w:r>
      </w:del>
      <w:r w:rsidR="00942208" w:rsidRPr="00FB46DE">
        <w:t>natural</w:t>
      </w:r>
      <w:r w:rsidR="007A5A45" w:rsidRPr="00FB46DE">
        <w:t>-</w:t>
      </w:r>
      <w:r w:rsidR="00942208" w:rsidRPr="00FB46DE">
        <w:t>origin</w:t>
      </w:r>
      <w:r w:rsidR="00942208">
        <w:t xml:space="preserve"> (NOR) </w:t>
      </w:r>
      <w:commentRangeStart w:id="13"/>
      <w:del w:id="14" w:author="COUTURE Ryan B * ODFW" w:date="2022-11-14T15:46:00Z">
        <w:r w:rsidR="00942208" w:rsidDel="007C1107">
          <w:delText xml:space="preserve">and HOR </w:delText>
        </w:r>
      </w:del>
      <w:commentRangeEnd w:id="13"/>
      <w:r w:rsidR="007C1107">
        <w:rPr>
          <w:rStyle w:val="CommentReference"/>
        </w:rPr>
        <w:commentReference w:id="13"/>
      </w:r>
      <w:r w:rsidR="00942208">
        <w:t xml:space="preserve">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del w:id="15" w:author="COUTURE Ryan B * ODFW" w:date="2022-11-14T17:21:00Z">
        <w:r w:rsidRPr="00D71476">
          <w:delText>.</w:delText>
        </w:r>
      </w:del>
      <w:ins w:id="16" w:author="COUTURE Ryan B * ODFW" w:date="2022-11-14T15:47:00Z">
        <w:r w:rsidR="007C1107">
          <w:t xml:space="preserve"> from </w:t>
        </w:r>
        <w:proofErr w:type="spellStart"/>
        <w:r w:rsidR="007C1107">
          <w:t>Mckenz</w:t>
        </w:r>
      </w:ins>
      <w:ins w:id="17" w:author="COUTURE Ryan B * ODFW" w:date="2022-11-14T15:48:00Z">
        <w:r w:rsidR="007C1107">
          <w:t>ie</w:t>
        </w:r>
        <w:proofErr w:type="spellEnd"/>
        <w:r w:rsidR="007C1107">
          <w:t xml:space="preserve"> or </w:t>
        </w:r>
        <w:proofErr w:type="spellStart"/>
        <w:r w:rsidR="007C1107">
          <w:t>Leaburg</w:t>
        </w:r>
        <w:proofErr w:type="spellEnd"/>
        <w:r w:rsidR="007C1107">
          <w:t xml:space="preserve"> Hatcheries</w:t>
        </w:r>
      </w:ins>
      <w:ins w:id="18" w:author="COUTURE Ryan B * ODFW" w:date="2022-11-14T17:21:00Z">
        <w:r w:rsidRPr="00D71476">
          <w:t>.</w:t>
        </w:r>
      </w:ins>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commentRangeStart w:id="19"/>
      <w:commentRangeStart w:id="20"/>
      <w:r w:rsidRPr="00D71476">
        <w:t>tanks</w:t>
      </w:r>
      <w:commentRangeEnd w:id="19"/>
      <w:r w:rsidR="007C1107">
        <w:rPr>
          <w:rStyle w:val="CommentReference"/>
        </w:rPr>
        <w:commentReference w:id="19"/>
      </w:r>
      <w:commentRangeEnd w:id="20"/>
      <w:r w:rsidR="00970706">
        <w:rPr>
          <w:rStyle w:val="CommentReference"/>
        </w:rPr>
        <w:commentReference w:id="20"/>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21"/>
      <w:commentRangeStart w:id="22"/>
      <w:commentRangeStart w:id="23"/>
      <w:r w:rsidRPr="00D71476">
        <w:t>Instead, juvenile fish can exit the reservoir volitionally, either by passage through hydroelectric turbines or over a steep, 73 m ‘regulating outlet’ spillway.</w:t>
      </w:r>
      <w:commentRangeEnd w:id="21"/>
      <w:r w:rsidR="00825593" w:rsidRPr="00D71476">
        <w:rPr>
          <w:rStyle w:val="CommentReference"/>
        </w:rPr>
        <w:commentReference w:id="21"/>
      </w:r>
      <w:commentRangeEnd w:id="22"/>
      <w:r w:rsidR="007C1107">
        <w:rPr>
          <w:rStyle w:val="CommentReference"/>
        </w:rPr>
        <w:commentReference w:id="22"/>
      </w:r>
      <w:commentRangeEnd w:id="23"/>
      <w:r w:rsidR="007C1107">
        <w:rPr>
          <w:rStyle w:val="CommentReference"/>
        </w:rPr>
        <w:commentReference w:id="23"/>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24"/>
      <w:commentRangeStart w:id="25"/>
      <w:r w:rsidRPr="00D71476">
        <w:rPr>
          <w:sz w:val="20"/>
          <w:szCs w:val="20"/>
        </w:rPr>
        <w:t>Map of the study system.</w:t>
      </w:r>
      <w:commentRangeEnd w:id="24"/>
      <w:r w:rsidRPr="00D71476">
        <w:rPr>
          <w:rStyle w:val="CommentReference"/>
        </w:rPr>
        <w:commentReference w:id="24"/>
      </w:r>
      <w:commentRangeEnd w:id="25"/>
      <w:r w:rsidR="00366D7A" w:rsidRPr="00D71476">
        <w:rPr>
          <w:rStyle w:val="CommentReference"/>
        </w:rPr>
        <w:commentReference w:id="25"/>
      </w:r>
    </w:p>
    <w:p w14:paraId="7C1098EA" w14:textId="77777777" w:rsidR="009773EE" w:rsidRPr="00D71476" w:rsidRDefault="009773EE" w:rsidP="00140F68">
      <w:pPr>
        <w:spacing w:line="360" w:lineRule="auto"/>
        <w:ind w:firstLine="720"/>
      </w:pPr>
    </w:p>
    <w:p w14:paraId="2985A370" w14:textId="0C5E515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26"/>
      <w:r w:rsidR="007A5A45">
        <w:t>Fig. 1</w:t>
      </w:r>
      <w:commentRangeEnd w:id="26"/>
      <w:r w:rsidR="00FB46DE">
        <w:rPr>
          <w:rStyle w:val="CommentReference"/>
        </w:rPr>
        <w:commentReference w:id="26"/>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w:t>
      </w:r>
      <w:commentRangeStart w:id="27"/>
      <w:commentRangeStart w:id="28"/>
      <w:r w:rsidR="00B842FD" w:rsidRPr="009F1A5A">
        <w:t>not</w:t>
      </w:r>
      <w:r w:rsidR="00B842FD">
        <w:t xml:space="preserve"> recycled downstream, but were released above the dam after their first capture at the trap</w:t>
      </w:r>
      <w:commentRangeEnd w:id="27"/>
      <w:r w:rsidR="009D0411">
        <w:rPr>
          <w:rStyle w:val="CommentReference"/>
        </w:rPr>
        <w:commentReference w:id="27"/>
      </w:r>
      <w:commentRangeEnd w:id="28"/>
      <w:r w:rsidR="001F7B0A">
        <w:rPr>
          <w:rStyle w:val="CommentReference"/>
        </w:rPr>
        <w:commentReference w:id="28"/>
      </w:r>
      <w:r w:rsidR="00B842FD">
        <w:t>.</w:t>
      </w:r>
    </w:p>
    <w:p w14:paraId="5382EF0F" w14:textId="628F5962" w:rsidR="005741DF" w:rsidRPr="00D71476" w:rsidRDefault="003736AD" w:rsidP="006407BF">
      <w:pPr>
        <w:spacing w:line="360" w:lineRule="auto"/>
        <w:ind w:firstLine="720"/>
      </w:pPr>
      <w:r>
        <w:lastRenderedPageBreak/>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5F96F84"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32CE29C" w:rsidR="000B5941" w:rsidRDefault="009937D7" w:rsidP="00877487">
      <w:pPr>
        <w:spacing w:line="360" w:lineRule="auto"/>
        <w:ind w:firstLine="720"/>
      </w:pPr>
      <w:r>
        <w:t xml:space="preserve">To produce a genetic dataset appropriate for genetic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w:t>
      </w:r>
      <w:r w:rsidR="00877487" w:rsidRPr="00D71476">
        <w:lastRenderedPageBreak/>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29"/>
      <w:r w:rsidR="00A86C6F">
        <w:t>Different genotype quality filtering cutoffs were applied in previous reports, therefore final sample sizes after filtering may vary from previous reports</w:t>
      </w:r>
      <w:commentRangeEnd w:id="29"/>
      <w:r w:rsidR="00A86C6F">
        <w:rPr>
          <w:rStyle w:val="CommentReference"/>
        </w:rPr>
        <w:commentReference w:id="29"/>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w:t>
      </w:r>
      <w:commentRangeStart w:id="30"/>
      <w:commentRangeStart w:id="31"/>
      <w:r w:rsidR="00176B57" w:rsidRPr="00D71476">
        <w:t>parents</w:t>
      </w:r>
      <w:commentRangeEnd w:id="30"/>
      <w:r w:rsidR="009D0411">
        <w:rPr>
          <w:rStyle w:val="CommentReference"/>
        </w:rPr>
        <w:commentReference w:id="30"/>
      </w:r>
      <w:commentRangeEnd w:id="31"/>
      <w:r w:rsidR="00970706">
        <w:rPr>
          <w:rStyle w:val="CommentReference"/>
        </w:rPr>
        <w:commentReference w:id="31"/>
      </w:r>
      <w:r w:rsidR="00176B57" w:rsidRPr="00D71476">
        <w:t xml:space="preserve">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710ACE2A"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Most Chinook salmon on the South Fork McKenzie River express an age at maturity of 3 - 6 years</w:t>
      </w:r>
      <w:del w:id="32" w:author="COUTURE Ryan B * ODFW" w:date="2022-11-14T17:21:00Z">
        <w:r w:rsidRPr="00D71476">
          <w:delText>.</w:delText>
        </w:r>
      </w:del>
      <w:ins w:id="33" w:author="COUTURE Ryan B * ODFW" w:date="2022-11-14T15:58:00Z">
        <w:r w:rsidR="009D0411">
          <w:t xml:space="preserve">, </w:t>
        </w:r>
        <w:commentRangeStart w:id="34"/>
        <w:commentRangeStart w:id="35"/>
        <w:r w:rsidR="009D0411">
          <w:t>with the majority being age 4 and 5</w:t>
        </w:r>
      </w:ins>
      <w:commentRangeEnd w:id="34"/>
      <w:ins w:id="36" w:author="COUTURE Ryan B * ODFW" w:date="2022-11-14T15:59:00Z">
        <w:r w:rsidR="009D0411">
          <w:rPr>
            <w:rStyle w:val="CommentReference"/>
          </w:rPr>
          <w:commentReference w:id="34"/>
        </w:r>
      </w:ins>
      <w:commentRangeEnd w:id="35"/>
      <w:r w:rsidR="00B20065">
        <w:rPr>
          <w:rStyle w:val="CommentReference"/>
        </w:rPr>
        <w:commentReference w:id="35"/>
      </w:r>
      <w:ins w:id="37" w:author="COUTURE Ryan B * ODFW" w:date="2022-11-14T17:21:00Z">
        <w:r w:rsidRPr="00D71476">
          <w:t>.</w:t>
        </w:r>
      </w:ins>
      <w:r w:rsidRPr="00D71476">
        <w:t xml:space="preserve">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w:t>
      </w:r>
      <w:r w:rsidR="00B8490A">
        <w:t>Cougar Dam</w:t>
      </w:r>
      <w:r w:rsidRPr="00D71476">
        <w:t xml:space="preserve">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1B361680" w:rsidR="00D00DAB" w:rsidRPr="00D71476" w:rsidRDefault="00140F68" w:rsidP="009A340C">
      <w:pPr>
        <w:rPr>
          <w:sz w:val="20"/>
          <w:szCs w:val="20"/>
        </w:rPr>
      </w:pPr>
      <w:commentRangeStart w:id="38"/>
      <w:r w:rsidRPr="00D71476">
        <w:rPr>
          <w:b/>
          <w:bCs/>
          <w:sz w:val="20"/>
          <w:szCs w:val="20"/>
        </w:rPr>
        <w:t>Fig</w:t>
      </w:r>
      <w:commentRangeEnd w:id="38"/>
      <w:r w:rsidRPr="00D71476">
        <w:rPr>
          <w:rStyle w:val="CommentReference"/>
        </w:rPr>
        <w:commentReference w:id="38"/>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or at either the McKenzie or Leaburg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 xml:space="preserve">individuals </w:t>
      </w:r>
      <w:r w:rsidR="000E2638">
        <w:rPr>
          <w:sz w:val="20"/>
          <w:szCs w:val="20"/>
        </w:rPr>
        <w:t xml:space="preserve">in the study </w:t>
      </w:r>
      <w:r w:rsidR="003A0E98" w:rsidRPr="00D71476">
        <w:rPr>
          <w:sz w:val="20"/>
          <w:szCs w:val="20"/>
        </w:rPr>
        <w:t>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00B8490A">
        <w:rPr>
          <w:sz w:val="20"/>
          <w:szCs w:val="20"/>
        </w:rPr>
        <w:t>Cougar Trap</w:t>
      </w:r>
      <w:r w:rsidRPr="00D71476">
        <w:rPr>
          <w:sz w:val="20"/>
          <w:szCs w:val="20"/>
        </w:rPr>
        <w:t xml:space="preserve">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29F94CE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39"/>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39"/>
      <w:r w:rsidR="00A86C6F">
        <w:rPr>
          <w:rStyle w:val="CommentReference"/>
        </w:rPr>
        <w:commentReference w:id="39"/>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w:t>
      </w:r>
      <w:r w:rsidR="00B8490A">
        <w:t>Cougar Dam</w:t>
      </w:r>
      <w:r w:rsidRPr="00D71476">
        <w:t xml:space="preserve"> from 2007 - 2014, most offspring of salmon released above </w:t>
      </w:r>
      <w:r w:rsidR="00B8490A">
        <w:t>Cougar Dam</w:t>
      </w:r>
      <w:r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0520BB30" w:rsidR="000F492B" w:rsidRPr="00D71476" w:rsidRDefault="000F492B" w:rsidP="009A340C">
      <w:pPr>
        <w:rPr>
          <w:sz w:val="20"/>
          <w:szCs w:val="20"/>
        </w:rPr>
      </w:pPr>
      <w:r w:rsidRPr="00D71476">
        <w:rPr>
          <w:b/>
          <w:bCs/>
          <w:sz w:val="20"/>
          <w:szCs w:val="20"/>
        </w:rPr>
        <w:t>Fig. 3:</w:t>
      </w:r>
      <w:r w:rsidRPr="00D71476">
        <w:rPr>
          <w:sz w:val="20"/>
          <w:szCs w:val="20"/>
        </w:rPr>
        <w:t xml:space="preserve"> </w:t>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xml:space="preserve">, which reflect the number of candidate parents and assigned offspring. For example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40"/>
      <w:commentRangeStart w:id="41"/>
      <w:commentRangeStart w:id="42"/>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43"/>
      <w:commentRangeStart w:id="44"/>
      <w:commentRangeStart w:id="45"/>
      <w:r w:rsidR="00765354">
        <w:t>new</w:t>
      </w:r>
      <w:commentRangeEnd w:id="43"/>
      <w:r w:rsidR="00765354">
        <w:rPr>
          <w:rStyle w:val="CommentReference"/>
        </w:rPr>
        <w:commentReference w:id="43"/>
      </w:r>
      <w:commentRangeEnd w:id="44"/>
      <w:r w:rsidR="00BB55F1">
        <w:rPr>
          <w:rStyle w:val="CommentReference"/>
        </w:rPr>
        <w:commentReference w:id="44"/>
      </w:r>
      <w:commentRangeEnd w:id="45"/>
      <w:r w:rsidR="00B20065">
        <w:rPr>
          <w:rStyle w:val="CommentReference"/>
        </w:rPr>
        <w:commentReference w:id="45"/>
      </w:r>
      <w:r w:rsidR="00765354">
        <w:t xml:space="preserve"> pedigrees</w:t>
      </w:r>
      <w:r w:rsidR="000E20F1">
        <w:t xml:space="preserve">. </w:t>
      </w:r>
      <w:commentRangeEnd w:id="40"/>
      <w:r w:rsidR="000E20F1">
        <w:rPr>
          <w:rStyle w:val="CommentReference"/>
        </w:rPr>
        <w:commentReference w:id="40"/>
      </w:r>
      <w:commentRangeEnd w:id="41"/>
      <w:r w:rsidR="00BB55F1">
        <w:rPr>
          <w:rStyle w:val="CommentReference"/>
        </w:rPr>
        <w:commentReference w:id="41"/>
      </w:r>
      <w:commentRangeEnd w:id="42"/>
      <w:r w:rsidR="00B20065">
        <w:rPr>
          <w:rStyle w:val="CommentReference"/>
        </w:rPr>
        <w:commentReference w:id="42"/>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EB61482"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in 201</w:t>
      </w:r>
      <w:r w:rsidR="004445C8">
        <w:t>0</w:t>
      </w:r>
      <w:r w:rsidRPr="00D71476">
        <w:t xml:space="preserve"> - 2020 that can be assigned as progeny of Chinook salmon previously released above </w:t>
      </w:r>
      <w:r w:rsidR="00B8490A">
        <w:t>Cougar Dam</w:t>
      </w:r>
      <w:r w:rsidRPr="00D71476">
        <w:t>, South Fork McKenzie River in 20</w:t>
      </w:r>
      <w:r w:rsidR="004445C8">
        <w:t>07</w:t>
      </w:r>
      <w:r w:rsidRPr="00D71476">
        <w:t xml:space="preserve"> - 2017. </w:t>
      </w:r>
    </w:p>
    <w:p w14:paraId="76D9A92A" w14:textId="17E03CF2"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NOR immigrants </w:t>
      </w:r>
      <w:r w:rsidR="003B1343">
        <w:t xml:space="preserve">and NOR salmon produced above the dam 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517D12E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w:t>
      </w:r>
      <w:r w:rsidR="00113D3A">
        <w:t>-</w:t>
      </w:r>
      <w:r w:rsidRPr="00D71476">
        <w:t>3, 4, 5, and 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D2D13A0" w:rsidR="00171088" w:rsidRDefault="00994789" w:rsidP="000B5941">
      <w:pPr>
        <w:spacing w:line="360" w:lineRule="auto"/>
      </w:pPr>
      <w:r w:rsidRPr="00D71476">
        <w:tab/>
      </w:r>
      <w:r w:rsidR="00D71476">
        <w:t>We define</w:t>
      </w:r>
      <w:r w:rsidR="007A014D">
        <w:t>d</w:t>
      </w:r>
      <w:r w:rsidR="00D71476">
        <w:t xml:space="preserve"> total lifetime fitness (TLF) as the total number of </w:t>
      </w:r>
      <w:r w:rsidR="00554D18">
        <w:t xml:space="preserve">adult </w:t>
      </w:r>
      <w:r w:rsidR="00D71476">
        <w:t>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1C0B53DB"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 xml:space="preserve">were released above </w:t>
      </w:r>
      <w:r w:rsidR="00B8490A">
        <w:t>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46"/>
      <w:r w:rsidR="0023110E">
        <w:t xml:space="preserve">partial </w:t>
      </w:r>
      <w:r>
        <w:t>estimates of TLF</w:t>
      </w:r>
      <w:commentRangeEnd w:id="46"/>
      <w:r w:rsidR="00554D18">
        <w:rPr>
          <w:rStyle w:val="CommentReference"/>
        </w:rPr>
        <w:commentReference w:id="46"/>
      </w:r>
      <w:r>
        <w:t xml:space="preserve"> for candidate parents in </w:t>
      </w:r>
      <w:commentRangeStart w:id="47"/>
      <w:commentRangeStart w:id="48"/>
      <w:commentRangeStart w:id="49"/>
      <w:r>
        <w:t>2015, 2016 and 2017</w:t>
      </w:r>
      <w:commentRangeEnd w:id="47"/>
      <w:r w:rsidR="00E952E2">
        <w:rPr>
          <w:rStyle w:val="CommentReference"/>
        </w:rPr>
        <w:commentReference w:id="47"/>
      </w:r>
      <w:commentRangeEnd w:id="48"/>
      <w:r w:rsidR="00E952E2">
        <w:rPr>
          <w:rStyle w:val="CommentReference"/>
        </w:rPr>
        <w:commentReference w:id="48"/>
      </w:r>
      <w:commentRangeEnd w:id="49"/>
      <w:r w:rsidR="00B20065">
        <w:rPr>
          <w:rStyle w:val="CommentReference"/>
        </w:rPr>
        <w:commentReference w:id="49"/>
      </w:r>
      <w:r>
        <w:t xml:space="preserve">,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A8CEA91"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D3F7A45" w:rsidR="00AD5AC1" w:rsidRPr="00203F86" w:rsidRDefault="00AD5AC1" w:rsidP="004445C8">
      <w:pPr>
        <w:spacing w:line="360" w:lineRule="auto"/>
      </w:pPr>
      <w:r>
        <w:tab/>
      </w:r>
      <w:commentRangeStart w:id="50"/>
      <w:r>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Only the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 xml:space="preserve">made by offspring sampled at the </w:t>
      </w:r>
      <w:r w:rsidR="00B8490A">
        <w:t>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50"/>
      <w:r w:rsidR="0040081E">
        <w:rPr>
          <w:rStyle w:val="CommentReference"/>
        </w:rPr>
        <w:commentReference w:id="50"/>
      </w:r>
      <w:r w:rsidR="00203F86">
        <w:t xml:space="preserve">We also clearly distinguish between </w:t>
      </w:r>
      <w:proofErr w:type="spellStart"/>
      <w:r w:rsidR="00203F86">
        <w:t>CRR</w:t>
      </w:r>
      <w:r w:rsidR="00203F86">
        <w:rPr>
          <w:vertAlign w:val="subscript"/>
        </w:rPr>
        <w:t>total</w:t>
      </w:r>
      <w:proofErr w:type="spellEnd"/>
      <w:r w:rsidR="00203F86">
        <w:t xml:space="preserve"> (estimated using all salmon), CRR</w:t>
      </w:r>
      <w:r w:rsidR="00203F86">
        <w:rPr>
          <w:vertAlign w:val="subscript"/>
        </w:rPr>
        <w:t>F</w:t>
      </w:r>
      <w:r w:rsidR="00203F86">
        <w:t xml:space="preserve"> (estimated using only female salmon), and CRR</w:t>
      </w:r>
      <w:r w:rsidR="00203F86">
        <w:rPr>
          <w:vertAlign w:val="subscript"/>
        </w:rPr>
        <w:t>M</w:t>
      </w:r>
      <w:r w:rsidR="00203F86">
        <w:t xml:space="preserve"> (estimated using only male salmon).</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93891B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commentRangeStart w:id="51"/>
      <w:commentRangeStart w:id="52"/>
      <w:r w:rsidR="00811F41" w:rsidRPr="00811F41">
        <w:lastRenderedPageBreak/>
        <w:t xml:space="preserve">to incomplete sampling </w:t>
      </w:r>
      <w:commentRangeEnd w:id="51"/>
      <w:r w:rsidR="00E952E2">
        <w:rPr>
          <w:rStyle w:val="CommentReference"/>
        </w:rPr>
        <w:commentReference w:id="51"/>
      </w:r>
      <w:commentRangeEnd w:id="52"/>
      <w:r w:rsidR="00C7347A">
        <w:rPr>
          <w:rStyle w:val="CommentReference"/>
        </w:rPr>
        <w:commentReference w:id="52"/>
      </w:r>
      <w:r w:rsidR="00811F41" w:rsidRPr="00811F41">
        <w:t xml:space="preserve">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53"/>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values for 2011 - 2017 using the same</w:t>
      </w:r>
      <w:r w:rsidR="00A02B7B">
        <w:t>, updated</w:t>
      </w:r>
      <w:r w:rsidR="006F0FFA">
        <w:t xml:space="preserve"> approach. </w:t>
      </w:r>
      <w:r w:rsidR="00765402">
        <w:t xml:space="preserve"> </w:t>
      </w:r>
      <w:r w:rsidR="00765402">
        <w:rPr>
          <w:color w:val="000000" w:themeColor="text1"/>
        </w:rPr>
        <w:t xml:space="preserve"> </w:t>
      </w:r>
      <w:commentRangeEnd w:id="53"/>
      <w:r w:rsidR="00765402">
        <w:rPr>
          <w:rStyle w:val="CommentReference"/>
        </w:rPr>
        <w:commentReference w:id="53"/>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lastRenderedPageBreak/>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25544135"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Leaburg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54"/>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54"/>
      <w:r w:rsidR="00562F61">
        <w:rPr>
          <w:rStyle w:val="CommentReference"/>
        </w:rPr>
        <w:commentReference w:id="54"/>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C62D740"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55"/>
      <w:r w:rsidR="007D570A" w:rsidRPr="00D71476">
        <w:rPr>
          <w:sz w:val="20"/>
          <w:szCs w:val="20"/>
        </w:rPr>
        <w:t xml:space="preserve">quality </w:t>
      </w:r>
      <w:r w:rsidRPr="00D71476">
        <w:rPr>
          <w:sz w:val="20"/>
          <w:szCs w:val="20"/>
        </w:rPr>
        <w:t xml:space="preserve">filtering </w:t>
      </w:r>
      <w:commentRangeEnd w:id="55"/>
      <w:r w:rsidR="000E20F1">
        <w:rPr>
          <w:rStyle w:val="CommentReference"/>
        </w:rPr>
        <w:commentReference w:id="55"/>
      </w:r>
      <w:r w:rsidR="007D570A" w:rsidRPr="00D71476">
        <w:rPr>
          <w:sz w:val="20"/>
          <w:szCs w:val="20"/>
        </w:rPr>
        <w:t>of</w:t>
      </w:r>
      <w:r w:rsidRPr="00D71476">
        <w:rPr>
          <w:sz w:val="20"/>
          <w:szCs w:val="20"/>
        </w:rPr>
        <w:t xml:space="preserve"> salmon initially encountered at McKenzie or Leaburg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2A9946F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56"/>
      <w:r w:rsidRPr="00D71476">
        <w:t xml:space="preserve">absolute difference in assignment rate for was </w:t>
      </w:r>
      <w:r w:rsidR="005D56C5" w:rsidRPr="00D71476">
        <w:t>0.7</w:t>
      </w:r>
      <w:r w:rsidRPr="00D71476">
        <w:t>%</w:t>
      </w:r>
      <w:r w:rsidR="009975A3" w:rsidRPr="00D71476">
        <w:t xml:space="preserve"> </w:t>
      </w:r>
      <w:commentRangeEnd w:id="56"/>
      <w:r w:rsidR="00DE4036">
        <w:rPr>
          <w:rStyle w:val="CommentReference"/>
        </w:rPr>
        <w:commentReference w:id="56"/>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AF96FB" w:rsidR="00ED707C" w:rsidRDefault="00ED707C"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57"/>
            <w:commentRangeEnd w:id="57"/>
            <w:r w:rsidR="00B74F59" w:rsidRPr="00D71476">
              <w:rPr>
                <w:rStyle w:val="CommentReference"/>
              </w:rPr>
              <w:commentReference w:id="57"/>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58"/>
            <w:r w:rsidRPr="00D71476">
              <w:rPr>
                <w:b/>
                <w:bCs/>
                <w:color w:val="000000"/>
                <w:sz w:val="20"/>
                <w:szCs w:val="20"/>
              </w:rPr>
              <w:t xml:space="preserve">% Assigned </w:t>
            </w:r>
            <w:commentRangeEnd w:id="58"/>
            <w:r w:rsidR="00353BF3">
              <w:rPr>
                <w:rStyle w:val="CommentReference"/>
              </w:rPr>
              <w:commentReference w:id="58"/>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064A21" w:rsidR="00A83BF3" w:rsidRPr="00D71476" w:rsidRDefault="009975A3" w:rsidP="009A340C">
      <w:pPr>
        <w:ind w:right="360"/>
        <w:rPr>
          <w:sz w:val="20"/>
          <w:szCs w:val="20"/>
        </w:rPr>
      </w:pPr>
      <w:r w:rsidRPr="00D71476">
        <w:rPr>
          <w:b/>
          <w:bCs/>
          <w:sz w:val="20"/>
          <w:szCs w:val="20"/>
        </w:rPr>
        <w:t xml:space="preserve">Table 3: </w:t>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w:t>
      </w:r>
      <w:r w:rsidR="00B8490A">
        <w:rPr>
          <w:color w:val="333333"/>
          <w:sz w:val="21"/>
          <w:szCs w:val="21"/>
          <w:shd w:val="clear" w:color="auto" w:fill="FFFFFF"/>
        </w:rPr>
        <w:t>Cougar Dam</w:t>
      </w:r>
      <w:r w:rsidR="00B74F59" w:rsidRPr="00D71476">
        <w:rPr>
          <w:color w:val="333333"/>
          <w:sz w:val="21"/>
          <w:szCs w:val="21"/>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6AE0C86E" w:rsidR="00A83BF3" w:rsidRPr="0076259D" w:rsidRDefault="00704616" w:rsidP="00704616">
      <w:pPr>
        <w:spacing w:line="360" w:lineRule="auto"/>
        <w:ind w:firstLine="720"/>
        <w:rPr>
          <w:color w:val="000000" w:themeColor="text1"/>
        </w:rPr>
      </w:pPr>
      <w:r w:rsidRPr="00D71476">
        <w:lastRenderedPageBreak/>
        <w:t>Considering only years where all potential parents were include</w:t>
      </w:r>
      <w:r w:rsidR="00ED707C">
        <w:t>d</w:t>
      </w:r>
      <w:r w:rsidRPr="00D71476">
        <w:t xml:space="preserve"> in the genetic parentage analysis as candidate parents (2013 - 2020),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 </w:t>
      </w:r>
      <w:r w:rsidR="00B8490A">
        <w:t>Cougar Dam</w:t>
      </w:r>
      <w:r w:rsidRPr="00D71476">
        <w:t xml:space="preserve"> 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87E0258" w:rsidR="0087067D" w:rsidRPr="009A340C" w:rsidRDefault="0087067D" w:rsidP="00481161">
      <w:pPr>
        <w:ind w:left="810" w:right="720"/>
        <w:rPr>
          <w:sz w:val="20"/>
          <w:szCs w:val="20"/>
        </w:rPr>
      </w:pPr>
      <w:r w:rsidRPr="009A340C">
        <w:rPr>
          <w:b/>
          <w:bCs/>
          <w:sz w:val="20"/>
          <w:szCs w:val="20"/>
        </w:rPr>
        <w:t xml:space="preserve">Table 5: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54DE724E"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59"/>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59"/>
      <w:r w:rsidR="00E14BA5">
        <w:rPr>
          <w:rStyle w:val="CommentReference"/>
        </w:rPr>
        <w:commentReference w:id="59"/>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240F4205" w:rsidR="004046CB" w:rsidRDefault="00C12CFA" w:rsidP="005741DF">
      <w:pPr>
        <w:spacing w:line="360" w:lineRule="auto"/>
      </w:pPr>
      <w:r>
        <w:tab/>
        <w:t xml:space="preserve">In the years </w:t>
      </w:r>
      <w:r w:rsidR="00BE2449">
        <w:t xml:space="preserve">(2015 – 2020) </w:t>
      </w:r>
      <w:r>
        <w:t xml:space="preserve">that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w:t>
      </w:r>
      <w:commentRangeStart w:id="60"/>
      <w:r w:rsidR="00F96547">
        <w:t>600</w:t>
      </w:r>
      <w:commentRangeEnd w:id="60"/>
      <w:r w:rsidR="00F96547">
        <w:rPr>
          <w:rStyle w:val="CommentReference"/>
        </w:rPr>
        <w:commentReference w:id="60"/>
      </w:r>
      <w:r w:rsidR="00F96547">
        <w:t xml:space="preserve">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F300F67"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w:t>
      </w:r>
      <w:r w:rsidR="00113D3A">
        <w:t>-</w:t>
      </w:r>
      <w:r w:rsidRPr="00D71476">
        <w:t>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r w:rsidRPr="00D71476">
        <w:rPr>
          <w:b/>
          <w:bCs/>
          <w:sz w:val="20"/>
          <w:szCs w:val="20"/>
        </w:rPr>
        <w:t xml:space="preserve">Figure 5: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lastRenderedPageBreak/>
        <w:t>Total Lifetime Fitness</w:t>
      </w:r>
    </w:p>
    <w:p w14:paraId="6BF13B41" w14:textId="3A27C897" w:rsidR="002F4D52" w:rsidRPr="00310607" w:rsidRDefault="007A0D87" w:rsidP="00310607">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61"/>
      <w:r w:rsidR="004D2C50">
        <w:rPr>
          <w:sz w:val="20"/>
          <w:szCs w:val="20"/>
        </w:rPr>
        <w:t>Mean</w:t>
      </w:r>
      <w:r w:rsidRPr="00D71476">
        <w:rPr>
          <w:sz w:val="20"/>
          <w:szCs w:val="20"/>
        </w:rPr>
        <w:t xml:space="preserve"> TLF</w:t>
      </w:r>
      <w:commentRangeEnd w:id="61"/>
      <w:r w:rsidR="00216690">
        <w:rPr>
          <w:rStyle w:val="CommentReference"/>
        </w:rPr>
        <w:commentReference w:id="61"/>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lastRenderedPageBreak/>
        <w:t>* Note that 2015 estimates do not include potential year 6 offspring. However we expect these offspring to contribute very little to TLF (&lt; 2%)</w:t>
      </w:r>
    </w:p>
    <w:p w14:paraId="3651D4DC" w14:textId="7EAC39C4"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w:t>
      </w:r>
      <w:r w:rsidR="003E3D78">
        <w:rPr>
          <w:sz w:val="20"/>
          <w:szCs w:val="20"/>
        </w:rPr>
        <w:t>, respectively</w:t>
      </w:r>
      <w:r w:rsidRPr="00D71476">
        <w:rPr>
          <w:sz w:val="20"/>
          <w:szCs w:val="20"/>
        </w:rPr>
        <w:t>,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62"/>
      <w:commentRangeStart w:id="63"/>
      <w:r w:rsidRPr="00D71476">
        <w:rPr>
          <w:b/>
          <w:bCs/>
          <w:sz w:val="20"/>
          <w:szCs w:val="20"/>
        </w:rPr>
        <w:t>Figure 6</w:t>
      </w:r>
      <w:commentRangeEnd w:id="62"/>
      <w:r w:rsidRPr="00D71476">
        <w:rPr>
          <w:rStyle w:val="CommentReference"/>
          <w:sz w:val="20"/>
          <w:szCs w:val="20"/>
        </w:rPr>
        <w:commentReference w:id="62"/>
      </w:r>
      <w:commentRangeEnd w:id="63"/>
      <w:r w:rsidR="002E3E98">
        <w:rPr>
          <w:rStyle w:val="CommentReference"/>
        </w:rPr>
        <w:commentReference w:id="63"/>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64"/>
      <w:r w:rsidRPr="00D71476">
        <w:rPr>
          <w:sz w:val="20"/>
          <w:szCs w:val="20"/>
        </w:rPr>
        <w:t xml:space="preserve">2007 </w:t>
      </w:r>
      <w:commentRangeEnd w:id="64"/>
      <w:r w:rsidR="00A67FCF">
        <w:rPr>
          <w:rStyle w:val="CommentReference"/>
        </w:rPr>
        <w:commentReference w:id="64"/>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2CE6F76"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61F16B59" w:rsidR="0071182D" w:rsidRDefault="0071182D" w:rsidP="00D92125">
      <w:pPr>
        <w:spacing w:line="360" w:lineRule="auto"/>
      </w:pPr>
    </w:p>
    <w:p w14:paraId="05B02654" w14:textId="77777777" w:rsidR="00761E19" w:rsidRPr="00D71476" w:rsidRDefault="00761E19" w:rsidP="00D92125">
      <w:pPr>
        <w:spacing w:line="360" w:lineRule="auto"/>
      </w:pPr>
    </w:p>
    <w:tbl>
      <w:tblPr>
        <w:tblW w:w="7467" w:type="dxa"/>
        <w:jc w:val="center"/>
        <w:tblLook w:val="04A0" w:firstRow="1" w:lastRow="0" w:firstColumn="1" w:lastColumn="0" w:noHBand="0" w:noVBand="1"/>
      </w:tblPr>
      <w:tblGrid>
        <w:gridCol w:w="1114"/>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65"/>
            <w:r w:rsidRPr="00D71476">
              <w:rPr>
                <w:color w:val="000000"/>
                <w:sz w:val="20"/>
                <w:szCs w:val="20"/>
              </w:rPr>
              <w:t>2007</w:t>
            </w:r>
            <w:commentRangeEnd w:id="65"/>
            <w:r w:rsidR="00A67FCF">
              <w:rPr>
                <w:rStyle w:val="CommentReference"/>
              </w:rPr>
              <w:commentReference w:id="65"/>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39A2B8BF"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66"/>
      <w:r w:rsidRPr="00D71476">
        <w:rPr>
          <w:color w:val="333333"/>
          <w:sz w:val="20"/>
          <w:szCs w:val="20"/>
          <w:shd w:val="clear" w:color="auto" w:fill="FFFFFF"/>
        </w:rPr>
        <w:t>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commentRangeEnd w:id="66"/>
      <w:r w:rsidR="008C662F">
        <w:rPr>
          <w:rStyle w:val="CommentReference"/>
        </w:rPr>
        <w:commentReference w:id="66"/>
      </w:r>
      <w:r w:rsidRPr="00D71476">
        <w:rPr>
          <w:color w:val="333333"/>
          <w:sz w:val="20"/>
          <w:szCs w:val="20"/>
          <w:shd w:val="clear" w:color="auto" w:fill="FFFFFF"/>
        </w:rPr>
        <w:t xml:space="preserve">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6196D153" w14:textId="730B7F63"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CRR</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67"/>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67"/>
      <w:r w:rsidR="0029245D">
        <w:rPr>
          <w:rStyle w:val="CommentReference"/>
        </w:rPr>
        <w:commentReference w:id="67"/>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68"/>
            <w:r w:rsidRPr="00D71476">
              <w:rPr>
                <w:color w:val="000000"/>
                <w:sz w:val="20"/>
                <w:szCs w:val="20"/>
              </w:rPr>
              <w:t>2007</w:t>
            </w:r>
            <w:commentRangeEnd w:id="68"/>
            <w:r w:rsidR="00EA2B57">
              <w:rPr>
                <w:rStyle w:val="CommentReference"/>
              </w:rPr>
              <w:commentReference w:id="68"/>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0516CA7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2684B9A0"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TLF</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7504A81B" w:rsidR="00796EB3" w:rsidRDefault="00796EB3" w:rsidP="006D5CC7">
      <w:pPr>
        <w:spacing w:after="112" w:line="360" w:lineRule="auto"/>
        <w:ind w:firstLine="720"/>
        <w:rPr>
          <w:i/>
          <w:iCs/>
        </w:rPr>
      </w:pPr>
    </w:p>
    <w:p w14:paraId="4EB20DB7" w14:textId="77777777" w:rsidR="00796EB3" w:rsidRDefault="00796EB3"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lastRenderedPageBreak/>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96C565A"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3F8E8A4"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51BB14B2" w:rsidR="004E734D" w:rsidRDefault="004E734D" w:rsidP="004E734D">
      <w:pPr>
        <w:ind w:firstLine="720"/>
      </w:pPr>
      <w:commentRangeStart w:id="69"/>
      <w:commentRangeStart w:id="70"/>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commentRangeEnd w:id="69"/>
      <w:r w:rsidR="002E3E98">
        <w:rPr>
          <w:rStyle w:val="CommentReference"/>
        </w:rPr>
        <w:commentReference w:id="69"/>
      </w:r>
      <w:commentRangeEnd w:id="70"/>
      <w:r w:rsidR="00876AD1">
        <w:rPr>
          <w:rStyle w:val="CommentReference"/>
        </w:rPr>
        <w:commentReference w:id="70"/>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516FFFEA" w:rsidR="00AD329B" w:rsidRPr="004E734D" w:rsidRDefault="004E734D" w:rsidP="00AD329B">
      <w:pPr>
        <w:ind w:left="1170" w:right="1260"/>
        <w:rPr>
          <w:sz w:val="20"/>
          <w:szCs w:val="20"/>
        </w:rPr>
      </w:pPr>
      <w:r w:rsidRPr="004E734D">
        <w:rPr>
          <w:b/>
          <w:bCs/>
          <w:sz w:val="20"/>
          <w:szCs w:val="20"/>
        </w:rPr>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4948EED4"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4DEF1D52"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5D42CF"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size</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effect when size at maturity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77777777"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2013 - 2020</w:t>
      </w:r>
      <w:r w:rsidRPr="00D71476">
        <w:t xml:space="preserve"> </w:t>
      </w:r>
      <w:r>
        <w:t>were produced above Cougar Dam. Leaving 29% remaining as likely immigrants.</w:t>
      </w:r>
    </w:p>
    <w:p w14:paraId="41C9818E" w14:textId="77777777"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0366D75C" w:rsidR="0036597F" w:rsidRPr="000D6AF0" w:rsidRDefault="0036597F" w:rsidP="0036597F">
      <w:pPr>
        <w:pStyle w:val="ListParagraph"/>
        <w:numPr>
          <w:ilvl w:val="0"/>
          <w:numId w:val="4"/>
        </w:numPr>
        <w:spacing w:line="360" w:lineRule="auto"/>
        <w:rPr>
          <w:i/>
          <w:iCs/>
        </w:rPr>
      </w:pPr>
      <w:commentRangeStart w:id="71"/>
      <w:commentRangeStart w:id="72"/>
      <w:commentRangeStart w:id="73"/>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Pr>
          <w:color w:val="222222"/>
          <w:shd w:val="clear" w:color="auto" w:fill="FFFFFF"/>
        </w:rPr>
        <w:t xml:space="preserve">only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commentRangeEnd w:id="71"/>
      <w:r w:rsidR="00B713C6">
        <w:rPr>
          <w:rStyle w:val="CommentReference"/>
        </w:rPr>
        <w:commentReference w:id="71"/>
      </w:r>
      <w:commentRangeEnd w:id="72"/>
      <w:r w:rsidR="00B713C6">
        <w:rPr>
          <w:rStyle w:val="CommentReference"/>
        </w:rPr>
        <w:commentReference w:id="72"/>
      </w:r>
      <w:commentRangeEnd w:id="73"/>
      <w:r w:rsidR="003E52BD">
        <w:rPr>
          <w:rStyle w:val="CommentReference"/>
        </w:rPr>
        <w:commentReference w:id="73"/>
      </w:r>
    </w:p>
    <w:p w14:paraId="2CD40449" w14:textId="77777777" w:rsidR="0036597F" w:rsidRPr="003E0D3B" w:rsidRDefault="0036597F" w:rsidP="0036597F">
      <w:pPr>
        <w:spacing w:line="360" w:lineRule="auto"/>
        <w:rPr>
          <w:i/>
          <w:iCs/>
        </w:rPr>
      </w:pPr>
      <w:r w:rsidRPr="003E0D3B">
        <w:rPr>
          <w:i/>
          <w:iCs/>
        </w:rPr>
        <w:t>Demography</w:t>
      </w:r>
    </w:p>
    <w:p w14:paraId="5CB5227C" w14:textId="77777777"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2BF8D134" w14:textId="057F7DEC" w:rsidR="0036597F" w:rsidRPr="0078131B" w:rsidRDefault="0036597F" w:rsidP="0036597F">
      <w:pPr>
        <w:pStyle w:val="ListParagraph"/>
        <w:numPr>
          <w:ilvl w:val="0"/>
          <w:numId w:val="10"/>
        </w:numPr>
        <w:spacing w:line="360" w:lineRule="auto"/>
        <w:rPr>
          <w:u w:val="single"/>
        </w:rPr>
      </w:pPr>
      <w:commentRangeStart w:id="74"/>
      <w:commentRangeStart w:id="75"/>
      <w:r>
        <w:t>Most (80%) candidate parents from 2007 – 2015 did not produce a single offspring (TLF = 0) that returned to the Cougar Trap</w:t>
      </w:r>
      <w:r w:rsidR="001C75AA">
        <w:t xml:space="preserve"> as an adult</w:t>
      </w:r>
      <w:r>
        <w:t xml:space="preserve">, or was sampled as a carcass, </w:t>
      </w:r>
      <w:commentRangeEnd w:id="74"/>
      <w:r w:rsidR="00B713C6">
        <w:rPr>
          <w:rStyle w:val="CommentReference"/>
        </w:rPr>
        <w:commentReference w:id="74"/>
      </w:r>
      <w:commentRangeEnd w:id="75"/>
      <w:r w:rsidR="003E52BD">
        <w:rPr>
          <w:rStyle w:val="CommentReference"/>
        </w:rPr>
        <w:commentReference w:id="75"/>
      </w:r>
    </w:p>
    <w:p w14:paraId="037E8FC9" w14:textId="77777777" w:rsidR="0036597F" w:rsidRDefault="0036597F" w:rsidP="0036597F">
      <w:pPr>
        <w:pStyle w:val="ListParagraph"/>
        <w:numPr>
          <w:ilvl w:val="0"/>
          <w:numId w:val="10"/>
        </w:numPr>
        <w:spacing w:line="360" w:lineRule="auto"/>
      </w:pPr>
      <w:r>
        <w:t xml:space="preserve">Mean TLF was 0.36.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77777777" w:rsidR="0036597F" w:rsidRDefault="0036597F" w:rsidP="0036597F">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commentRangeStart w:id="76"/>
      <w:commentRangeStart w:id="77"/>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commentRangeEnd w:id="76"/>
      <w:r w:rsidR="00B713C6">
        <w:rPr>
          <w:rStyle w:val="CommentReference"/>
        </w:rPr>
        <w:commentReference w:id="76"/>
      </w:r>
      <w:commentRangeEnd w:id="77"/>
      <w:r w:rsidR="00CB2EF5">
        <w:rPr>
          <w:rStyle w:val="CommentReference"/>
        </w:rPr>
        <w:commentReference w:id="77"/>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77777777" w:rsidR="0036597F" w:rsidRDefault="0036597F" w:rsidP="0036597F">
      <w:pPr>
        <w:pStyle w:val="ListParagraph"/>
        <w:numPr>
          <w:ilvl w:val="0"/>
          <w:numId w:val="11"/>
        </w:numPr>
        <w:spacing w:line="360" w:lineRule="auto"/>
      </w:pPr>
      <w:r w:rsidRPr="00D7409D">
        <w:t>NOR males are predicted to be 2.1 fold more fit the HOR males, and NOR females are predicted to be 1.6 fold more fit than HOR females.</w:t>
      </w:r>
    </w:p>
    <w:p w14:paraId="1768C0A0" w14:textId="77777777" w:rsidR="0036597F" w:rsidRDefault="0036597F" w:rsidP="0036597F">
      <w:pPr>
        <w:pStyle w:val="ListParagraph"/>
        <w:numPr>
          <w:ilvl w:val="0"/>
          <w:numId w:val="11"/>
        </w:numPr>
        <w:spacing w:line="360" w:lineRule="auto"/>
      </w:pPr>
      <w:r>
        <w:t xml:space="preserve">Both males and females are predicted to have higher TLF when the sex ratio is male 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28B28761" w14:textId="14AD0873" w:rsidR="0036597F" w:rsidRDefault="0036597F" w:rsidP="0036597F">
      <w:pPr>
        <w:pStyle w:val="ListParagraph"/>
        <w:numPr>
          <w:ilvl w:val="0"/>
          <w:numId w:val="11"/>
        </w:numPr>
        <w:spacing w:line="360" w:lineRule="auto"/>
      </w:pPr>
      <w:commentRangeStart w:id="78"/>
      <w:commentRangeStart w:id="79"/>
      <w:r w:rsidRPr="001A3153">
        <w:t xml:space="preserve">Individuals released on the earliest </w:t>
      </w:r>
      <w:r w:rsidR="001C75AA">
        <w:t xml:space="preserve">release </w:t>
      </w:r>
      <w:r w:rsidRPr="001A3153">
        <w:t>day in the dataset are predicted to have 1.7 fold greater fitness than the latest release day.</w:t>
      </w:r>
      <w:commentRangeEnd w:id="78"/>
      <w:r w:rsidR="00B713C6">
        <w:rPr>
          <w:rStyle w:val="CommentReference"/>
        </w:rPr>
        <w:commentReference w:id="78"/>
      </w:r>
      <w:commentRangeEnd w:id="79"/>
      <w:r w:rsidR="00804EFE">
        <w:rPr>
          <w:rStyle w:val="CommentReference"/>
        </w:rPr>
        <w:commentReference w:id="79"/>
      </w:r>
    </w:p>
    <w:p w14:paraId="64005221" w14:textId="7C920A95"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that are nested within year and release group</w:t>
      </w:r>
      <w:r>
        <w:t xml:space="preserve"> have a large effect on TLF. </w:t>
      </w:r>
    </w:p>
    <w:p w14:paraId="2B311192" w14:textId="637B9F74" w:rsidR="0036597F" w:rsidRDefault="0036597F" w:rsidP="0036597F">
      <w:pPr>
        <w:pStyle w:val="ListParagraph"/>
        <w:numPr>
          <w:ilvl w:val="0"/>
          <w:numId w:val="11"/>
        </w:numPr>
        <w:spacing w:line="360" w:lineRule="auto"/>
      </w:pPr>
      <w:r>
        <w:t>NOR salmon are larger than HOR salmon, indicating that fitness differences between NOR and HOR salmon may be mediated, in part, through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commentRangeStart w:id="80"/>
      <w:r w:rsidRPr="00D71476">
        <w:rPr>
          <w:u w:val="single"/>
        </w:rPr>
        <w:t>Assignment Rates</w:t>
      </w:r>
      <w:commentRangeEnd w:id="80"/>
      <w:r w:rsidR="00FB2FB1">
        <w:rPr>
          <w:rStyle w:val="CommentReference"/>
        </w:rPr>
        <w:commentReference w:id="80"/>
      </w:r>
    </w:p>
    <w:p w14:paraId="6E8CB56F" w14:textId="4539741A"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3996A78E" w:rsidR="00B61F97" w:rsidRDefault="002D41FB" w:rsidP="005D4051">
      <w:pPr>
        <w:spacing w:line="360" w:lineRule="auto"/>
      </w:pPr>
      <w:r>
        <w:tab/>
        <w:t xml:space="preserve">Our </w:t>
      </w:r>
      <w:r w:rsidR="00466CE7">
        <w:t xml:space="preserve">assignment results </w:t>
      </w:r>
      <w:r w:rsidR="002939A5">
        <w:t xml:space="preserve">broadly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candidate parents (</w:t>
      </w:r>
      <w:r w:rsidR="002939A5">
        <w:t xml:space="preserve">offspring sampled from </w:t>
      </w:r>
      <w:r w:rsidR="00432748">
        <w:t xml:space="preserve">2013 – 2020), 29% </w:t>
      </w:r>
      <w:r w:rsidR="00A64B85">
        <w:t xml:space="preserve">of NOR salmon collected at the </w:t>
      </w:r>
      <w:r w:rsidR="00B8490A">
        <w:t>Cougar Trap</w:t>
      </w:r>
      <w:r w:rsidR="00A64B85">
        <w:t xml:space="preserve"> </w:t>
      </w:r>
      <w:r w:rsidR="00432748">
        <w:t xml:space="preserve">did not assign to </w:t>
      </w:r>
      <w:r w:rsidR="00432748">
        <w:lastRenderedPageBreak/>
        <w:t>a</w:t>
      </w:r>
      <w:r w:rsidR="005E5401">
        <w:t>ny candidate</w:t>
      </w:r>
      <w:r w:rsidR="00432748">
        <w:t xml:space="preserve"> parent and were inferred to be NOR immigrants</w:t>
      </w:r>
      <w:r w:rsidR="00A26EDC">
        <w:t xml:space="preserve"> produced below the dam or elsewhere</w:t>
      </w:r>
      <w:r w:rsidR="00432748">
        <w:t>. However, we found s</w:t>
      </w:r>
      <w:r w:rsidR="00466CE7">
        <w:t>ignificant</w:t>
      </w:r>
      <w:r w:rsidR="00432748">
        <w:t xml:space="preserve"> variation in assignment rate throughout a season and </w:t>
      </w:r>
      <w:r w:rsidR="00466CE7">
        <w:t>among years</w:t>
      </w:r>
      <w:r w:rsidR="00432748">
        <w:t xml:space="preserve">. </w:t>
      </w:r>
    </w:p>
    <w:p w14:paraId="5A2F95B7" w14:textId="2BD5C194"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 regardless of</w:t>
      </w:r>
      <w:r w:rsidR="00466CE7">
        <w:t xml:space="preserve"> the</w:t>
      </w:r>
      <w:r>
        <w:t xml:space="preserve"> date</w:t>
      </w:r>
      <w:r w:rsidR="00466CE7">
        <w:t xml:space="preserve"> they were collected at the </w:t>
      </w:r>
      <w:r w:rsidR="00B8490A">
        <w:t>Cougar Trap</w:t>
      </w:r>
      <w:r>
        <w:t>, downstream.</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w:t>
      </w:r>
      <w:commentRangeStart w:id="81"/>
      <w:r w:rsidR="00506404">
        <w:t>McKenzie basin.</w:t>
      </w:r>
      <w:commentRangeEnd w:id="81"/>
      <w:r w:rsidR="00506404">
        <w:rPr>
          <w:rStyle w:val="CommentReference"/>
        </w:rPr>
        <w:commentReference w:id="81"/>
      </w:r>
      <w:r w:rsidR="00506404">
        <w:t xml:space="preserve"> </w:t>
      </w:r>
      <w:r w:rsidR="00C83ECC">
        <w:t>Specifically, above dam transport of NOR salmon may provide several benefits to the reintroduction program</w:t>
      </w:r>
      <w:r w:rsidR="002939A5">
        <w:t xml:space="preserve"> above Cougar Dam</w:t>
      </w:r>
      <w:r w:rsidR="00C83ECC">
        <w:t xml:space="preserve">: (1) NOR salmon produced above the dam are able to contribute to the </w:t>
      </w:r>
      <w:r w:rsidR="00366539">
        <w:t xml:space="preserve">future </w:t>
      </w:r>
      <w:r w:rsidR="00C83ECC">
        <w:t xml:space="preserve">productivity of their source population (2) NOR salmon are more fit than their HOR counterparts above the dam, </w:t>
      </w:r>
      <w:r w:rsidR="00A26EDC">
        <w:t>therefore</w:t>
      </w:r>
      <w:r w:rsidR="00C83ECC">
        <w:t xml:space="preserve"> decreasing the </w:t>
      </w:r>
      <w:r w:rsidR="00466CE7" w:rsidRPr="00466CE7">
        <w:t xml:space="preserve">proportion of </w:t>
      </w:r>
      <w:r w:rsidR="00466CE7">
        <w:t>HOR</w:t>
      </w:r>
      <w:r w:rsidR="00466CE7" w:rsidRPr="00466CE7">
        <w:t xml:space="preserve"> spawners</w:t>
      </w:r>
      <w:r w:rsidR="00C83ECC">
        <w:t xml:space="preserve"> above the dam </w:t>
      </w:r>
      <w:r w:rsidR="00A26EDC">
        <w:t>is expected to</w:t>
      </w:r>
      <w:r w:rsidR="00C83ECC">
        <w:t xml:space="preserve"> improve productivity</w:t>
      </w:r>
      <w:r w:rsidR="00804EFE">
        <w:t xml:space="preserve"> per salmon released</w:t>
      </w:r>
      <w:r w:rsidR="00C83ECC">
        <w:t xml:space="preserve">, and (3) </w:t>
      </w:r>
      <w:r w:rsidR="00804EFE">
        <w:t xml:space="preserve">transport of </w:t>
      </w:r>
      <w:r w:rsidR="00C83ECC">
        <w:t xml:space="preserve">NOR immigrants </w:t>
      </w:r>
      <w:r w:rsidR="002939A5">
        <w:t xml:space="preserve">in particular </w:t>
      </w:r>
      <w:r w:rsidR="00C83ECC">
        <w:t>may uniquely contribute to the standing genetic variation of the above dam population. Implementing recycling is also associated with two costs for the reintroduction program</w:t>
      </w:r>
      <w:r w:rsidR="009924DE">
        <w:t>. First, f</w:t>
      </w:r>
      <w:r w:rsidR="00C83ECC">
        <w:t xml:space="preserve">or the NOR salmon ultimately released above the dam, downstream recycling delays </w:t>
      </w:r>
      <w:r w:rsidR="00466CE7">
        <w:t>release</w:t>
      </w:r>
      <w:r w:rsidR="00866C97">
        <w:t xml:space="preserve"> which is associated with reduced fitnes</w:t>
      </w:r>
      <w:r w:rsidR="00466CE7">
        <w:t>s as quantified by</w:t>
      </w:r>
      <w:r w:rsidR="002939A5">
        <w:t xml:space="preserve"> the</w:t>
      </w:r>
      <w:r w:rsidR="00466CE7">
        <w:t xml:space="preserve"> GLMM</w:t>
      </w:r>
      <w:r w:rsidR="002939A5">
        <w:rPr>
          <w:vertAlign w:val="subscript"/>
        </w:rPr>
        <w:t>TLF</w:t>
      </w:r>
      <w:r w:rsidR="009924DE">
        <w:t>. Second, downstream recycling</w:t>
      </w:r>
      <w:r w:rsidR="00C83ECC">
        <w:t xml:space="preserve"> imposes additional handling stress which may </w:t>
      </w:r>
      <w:r w:rsidR="009924DE">
        <w:t>be associated with</w:t>
      </w:r>
      <w:r w:rsidR="00A26EDC">
        <w:t xml:space="preserve"> </w:t>
      </w:r>
      <w:r w:rsidR="00C83ECC">
        <w:t>further</w:t>
      </w:r>
      <w:r w:rsidR="00866C97">
        <w:t xml:space="preserve"> unquantified</w:t>
      </w:r>
      <w:r w:rsidR="00C83ECC">
        <w:t xml:space="preserve"> reduc</w:t>
      </w:r>
      <w:r w:rsidR="00A26EDC">
        <w:t>tions to</w:t>
      </w:r>
      <w:r w:rsidR="00C83ECC">
        <w:t xml:space="preserve"> fitness. </w:t>
      </w:r>
    </w:p>
    <w:p w14:paraId="39F23622" w14:textId="4458EB90"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3965D6">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3965D6">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NOR production basin wide, because the above dam habitat is a net demographic sink</w:t>
      </w:r>
      <w:r w:rsidR="00531536">
        <w:t xml:space="preserve">, </w:t>
      </w:r>
      <w:r w:rsidR="009D15AE">
        <w:t>CRR less than one</w:t>
      </w:r>
      <w:r w:rsidR="00B2752D">
        <w:t xml:space="preserve"> in all years from 2007 – 2015</w:t>
      </w:r>
      <w:r w:rsidR="009D15AE">
        <w:t>.</w:t>
      </w:r>
    </w:p>
    <w:p w14:paraId="3CDC69DA" w14:textId="4F3F750A"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 xml:space="preserve">more likely </w:t>
      </w:r>
      <w:r w:rsidR="00E9657D" w:rsidRPr="00E9657D">
        <w:lastRenderedPageBreak/>
        <w:t>to return a second time after being recycled downstream than NOR immigrant</w:t>
      </w:r>
      <w:r w:rsidR="00B2752D">
        <w:t>s</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w:t>
      </w:r>
      <w:commentRangeStart w:id="82"/>
      <w:r w:rsidR="00E42A4E">
        <w:t xml:space="preserve">LSDR </w:t>
      </w:r>
      <w:r w:rsidR="0052260E">
        <w:t>with a September 1</w:t>
      </w:r>
      <w:r w:rsidR="0052260E" w:rsidRPr="0052260E">
        <w:rPr>
          <w:vertAlign w:val="superscript"/>
        </w:rPr>
        <w:t>st</w:t>
      </w:r>
      <w:r w:rsidR="0052260E">
        <w:t xml:space="preserve"> cutoff </w:t>
      </w:r>
      <w:commentRangeEnd w:id="82"/>
      <w:r w:rsidR="003B7E6F">
        <w:rPr>
          <w:rStyle w:val="CommentReference"/>
        </w:rPr>
        <w:commentReference w:id="82"/>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our GLMM</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02694888" w:rsidR="002E7344" w:rsidRDefault="002E7344" w:rsidP="002E7344">
      <w:pPr>
        <w:spacing w:line="360" w:lineRule="auto"/>
      </w:pPr>
      <w:r w:rsidRPr="00D71476">
        <w:tab/>
      </w:r>
      <w:r>
        <w:t xml:space="preserve">Previous reports have found that spring </w:t>
      </w:r>
      <w:r w:rsidRPr="003965D6">
        <w:t>Chinook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EN.CITE.DATA </w:instrText>
      </w:r>
      <w:r>
        <w:fldChar w:fldCharType="end"/>
      </w:r>
      <w:r>
        <w:fldChar w:fldCharType="separate"/>
      </w:r>
      <w:r>
        <w:rPr>
          <w:noProof/>
        </w:rPr>
        <w:t>(Banks et al. 2013; Banks et al. 2014; Banks et al. 2016)</w:t>
      </w:r>
      <w:r>
        <w:fldChar w:fldCharType="end"/>
      </w:r>
      <w:r>
        <w:t xml:space="preserve">. The cohort replacement rate was substantially less than one from 2007 – 2010. These reports attributed the low productivity of the above dam population to the low survival of juveniles through Cougar Dam </w:t>
      </w:r>
      <w:r>
        <w:fldChar w:fldCharType="begin"/>
      </w:r>
      <w:r>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of measures to increase downstream passage survival. Our analysis extended estimates of the cohort replacement rate to include 2011 – 2015. We found that the above dam population is not replacing itself</w:t>
      </w:r>
      <w:r w:rsidR="00531536">
        <w:t xml:space="preserve"> in these years</w:t>
      </w:r>
      <w:r>
        <w:t xml:space="preserve">. The cohort replacement rate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62413C09" w14:textId="032B33F0" w:rsidR="00B95D11" w:rsidRDefault="00B95D11" w:rsidP="002E7344">
      <w:pPr>
        <w:spacing w:line="360" w:lineRule="auto"/>
      </w:pPr>
      <w:r>
        <w:tab/>
      </w:r>
      <w:r w:rsidR="005E1DFB">
        <w:t>N</w:t>
      </w:r>
      <w:r w:rsidR="005E1DFB" w:rsidRPr="005E1DFB">
        <w:rPr>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 spring Chinook salmon released above Cougar dam are more appropriately considered a component of the larger McKenzie River total population.</w:t>
      </w:r>
      <w:r w:rsidR="004F3FE5">
        <w:t xml:space="preserve"> </w:t>
      </w:r>
      <w:commentRangeStart w:id="83"/>
      <w:r w:rsidR="004F3FE5">
        <w:t xml:space="preserve">Genetic diversity </w:t>
      </w:r>
      <w:r w:rsidR="00C64DD7">
        <w:t xml:space="preserve">among salmon released above the dam </w:t>
      </w:r>
      <w:commentRangeEnd w:id="83"/>
      <w:r w:rsidR="00531536">
        <w:rPr>
          <w:rStyle w:val="CommentReference"/>
        </w:rPr>
        <w:commentReference w:id="83"/>
      </w:r>
      <w:r w:rsidR="00C64DD7">
        <w:t>depends on the genetic diversity among hatchery outplants and NOR immigrants</w:t>
      </w:r>
      <w:r w:rsidR="00531536">
        <w:t xml:space="preserve">, and so long as </w:t>
      </w:r>
      <w:r w:rsidR="00531536">
        <w:lastRenderedPageBreak/>
        <w:t>the above dam population continues to be supplemented with hatchery outplants or NOR immigrants there is no reason to believe inbreeding depression represents a risk to future productivity</w:t>
      </w:r>
      <w:r w:rsidR="00C64DD7">
        <w:t>.</w:t>
      </w:r>
    </w:p>
    <w:p w14:paraId="042C8092" w14:textId="1BDD3F09" w:rsidR="002E7344" w:rsidRPr="002E7344" w:rsidRDefault="002E7344" w:rsidP="005D4051">
      <w:pPr>
        <w:spacing w:line="360" w:lineRule="auto"/>
      </w:pPr>
      <w:r>
        <w:tab/>
      </w:r>
      <w:r w:rsidR="00531536">
        <w:t xml:space="preserve">Banks </w:t>
      </w:r>
      <w:r w:rsidR="00531536">
        <w:rPr>
          <w:i/>
          <w:iCs/>
        </w:rPr>
        <w:t xml:space="preserve">et al </w:t>
      </w:r>
      <w:r w:rsidR="00531536">
        <w:t xml:space="preserve">(2016) </w:t>
      </w:r>
      <w:r>
        <w:t xml:space="preserve">genotyped individuals at an additional suite of microsatellite markers and conducted </w:t>
      </w:r>
      <w:proofErr w:type="spellStart"/>
      <w:r>
        <w:t>grandparentage</w:t>
      </w:r>
      <w:proofErr w:type="spellEnd"/>
      <w:r>
        <w:t xml:space="preserve"> analysis to infer that unsampled </w:t>
      </w:r>
      <w:proofErr w:type="spellStart"/>
      <w:r>
        <w:t>adfluvial</w:t>
      </w:r>
      <w:proofErr w:type="spellEnd"/>
      <w:r>
        <w:t xml:space="preserve"> females and precocial males very likely contribute to productivity above the dam. We found that our estimate of N</w:t>
      </w:r>
      <w:r w:rsidRPr="004F30E4">
        <w:rPr>
          <w:vertAlign w:val="subscript"/>
        </w:rPr>
        <w:t>b</w:t>
      </w:r>
      <w:r>
        <w:t xml:space="preserve"> was sometimes greater than the number of successful parents in the pedigree, a result potentially explained by unsampled parents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3E98296C"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4 parental cohort years</w:t>
      </w:r>
      <w:r w:rsidR="000009F0">
        <w:t>,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to identify significant predictors of fitness.</w:t>
      </w:r>
      <w:r w:rsidR="0040476A">
        <w:t xml:space="preserve"> We found that variation in TLF can be predicted by origin, release day, annual sex ratio, an origin by sex interaction and an 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11B03E0E"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2.1 fold more fit the HOR males, and NOR females </w:t>
      </w:r>
      <w:r w:rsidR="009E05FE">
        <w:t>we</w:t>
      </w:r>
      <w:r w:rsidRPr="00D7409D">
        <w:t xml:space="preserve">re predicted to be 1.6 fold </w:t>
      </w:r>
      <w:r w:rsidRPr="00D7409D">
        <w:lastRenderedPageBreak/>
        <w:t>more fit than HOR females.</w:t>
      </w:r>
      <w:r>
        <w:t xml:space="preserve"> </w:t>
      </w:r>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mediated by </w:t>
      </w:r>
      <w:r w:rsidR="00F44DBA">
        <w:t xml:space="preserve">the </w:t>
      </w:r>
      <w:r w:rsidR="00124268">
        <w:t>differen</w:t>
      </w:r>
      <w:r w:rsidR="00B2752D">
        <w:t xml:space="preserve">t sizes of </w:t>
      </w:r>
      <w:r w:rsidR="00124268">
        <w:t xml:space="preserve">NOR and HOR </w:t>
      </w:r>
      <w:commentRangeStart w:id="84"/>
      <w:r w:rsidR="00124268">
        <w:t>salmon</w:t>
      </w:r>
      <w:commentRangeEnd w:id="84"/>
      <w:r w:rsidR="0052260E">
        <w:rPr>
          <w:rStyle w:val="CommentReference"/>
        </w:rPr>
        <w:commentReference w:id="84"/>
      </w:r>
      <w:r w:rsidR="00124268">
        <w:t xml:space="preserve">. </w:t>
      </w:r>
    </w:p>
    <w:p w14:paraId="10C6B19D" w14:textId="2E5BCF37"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w:t>
      </w:r>
      <w:commentRangeStart w:id="85"/>
      <w:r w:rsidR="00E37857" w:rsidRPr="008471F2">
        <w:t>predicted</w:t>
      </w:r>
      <w:commentRangeEnd w:id="85"/>
      <w:r w:rsidR="00A02F29">
        <w:rPr>
          <w:rStyle w:val="CommentReference"/>
        </w:rPr>
        <w:commentReference w:id="85"/>
      </w:r>
      <w:r w:rsidR="00E37857" w:rsidRPr="008471F2">
        <w:t xml:space="preserve"> to have greater </w:t>
      </w:r>
      <w:r w:rsidR="004B1E03">
        <w:t>TLF</w:t>
      </w:r>
      <w:r w:rsidR="00E37857" w:rsidRPr="008471F2">
        <w:t xml:space="preserve"> than </w:t>
      </w:r>
      <w:r w:rsidR="00E37857">
        <w:t xml:space="preserve">those released later. Previous genetic parentage analyses of UWR spring Chinook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ZXQgYWwuIDIwMTY7IEV2YW5zIGV0IGFsLiAyMDE2OyBTYXJkIGV0IGFsLiAyMDE2KTwvRGlzcGxh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7448A5">
        <w:instrText xml:space="preserve"> ADDIN EN.CITE </w:instrTex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ZXQgYWwuIDIwMTY7IEV2YW5zIGV0IGFsLiAyMDE2OyBTYXJkIGV0IGFsLiAyMDE2KTwvRGlzcGxh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7448A5">
        <w:instrText xml:space="preserve"> ADDIN EN.CITE.DATA </w:instrText>
      </w:r>
      <w:r w:rsidR="007448A5">
        <w:fldChar w:fldCharType="end"/>
      </w:r>
      <w:r w:rsidR="007448A5">
        <w:fldChar w:fldCharType="separate"/>
      </w:r>
      <w:r w:rsidR="007448A5">
        <w:rPr>
          <w:noProof/>
        </w:rPr>
        <w:t>(Banks et al. 2014; Banks et al. 2016; Evans et al. 2016; Sard et al. 2016)</w:t>
      </w:r>
      <w:r w:rsidR="007448A5">
        <w:fldChar w:fldCharType="end"/>
      </w:r>
      <w:r w:rsidR="007448A5">
        <w:t xml:space="preserve">. </w:t>
      </w:r>
      <w:r w:rsidR="00E37857">
        <w:t xml:space="preserve">Later 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7448A5">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7448A5">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interannual variation in the proportion of hatchery origin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bHM+PC9yZWNvcmQ+PC9DaXRlPjxDaXRlPjxBdXRob3I+RXZhbnM8L0F1dGhvcj48WWVhcj4yMDE2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3C3D51">
        <w:instrText xml:space="preserve"> ADDIN EN.CITE </w:instrTex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bHM+PC9yZWNvcmQ+PC9DaXRlPjxDaXRlPjxBdXRob3I+RXZhbnM8L0F1dGhvcj48WWVhcj4yMDE2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3C3D51">
        <w:instrText xml:space="preserve"> ADDIN EN.CITE.DATA </w:instrText>
      </w:r>
      <w:r w:rsidR="003C3D51">
        <w:fldChar w:fldCharType="end"/>
      </w:r>
      <w:r w:rsidR="003C3D51">
        <w:fldChar w:fldCharType="separate"/>
      </w:r>
      <w:r w:rsidR="003C3D51">
        <w:rPr>
          <w:noProof/>
        </w:rPr>
        <w:t>(Banks et al. 2014; Banks et al. 2016; Evans et al. 2016; Sard et al. 2016)</w:t>
      </w:r>
      <w:r w:rsidR="003C3D51">
        <w:fldChar w:fldCharType="end"/>
      </w:r>
      <w:r w:rsidR="00914D3B">
        <w:t>. W</w:t>
      </w:r>
      <w:r w:rsidR="004E0819">
        <w:t xml:space="preserve">hile we also found that there was some variation among years in the effect of release day on TLF, </w:t>
      </w:r>
      <w:commentRangeStart w:id="86"/>
      <w:r w:rsidR="004E0819">
        <w:t>for 7 of the 9 years evaluated in the dataset, a later release date was associated with reduced fitness</w:t>
      </w:r>
      <w:commentRangeEnd w:id="86"/>
      <w:r w:rsidR="00C66633">
        <w:rPr>
          <w:rStyle w:val="CommentReference"/>
        </w:rPr>
        <w:commentReference w:id="86"/>
      </w:r>
      <w:r w:rsidR="00C66633">
        <w:t>, and the overall effect over 9 years was negative.</w:t>
      </w:r>
      <w:r w:rsidR="004E0819">
        <w:t xml:space="preserve"> </w:t>
      </w:r>
    </w:p>
    <w:p w14:paraId="6CB816EC" w14:textId="2A444755" w:rsidR="005425AE"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recently prepared report evaluating releases of spring Chinook salmon above Detroit Dam on the North Santiam River </w:t>
      </w:r>
      <w:r w:rsidR="005425AE">
        <w:t>(</w:t>
      </w:r>
      <w:r w:rsidR="002F0D3A">
        <w:t xml:space="preserve">O’Malley </w:t>
      </w:r>
      <w:r w:rsidR="002F0D3A">
        <w:rPr>
          <w:i/>
          <w:iCs/>
        </w:rPr>
        <w:t>et al</w:t>
      </w:r>
      <w:r w:rsidR="002F0D3A">
        <w:t>, 2022</w:t>
      </w:r>
      <w:r w:rsidR="005425AE">
        <w:t>)</w:t>
      </w:r>
      <w:r w:rsidR="0085722A">
        <w:t>. W</w:t>
      </w:r>
      <w:r w:rsidR="005425AE">
        <w:t xml:space="preserve">hile the range of sex ratios used in both rivers was similar, and similar numbers of salmon were released above both dams, </w:t>
      </w:r>
      <w:r w:rsidR="0085722A">
        <w:t xml:space="preserve">we note that </w:t>
      </w:r>
      <w:r w:rsidR="005425AE">
        <w:t xml:space="preserve">many ecological processes may mediate the relationship between sex ratio and TLF and these </w:t>
      </w:r>
      <w:r w:rsidR="0085722A">
        <w:t xml:space="preserve">processes </w:t>
      </w:r>
      <w:r w:rsidR="005425AE">
        <w:t xml:space="preserve">may vary between the two </w:t>
      </w:r>
      <w:commentRangeStart w:id="87"/>
      <w:r w:rsidR="005425AE">
        <w:t xml:space="preserve">rivers. </w:t>
      </w:r>
      <w:commentRangeEnd w:id="87"/>
      <w:r w:rsidR="006D6142">
        <w:rPr>
          <w:rStyle w:val="CommentReference"/>
        </w:rPr>
        <w:commentReference w:id="87"/>
      </w:r>
      <w:r w:rsidR="008C23FC">
        <w:t xml:space="preserve"> </w:t>
      </w:r>
      <w:r w:rsidR="005425AE">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lastRenderedPageBreak/>
        <w:t>Conclusion</w:t>
      </w:r>
    </w:p>
    <w:p w14:paraId="433A82F5" w14:textId="012AA11E" w:rsidR="00C7241F" w:rsidRDefault="00C7241F" w:rsidP="005C6AE6">
      <w:pPr>
        <w:spacing w:line="360" w:lineRule="auto"/>
      </w:pPr>
      <w:r>
        <w:tab/>
        <w:t>Previous reports found that the above dam population was not reaching replacement</w:t>
      </w:r>
      <w:r w:rsidR="006F0E92">
        <w:t xml:space="preserve"> when only HOR salmon were released. However, early evidence suggested that NOR fitness was greater than HOR fitness above </w:t>
      </w:r>
      <w:r w:rsidR="005E4833">
        <w:t xml:space="preserve">Cougar Dam,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HOR salmon, the cohort replacement rate never approached one</w:t>
      </w:r>
      <w:r w:rsidR="008B48C8">
        <w:t xml:space="preserve"> in any year</w:t>
      </w:r>
      <w:r>
        <w:t xml:space="preserve">. </w:t>
      </w:r>
    </w:p>
    <w:p w14:paraId="42E6B040" w14:textId="76BF442C"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w:t>
      </w:r>
      <w:r w:rsidR="0026006C">
        <w:t>hen evaluating these programs</w:t>
      </w:r>
      <w:r w:rsidR="0026006C">
        <w:t>, m</w:t>
      </w:r>
      <w:r w:rsidR="00AF3D23">
        <w:t>anagers must weigh the expected demographic and genetic benefits of above dam transport of NOR salmon to the above dam population against its expected costs to overall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88"/>
      <w:r w:rsidRPr="00710DB0">
        <w:rPr>
          <w:b/>
          <w:bCs/>
        </w:rPr>
        <w:lastRenderedPageBreak/>
        <w:t>References</w:t>
      </w:r>
      <w:commentRangeEnd w:id="88"/>
      <w:r w:rsidR="007611F6" w:rsidRPr="00710DB0">
        <w:rPr>
          <w:rStyle w:val="CommentReference"/>
          <w:sz w:val="24"/>
          <w:szCs w:val="24"/>
        </w:rPr>
        <w:commentReference w:id="88"/>
      </w:r>
    </w:p>
    <w:p w14:paraId="53A22496" w14:textId="77777777" w:rsidR="006605AD" w:rsidRPr="00710DB0" w:rsidRDefault="006605AD" w:rsidP="00710DB0"/>
    <w:p w14:paraId="42AEE29C" w14:textId="77777777" w:rsidR="003C3D51" w:rsidRPr="003C3D51" w:rsidRDefault="005C6AE6" w:rsidP="003C3D51">
      <w:pPr>
        <w:pStyle w:val="EndNoteBibliography"/>
        <w:spacing w:after="240"/>
        <w:rPr>
          <w:noProof/>
        </w:rPr>
      </w:pPr>
      <w:r w:rsidRPr="00710DB0">
        <w:fldChar w:fldCharType="begin"/>
      </w:r>
      <w:r w:rsidRPr="00710DB0">
        <w:instrText xml:space="preserve"> ADDIN EN.REFLIST </w:instrText>
      </w:r>
      <w:r w:rsidRPr="00710DB0">
        <w:fldChar w:fldCharType="separate"/>
      </w:r>
      <w:r w:rsidR="003C3D51" w:rsidRPr="003C3D51">
        <w:rPr>
          <w:noProof/>
        </w:rPr>
        <w:t>Banks M, Blouin M, Baldwin B, Rashbrook V, Fitzgerald H, Blankenship S, Hedgecock D (1999) Isolation and inheritance of novel microsatellites in chinook salmon (Oncorhynchus tschawytscha). Journal of Heredity, 90, 281-288.</w:t>
      </w:r>
    </w:p>
    <w:p w14:paraId="7EC7D1F8" w14:textId="77777777" w:rsidR="003C3D51" w:rsidRPr="003C3D51" w:rsidRDefault="003C3D51" w:rsidP="003C3D51">
      <w:pPr>
        <w:pStyle w:val="EndNoteBibliography"/>
        <w:spacing w:after="240"/>
        <w:rPr>
          <w:noProof/>
        </w:rPr>
      </w:pPr>
      <w:r w:rsidRPr="003C3D51">
        <w:rPr>
          <w:noProof/>
        </w:rPr>
        <w:t>Banks MA, O’Malley KG, Sard NM, Jacobson DP, Hogansen MJ, Schroeder RK, Johnson MA (2013) Genetic Pedigree Analysis of Spring Chinook Salmon Outplanted above Cougar Dam, South Fork McKenzie River. US Army Corps of Engineers.</w:t>
      </w:r>
    </w:p>
    <w:p w14:paraId="4D97B082" w14:textId="77777777" w:rsidR="003C3D51" w:rsidRPr="003C3D51" w:rsidRDefault="003C3D51" w:rsidP="003C3D51">
      <w:pPr>
        <w:pStyle w:val="EndNoteBibliography"/>
        <w:spacing w:after="240"/>
        <w:rPr>
          <w:noProof/>
        </w:rPr>
      </w:pPr>
      <w:r w:rsidRPr="003C3D51">
        <w:rPr>
          <w:noProof/>
        </w:rPr>
        <w:t>Banks MA, Sard NM, O’Malley KG, Jacobson DP, Hogansen MJ, Johnson MA (2016) A genetics-based evaluation of the spring Chinook salmon reintroduction program above Cougar Dam, South Fork McKenzie River, 2013-2015. US Army Corps of Engineers.</w:t>
      </w:r>
    </w:p>
    <w:p w14:paraId="707A90AA" w14:textId="77777777" w:rsidR="003C3D51" w:rsidRPr="003C3D51" w:rsidRDefault="003C3D51" w:rsidP="003C3D51">
      <w:pPr>
        <w:pStyle w:val="EndNoteBibliography"/>
        <w:spacing w:after="240"/>
        <w:rPr>
          <w:noProof/>
        </w:rPr>
      </w:pPr>
      <w:r w:rsidRPr="003C3D5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511487ED" w14:textId="77777777" w:rsidR="003C3D51" w:rsidRPr="003C3D51" w:rsidRDefault="003C3D51" w:rsidP="003C3D51">
      <w:pPr>
        <w:pStyle w:val="EndNoteBibliography"/>
        <w:spacing w:after="240"/>
        <w:rPr>
          <w:noProof/>
        </w:rPr>
      </w:pPr>
      <w:r w:rsidRPr="003C3D51">
        <w:rPr>
          <w:noProof/>
        </w:rPr>
        <w:t>Beeman JW, Evans SD, Haner PV, Hansel HC, Hansen AC, Smith CD, Sprando JM (2014) Passage and survival probabilities of juvenile Chinook salmon at Cougar Dam, Oregon, 2012. US Geological Survey.</w:t>
      </w:r>
    </w:p>
    <w:p w14:paraId="359876FF" w14:textId="77777777" w:rsidR="003C3D51" w:rsidRPr="003C3D51" w:rsidRDefault="003C3D51" w:rsidP="003C3D51">
      <w:pPr>
        <w:pStyle w:val="EndNoteBibliography"/>
        <w:spacing w:after="240"/>
        <w:rPr>
          <w:noProof/>
        </w:rPr>
      </w:pPr>
      <w:r w:rsidRPr="003C3D51">
        <w:rPr>
          <w:noProof/>
        </w:rPr>
        <w:t>Bolker BM (2015) Linear and generalized linear mixed models. Ecological statistics: contemporary theory and application, 309-333.</w:t>
      </w:r>
    </w:p>
    <w:p w14:paraId="1169CC70" w14:textId="77777777" w:rsidR="003C3D51" w:rsidRPr="003C3D51" w:rsidRDefault="003C3D51" w:rsidP="003C3D51">
      <w:pPr>
        <w:pStyle w:val="EndNoteBibliography"/>
        <w:spacing w:after="240"/>
        <w:rPr>
          <w:noProof/>
        </w:rPr>
      </w:pPr>
      <w:r w:rsidRPr="003C3D51">
        <w:rPr>
          <w:noProof/>
        </w:rPr>
        <w:t>Botsford LW, Brittnacher JG (1998) Viability of sacramento river winter‐run Chinook salmon. Conservation Biology, 12, 65-79.</w:t>
      </w:r>
    </w:p>
    <w:p w14:paraId="4CF4F1B7" w14:textId="77777777" w:rsidR="003C3D51" w:rsidRPr="003C3D51" w:rsidRDefault="003C3D51" w:rsidP="003C3D51">
      <w:pPr>
        <w:pStyle w:val="EndNoteBibliography"/>
        <w:spacing w:after="240"/>
        <w:rPr>
          <w:noProof/>
        </w:rPr>
      </w:pPr>
      <w:r w:rsidRPr="003C3D51">
        <w:rPr>
          <w:noProof/>
        </w:rPr>
        <w:t>Brunelli JP, Wertzler KJ, Sundin K, Thorgaard GH (2008) Y-specific sequences and polymorphisms in rainbow trout and Chinook salmon. Genome, 51, 739-748.</w:t>
      </w:r>
    </w:p>
    <w:p w14:paraId="031AD0F3" w14:textId="77777777" w:rsidR="003C3D51" w:rsidRPr="003C3D51" w:rsidRDefault="003C3D51" w:rsidP="003C3D51">
      <w:pPr>
        <w:pStyle w:val="EndNoteBibliography"/>
        <w:spacing w:after="240"/>
        <w:rPr>
          <w:noProof/>
        </w:rPr>
      </w:pPr>
      <w:r w:rsidRPr="003C3D51">
        <w:rPr>
          <w:noProof/>
        </w:rPr>
        <w:t>Christie MR (2010) Parentage in natural populations: novel methods to detect parent-offspring pairs in large data sets. Mol Ecol Resour, 10, 115-128.</w:t>
      </w:r>
    </w:p>
    <w:p w14:paraId="07AE841B" w14:textId="77777777" w:rsidR="003C3D51" w:rsidRPr="003C3D51" w:rsidRDefault="003C3D51" w:rsidP="003C3D51">
      <w:pPr>
        <w:pStyle w:val="EndNoteBibliography"/>
        <w:spacing w:after="240"/>
        <w:rPr>
          <w:noProof/>
        </w:rPr>
      </w:pPr>
      <w:r w:rsidRPr="003C3D51">
        <w:rPr>
          <w:noProof/>
        </w:rPr>
        <w:t>Do C, Waples RS, Peel D, Macbeth G, Tillett BJ, Ovenden JR (2014) NeEstimator v2: re‐implementation of software for the estimation of contemporary effective population size (Ne) from genetic data. Molecular ecology resources, 14, 209-214.</w:t>
      </w:r>
    </w:p>
    <w:p w14:paraId="55C9DDCE" w14:textId="77777777" w:rsidR="003C3D51" w:rsidRPr="003C3D51" w:rsidRDefault="003C3D51" w:rsidP="003C3D51">
      <w:pPr>
        <w:pStyle w:val="EndNoteBibliography"/>
        <w:spacing w:after="240"/>
        <w:rPr>
          <w:noProof/>
        </w:rPr>
      </w:pPr>
      <w:r w:rsidRPr="003C3D51">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4DF717CC" w14:textId="77777777" w:rsidR="003C3D51" w:rsidRPr="003C3D51" w:rsidRDefault="003C3D51" w:rsidP="003C3D51">
      <w:pPr>
        <w:pStyle w:val="EndNoteBibliography"/>
        <w:spacing w:after="240"/>
        <w:rPr>
          <w:noProof/>
        </w:rPr>
      </w:pPr>
      <w:r w:rsidRPr="003C3D51">
        <w:rPr>
          <w:noProof/>
        </w:rPr>
        <w:t>Greig C, Jacobson DP, Banks MA (2003) New tetranucleotide microsatellites for fine‐scale discrimination among endangered Chinook salmon (Oncorhynchus tshawytscha). Molecular Ecology Notes, 3, 376-379.</w:t>
      </w:r>
    </w:p>
    <w:p w14:paraId="688E3900" w14:textId="77777777" w:rsidR="003C3D51" w:rsidRPr="003C3D51" w:rsidRDefault="003C3D51" w:rsidP="003C3D51">
      <w:pPr>
        <w:pStyle w:val="EndNoteBibliography"/>
        <w:spacing w:after="240"/>
        <w:rPr>
          <w:noProof/>
        </w:rPr>
      </w:pPr>
      <w:r w:rsidRPr="003C3D51">
        <w:rPr>
          <w:noProof/>
        </w:rPr>
        <w:lastRenderedPageBreak/>
        <w:t>Harrison HB, Saenz‐Agudelo P, Planes S, Jones GP, Berumen ML (2013) Relative accuracy of three common methods of parentage analysis in natural populations. Molecular ecology, 22, 1158-1170.</w:t>
      </w:r>
    </w:p>
    <w:p w14:paraId="7ADE0573" w14:textId="77777777" w:rsidR="003C3D51" w:rsidRPr="003C3D51" w:rsidRDefault="003C3D51" w:rsidP="003C3D51">
      <w:pPr>
        <w:pStyle w:val="EndNoteBibliography"/>
        <w:spacing w:after="240"/>
        <w:rPr>
          <w:noProof/>
        </w:rPr>
      </w:pPr>
      <w:r w:rsidRPr="003C3D51">
        <w:rPr>
          <w:noProof/>
        </w:rPr>
        <w:t>Ivanova NV, Dewaard JR, Hebert PDN (2006) An inexpensive, automation-friendly protocol for recovering high-quality DNA. Molecular Ecology Notes, 6, 998-1002.</w:t>
      </w:r>
    </w:p>
    <w:p w14:paraId="58B9D8A4" w14:textId="77777777" w:rsidR="003C3D51" w:rsidRPr="003C3D51" w:rsidRDefault="003C3D51" w:rsidP="003C3D51">
      <w:pPr>
        <w:pStyle w:val="EndNoteBibliography"/>
        <w:spacing w:after="240"/>
        <w:rPr>
          <w:noProof/>
        </w:rPr>
      </w:pPr>
      <w:r w:rsidRPr="003C3D51">
        <w:rPr>
          <w:noProof/>
        </w:rPr>
        <w:t>Johnson MA, Friesen TA (2010) Spring Chinook Salmon hatcheries in the Willamette basin: existing data, discernable patterns and information gaps. US Army Corps Eng Task Order NWPPM-09-FH-05, 88.</w:t>
      </w:r>
    </w:p>
    <w:p w14:paraId="32DEE25D" w14:textId="77777777" w:rsidR="003C3D51" w:rsidRPr="003C3D51" w:rsidRDefault="003C3D51" w:rsidP="003C3D51">
      <w:pPr>
        <w:pStyle w:val="EndNoteBibliography"/>
        <w:spacing w:after="240"/>
        <w:rPr>
          <w:noProof/>
        </w:rPr>
      </w:pPr>
      <w:r w:rsidRPr="003C3D51">
        <w:rPr>
          <w:noProof/>
        </w:rPr>
        <w:t>Jones OR, Wang J (2010) COLONY: a program for parentage and sibship inference from multilocus genotype data. Molecular ecology resources, 10, 551-555.</w:t>
      </w:r>
    </w:p>
    <w:p w14:paraId="07E2F612" w14:textId="77777777" w:rsidR="003C3D51" w:rsidRPr="003C3D51" w:rsidRDefault="003C3D51" w:rsidP="003C3D51">
      <w:pPr>
        <w:pStyle w:val="EndNoteBibliography"/>
        <w:spacing w:after="240"/>
        <w:rPr>
          <w:noProof/>
        </w:rPr>
      </w:pPr>
      <w:r w:rsidRPr="003C3D51">
        <w:rPr>
          <w:noProof/>
        </w:rPr>
        <w:t>Kalinowski ST, Taper ML, Marshall TC (2007) Revising how the computer program CERVUS accommodates genotyping error increases success in paternity assignment. Molecular ecology, 16, 1099-1106.</w:t>
      </w:r>
    </w:p>
    <w:p w14:paraId="13042A58" w14:textId="77777777" w:rsidR="003C3D51" w:rsidRPr="003C3D51" w:rsidRDefault="003C3D51" w:rsidP="003C3D51">
      <w:pPr>
        <w:pStyle w:val="EndNoteBibliography"/>
        <w:spacing w:after="240"/>
        <w:rPr>
          <w:noProof/>
        </w:rPr>
      </w:pPr>
      <w:r w:rsidRPr="003C3D51">
        <w:rPr>
          <w:noProof/>
        </w:rPr>
        <w:t>Keefer M, Taylor G, Garletts D, Gauthier G, Pierce T, Caudill C (2010) Prespawn mortality in adult spring Chinook salmon outplanted above barrier dams. Ecology of Freshwater Fish, 19, 361-372.</w:t>
      </w:r>
    </w:p>
    <w:p w14:paraId="361793FD" w14:textId="77777777" w:rsidR="003C3D51" w:rsidRPr="003C3D51" w:rsidRDefault="003C3D51" w:rsidP="003C3D51">
      <w:pPr>
        <w:pStyle w:val="EndNoteBibliography"/>
        <w:spacing w:after="240"/>
        <w:rPr>
          <w:noProof/>
        </w:rPr>
      </w:pPr>
      <w:r w:rsidRPr="003C3D5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48FCB98C" w14:textId="77777777" w:rsidR="003C3D51" w:rsidRPr="003C3D51" w:rsidRDefault="003C3D51" w:rsidP="003C3D51">
      <w:pPr>
        <w:pStyle w:val="EndNoteBibliography"/>
        <w:spacing w:after="240"/>
        <w:rPr>
          <w:noProof/>
        </w:rPr>
      </w:pPr>
      <w:r w:rsidRPr="003C3D51">
        <w:rPr>
          <w:noProof/>
        </w:rPr>
        <w:t>Naish KA, Park LK (2002) Linkage relationships for 35 new microsatellite loci in chinook salmon Oncorhynchus tshawytscha.</w:t>
      </w:r>
    </w:p>
    <w:p w14:paraId="4DF07FFA" w14:textId="77777777" w:rsidR="003C3D51" w:rsidRPr="003C3D51" w:rsidRDefault="003C3D51" w:rsidP="003C3D51">
      <w:pPr>
        <w:pStyle w:val="EndNoteBibliography"/>
        <w:spacing w:after="240"/>
        <w:rPr>
          <w:noProof/>
        </w:rPr>
      </w:pPr>
      <w:r w:rsidRPr="003C3D5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7491B555" w14:textId="77777777" w:rsidR="003C3D51" w:rsidRPr="003C3D51" w:rsidRDefault="003C3D51" w:rsidP="003C3D51">
      <w:pPr>
        <w:pStyle w:val="EndNoteBibliography"/>
        <w:spacing w:after="240"/>
        <w:rPr>
          <w:noProof/>
        </w:rPr>
      </w:pPr>
      <w:r w:rsidRPr="003C3D5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340BBDC8" w14:textId="77777777" w:rsidR="003C3D51" w:rsidRPr="003C3D51" w:rsidRDefault="003C3D51" w:rsidP="003C3D51">
      <w:pPr>
        <w:pStyle w:val="EndNoteBibliography"/>
        <w:spacing w:after="240"/>
        <w:rPr>
          <w:noProof/>
        </w:rPr>
      </w:pPr>
      <w:r w:rsidRPr="003C3D51">
        <w:rPr>
          <w:noProof/>
        </w:rPr>
        <w:t>Romer JD, Monzyk FR, Emig R, Friesen TA (2013) Juvenile salmonid outmigration monitoring at Willamette Valley Project reservoirs. Annual Report of Oregon Department of Fish and Wildlife (ODFW) to US Army Corps of Engineers, Portland, Oregon.</w:t>
      </w:r>
    </w:p>
    <w:p w14:paraId="1171A15F" w14:textId="77777777" w:rsidR="003C3D51" w:rsidRPr="003C3D51" w:rsidRDefault="003C3D51" w:rsidP="003C3D51">
      <w:pPr>
        <w:pStyle w:val="EndNoteBibliography"/>
        <w:spacing w:after="240"/>
        <w:rPr>
          <w:noProof/>
        </w:rPr>
      </w:pPr>
      <w:r w:rsidRPr="003C3D51">
        <w:rPr>
          <w:noProof/>
        </w:rPr>
        <w:t>Sard NM, Johnson MA, Jacobson DP, Hogansen MJ, O'Malley KG, Banks MA (2016) Genetic monitoring guides adaptive management of a migratory fish reintroduction program. Animal Conservation, 19, 570-577.</w:t>
      </w:r>
    </w:p>
    <w:p w14:paraId="29111181" w14:textId="77777777" w:rsidR="003C3D51" w:rsidRPr="003C3D51" w:rsidRDefault="003C3D51" w:rsidP="003C3D51">
      <w:pPr>
        <w:pStyle w:val="EndNoteBibliography"/>
        <w:spacing w:after="240"/>
        <w:rPr>
          <w:noProof/>
        </w:rPr>
      </w:pPr>
      <w:r w:rsidRPr="003C3D51">
        <w:rPr>
          <w:noProof/>
        </w:rPr>
        <w:t>Wang J (2018) Estimating genotyping errors from genotype and reconstructed pedigree data. Methods in Ecology and Evolution, 9, 109-120.</w:t>
      </w:r>
    </w:p>
    <w:p w14:paraId="0BF69E98" w14:textId="77777777" w:rsidR="003C3D51" w:rsidRPr="003C3D51" w:rsidRDefault="003C3D51" w:rsidP="003C3D51">
      <w:pPr>
        <w:pStyle w:val="EndNoteBibliography"/>
        <w:spacing w:after="240"/>
        <w:rPr>
          <w:noProof/>
        </w:rPr>
      </w:pPr>
      <w:r w:rsidRPr="003C3D51">
        <w:rPr>
          <w:noProof/>
        </w:rPr>
        <w:lastRenderedPageBreak/>
        <w:t>Waples RS, Do C (2008) LDNE: a program for estimating effective population size from data on linkage disequilibrium. Molecular ecology resources, 8, 753-756.</w:t>
      </w:r>
    </w:p>
    <w:p w14:paraId="7FE3F08B" w14:textId="77777777" w:rsidR="003C3D51" w:rsidRPr="003C3D51" w:rsidRDefault="003C3D51" w:rsidP="003C3D51">
      <w:pPr>
        <w:pStyle w:val="EndNoteBibliography"/>
        <w:spacing w:after="240"/>
        <w:rPr>
          <w:noProof/>
        </w:rPr>
      </w:pPr>
      <w:r w:rsidRPr="003C3D51">
        <w:rPr>
          <w:noProof/>
        </w:rPr>
        <w:t>Williamson KS, Cordes JF, May B (2002) Characterization of microsatellite loci in Chinook salmon (Oncorhynchus tshawytscha) and cross‐species amplification in other salmonids. Molecular Ecology Notes, 2, 17-19.</w:t>
      </w:r>
    </w:p>
    <w:p w14:paraId="3C2B4EB5" w14:textId="77777777" w:rsidR="003C3D51" w:rsidRPr="003C3D51" w:rsidRDefault="003C3D51" w:rsidP="003C3D51">
      <w:pPr>
        <w:pStyle w:val="EndNoteBibliography"/>
        <w:rPr>
          <w:noProof/>
        </w:rPr>
      </w:pPr>
      <w:r w:rsidRPr="003C3D51">
        <w:rPr>
          <w:noProof/>
        </w:rPr>
        <w:t>Zuur AF, Ieno EN, Walker NJ, Saveliev AA, Smith GM (2009) Mixed effects models and extensions in ecology with R. Springer.</w:t>
      </w:r>
    </w:p>
    <w:p w14:paraId="0D385F0D" w14:textId="668FF809"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3715EB70"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3965D6" w:rsidRDefault="003965D6">
      <w:pPr>
        <w:pStyle w:val="CommentText"/>
      </w:pPr>
      <w:r>
        <w:rPr>
          <w:rStyle w:val="CommentReference"/>
        </w:rPr>
        <w:annotationRef/>
      </w:r>
      <w:r>
        <w:t>These are just for coauthors to keep things straight for now, and discuss alternative terms</w:t>
      </w:r>
    </w:p>
  </w:comment>
  <w:comment w:id="1" w:author="David Dayan" w:date="2022-09-30T14:26:00Z" w:initials="DD">
    <w:p w14:paraId="4CB8A940" w14:textId="7BC30163" w:rsidR="003965D6" w:rsidRDefault="003965D6">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3965D6" w:rsidRPr="00AD6AF1" w:rsidRDefault="003965D6">
      <w:pPr>
        <w:pStyle w:val="CommentText"/>
        <w:rPr>
          <w:rFonts w:ascii="Arial" w:hAnsi="Arial" w:cs="Arial"/>
        </w:rPr>
      </w:pPr>
      <w:r>
        <w:rPr>
          <w:rFonts w:ascii="Arial" w:hAnsi="Arial" w:cs="Arial"/>
        </w:rPr>
        <w:t>Font: Arial 12</w:t>
      </w:r>
    </w:p>
    <w:p w14:paraId="44D14653" w14:textId="77777777" w:rsidR="003965D6" w:rsidRPr="00AD6AF1" w:rsidRDefault="003965D6">
      <w:pPr>
        <w:pStyle w:val="CommentText"/>
        <w:rPr>
          <w:rFonts w:ascii="Arial" w:hAnsi="Arial" w:cs="Arial"/>
          <w:b/>
          <w:bCs/>
        </w:rPr>
      </w:pPr>
    </w:p>
    <w:p w14:paraId="17131EAA" w14:textId="7EA45627" w:rsidR="003965D6" w:rsidRDefault="003965D6">
      <w:pPr>
        <w:pStyle w:val="CommentText"/>
        <w:rPr>
          <w:rFonts w:ascii="Arial" w:hAnsi="Arial" w:cs="Arial"/>
          <w:b/>
          <w:bCs/>
        </w:rPr>
      </w:pPr>
      <w:r w:rsidRPr="00AD6AF1">
        <w:rPr>
          <w:rFonts w:ascii="Arial" w:hAnsi="Arial" w:cs="Arial"/>
          <w:b/>
          <w:bCs/>
        </w:rPr>
        <w:t>Bold Main Headers</w:t>
      </w:r>
    </w:p>
    <w:p w14:paraId="018A1361" w14:textId="7ADB0955" w:rsidR="003965D6" w:rsidRPr="00171088" w:rsidRDefault="003965D6">
      <w:pPr>
        <w:pStyle w:val="CommentText"/>
        <w:rPr>
          <w:rFonts w:ascii="Arial" w:hAnsi="Arial" w:cs="Arial"/>
          <w:u w:val="single"/>
        </w:rPr>
      </w:pPr>
      <w:r>
        <w:rPr>
          <w:rFonts w:ascii="Arial" w:hAnsi="Arial" w:cs="Arial"/>
          <w:u w:val="single"/>
        </w:rPr>
        <w:t>Underline Sub-header</w:t>
      </w:r>
    </w:p>
    <w:p w14:paraId="620AAEF9" w14:textId="16CAD6EF" w:rsidR="003965D6" w:rsidRPr="00AD6AF1" w:rsidRDefault="003965D6">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3965D6" w:rsidRPr="00AD6AF1" w:rsidRDefault="003965D6">
      <w:pPr>
        <w:pStyle w:val="CommentText"/>
        <w:rPr>
          <w:rFonts w:ascii="Arial" w:hAnsi="Arial" w:cs="Arial"/>
          <w:i/>
          <w:iCs/>
        </w:rPr>
      </w:pPr>
    </w:p>
    <w:p w14:paraId="20B7325D" w14:textId="54F6E7A0" w:rsidR="003965D6" w:rsidRPr="00AD6AF1" w:rsidRDefault="003965D6">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3965D6" w:rsidRPr="00AD6AF1" w:rsidRDefault="003965D6">
      <w:pPr>
        <w:pStyle w:val="CommentText"/>
        <w:rPr>
          <w:rFonts w:ascii="Arial" w:hAnsi="Arial" w:cs="Arial"/>
        </w:rPr>
      </w:pPr>
      <w:r w:rsidRPr="00AD6AF1">
        <w:rPr>
          <w:rFonts w:ascii="Arial" w:hAnsi="Arial" w:cs="Arial"/>
        </w:rPr>
        <w:t>1.5x Line spacing</w:t>
      </w:r>
    </w:p>
    <w:p w14:paraId="7548B190" w14:textId="79514870" w:rsidR="003965D6" w:rsidRDefault="003965D6">
      <w:pPr>
        <w:pStyle w:val="CommentText"/>
        <w:rPr>
          <w:rFonts w:ascii="Arial" w:hAnsi="Arial" w:cs="Arial"/>
        </w:rPr>
      </w:pPr>
      <w:r w:rsidRPr="00AD6AF1">
        <w:rPr>
          <w:rFonts w:ascii="Arial" w:hAnsi="Arial" w:cs="Arial"/>
        </w:rPr>
        <w:t>No interstitial spacing between paragraphs</w:t>
      </w:r>
    </w:p>
    <w:p w14:paraId="3E54E0A1" w14:textId="4644D44B" w:rsidR="003965D6" w:rsidRPr="00AD6AF1" w:rsidRDefault="003965D6">
      <w:pPr>
        <w:pStyle w:val="CommentText"/>
        <w:rPr>
          <w:rFonts w:ascii="Arial" w:hAnsi="Arial" w:cs="Arial"/>
        </w:rPr>
      </w:pPr>
      <w:r>
        <w:rPr>
          <w:rFonts w:ascii="Arial" w:hAnsi="Arial" w:cs="Arial"/>
        </w:rPr>
        <w:t xml:space="preserve">No blank line at start of new text after header </w:t>
      </w:r>
    </w:p>
    <w:p w14:paraId="20827E11" w14:textId="7CD46FA8" w:rsidR="003965D6" w:rsidRDefault="003965D6">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3965D6" w:rsidRDefault="003965D6">
      <w:pPr>
        <w:pStyle w:val="CommentText"/>
        <w:rPr>
          <w:rFonts w:ascii="Arial" w:hAnsi="Arial" w:cs="Arial"/>
        </w:rPr>
      </w:pPr>
      <w:r>
        <w:rPr>
          <w:rFonts w:ascii="Arial" w:hAnsi="Arial" w:cs="Arial"/>
        </w:rPr>
        <w:t>Page break between main headers</w:t>
      </w:r>
    </w:p>
    <w:p w14:paraId="66C72283" w14:textId="77777777" w:rsidR="003965D6" w:rsidRDefault="003965D6">
      <w:pPr>
        <w:pStyle w:val="CommentText"/>
        <w:rPr>
          <w:rFonts w:ascii="Arial" w:hAnsi="Arial" w:cs="Arial"/>
        </w:rPr>
      </w:pPr>
    </w:p>
    <w:p w14:paraId="2F3B23F1" w14:textId="77777777" w:rsidR="003965D6" w:rsidRDefault="003965D6">
      <w:pPr>
        <w:pStyle w:val="CommentText"/>
        <w:rPr>
          <w:rFonts w:ascii="Arial" w:hAnsi="Arial" w:cs="Arial"/>
        </w:rPr>
      </w:pPr>
      <w:r>
        <w:rPr>
          <w:rFonts w:ascii="Arial" w:hAnsi="Arial" w:cs="Arial"/>
        </w:rPr>
        <w:t>Tables and Figures:</w:t>
      </w:r>
    </w:p>
    <w:p w14:paraId="7C171EA6" w14:textId="77777777" w:rsidR="003965D6" w:rsidRDefault="003965D6">
      <w:pPr>
        <w:pStyle w:val="CommentText"/>
        <w:rPr>
          <w:rFonts w:ascii="Arial" w:hAnsi="Arial" w:cs="Arial"/>
        </w:rPr>
      </w:pPr>
      <w:r>
        <w:rPr>
          <w:rFonts w:ascii="Arial" w:hAnsi="Arial" w:cs="Arial"/>
        </w:rPr>
        <w:t>In line with text</w:t>
      </w:r>
    </w:p>
    <w:p w14:paraId="75560753" w14:textId="77777777" w:rsidR="003965D6" w:rsidRDefault="003965D6">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3965D6" w:rsidRDefault="003965D6">
      <w:pPr>
        <w:pStyle w:val="CommentText"/>
        <w:rPr>
          <w:rFonts w:ascii="Arial" w:hAnsi="Arial" w:cs="Arial"/>
        </w:rPr>
      </w:pPr>
    </w:p>
    <w:p w14:paraId="59045F7D" w14:textId="77777777" w:rsidR="003965D6" w:rsidRDefault="003965D6">
      <w:pPr>
        <w:pStyle w:val="CommentText"/>
        <w:rPr>
          <w:rFonts w:ascii="Arial" w:hAnsi="Arial" w:cs="Arial"/>
        </w:rPr>
      </w:pPr>
      <w:r>
        <w:rPr>
          <w:rFonts w:ascii="Arial" w:hAnsi="Arial" w:cs="Arial"/>
        </w:rPr>
        <w:t>Color Scheme:</w:t>
      </w:r>
    </w:p>
    <w:p w14:paraId="232E7E8C" w14:textId="77777777" w:rsidR="003965D6" w:rsidRDefault="003965D6">
      <w:pPr>
        <w:pStyle w:val="CommentText"/>
        <w:rPr>
          <w:rFonts w:ascii="Arial" w:hAnsi="Arial" w:cs="Arial"/>
        </w:rPr>
      </w:pPr>
      <w:r>
        <w:rPr>
          <w:rFonts w:ascii="Arial" w:hAnsi="Arial" w:cs="Arial"/>
        </w:rPr>
        <w:t>Paul Tol’s Bright Color Scheme for unordered categorical variables</w:t>
      </w:r>
    </w:p>
    <w:p w14:paraId="6C774086" w14:textId="733E8406" w:rsidR="003965D6" w:rsidRDefault="003965D6">
      <w:pPr>
        <w:pStyle w:val="CommentText"/>
        <w:rPr>
          <w:rFonts w:ascii="Arial" w:hAnsi="Arial" w:cs="Arial"/>
        </w:rPr>
      </w:pPr>
      <w:r>
        <w:rPr>
          <w:rFonts w:ascii="Arial" w:hAnsi="Arial" w:cs="Arial"/>
        </w:rPr>
        <w:t>Viridis for continuous, or ordered variables</w:t>
      </w:r>
    </w:p>
    <w:p w14:paraId="617558C0" w14:textId="5F6FCC61" w:rsidR="003965D6" w:rsidRPr="00171088" w:rsidRDefault="003965D6">
      <w:pPr>
        <w:pStyle w:val="CommentText"/>
      </w:pPr>
    </w:p>
  </w:comment>
  <w:comment w:id="2" w:author="COUTURE Ryan B * ODFW" w:date="2022-11-14T15:44:00Z" w:initials="CRB*O">
    <w:p w14:paraId="323633C6" w14:textId="77777777" w:rsidR="003965D6" w:rsidRDefault="003965D6" w:rsidP="001F7B0A">
      <w:pPr>
        <w:pStyle w:val="CommentText"/>
      </w:pPr>
      <w:r>
        <w:rPr>
          <w:rStyle w:val="CommentReference"/>
        </w:rPr>
        <w:annotationRef/>
      </w:r>
      <w:r>
        <w:t>There "may" be samples from Above Cougar for some of these years as well.  Do we have any of these samples or data?</w:t>
      </w:r>
    </w:p>
  </w:comment>
  <w:comment w:id="3" w:author="COUTURE Ryan B * ODFW" w:date="2022-11-14T15:54:00Z" w:initials="CRB*O">
    <w:p w14:paraId="78F475B3" w14:textId="77777777" w:rsidR="003965D6" w:rsidRDefault="003965D6" w:rsidP="001F7B0A">
      <w:pPr>
        <w:pStyle w:val="CommentText"/>
      </w:pPr>
      <w:r>
        <w:rPr>
          <w:rStyle w:val="CommentReference"/>
        </w:rPr>
        <w:annotationRef/>
      </w:r>
      <w:r>
        <w:t>Below in the methods there is a comment about above dam SGS</w:t>
      </w:r>
    </w:p>
  </w:comment>
  <w:comment w:id="4" w:author="David Dayan" w:date="2022-11-17T17:32:00Z" w:initials="DD">
    <w:p w14:paraId="5EF16421" w14:textId="740AA789" w:rsidR="00463744" w:rsidRDefault="00463744">
      <w:pPr>
        <w:pStyle w:val="CommentText"/>
      </w:pPr>
      <w:r>
        <w:rPr>
          <w:rStyle w:val="CommentReference"/>
        </w:rPr>
        <w:annotationRef/>
      </w:r>
      <w:r>
        <w:t xml:space="preserve">Yes, there are 12 precocial males and 5 NOR carcasses from above the dam that are evaluated as candidate parents. </w:t>
      </w:r>
    </w:p>
  </w:comment>
  <w:comment w:id="5" w:author="David Dayan" w:date="2022-11-03T14:31:00Z" w:initials="DD">
    <w:p w14:paraId="47811797" w14:textId="77777777" w:rsidR="003965D6" w:rsidRDefault="003965D6">
      <w:pPr>
        <w:pStyle w:val="CommentText"/>
      </w:pPr>
      <w:r>
        <w:rPr>
          <w:rStyle w:val="CommentReference"/>
        </w:rPr>
        <w:annotationRef/>
      </w:r>
      <w:r>
        <w:t>Should we also highlight other risks to UWR chinook salmon?</w:t>
      </w:r>
    </w:p>
    <w:p w14:paraId="547496BE" w14:textId="77777777" w:rsidR="003965D6" w:rsidRDefault="003965D6">
      <w:pPr>
        <w:pStyle w:val="CommentText"/>
      </w:pPr>
    </w:p>
    <w:p w14:paraId="7AFD692D" w14:textId="39BF0D69" w:rsidR="003965D6" w:rsidRDefault="003965D6">
      <w:pPr>
        <w:pStyle w:val="CommentText"/>
      </w:pPr>
      <w:r>
        <w:t xml:space="preserve">“In addition to the risks posed by the Cougar and other high head dams throughout tributaries of the McKenzie, UWR spring Chinook salmon face risks of land use associated habitat degradation, and the ecological and genetic effects of a large hatchery program”  </w:t>
      </w:r>
    </w:p>
  </w:comment>
  <w:comment w:id="6" w:author="David Dayan" w:date="2022-11-14T16:18:00Z" w:initials="DD">
    <w:p w14:paraId="1992C39C" w14:textId="77777777" w:rsidR="003965D6" w:rsidRDefault="003965D6">
      <w:pPr>
        <w:pStyle w:val="CommentText"/>
      </w:pPr>
      <w:r>
        <w:rPr>
          <w:rStyle w:val="CommentReference"/>
        </w:rPr>
        <w:annotationRef/>
      </w:r>
      <w:r>
        <w:t xml:space="preserve">Following the previous reports, and in the interest of brevity, I </w:t>
      </w:r>
      <w:r w:rsidR="00970706">
        <w:t xml:space="preserve">frequently </w:t>
      </w:r>
      <w:r>
        <w:t>use “population” as a shorthand to refer to the collective of all salmon above the dam in the intro and discussion, but if others are uncomfortable with this we can work to think of an alternative.</w:t>
      </w:r>
    </w:p>
    <w:p w14:paraId="000F9EC2" w14:textId="63DA0014" w:rsidR="00970706" w:rsidRDefault="00970706">
      <w:pPr>
        <w:pStyle w:val="CommentText"/>
      </w:pPr>
      <w:r>
        <w:t>It is considered in the discussion as well.</w:t>
      </w:r>
    </w:p>
  </w:comment>
  <w:comment w:id="7" w:author="David Dayan" w:date="2022-11-01T15:41:00Z" w:initials="DD">
    <w:p w14:paraId="25F51C9C" w14:textId="57CA1CA4" w:rsidR="003965D6" w:rsidRDefault="003965D6">
      <w:pPr>
        <w:pStyle w:val="CommentText"/>
      </w:pPr>
      <w:r>
        <w:rPr>
          <w:rStyle w:val="CommentReference"/>
        </w:rPr>
        <w:annotationRef/>
      </w:r>
      <w:r>
        <w:t xml:space="preserve">Our research addresses the RM&amp;E needs of more RPAs than we listed in NSNT report. I included them in the draft here, using prior MCKR reports for guidance, but they should probably be reviewed carefully by those more familiar with the </w:t>
      </w:r>
      <w:proofErr w:type="spellStart"/>
      <w:r>
        <w:t>BiOp</w:t>
      </w:r>
      <w:proofErr w:type="spellEnd"/>
      <w:r>
        <w:t xml:space="preserve">. </w:t>
      </w:r>
    </w:p>
    <w:p w14:paraId="7B10AEC8" w14:textId="77777777" w:rsidR="003965D6" w:rsidRDefault="003965D6">
      <w:pPr>
        <w:pStyle w:val="CommentText"/>
      </w:pPr>
    </w:p>
    <w:p w14:paraId="24941711" w14:textId="77777777" w:rsidR="00970706" w:rsidRDefault="003965D6">
      <w:pPr>
        <w:pStyle w:val="CommentText"/>
      </w:pPr>
      <w:r>
        <w:t xml:space="preserve">I included a rationale as a comment for each of the RPAs that I </w:t>
      </w:r>
      <w:r w:rsidR="00463744">
        <w:t>included</w:t>
      </w:r>
      <w:r>
        <w:t xml:space="preserve"> in addition to those identified by Banks 2014. </w:t>
      </w:r>
    </w:p>
    <w:p w14:paraId="6A86FC1D" w14:textId="77777777" w:rsidR="00970706" w:rsidRDefault="00970706">
      <w:pPr>
        <w:pStyle w:val="CommentText"/>
      </w:pPr>
    </w:p>
    <w:p w14:paraId="71EF79D4" w14:textId="4ECB2F2A" w:rsidR="003965D6" w:rsidRDefault="003965D6" w:rsidP="00970706">
      <w:pPr>
        <w:pStyle w:val="CommentText"/>
      </w:pPr>
      <w:r>
        <w:t xml:space="preserve">Please delete the RPAs as necessary. </w:t>
      </w:r>
    </w:p>
  </w:comment>
  <w:comment w:id="8" w:author="David Dayan" w:date="2022-11-01T15:43:00Z" w:initials="DD">
    <w:p w14:paraId="4BB53B45" w14:textId="77777777" w:rsidR="003965D6" w:rsidRDefault="003965D6">
      <w:pPr>
        <w:pStyle w:val="CommentText"/>
      </w:pPr>
      <w:r>
        <w:rPr>
          <w:rStyle w:val="CommentReference"/>
        </w:rPr>
        <w:annotationRef/>
      </w:r>
      <w:r>
        <w:t>Not included in list provided in Banks 2014.</w:t>
      </w:r>
    </w:p>
    <w:p w14:paraId="29175C1D" w14:textId="77777777" w:rsidR="003965D6" w:rsidRDefault="003965D6">
      <w:pPr>
        <w:pStyle w:val="CommentText"/>
      </w:pPr>
    </w:p>
    <w:p w14:paraId="6AB748DD" w14:textId="504C998C" w:rsidR="003965D6" w:rsidRDefault="003965D6">
      <w:pPr>
        <w:pStyle w:val="CommentText"/>
      </w:pPr>
      <w:r>
        <w:t xml:space="preserve">Evaluating release group level variables allows us to recommend optimization of protocols for handling and release conditions. For example, release group density is included as a fixed effect in the GLMM </w:t>
      </w:r>
      <w:r w:rsidR="00970706">
        <w:t>but is excluded during model selection indicating that the range of densities currently in use are probably working equally well.</w:t>
      </w:r>
      <w:r>
        <w:t xml:space="preserve"> </w:t>
      </w:r>
    </w:p>
  </w:comment>
  <w:comment w:id="9" w:author="David Dayan" w:date="2022-11-01T15:53:00Z" w:initials="DD">
    <w:p w14:paraId="326705D3" w14:textId="32F40469" w:rsidR="003965D6" w:rsidRDefault="003965D6">
      <w:pPr>
        <w:pStyle w:val="CommentText"/>
      </w:pPr>
      <w:r>
        <w:rPr>
          <w:rStyle w:val="CommentReference"/>
        </w:rPr>
        <w:annotationRef/>
      </w:r>
      <w:r>
        <w:t>Not included in list provided in Banks 2014, but this one is pretty straightforward</w:t>
      </w:r>
    </w:p>
  </w:comment>
  <w:comment w:id="10" w:author="David Dayan" w:date="2022-11-01T16:48:00Z" w:initials="DD">
    <w:p w14:paraId="28E1CC18" w14:textId="1BAA42F5" w:rsidR="003965D6" w:rsidRDefault="003965D6">
      <w:pPr>
        <w:pStyle w:val="CommentText"/>
      </w:pPr>
      <w:r>
        <w:rPr>
          <w:rStyle w:val="CommentReference"/>
        </w:rPr>
        <w:annotationRef/>
      </w:r>
      <w:r>
        <w:t>Not included in list provided in Banks 2014, but this one is pretty straightforward as well</w:t>
      </w:r>
    </w:p>
  </w:comment>
  <w:comment w:id="11" w:author="David Dayan" w:date="2022-11-01T16:49:00Z" w:initials="DD">
    <w:p w14:paraId="1710B16F" w14:textId="77777777" w:rsidR="00970706" w:rsidRDefault="003965D6">
      <w:pPr>
        <w:pStyle w:val="CommentText"/>
      </w:pPr>
      <w:r>
        <w:rPr>
          <w:rStyle w:val="CommentReference"/>
        </w:rPr>
        <w:annotationRef/>
      </w:r>
      <w:r>
        <w:t>This one is included in Banks</w:t>
      </w:r>
      <w:r w:rsidR="00970706">
        <w:t xml:space="preserve"> 2014</w:t>
      </w:r>
      <w:r>
        <w:t>, but might need to be removed because it may be focused on RS, not TLF.</w:t>
      </w:r>
    </w:p>
    <w:p w14:paraId="3EF2F3A7" w14:textId="1C9EE700" w:rsidR="003965D6" w:rsidRDefault="003965D6">
      <w:pPr>
        <w:pStyle w:val="CommentText"/>
      </w:pPr>
      <w:r>
        <w:t xml:space="preserve"> </w:t>
      </w:r>
    </w:p>
    <w:p w14:paraId="1C7484BC" w14:textId="1360580B" w:rsidR="003965D6" w:rsidRDefault="003965D6">
      <w:pPr>
        <w:pStyle w:val="CommentText"/>
      </w:pPr>
      <w:r>
        <w:t>I think it might be worth including because (1) RS and TLF are somewhat correlated, and (2) I think we can infer from its inclusion in the broader RPA (9.5.1) that the question being addressed here is related to adverse effects of hatchery influence on fitness generally, not RS specifically</w:t>
      </w:r>
    </w:p>
  </w:comment>
  <w:comment w:id="13" w:author="COUTURE Ryan B * ODFW" w:date="2022-11-14T15:47:00Z" w:initials="CRB*O">
    <w:p w14:paraId="24E68621" w14:textId="1A1019B8" w:rsidR="003965D6" w:rsidRDefault="003965D6" w:rsidP="001F7B0A">
      <w:pPr>
        <w:pStyle w:val="CommentText"/>
      </w:pPr>
      <w:r>
        <w:rPr>
          <w:rStyle w:val="CommentReference"/>
        </w:rPr>
        <w:annotationRef/>
      </w:r>
      <w:r>
        <w:t>HOR's, to my knowledge, collected at Cougar are not hauled and released above Cougar.  Do we have data/samples to support this?</w:t>
      </w:r>
      <w:r>
        <w:br/>
      </w:r>
    </w:p>
  </w:comment>
  <w:comment w:id="19" w:author="COUTURE Ryan B * ODFW" w:date="2022-11-14T15:49:00Z" w:initials="CRB*O">
    <w:p w14:paraId="2B2BD7EC" w14:textId="77777777" w:rsidR="003965D6" w:rsidRDefault="003965D6" w:rsidP="001F7B0A">
      <w:pPr>
        <w:pStyle w:val="CommentText"/>
      </w:pPr>
      <w:r>
        <w:rPr>
          <w:rStyle w:val="CommentReference"/>
        </w:rPr>
        <w:annotationRef/>
      </w:r>
      <w:r>
        <w:t>Makes it sound like a transport tank.  Maybe "holding ponds"  ??</w:t>
      </w:r>
    </w:p>
  </w:comment>
  <w:comment w:id="20" w:author="David Dayan" w:date="2022-11-18T15:59:00Z" w:initials="DD">
    <w:p w14:paraId="7673BF45" w14:textId="52BC7618" w:rsidR="00970706" w:rsidRDefault="00970706">
      <w:pPr>
        <w:pStyle w:val="CommentText"/>
      </w:pPr>
      <w:r>
        <w:rPr>
          <w:rStyle w:val="CommentReference"/>
        </w:rPr>
        <w:annotationRef/>
      </w:r>
      <w:r>
        <w:t>Yes. I will make this change.</w:t>
      </w:r>
    </w:p>
  </w:comment>
  <w:comment w:id="21" w:author="David Dayan" w:date="2022-10-05T17:29:00Z" w:initials="DD">
    <w:p w14:paraId="7640737F" w14:textId="141DDAEB" w:rsidR="003965D6" w:rsidRDefault="003965D6">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22" w:author="COUTURE Ryan B * ODFW" w:date="2022-11-14T15:50:00Z" w:initials="CRB*O">
    <w:p w14:paraId="151E4AAA" w14:textId="77777777" w:rsidR="003965D6" w:rsidRDefault="003965D6" w:rsidP="001F7B0A">
      <w:pPr>
        <w:pStyle w:val="CommentText"/>
      </w:pPr>
      <w:r>
        <w:rPr>
          <w:rStyle w:val="CommentReference"/>
        </w:rPr>
        <w:annotationRef/>
      </w:r>
      <w:r>
        <w:t>I can try to help on this one.  There are a number of injunction measures intended to increase downstream passage survival.  No construction is planned in the near term, just draw down, etc.</w:t>
      </w:r>
    </w:p>
  </w:comment>
  <w:comment w:id="23" w:author="COUTURE Ryan B * ODFW" w:date="2022-11-14T15:50:00Z" w:initials="CRB*O">
    <w:p w14:paraId="6CD55E46" w14:textId="77777777" w:rsidR="003965D6" w:rsidRDefault="003965D6" w:rsidP="001F7B0A">
      <w:pPr>
        <w:pStyle w:val="CommentText"/>
      </w:pPr>
      <w:r>
        <w:rPr>
          <w:rStyle w:val="CommentReference"/>
        </w:rPr>
        <w:annotationRef/>
      </w:r>
      <w:r>
        <w:t>I may need to get some clarification from Jeff Ziller if we need more detail here</w:t>
      </w:r>
    </w:p>
  </w:comment>
  <w:comment w:id="24" w:author="David Dayan" w:date="2022-10-07T12:16:00Z" w:initials="DD">
    <w:p w14:paraId="3C71B80D" w14:textId="2DFDA2F9" w:rsidR="003965D6" w:rsidRDefault="003965D6">
      <w:pPr>
        <w:pStyle w:val="CommentText"/>
      </w:pPr>
      <w:r>
        <w:rPr>
          <w:rStyle w:val="CommentReference"/>
        </w:rPr>
        <w:annotationRef/>
      </w:r>
      <w:r>
        <w:t>This is the map from Sard 2016. Time permitting, I’d really like to create a new map that demonstrates the location of the downstream release site, all sites above the dam with names, both the Leaburg and McKenzie hatcheries, and some depiction of the LSDR/recycling program</w:t>
      </w:r>
    </w:p>
  </w:comment>
  <w:comment w:id="25" w:author="Kathleen O'Malley" w:date="2022-10-15T14:24:00Z" w:initials="OMKG">
    <w:p w14:paraId="4E0DD0B5" w14:textId="4A2C9B06" w:rsidR="003965D6" w:rsidRDefault="003965D6">
      <w:pPr>
        <w:pStyle w:val="CommentText"/>
      </w:pPr>
      <w:r>
        <w:rPr>
          <w:rStyle w:val="CommentReference"/>
        </w:rPr>
        <w:annotationRef/>
      </w:r>
      <w:r>
        <w:t>Sounds good</w:t>
      </w:r>
    </w:p>
  </w:comment>
  <w:comment w:id="26" w:author="David Dayan" w:date="2022-10-21T15:08:00Z" w:initials="DD">
    <w:p w14:paraId="72F4E345" w14:textId="29EC2D94" w:rsidR="003965D6" w:rsidRDefault="003965D6">
      <w:pPr>
        <w:pStyle w:val="CommentText"/>
      </w:pPr>
      <w:r>
        <w:rPr>
          <w:rStyle w:val="CommentReference"/>
        </w:rPr>
        <w:annotationRef/>
      </w:r>
      <w:r>
        <w:t>Current figure doesn’t include Forest Glen (downstream release site)</w:t>
      </w:r>
    </w:p>
  </w:comment>
  <w:comment w:id="27" w:author="COUTURE Ryan B * ODFW" w:date="2022-11-14T15:52:00Z" w:initials="CRB*O">
    <w:p w14:paraId="24BB4FBB" w14:textId="77777777" w:rsidR="003965D6" w:rsidRDefault="003965D6" w:rsidP="001F7B0A">
      <w:pPr>
        <w:pStyle w:val="CommentText"/>
      </w:pPr>
      <w:r>
        <w:rPr>
          <w:rStyle w:val="CommentReference"/>
        </w:rPr>
        <w:annotationRef/>
      </w:r>
      <w:r>
        <w:t xml:space="preserve">As noted above, I didn't think this was the practice, but USACE operates this facility.  </w:t>
      </w:r>
    </w:p>
  </w:comment>
  <w:comment w:id="28" w:author="David Dayan" w:date="2022-11-14T17:06:00Z" w:initials="DD">
    <w:p w14:paraId="4D1ECB78" w14:textId="7EE598D2" w:rsidR="003965D6" w:rsidRDefault="003965D6">
      <w:pPr>
        <w:pStyle w:val="CommentText"/>
      </w:pPr>
      <w:r>
        <w:rPr>
          <w:rStyle w:val="CommentReference"/>
        </w:rPr>
        <w:annotationRef/>
      </w:r>
      <w:r w:rsidR="00970706">
        <w:t>See email correspondence Nov 17th</w:t>
      </w:r>
    </w:p>
  </w:comment>
  <w:comment w:id="29" w:author="David Dayan" w:date="2022-10-21T15:15:00Z" w:initials="DD">
    <w:p w14:paraId="2CB8B6B2" w14:textId="538C3240" w:rsidR="003965D6" w:rsidRDefault="003965D6" w:rsidP="00A86C6F">
      <w:pPr>
        <w:pStyle w:val="CommentText"/>
      </w:pPr>
      <w:r>
        <w:rPr>
          <w:rStyle w:val="CommentReference"/>
        </w:rPr>
        <w:annotationRef/>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3965D6" w:rsidRDefault="003965D6">
      <w:pPr>
        <w:pStyle w:val="CommentText"/>
      </w:pPr>
      <w:r>
        <w:t xml:space="preserve"> </w:t>
      </w:r>
    </w:p>
    <w:p w14:paraId="359F73DF" w14:textId="0A4A9722" w:rsidR="003965D6" w:rsidRDefault="003965D6">
      <w:pPr>
        <w:pStyle w:val="CommentText"/>
      </w:pPr>
      <w:r w:rsidRPr="00A86C6F">
        <w:rPr>
          <w:highlight w:val="cyan"/>
        </w:rPr>
        <w:t>This is the first explanation of how the datasets themselves differ between previous reports, and between previous reports and this report.</w:t>
      </w:r>
    </w:p>
  </w:comment>
  <w:comment w:id="30" w:author="COUTURE Ryan B * ODFW" w:date="2022-11-14T15:58:00Z" w:initials="CRB*O">
    <w:p w14:paraId="0CD5EE18" w14:textId="77777777" w:rsidR="003965D6" w:rsidRDefault="003965D6" w:rsidP="001F7B0A">
      <w:pPr>
        <w:pStyle w:val="CommentText"/>
      </w:pPr>
      <w:r>
        <w:rPr>
          <w:rStyle w:val="CommentReference"/>
        </w:rPr>
        <w:annotationRef/>
      </w:r>
      <w:r>
        <w:t>Is there a way to differentiate whether these would have been HOR or NOR parents, or a combination of HxW?</w:t>
      </w:r>
    </w:p>
  </w:comment>
  <w:comment w:id="31" w:author="David Dayan" w:date="2022-11-18T16:00:00Z" w:initials="DD">
    <w:p w14:paraId="3B0C95B0" w14:textId="1D9A0943" w:rsidR="00B20065" w:rsidRDefault="00970706">
      <w:pPr>
        <w:pStyle w:val="CommentText"/>
      </w:pPr>
      <w:r>
        <w:rPr>
          <w:rStyle w:val="CommentReference"/>
        </w:rPr>
        <w:annotationRef/>
      </w:r>
      <w:r w:rsidR="00B20065">
        <w:t xml:space="preserve">No, not conclusively without further genotyping of their likely parents (i.e. the broodstock and NOR salmon below the dam) </w:t>
      </w:r>
    </w:p>
    <w:p w14:paraId="1AB16DC3" w14:textId="77777777" w:rsidR="00B20065" w:rsidRDefault="00B20065">
      <w:pPr>
        <w:pStyle w:val="CommentText"/>
      </w:pPr>
    </w:p>
    <w:p w14:paraId="4924BC68" w14:textId="466A1B0B" w:rsidR="00970706" w:rsidRDefault="00B20065">
      <w:pPr>
        <w:pStyle w:val="CommentText"/>
      </w:pPr>
      <w:r>
        <w:t xml:space="preserve">For the above dam population I have </w:t>
      </w:r>
      <w:r w:rsidR="00970706">
        <w:t>analyze</w:t>
      </w:r>
      <w:r>
        <w:t>d</w:t>
      </w:r>
      <w:r w:rsidR="00970706">
        <w:t xml:space="preserve"> mate pairs</w:t>
      </w:r>
      <w:r>
        <w:t xml:space="preserve"> (</w:t>
      </w:r>
      <w:proofErr w:type="spellStart"/>
      <w:r>
        <w:t>HxH</w:t>
      </w:r>
      <w:proofErr w:type="spellEnd"/>
      <w:r>
        <w:t xml:space="preserve"> vs </w:t>
      </w:r>
      <w:proofErr w:type="spellStart"/>
      <w:r>
        <w:t>HxW</w:t>
      </w:r>
      <w:proofErr w:type="spellEnd"/>
      <w:r>
        <w:t xml:space="preserve"> and </w:t>
      </w:r>
      <w:proofErr w:type="spellStart"/>
      <w:r>
        <w:t>WxW</w:t>
      </w:r>
      <w:proofErr w:type="spellEnd"/>
      <w:r>
        <w:t>)</w:t>
      </w:r>
      <w:r w:rsidR="00970706">
        <w:t>, but d</w:t>
      </w:r>
      <w:r>
        <w:t>id</w:t>
      </w:r>
      <w:r w:rsidR="00970706">
        <w:t xml:space="preserve">n’t include this in the report. </w:t>
      </w:r>
    </w:p>
  </w:comment>
  <w:comment w:id="34" w:author="COUTURE Ryan B * ODFW" w:date="2022-11-14T15:59:00Z" w:initials="CRB*O">
    <w:p w14:paraId="19D5C13D" w14:textId="77777777" w:rsidR="003965D6" w:rsidRDefault="003965D6" w:rsidP="001F7B0A">
      <w:pPr>
        <w:pStyle w:val="CommentText"/>
      </w:pPr>
      <w:r>
        <w:rPr>
          <w:rStyle w:val="CommentReference"/>
        </w:rPr>
        <w:annotationRef/>
      </w:r>
      <w:r>
        <w:t>Assuming this is true, need to confirm</w:t>
      </w:r>
    </w:p>
  </w:comment>
  <w:comment w:id="35" w:author="David Dayan" w:date="2022-11-18T16:06:00Z" w:initials="DD">
    <w:p w14:paraId="6F9C5068" w14:textId="3E26BE46" w:rsidR="00B20065" w:rsidRDefault="00B20065">
      <w:pPr>
        <w:pStyle w:val="CommentText"/>
      </w:pPr>
      <w:r>
        <w:rPr>
          <w:rStyle w:val="CommentReference"/>
        </w:rPr>
        <w:annotationRef/>
      </w:r>
      <w:r>
        <w:t>Yes. I think we can add citation to earlier reports confirming the age structure here.</w:t>
      </w:r>
    </w:p>
  </w:comment>
  <w:comment w:id="38" w:author="David Dayan" w:date="2022-10-05T14:27:00Z" w:initials="DD">
    <w:p w14:paraId="63D66706" w14:textId="2F81780F" w:rsidR="003965D6" w:rsidRDefault="003965D6">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3965D6" w:rsidRDefault="003965D6">
      <w:pPr>
        <w:pStyle w:val="CommentText"/>
        <w:rPr>
          <w:rFonts w:ascii="Arial" w:hAnsi="Arial" w:cs="Arial"/>
        </w:rPr>
      </w:pPr>
    </w:p>
    <w:p w14:paraId="1BB95AB0" w14:textId="560561DB" w:rsidR="003965D6" w:rsidRPr="00857780" w:rsidRDefault="003965D6">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39" w:author="David Dayan" w:date="2022-10-21T15:19:00Z" w:initials="DD">
    <w:p w14:paraId="648E9C26" w14:textId="2743CCD1" w:rsidR="003965D6" w:rsidRDefault="003965D6">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43" w:author="David Dayan" w:date="2022-10-21T15:29:00Z" w:initials="DD">
    <w:p w14:paraId="4135ABA9" w14:textId="06E04738" w:rsidR="003965D6" w:rsidRDefault="003965D6">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3965D6" w:rsidRDefault="003965D6">
      <w:pPr>
        <w:pStyle w:val="CommentText"/>
      </w:pPr>
    </w:p>
    <w:p w14:paraId="22F441EA" w14:textId="031E89F9" w:rsidR="003965D6" w:rsidRDefault="003965D6">
      <w:pPr>
        <w:pStyle w:val="CommentText"/>
      </w:pPr>
      <w:r>
        <w:t>I settled on “new” and  “</w:t>
      </w:r>
      <w:r w:rsidRPr="00D71476">
        <w:t>pedigrees inferred</w:t>
      </w:r>
      <w:r>
        <w:t xml:space="preserve"> using the approach used in this report,” but I think this could still use some work</w:t>
      </w:r>
    </w:p>
  </w:comment>
  <w:comment w:id="44" w:author="COUTURE Ryan B * ODFW" w:date="2022-11-14T16:05:00Z" w:initials="CRB*O">
    <w:p w14:paraId="5927A432" w14:textId="77777777" w:rsidR="003965D6" w:rsidRDefault="003965D6" w:rsidP="001F7B0A">
      <w:pPr>
        <w:pStyle w:val="CommentText"/>
      </w:pPr>
      <w:r>
        <w:rPr>
          <w:rStyle w:val="CommentReference"/>
        </w:rPr>
        <w:annotationRef/>
      </w:r>
      <w:r>
        <w:t>I guess this answers my question above and agree that it would be good to clarrify</w:t>
      </w:r>
    </w:p>
  </w:comment>
  <w:comment w:id="45" w:author="David Dayan" w:date="2022-11-18T16:08:00Z" w:initials="DD">
    <w:p w14:paraId="51CF6BF0" w14:textId="24B88C07" w:rsidR="00B20065" w:rsidRDefault="00B20065">
      <w:pPr>
        <w:pStyle w:val="CommentText"/>
      </w:pPr>
      <w:r>
        <w:rPr>
          <w:rStyle w:val="CommentReference"/>
        </w:rPr>
        <w:annotationRef/>
      </w:r>
      <w:r>
        <w:t>Okay I will try to revise this in the next draft.</w:t>
      </w:r>
    </w:p>
  </w:comment>
  <w:comment w:id="40" w:author="David Dayan" w:date="2022-10-19T16:49:00Z" w:initials="DD">
    <w:p w14:paraId="77D7639B" w14:textId="2763C600" w:rsidR="003965D6" w:rsidRPr="00554D18" w:rsidRDefault="003965D6">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3965D6" w:rsidRPr="00554D18" w:rsidRDefault="003965D6">
      <w:pPr>
        <w:pStyle w:val="CommentText"/>
        <w:rPr>
          <w:highlight w:val="cyan"/>
        </w:rPr>
      </w:pPr>
    </w:p>
    <w:p w14:paraId="70804B9A" w14:textId="04D18D12" w:rsidR="003965D6" w:rsidRDefault="003965D6">
      <w:pPr>
        <w:pStyle w:val="CommentText"/>
      </w:pPr>
      <w:r w:rsidRPr="00554D18">
        <w:rPr>
          <w:highlight w:val="cyan"/>
        </w:rPr>
        <w:t>Really this entire paragraph serves to explain the differences between this report and the previous reports.</w:t>
      </w:r>
    </w:p>
    <w:p w14:paraId="7FFE31B8" w14:textId="45F23490" w:rsidR="003965D6" w:rsidRDefault="003965D6">
      <w:pPr>
        <w:pStyle w:val="CommentText"/>
      </w:pPr>
    </w:p>
  </w:comment>
  <w:comment w:id="41" w:author="COUTURE Ryan B * ODFW" w:date="2022-11-14T16:03:00Z" w:initials="CRB*O">
    <w:p w14:paraId="55C88042" w14:textId="77777777" w:rsidR="003965D6" w:rsidRDefault="003965D6" w:rsidP="001F7B0A">
      <w:pPr>
        <w:pStyle w:val="CommentText"/>
      </w:pPr>
      <w:r>
        <w:rPr>
          <w:rStyle w:val="CommentReference"/>
        </w:rPr>
        <w:annotationRef/>
      </w:r>
      <w:r>
        <w:t>To confirm, recalculating results from the Banks papers as well as Sard?</w:t>
      </w:r>
    </w:p>
  </w:comment>
  <w:comment w:id="42" w:author="David Dayan" w:date="2022-11-18T16:07:00Z" w:initials="DD">
    <w:p w14:paraId="6F5E5493" w14:textId="634E66ED" w:rsidR="00B20065" w:rsidRDefault="00B20065">
      <w:pPr>
        <w:pStyle w:val="CommentText"/>
      </w:pPr>
      <w:r>
        <w:rPr>
          <w:rStyle w:val="CommentReference"/>
        </w:rPr>
        <w:annotationRef/>
      </w:r>
      <w:r>
        <w:t xml:space="preserve">Yes. The Sard 2016 analysis and results is very similar to the Banks 2014 report. </w:t>
      </w:r>
    </w:p>
  </w:comment>
  <w:comment w:id="46" w:author="David Dayan" w:date="2022-11-14T13:09:00Z" w:initials="DD">
    <w:p w14:paraId="1DAE01B0" w14:textId="15714045" w:rsidR="003965D6" w:rsidRDefault="003965D6">
      <w:pPr>
        <w:pStyle w:val="CommentText"/>
        <w:rPr>
          <w:rStyle w:val="CommentReference"/>
        </w:rPr>
      </w:pPr>
      <w:r>
        <w:rPr>
          <w:rStyle w:val="CommentReference"/>
        </w:rPr>
        <w:annotationRef/>
      </w:r>
      <w:r>
        <w:rPr>
          <w:rStyle w:val="CommentReference"/>
        </w:rPr>
        <w:t xml:space="preserve">My preference is to keep the name of this variable (TLF – the number of adult offspring assigned to a candidate parent), and simply note where our pedigree underestimates TLF. </w:t>
      </w:r>
    </w:p>
    <w:p w14:paraId="49EF337F" w14:textId="77777777" w:rsidR="003965D6" w:rsidRDefault="003965D6">
      <w:pPr>
        <w:pStyle w:val="CommentText"/>
        <w:rPr>
          <w:rStyle w:val="CommentReference"/>
        </w:rPr>
      </w:pPr>
    </w:p>
    <w:p w14:paraId="464AB315" w14:textId="04791A10" w:rsidR="003965D6" w:rsidRDefault="003965D6">
      <w:pPr>
        <w:pStyle w:val="CommentText"/>
      </w:pPr>
      <w:r>
        <w:rPr>
          <w:rStyle w:val="CommentReference"/>
        </w:rPr>
        <w:t xml:space="preserve">The alternative, changing the variable name to “fitness” when, for example, age 6 offspring are excluded, seems very confusing to me, particularly because we talk about multiple measures of fitness in the discussion. Previous reports present both reproductive success (age 1 offspring assigned to candidate parents), and TLF, then synthesize these results to discuss “fitness” generally. </w:t>
      </w:r>
    </w:p>
  </w:comment>
  <w:comment w:id="47" w:author="COUTURE Ryan B * ODFW" w:date="2022-11-14T16:14:00Z" w:initials="CRB*O">
    <w:p w14:paraId="5C6CCBBC" w14:textId="77777777" w:rsidR="003965D6" w:rsidRDefault="003965D6" w:rsidP="001F7B0A">
      <w:pPr>
        <w:pStyle w:val="CommentText"/>
      </w:pPr>
      <w:r>
        <w:rPr>
          <w:rStyle w:val="CommentReference"/>
        </w:rPr>
        <w:annotationRef/>
      </w:r>
      <w:r>
        <w:t xml:space="preserve">To ensure I follow, this is because all returning adults (offspring) from these candidate parent cohorts have not yet returned?  </w:t>
      </w:r>
    </w:p>
  </w:comment>
  <w:comment w:id="48" w:author="COUTURE Ryan B * ODFW" w:date="2022-11-14T16:15:00Z" w:initials="CRB*O">
    <w:p w14:paraId="2154E048" w14:textId="29427FB1" w:rsidR="003965D6" w:rsidRDefault="003965D6" w:rsidP="001F7B0A">
      <w:pPr>
        <w:pStyle w:val="CommentText"/>
      </w:pPr>
      <w:r>
        <w:rPr>
          <w:rStyle w:val="CommentReference"/>
        </w:rPr>
        <w:annotationRef/>
      </w:r>
      <w:r>
        <w:t>Maybe I'm missing something because it seems like we would have complete data sets at least for 2015...</w:t>
      </w:r>
    </w:p>
  </w:comment>
  <w:comment w:id="49" w:author="David Dayan" w:date="2022-11-18T16:08:00Z" w:initials="DD">
    <w:p w14:paraId="566BB623" w14:textId="77777777" w:rsidR="00B20065" w:rsidRDefault="00B20065">
      <w:pPr>
        <w:pStyle w:val="CommentText"/>
      </w:pPr>
      <w:r>
        <w:rPr>
          <w:rStyle w:val="CommentReference"/>
        </w:rPr>
        <w:annotationRef/>
      </w:r>
      <w:r>
        <w:t xml:space="preserve">2015 parent TLF would require sampling offspring in 2018, 2019, 2020 and </w:t>
      </w:r>
      <w:r w:rsidRPr="00B20065">
        <w:rPr>
          <w:b/>
          <w:bCs/>
        </w:rPr>
        <w:t>2021</w:t>
      </w:r>
      <w:r>
        <w:rPr>
          <w:b/>
          <w:bCs/>
        </w:rPr>
        <w:t xml:space="preserve">. </w:t>
      </w:r>
      <w:r>
        <w:t>The 2021 offspring are not included in this report, but expected to contribute little to overall fitness (~ 2%).</w:t>
      </w:r>
    </w:p>
    <w:p w14:paraId="49B07D35" w14:textId="77777777" w:rsidR="00B20065" w:rsidRDefault="00B20065">
      <w:pPr>
        <w:pStyle w:val="CommentText"/>
      </w:pPr>
    </w:p>
    <w:p w14:paraId="56E0BE56" w14:textId="7E1FDDCD" w:rsidR="00B20065" w:rsidRDefault="00B20065">
      <w:pPr>
        <w:pStyle w:val="CommentText"/>
      </w:pPr>
      <w:r>
        <w:t xml:space="preserve">We’ve had some back and forth internally about what to do here: call it TLF with a *, </w:t>
      </w:r>
      <w:r w:rsidR="00A102AE">
        <w:t xml:space="preserve">partial TLF </w:t>
      </w:r>
      <w:r>
        <w:t>or something along the lines of “partial fitness”</w:t>
      </w:r>
      <w:r w:rsidRPr="00B20065">
        <w:rPr>
          <w:b/>
          <w:bCs/>
        </w:rPr>
        <w:t xml:space="preserve">  </w:t>
      </w:r>
    </w:p>
  </w:comment>
  <w:comment w:id="50" w:author="David Dayan" w:date="2022-10-21T15:53:00Z" w:initials="DD">
    <w:p w14:paraId="10145595" w14:textId="4083D584" w:rsidR="003965D6" w:rsidRDefault="003965D6"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3965D6" w:rsidRDefault="003965D6" w:rsidP="0040081E">
      <w:pPr>
        <w:pStyle w:val="CommentText"/>
      </w:pPr>
    </w:p>
    <w:p w14:paraId="259DA82B" w14:textId="38F284B9" w:rsidR="003965D6" w:rsidRDefault="003965D6" w:rsidP="0040081E">
      <w:pPr>
        <w:pStyle w:val="CommentText"/>
      </w:pPr>
      <w:r>
        <w:t>We also we expect small changes in CRR due to changes in filtering and assignment procedures.</w:t>
      </w:r>
    </w:p>
  </w:comment>
  <w:comment w:id="51" w:author="COUTURE Ryan B * ODFW" w:date="2022-11-14T16:19:00Z" w:initials="CRB*O">
    <w:p w14:paraId="45C12487" w14:textId="77777777" w:rsidR="003965D6" w:rsidRDefault="003965D6" w:rsidP="001F7B0A">
      <w:pPr>
        <w:pStyle w:val="CommentText"/>
      </w:pPr>
      <w:r>
        <w:rPr>
          <w:rStyle w:val="CommentReference"/>
        </w:rPr>
        <w:annotationRef/>
      </w:r>
      <w:r>
        <w:t>Does this mean we didn't get (don’t have) samples for all NOR's placed above Cougar?</w:t>
      </w:r>
    </w:p>
  </w:comment>
  <w:comment w:id="52" w:author="David Dayan" w:date="2022-11-14T17:24:00Z" w:initials="DD">
    <w:p w14:paraId="110542B4" w14:textId="0AA0BE2F" w:rsidR="003965D6" w:rsidRDefault="003965D6">
      <w:pPr>
        <w:pStyle w:val="CommentText"/>
      </w:pPr>
      <w:r>
        <w:rPr>
          <w:rStyle w:val="CommentReference"/>
        </w:rPr>
        <w:annotationRef/>
      </w:r>
      <w:r>
        <w:t xml:space="preserve">My understanding is that we have fin clips from </w:t>
      </w:r>
      <w:r>
        <w:rPr>
          <w:i/>
          <w:iCs/>
        </w:rPr>
        <w:t xml:space="preserve">essentially </w:t>
      </w:r>
      <w:r>
        <w:t xml:space="preserve">every NOR placed above Cougar, but Banks et al 2016 present strong evidence that both </w:t>
      </w:r>
      <w:proofErr w:type="spellStart"/>
      <w:r>
        <w:t>precocials</w:t>
      </w:r>
      <w:proofErr w:type="spellEnd"/>
      <w:r>
        <w:t xml:space="preserve"> and </w:t>
      </w:r>
      <w:proofErr w:type="spellStart"/>
      <w:r>
        <w:t>adfluvials</w:t>
      </w:r>
      <w:proofErr w:type="spellEnd"/>
      <w:r>
        <w:t xml:space="preserve"> spawn above the dam. </w:t>
      </w:r>
    </w:p>
    <w:p w14:paraId="5BB20506" w14:textId="77777777" w:rsidR="003965D6" w:rsidRDefault="003965D6">
      <w:pPr>
        <w:pStyle w:val="CommentText"/>
      </w:pPr>
    </w:p>
    <w:p w14:paraId="6AB448F2" w14:textId="5D4C784D" w:rsidR="003965D6" w:rsidRDefault="003965D6">
      <w:pPr>
        <w:pStyle w:val="CommentText"/>
      </w:pPr>
      <w:r>
        <w:t xml:space="preserve">So, a big disconnect between Nb and </w:t>
      </w:r>
      <w:proofErr w:type="spellStart"/>
      <w:r>
        <w:t>Ncand</w:t>
      </w:r>
      <w:proofErr w:type="spellEnd"/>
      <w:r>
        <w:t xml:space="preserve"> would provide some evidence that we need to take these unsampled </w:t>
      </w:r>
      <w:proofErr w:type="spellStart"/>
      <w:r>
        <w:t>precocials</w:t>
      </w:r>
      <w:proofErr w:type="spellEnd"/>
      <w:r>
        <w:t xml:space="preserve"> and </w:t>
      </w:r>
      <w:proofErr w:type="spellStart"/>
      <w:r>
        <w:t>adfluvials</w:t>
      </w:r>
      <w:proofErr w:type="spellEnd"/>
      <w:r>
        <w:t xml:space="preserve"> into account.</w:t>
      </w:r>
    </w:p>
  </w:comment>
  <w:comment w:id="53" w:author="David Dayan" w:date="2022-10-20T14:21:00Z" w:initials="DD">
    <w:p w14:paraId="3DE7B388" w14:textId="33B05ABC" w:rsidR="003965D6" w:rsidRDefault="003965D6">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3965D6" w:rsidRDefault="003965D6">
      <w:pPr>
        <w:pStyle w:val="CommentText"/>
      </w:pPr>
    </w:p>
    <w:p w14:paraId="11859ABB" w14:textId="133C25B7" w:rsidR="003965D6" w:rsidRDefault="003965D6">
      <w:pPr>
        <w:pStyle w:val="CommentText"/>
      </w:pPr>
      <w:r>
        <w:t>Also we expect small changes in Nb due to changes upstream in the analysis, including filtering and assignment procedures.</w:t>
      </w:r>
    </w:p>
  </w:comment>
  <w:comment w:id="54" w:author="David Dayan" w:date="2022-10-18T12:57:00Z" w:initials="DD">
    <w:p w14:paraId="13EDAFC1" w14:textId="1BC744DC" w:rsidR="003965D6" w:rsidRDefault="003965D6">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55" w:author="David Dayan" w:date="2022-10-19T16:51:00Z" w:initials="DD">
    <w:p w14:paraId="11E191C7" w14:textId="75C6597F" w:rsidR="003965D6" w:rsidRDefault="003965D6">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xml:space="preserve">, and </w:t>
      </w:r>
      <w:r>
        <w:rPr>
          <w:highlight w:val="cyan"/>
        </w:rPr>
        <w:t>therefore</w:t>
      </w:r>
      <w:r w:rsidRPr="000E20F1">
        <w:rPr>
          <w:highlight w:val="cyan"/>
        </w:rPr>
        <w:t xml:space="preserve"> some of the final sample sizes differ from prior reports.</w:t>
      </w:r>
    </w:p>
  </w:comment>
  <w:comment w:id="56" w:author="David Dayan" w:date="2022-10-18T13:01:00Z" w:initials="DD">
    <w:p w14:paraId="59C662F2" w14:textId="6CD78791" w:rsidR="003965D6" w:rsidRDefault="003965D6">
      <w:pPr>
        <w:pStyle w:val="CommentText"/>
      </w:pPr>
      <w:r>
        <w:rPr>
          <w:rStyle w:val="CommentReference"/>
        </w:rPr>
        <w:annotationRef/>
      </w:r>
      <w:r>
        <w:t>Do we want a more thorough analysis here or would that just clutter the report?</w:t>
      </w:r>
    </w:p>
    <w:p w14:paraId="5BE44550" w14:textId="77777777" w:rsidR="003965D6" w:rsidRDefault="003965D6">
      <w:pPr>
        <w:pStyle w:val="CommentText"/>
      </w:pPr>
    </w:p>
    <w:p w14:paraId="072E3D06" w14:textId="789D916A" w:rsidR="003965D6" w:rsidRDefault="003965D6">
      <w:pPr>
        <w:pStyle w:val="CommentText"/>
      </w:pPr>
      <w:r>
        <w:t>For example, assignment rate may vary little, but the pedigrees could be quite different</w:t>
      </w:r>
    </w:p>
    <w:p w14:paraId="4C7D4B12" w14:textId="77777777" w:rsidR="003965D6" w:rsidRDefault="003965D6">
      <w:pPr>
        <w:pStyle w:val="CommentText"/>
      </w:pPr>
    </w:p>
    <w:p w14:paraId="4BBB11EC" w14:textId="34F5C95A" w:rsidR="003965D6" w:rsidRDefault="003965D6">
      <w:pPr>
        <w:pStyle w:val="CommentText"/>
      </w:pPr>
      <w:r>
        <w:t>I think the important metric is the assignment rate as it tracks all the other important demographic measures very well (mean TLF, CRR, etc), but TLF at the individual level might vary substantially which would influence the GLMM.</w:t>
      </w:r>
    </w:p>
  </w:comment>
  <w:comment w:id="57" w:author="David Dayan" w:date="2022-10-07T14:30:00Z" w:initials="DD">
    <w:p w14:paraId="65C9AC14" w14:textId="24A35A74" w:rsidR="003965D6" w:rsidRDefault="003965D6">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58" w:author="David Dayan" w:date="2022-10-19T15:50:00Z" w:initials="DD">
    <w:p w14:paraId="444C473A" w14:textId="630ECD24" w:rsidR="003965D6" w:rsidRPr="002A45D2" w:rsidRDefault="003965D6">
      <w:pPr>
        <w:pStyle w:val="CommentText"/>
        <w:rPr>
          <w:highlight w:val="cyan"/>
        </w:rPr>
      </w:pPr>
      <w:r w:rsidRPr="002A45D2">
        <w:rPr>
          <w:rStyle w:val="CommentReference"/>
        </w:rPr>
        <w:annotationRef/>
      </w:r>
      <w:r w:rsidRPr="002A45D2">
        <w:rPr>
          <w:highlight w:val="cyan"/>
        </w:rPr>
        <w:t>The presentation of this result varies between reports</w:t>
      </w:r>
      <w:r>
        <w:rPr>
          <w:highlight w:val="cyan"/>
        </w:rPr>
        <w:t xml:space="preserve"> so it takes a bit of work to get these values:</w:t>
      </w:r>
    </w:p>
    <w:p w14:paraId="0B273BD7" w14:textId="77777777" w:rsidR="003965D6" w:rsidRDefault="003965D6">
      <w:pPr>
        <w:pStyle w:val="CommentText"/>
        <w:rPr>
          <w:b/>
          <w:bCs/>
          <w:highlight w:val="cyan"/>
        </w:rPr>
      </w:pPr>
    </w:p>
    <w:p w14:paraId="67FDA33B" w14:textId="3D55443A" w:rsidR="003965D6" w:rsidRPr="005D720F" w:rsidRDefault="003965D6">
      <w:pPr>
        <w:pStyle w:val="CommentText"/>
        <w:rPr>
          <w:highlight w:val="cyan"/>
        </w:rPr>
      </w:pPr>
      <w:r w:rsidRPr="005D720F">
        <w:rPr>
          <w:b/>
          <w:bCs/>
          <w:highlight w:val="cyan"/>
        </w:rPr>
        <w:t>Sard 2016:</w:t>
      </w:r>
      <w:r w:rsidRPr="005D720F">
        <w:rPr>
          <w:highlight w:val="cyan"/>
        </w:rPr>
        <w:t xml:space="preserve"> % assigned is only presented for </w:t>
      </w:r>
      <w:r>
        <w:rPr>
          <w:highlight w:val="cyan"/>
        </w:rPr>
        <w:t>Cougar Trap</w:t>
      </w:r>
      <w:r w:rsidRPr="005D720F">
        <w:rPr>
          <w:highlight w:val="cyan"/>
        </w:rPr>
        <w:t xml:space="preserve">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3965D6" w:rsidRPr="005D720F" w:rsidRDefault="003965D6">
      <w:pPr>
        <w:pStyle w:val="CommentText"/>
        <w:rPr>
          <w:highlight w:val="cyan"/>
        </w:rPr>
      </w:pPr>
    </w:p>
    <w:p w14:paraId="687A3D1B" w14:textId="39BDBD86" w:rsidR="003965D6" w:rsidRPr="005D720F" w:rsidRDefault="003965D6" w:rsidP="00353BF3">
      <w:pPr>
        <w:pStyle w:val="CommentText"/>
        <w:rPr>
          <w:highlight w:val="cyan"/>
        </w:rPr>
      </w:pPr>
      <w:r w:rsidRPr="005D720F">
        <w:rPr>
          <w:b/>
          <w:bCs/>
          <w:highlight w:val="cyan"/>
        </w:rPr>
        <w:t xml:space="preserve">Banks 2016: </w:t>
      </w:r>
      <w:r w:rsidRPr="005D720F">
        <w:rPr>
          <w:highlight w:val="cyan"/>
        </w:rPr>
        <w:t xml:space="preserve">% assigned is presented only for  </w:t>
      </w:r>
      <w:r>
        <w:rPr>
          <w:highlight w:val="cyan"/>
        </w:rPr>
        <w:t>Cougar Trap</w:t>
      </w:r>
      <w:r w:rsidRPr="005D720F">
        <w:rPr>
          <w:highlight w:val="cyan"/>
        </w:rPr>
        <w:t xml:space="preserve"> samples for 2014 and 2015.</w:t>
      </w:r>
    </w:p>
    <w:p w14:paraId="68F28040" w14:textId="79449160" w:rsidR="003965D6" w:rsidRDefault="003965D6" w:rsidP="00353BF3">
      <w:pPr>
        <w:pStyle w:val="CommentText"/>
      </w:pPr>
      <w:r w:rsidRPr="005D720F">
        <w:rPr>
          <w:highlight w:val="cyan"/>
        </w:rPr>
        <w:t>Absolute numbers of assigned an unassigned carcasses are also presented for 2011- 2015.</w:t>
      </w:r>
      <w:r>
        <w:t xml:space="preserve"> </w:t>
      </w:r>
    </w:p>
    <w:p w14:paraId="568A037D" w14:textId="07B4B6BE" w:rsidR="003965D6" w:rsidRDefault="003965D6" w:rsidP="00353BF3">
      <w:pPr>
        <w:pStyle w:val="CommentText"/>
      </w:pPr>
    </w:p>
    <w:p w14:paraId="3AD352D1" w14:textId="43FF5CBE" w:rsidR="003965D6" w:rsidRPr="005D720F" w:rsidRDefault="003965D6" w:rsidP="00353BF3">
      <w:pPr>
        <w:pStyle w:val="CommentText"/>
      </w:pPr>
      <w:r w:rsidRPr="000E20F1">
        <w:rPr>
          <w:b/>
          <w:bCs/>
          <w:highlight w:val="cyan"/>
        </w:rPr>
        <w:t xml:space="preserve">Banks 2014: </w:t>
      </w:r>
      <w:r w:rsidRPr="000E20F1">
        <w:rPr>
          <w:highlight w:val="cyan"/>
        </w:rPr>
        <w:t xml:space="preserve">% </w:t>
      </w:r>
      <w:r w:rsidRPr="005D720F">
        <w:rPr>
          <w:highlight w:val="cyan"/>
        </w:rPr>
        <w:t xml:space="preserve">assigned is only presented for </w:t>
      </w:r>
      <w:r>
        <w:rPr>
          <w:highlight w:val="cyan"/>
        </w:rPr>
        <w:t>Cougar Trap</w:t>
      </w:r>
      <w:r w:rsidRPr="005D720F">
        <w:rPr>
          <w:highlight w:val="cyan"/>
        </w:rPr>
        <w:t xml:space="preserve">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3965D6" w:rsidRDefault="003965D6">
      <w:pPr>
        <w:pStyle w:val="CommentText"/>
        <w:rPr>
          <w:b/>
          <w:bCs/>
        </w:rPr>
      </w:pPr>
    </w:p>
    <w:p w14:paraId="392F0970" w14:textId="2F093EC0" w:rsidR="003965D6" w:rsidRPr="005D720F" w:rsidRDefault="003965D6">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59" w:author="David Dayan" w:date="2022-10-19T16:42:00Z" w:initials="DD">
    <w:p w14:paraId="4FCEA937" w14:textId="7830FCEA" w:rsidR="003965D6" w:rsidRDefault="003965D6">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60" w:author="David Dayan" w:date="2022-11-09T12:31:00Z" w:initials="DD">
    <w:p w14:paraId="53B4FC4B" w14:textId="1FFB3E35" w:rsidR="003965D6" w:rsidRPr="00F96547" w:rsidRDefault="003965D6" w:rsidP="00F96547">
      <w:r>
        <w:rPr>
          <w:rStyle w:val="CommentReference"/>
        </w:rPr>
        <w:annotationRef/>
      </w:r>
      <w:r w:rsidRPr="00F96547">
        <w:rPr>
          <w:rFonts w:ascii="Arial" w:hAnsi="Arial" w:cs="Arial"/>
          <w:color w:val="222222"/>
          <w:shd w:val="clear" w:color="auto" w:fill="FFFFFF"/>
        </w:rPr>
        <w:t>note that the</w:t>
      </w:r>
      <w:r>
        <w:rPr>
          <w:rFonts w:ascii="Arial" w:hAnsi="Arial" w:cs="Arial"/>
          <w:color w:val="222222"/>
          <w:shd w:val="clear" w:color="auto" w:fill="FFFFFF"/>
        </w:rPr>
        <w:t>se</w:t>
      </w:r>
      <w:r w:rsidRPr="00F96547">
        <w:rPr>
          <w:rFonts w:ascii="Arial" w:hAnsi="Arial" w:cs="Arial"/>
          <w:color w:val="222222"/>
          <w:shd w:val="clear" w:color="auto" w:fill="FFFFFF"/>
        </w:rPr>
        <w:t xml:space="preserve"> counts </w:t>
      </w:r>
      <w:r>
        <w:rPr>
          <w:rFonts w:ascii="Arial" w:hAnsi="Arial" w:cs="Arial"/>
          <w:color w:val="222222"/>
          <w:shd w:val="clear" w:color="auto" w:fill="FFFFFF"/>
        </w:rPr>
        <w:t xml:space="preserve">are collections at the trap, not releases above the dam, therefore it </w:t>
      </w:r>
      <w:r w:rsidRPr="00F96547">
        <w:rPr>
          <w:rFonts w:ascii="Arial" w:hAnsi="Arial" w:cs="Arial"/>
          <w:color w:val="222222"/>
          <w:shd w:val="clear" w:color="auto" w:fill="FFFFFF"/>
        </w:rPr>
        <w:t>include</w:t>
      </w:r>
      <w:r>
        <w:rPr>
          <w:rFonts w:ascii="Arial" w:hAnsi="Arial" w:cs="Arial"/>
          <w:color w:val="222222"/>
          <w:shd w:val="clear" w:color="auto" w:fill="FFFFFF"/>
        </w:rPr>
        <w:t>s</w:t>
      </w:r>
      <w:r w:rsidRPr="00F96547">
        <w:rPr>
          <w:rFonts w:ascii="Arial" w:hAnsi="Arial" w:cs="Arial"/>
          <w:color w:val="222222"/>
          <w:shd w:val="clear" w:color="auto" w:fill="FFFFFF"/>
        </w:rPr>
        <w:t xml:space="preserve"> trap mort</w:t>
      </w:r>
      <w:r>
        <w:rPr>
          <w:rFonts w:ascii="Arial" w:hAnsi="Arial" w:cs="Arial"/>
          <w:color w:val="222222"/>
          <w:shd w:val="clear" w:color="auto" w:fill="FFFFFF"/>
        </w:rPr>
        <w:t>alitie</w:t>
      </w:r>
      <w:r w:rsidRPr="00F96547">
        <w:rPr>
          <w:rFonts w:ascii="Arial" w:hAnsi="Arial" w:cs="Arial"/>
          <w:color w:val="222222"/>
          <w:shd w:val="clear" w:color="auto" w:fill="FFFFFF"/>
        </w:rPr>
        <w:t xml:space="preserve">s </w:t>
      </w:r>
      <w:r>
        <w:rPr>
          <w:rFonts w:ascii="Arial" w:hAnsi="Arial" w:cs="Arial"/>
          <w:color w:val="222222"/>
          <w:shd w:val="clear" w:color="auto" w:fill="FFFFFF"/>
        </w:rPr>
        <w:t xml:space="preserve">and other small inconsistencies </w:t>
      </w:r>
      <w:r w:rsidRPr="00F96547">
        <w:rPr>
          <w:rFonts w:ascii="Arial" w:hAnsi="Arial" w:cs="Arial"/>
          <w:color w:val="222222"/>
          <w:shd w:val="clear" w:color="auto" w:fill="FFFFFF"/>
        </w:rPr>
        <w:t>and won't match to the candidate parent numbers</w:t>
      </w:r>
    </w:p>
    <w:p w14:paraId="13A94136" w14:textId="613FAF99" w:rsidR="003965D6" w:rsidRDefault="003965D6">
      <w:pPr>
        <w:pStyle w:val="CommentText"/>
      </w:pPr>
    </w:p>
  </w:comment>
  <w:comment w:id="61" w:author="David Dayan" w:date="2022-10-19T17:03:00Z" w:initials="DD">
    <w:p w14:paraId="2527EDFF" w14:textId="071091BD" w:rsidR="003965D6" w:rsidRPr="00A67FCF" w:rsidRDefault="003965D6">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3965D6" w:rsidRPr="00A67FCF" w:rsidRDefault="003965D6">
      <w:pPr>
        <w:pStyle w:val="CommentText"/>
        <w:rPr>
          <w:highlight w:val="cyan"/>
        </w:rPr>
      </w:pPr>
    </w:p>
    <w:p w14:paraId="7CB27144" w14:textId="743AEB12" w:rsidR="003965D6" w:rsidRPr="00A67FCF" w:rsidRDefault="003965D6">
      <w:pPr>
        <w:pStyle w:val="CommentText"/>
        <w:rPr>
          <w:highlight w:val="cyan"/>
        </w:rPr>
      </w:pPr>
      <w:r w:rsidRPr="00A67FCF">
        <w:rPr>
          <w:highlight w:val="cyan"/>
        </w:rPr>
        <w:t xml:space="preserve">Banks 2014: Figure 12 presents a bar chart of TLF split by year and sex for 2007 and 2008.  </w:t>
      </w:r>
    </w:p>
    <w:p w14:paraId="58777CB3" w14:textId="77777777" w:rsidR="003965D6" w:rsidRPr="00A67FCF" w:rsidRDefault="003965D6">
      <w:pPr>
        <w:pStyle w:val="CommentText"/>
        <w:rPr>
          <w:highlight w:val="cyan"/>
        </w:rPr>
      </w:pPr>
    </w:p>
    <w:p w14:paraId="6771EAD5" w14:textId="74C692C8" w:rsidR="003965D6" w:rsidRPr="00A67FCF" w:rsidRDefault="003965D6">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3965D6" w:rsidRPr="00A67FCF" w:rsidRDefault="003965D6">
      <w:pPr>
        <w:pStyle w:val="CommentText"/>
        <w:rPr>
          <w:highlight w:val="cyan"/>
        </w:rPr>
      </w:pPr>
    </w:p>
    <w:p w14:paraId="40FBE4BA" w14:textId="77777777" w:rsidR="003965D6" w:rsidRDefault="003965D6">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3965D6" w:rsidRDefault="003965D6">
      <w:pPr>
        <w:pStyle w:val="CommentText"/>
      </w:pPr>
    </w:p>
    <w:p w14:paraId="70E10893" w14:textId="2D37249B" w:rsidR="003965D6" w:rsidRDefault="003965D6">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62" w:author="David Dayan" w:date="2022-10-07T16:30:00Z" w:initials="DD">
    <w:p w14:paraId="33794CE8" w14:textId="5E6954C0" w:rsidR="003965D6" w:rsidRDefault="003965D6">
      <w:pPr>
        <w:pStyle w:val="CommentText"/>
      </w:pPr>
      <w:r>
        <w:rPr>
          <w:rStyle w:val="CommentReference"/>
        </w:rPr>
        <w:annotationRef/>
      </w:r>
    </w:p>
    <w:p w14:paraId="72487BF2" w14:textId="0833CB61" w:rsidR="003965D6" w:rsidRDefault="003965D6">
      <w:pPr>
        <w:pStyle w:val="CommentText"/>
      </w:pPr>
      <w:r>
        <w:t>In general though I think presenting a TLF figure will be useful:</w:t>
      </w:r>
    </w:p>
    <w:p w14:paraId="62AA5A69" w14:textId="77777777" w:rsidR="003965D6" w:rsidRDefault="003965D6">
      <w:pPr>
        <w:pStyle w:val="CommentText"/>
      </w:pPr>
    </w:p>
    <w:p w14:paraId="288D3F24" w14:textId="77777777" w:rsidR="003965D6" w:rsidRDefault="003965D6"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3965D6" w:rsidRDefault="003965D6"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3965D6" w:rsidRDefault="003965D6"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(3) Changes in fitness from year to year appear correlated between HORs and NORs,and this interannual variation operates on a similar scale to the HOR NOR fitness differences (indeed we find this in the GLMM too).</w:t>
      </w:r>
    </w:p>
    <w:p w14:paraId="3429E2BF" w14:textId="518334A1" w:rsidR="003965D6" w:rsidRDefault="003965D6">
      <w:pPr>
        <w:pStyle w:val="CommentText"/>
      </w:pPr>
    </w:p>
    <w:p w14:paraId="3186D4D0" w14:textId="071D1C6B" w:rsidR="003965D6" w:rsidRDefault="003965D6">
      <w:pPr>
        <w:pStyle w:val="CommentText"/>
      </w:pPr>
      <w:r>
        <w:t xml:space="preserve">Also note one unusual year (2011), where HOR females  break from their otherwise tight correlation with HOR males and perform better than NOR females. </w:t>
      </w:r>
    </w:p>
    <w:p w14:paraId="57D1C888" w14:textId="6D78198E" w:rsidR="003965D6" w:rsidRDefault="003965D6">
      <w:pPr>
        <w:pStyle w:val="CommentText"/>
      </w:pPr>
    </w:p>
  </w:comment>
  <w:comment w:id="63" w:author="COUTURE Ryan B * ODFW" w:date="2022-11-14T16:36:00Z" w:initials="CRB*O">
    <w:p w14:paraId="7CAC4C60" w14:textId="77777777" w:rsidR="003965D6" w:rsidRDefault="003965D6" w:rsidP="001F7B0A">
      <w:pPr>
        <w:pStyle w:val="CommentText"/>
      </w:pPr>
      <w:r>
        <w:rPr>
          <w:rStyle w:val="CommentReference"/>
        </w:rPr>
        <w:annotationRef/>
      </w:r>
      <w:r>
        <w:t>It is interesting to see that other than HOR males, the groups track pretty close</w:t>
      </w:r>
    </w:p>
  </w:comment>
  <w:comment w:id="64" w:author="David Dayan" w:date="2022-10-19T17:28:00Z" w:initials="DD">
    <w:p w14:paraId="0C0A11E7" w14:textId="0440CBB7" w:rsidR="003965D6" w:rsidRDefault="003965D6">
      <w:pPr>
        <w:pStyle w:val="CommentText"/>
      </w:pPr>
      <w:r>
        <w:rPr>
          <w:rStyle w:val="CommentReference"/>
        </w:rPr>
        <w:annotationRef/>
      </w:r>
      <w:r w:rsidRPr="00A67FCF">
        <w:rPr>
          <w:highlight w:val="cyan"/>
        </w:rPr>
        <w:t>See comment on table 6</w:t>
      </w:r>
    </w:p>
  </w:comment>
  <w:comment w:id="65" w:author="David Dayan" w:date="2022-10-19T17:28:00Z" w:initials="DD">
    <w:p w14:paraId="4F2BE960" w14:textId="77777777" w:rsidR="003965D6" w:rsidRPr="00E511D3" w:rsidRDefault="003965D6">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3965D6" w:rsidRPr="00E511D3" w:rsidRDefault="003965D6">
      <w:pPr>
        <w:pStyle w:val="CommentText"/>
        <w:rPr>
          <w:highlight w:val="cyan"/>
        </w:rPr>
      </w:pPr>
    </w:p>
    <w:p w14:paraId="1D248576" w14:textId="0EAB3C72" w:rsidR="003965D6" w:rsidRPr="00E511D3" w:rsidRDefault="003965D6">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CRR</w:t>
      </w:r>
      <w:r>
        <w:rPr>
          <w:highlight w:val="cyan"/>
          <w:vertAlign w:val="subscript"/>
        </w:rPr>
        <w:t>total</w:t>
      </w:r>
      <w:r w:rsidRPr="00E511D3">
        <w:rPr>
          <w:highlight w:val="cyan"/>
        </w:rPr>
        <w:t xml:space="preserve"> (</w:t>
      </w:r>
      <w:r>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3965D6" w:rsidRPr="00E511D3" w:rsidRDefault="003965D6">
      <w:pPr>
        <w:pStyle w:val="CommentText"/>
        <w:rPr>
          <w:highlight w:val="cyan"/>
        </w:rPr>
      </w:pPr>
    </w:p>
    <w:p w14:paraId="37E7ABE5" w14:textId="4DBA4C94" w:rsidR="003965D6" w:rsidRDefault="003965D6">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3965D6" w:rsidRDefault="003965D6">
      <w:pPr>
        <w:pStyle w:val="CommentText"/>
        <w:rPr>
          <w:sz w:val="22"/>
          <w:szCs w:val="22"/>
          <w:highlight w:val="cyan"/>
        </w:rPr>
      </w:pPr>
    </w:p>
    <w:p w14:paraId="52B66663" w14:textId="3B251C4A" w:rsidR="003965D6" w:rsidRPr="00E511D3" w:rsidRDefault="003965D6">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Pr>
          <w:sz w:val="22"/>
          <w:szCs w:val="22"/>
          <w:highlight w:val="cyan"/>
        </w:rPr>
        <w:t>“</w:t>
      </w:r>
      <w:r w:rsidRPr="00E511D3">
        <w:rPr>
          <w:sz w:val="22"/>
          <w:szCs w:val="22"/>
          <w:highlight w:val="cyan"/>
        </w:rPr>
        <w:t>CRR</w:t>
      </w:r>
      <w:r>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3965D6" w:rsidRPr="00E511D3" w:rsidRDefault="003965D6">
      <w:pPr>
        <w:pStyle w:val="CommentText"/>
        <w:rPr>
          <w:sz w:val="22"/>
          <w:szCs w:val="22"/>
          <w:highlight w:val="cyan"/>
        </w:rPr>
      </w:pPr>
    </w:p>
    <w:p w14:paraId="525DDC22" w14:textId="77777777" w:rsidR="003965D6" w:rsidRPr="00E511D3" w:rsidRDefault="003965D6">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3965D6" w:rsidRPr="00E511D3" w:rsidRDefault="003965D6">
      <w:pPr>
        <w:pStyle w:val="CommentText"/>
        <w:rPr>
          <w:sz w:val="22"/>
          <w:szCs w:val="22"/>
          <w:highlight w:val="cyan"/>
        </w:rPr>
      </w:pPr>
    </w:p>
    <w:p w14:paraId="0E0A113E" w14:textId="77777777" w:rsidR="003965D6" w:rsidRDefault="003965D6">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grandparentage analysis and assigned carcasses are added to the number of offspring contributing to their parent’s CRR. This allows them to revise CRR up for 2007 (0.46) and 2008 (0.45) and present new CRRs for 2009 (0.07) and 2010 (0.18).</w:t>
      </w:r>
    </w:p>
    <w:p w14:paraId="7F9FC10A" w14:textId="77777777" w:rsidR="003965D6" w:rsidRDefault="003965D6">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3965D6" w:rsidRDefault="003965D6">
      <w:pPr>
        <w:pStyle w:val="CommentText"/>
        <w:rPr>
          <w:sz w:val="22"/>
          <w:szCs w:val="22"/>
        </w:rPr>
      </w:pPr>
    </w:p>
    <w:p w14:paraId="2A6036F2" w14:textId="10CFE767" w:rsidR="003965D6" w:rsidRDefault="003965D6">
      <w:pPr>
        <w:pStyle w:val="CommentText"/>
        <w:rPr>
          <w:sz w:val="22"/>
          <w:szCs w:val="22"/>
        </w:rPr>
      </w:pPr>
      <w:r>
        <w:rPr>
          <w:sz w:val="22"/>
          <w:szCs w:val="22"/>
        </w:rPr>
        <w:t>If we use the values without inferred F1s, the Pearson correlation between our CRR</w:t>
      </w:r>
      <w:r>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Pr>
          <w:sz w:val="22"/>
          <w:szCs w:val="22"/>
          <w:vertAlign w:val="subscript"/>
        </w:rPr>
        <w:t>F</w:t>
      </w:r>
      <w:r>
        <w:rPr>
          <w:sz w:val="22"/>
          <w:szCs w:val="22"/>
        </w:rPr>
        <w:t>.</w:t>
      </w:r>
    </w:p>
    <w:p w14:paraId="494C98B8" w14:textId="124E365C" w:rsidR="003965D6" w:rsidRDefault="003965D6">
      <w:pPr>
        <w:pStyle w:val="CommentText"/>
      </w:pPr>
    </w:p>
  </w:comment>
  <w:comment w:id="66" w:author="David Dayan" w:date="2022-10-19T11:34:00Z" w:initials="DD">
    <w:p w14:paraId="4FE08C30" w14:textId="746EF0DD" w:rsidR="003965D6" w:rsidRDefault="003965D6">
      <w:pPr>
        <w:pStyle w:val="CommentText"/>
      </w:pPr>
      <w:r>
        <w:rPr>
          <w:rStyle w:val="CommentReference"/>
        </w:rPr>
        <w:annotationRef/>
      </w:r>
    </w:p>
  </w:comment>
  <w:comment w:id="67" w:author="David Dayan" w:date="2022-10-18T15:06:00Z" w:initials="DD">
    <w:p w14:paraId="19475704" w14:textId="7EC6FCF2" w:rsidR="003965D6" w:rsidRDefault="003965D6">
      <w:pPr>
        <w:pStyle w:val="CommentText"/>
      </w:pPr>
      <w:r>
        <w:rPr>
          <w:rStyle w:val="CommentReference"/>
        </w:rPr>
        <w:annotationRef/>
      </w:r>
      <w:r>
        <w:t>Included this here because we put the interpretation of Nb in the results in the NSNT report but perhaps better in discussion?</w:t>
      </w:r>
    </w:p>
  </w:comment>
  <w:comment w:id="68" w:author="David Dayan" w:date="2022-10-19T18:06:00Z" w:initials="DD">
    <w:p w14:paraId="01143F55" w14:textId="11087E6D" w:rsidR="003965D6" w:rsidRPr="00D22DD3" w:rsidRDefault="003965D6">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r>
        <w:rPr>
          <w:highlight w:val="cyan"/>
        </w:rPr>
        <w:t xml:space="preserve"> for all years instead of either only presenting new results (2011 – 2015), or a combination of new and old results</w:t>
      </w:r>
      <w:r w:rsidRPr="00D22DD3">
        <w:rPr>
          <w:highlight w:val="cyan"/>
        </w:rPr>
        <w:t>.</w:t>
      </w:r>
    </w:p>
    <w:p w14:paraId="7C302C43" w14:textId="5331DB99" w:rsidR="003965D6" w:rsidRPr="00D22DD3" w:rsidRDefault="003965D6">
      <w:pPr>
        <w:pStyle w:val="CommentText"/>
        <w:rPr>
          <w:highlight w:val="cyan"/>
        </w:rPr>
      </w:pPr>
    </w:p>
    <w:p w14:paraId="0C346C61" w14:textId="4E88243F" w:rsidR="003965D6" w:rsidRPr="00D22DD3" w:rsidRDefault="003965D6">
      <w:pPr>
        <w:pStyle w:val="CommentText"/>
        <w:rPr>
          <w:highlight w:val="cyan"/>
        </w:rPr>
      </w:pPr>
      <w:r w:rsidRPr="00D22DD3">
        <w:rPr>
          <w:highlight w:val="cyan"/>
        </w:rPr>
        <w:t xml:space="preserve">Previous work used p_crit of 0.02. We calculate NB at many pcrits, but only present results using singleton filtering given new </w:t>
      </w:r>
      <w:r>
        <w:rPr>
          <w:highlight w:val="cyan"/>
        </w:rPr>
        <w:t>best practices</w:t>
      </w:r>
      <w:r w:rsidRPr="00D22DD3">
        <w:rPr>
          <w:highlight w:val="cyan"/>
        </w:rPr>
        <w:t xml:space="preserve"> for NeEstimator. This more liberal filtering approach increases the Nb estimate by around 40%. </w:t>
      </w:r>
    </w:p>
    <w:p w14:paraId="4ECFB404" w14:textId="194CBC6D" w:rsidR="003965D6" w:rsidRPr="00D22DD3" w:rsidRDefault="003965D6">
      <w:pPr>
        <w:pStyle w:val="CommentText"/>
        <w:rPr>
          <w:highlight w:val="cyan"/>
        </w:rPr>
      </w:pPr>
    </w:p>
    <w:p w14:paraId="3AC2590B" w14:textId="3B9FA7B4" w:rsidR="003965D6" w:rsidRPr="00D22DD3" w:rsidRDefault="003965D6">
      <w:pPr>
        <w:pStyle w:val="CommentText"/>
        <w:rPr>
          <w:highlight w:val="cyan"/>
        </w:rPr>
      </w:pPr>
      <w:r w:rsidRPr="00D22DD3">
        <w:rPr>
          <w:highlight w:val="cyan"/>
        </w:rPr>
        <w:t>Imagine a case where true Nb is</w:t>
      </w:r>
      <w:r>
        <w:rPr>
          <w:highlight w:val="cyan"/>
        </w:rPr>
        <w:t xml:space="preserve"> always</w:t>
      </w:r>
      <w:r w:rsidRPr="00D22DD3">
        <w:rPr>
          <w:highlight w:val="cyan"/>
        </w:rPr>
        <w:t xml:space="preserve"> 100, without presenting the recalculated results for 2007 – 2010, there would be an apparent increase in </w:t>
      </w:r>
      <w:r>
        <w:rPr>
          <w:highlight w:val="cyan"/>
        </w:rPr>
        <w:t xml:space="preserve">estimated </w:t>
      </w:r>
      <w:r w:rsidRPr="00D22DD3">
        <w:rPr>
          <w:highlight w:val="cyan"/>
        </w:rPr>
        <w:t>Nb in 2011 – 2015 to 140, suggestive of an increase in spawner diversity, but this would be entirely driven by the change in methods.</w:t>
      </w:r>
    </w:p>
    <w:p w14:paraId="1C6C9DD9" w14:textId="77777777" w:rsidR="003965D6" w:rsidRPr="00D22DD3" w:rsidRDefault="003965D6">
      <w:pPr>
        <w:pStyle w:val="CommentText"/>
        <w:rPr>
          <w:highlight w:val="cyan"/>
        </w:rPr>
      </w:pPr>
    </w:p>
    <w:p w14:paraId="689BF04B" w14:textId="768D6431" w:rsidR="003965D6" w:rsidRDefault="003965D6">
      <w:pPr>
        <w:pStyle w:val="CommentText"/>
      </w:pPr>
      <w:r w:rsidRPr="00D22DD3">
        <w:rPr>
          <w:highlight w:val="cyan"/>
        </w:rPr>
        <w:t>Previous work also uses NeEstimator v2.0 whereas our results use v2.1. Since we calculated Nb at a pcrit of 0.02 (although we don’t present it here) we can compare the effect of the software version change (and/or changes in filtering to the genetic data) on Nb. At p_crit of 0.02, the new data and software version always produces substantially larger Nb estimates</w:t>
      </w:r>
      <w:r>
        <w:rPr>
          <w:highlight w:val="cyan"/>
        </w:rPr>
        <w:t>, exacerbating the effect of the change in p_crit</w:t>
      </w:r>
      <w:r w:rsidRPr="00D22DD3">
        <w:rPr>
          <w:highlight w:val="cyan"/>
        </w:rPr>
        <w:t>.</w:t>
      </w:r>
      <w:r>
        <w:t xml:space="preserve">  </w:t>
      </w:r>
    </w:p>
  </w:comment>
  <w:comment w:id="69" w:author="COUTURE Ryan B * ODFW" w:date="2022-11-14T16:42:00Z" w:initials="CRB*O">
    <w:p w14:paraId="7DEBEF31" w14:textId="77777777" w:rsidR="003965D6" w:rsidRDefault="003965D6" w:rsidP="001F7B0A">
      <w:pPr>
        <w:pStyle w:val="CommentText"/>
      </w:pPr>
      <w:r>
        <w:rPr>
          <w:rStyle w:val="CommentReference"/>
        </w:rPr>
        <w:annotationRef/>
      </w:r>
      <w:r>
        <w:t>Is this the opposite of results for the N. Santiam?  Would be good to did into this a bit more if so</w:t>
      </w:r>
    </w:p>
  </w:comment>
  <w:comment w:id="70" w:author="David Dayan" w:date="2022-11-14T17:32:00Z" w:initials="DD">
    <w:p w14:paraId="29F15587" w14:textId="2BE96665" w:rsidR="003965D6" w:rsidRDefault="003965D6">
      <w:pPr>
        <w:pStyle w:val="CommentText"/>
      </w:pPr>
      <w:r>
        <w:rPr>
          <w:rStyle w:val="CommentReference"/>
        </w:rPr>
        <w:annotationRef/>
      </w:r>
      <w:r>
        <w:t>Yes, it is different from the North Santiam. I think we want to keep the report mostly focused on McKenzie, but I agree we should think about how to synthesize the McKenzie results with the North Santiam, and perhaps we can include some of this synthesis in the discussion.</w:t>
      </w:r>
    </w:p>
    <w:p w14:paraId="5F62CA95" w14:textId="1381902B" w:rsidR="003965D6" w:rsidRDefault="003965D6">
      <w:pPr>
        <w:pStyle w:val="CommentText"/>
      </w:pPr>
    </w:p>
    <w:p w14:paraId="6C847685" w14:textId="1855EE4B" w:rsidR="003965D6" w:rsidRDefault="003965D6">
      <w:pPr>
        <w:pStyle w:val="CommentText"/>
      </w:pPr>
      <w:r>
        <w:t>Some additional info on this topic to consider:</w:t>
      </w:r>
    </w:p>
    <w:p w14:paraId="33A3733C" w14:textId="77777777" w:rsidR="003965D6" w:rsidRDefault="003965D6">
      <w:pPr>
        <w:pStyle w:val="CommentText"/>
      </w:pPr>
    </w:p>
    <w:p w14:paraId="04586E1B" w14:textId="2B455541" w:rsidR="003965D6" w:rsidRDefault="003965D6">
      <w:pPr>
        <w:pStyle w:val="CommentText"/>
      </w:pPr>
      <w:r>
        <w:t>(1) The overall range of sex ratios between the McKenzie and North Santiam reports is similar. (0.6 to 2.0) vs (0.8 to 2.0)</w:t>
      </w:r>
    </w:p>
    <w:p w14:paraId="1DE469B2" w14:textId="77777777" w:rsidR="003965D6" w:rsidRDefault="003965D6">
      <w:pPr>
        <w:pStyle w:val="CommentText"/>
      </w:pPr>
    </w:p>
    <w:p w14:paraId="0532E0BA" w14:textId="622EDA40" w:rsidR="003965D6" w:rsidRDefault="003965D6">
      <w:pPr>
        <w:pStyle w:val="CommentText"/>
      </w:pPr>
      <w:r>
        <w:t>(2) But, there are more years included in the model for McKenzie than for North Santiam (9 versus 5), and there is only one year with a female biased sex ratio in the North Santiam.</w:t>
      </w:r>
    </w:p>
    <w:p w14:paraId="4181477E" w14:textId="77777777" w:rsidR="003965D6" w:rsidRDefault="003965D6">
      <w:pPr>
        <w:pStyle w:val="CommentText"/>
      </w:pPr>
    </w:p>
    <w:p w14:paraId="7DE21712" w14:textId="070D1B6F" w:rsidR="003965D6" w:rsidRDefault="003965D6">
      <w:pPr>
        <w:pStyle w:val="CommentText"/>
      </w:pPr>
      <w:r>
        <w:t>(3) Similar numbers of salmon are released above the dams on average, but the percent of HOR spawners released above Cougar Dam varies from 47% - 100%. In contrast, with the exception of one year, all salmon released above Detroit Dam were HOR</w:t>
      </w:r>
      <w:r w:rsidR="002F0D3A">
        <w:t xml:space="preserve">. There are a number of reasons why this might mediate the effects of sex ratio, including effects related to mate-choice, </w:t>
      </w:r>
      <w:proofErr w:type="spellStart"/>
      <w:r w:rsidR="002F0D3A">
        <w:t>redd</w:t>
      </w:r>
      <w:proofErr w:type="spellEnd"/>
      <w:r w:rsidR="002F0D3A">
        <w:t xml:space="preserve"> superimposition and others.</w:t>
      </w:r>
    </w:p>
    <w:p w14:paraId="030B95B6" w14:textId="77777777" w:rsidR="003965D6" w:rsidRDefault="003965D6">
      <w:pPr>
        <w:pStyle w:val="CommentText"/>
      </w:pPr>
    </w:p>
    <w:p w14:paraId="69085FC1" w14:textId="2CBB652D" w:rsidR="003965D6" w:rsidRDefault="003965D6">
      <w:pPr>
        <w:pStyle w:val="CommentText"/>
      </w:pPr>
      <w:r>
        <w:t>(4) It seems like salmon released above Cougar Dam dispersed after release much more than those released above Detroit Dam. This is very back of the napkin stuff, but for the 1258 mate pairs identified in the McKenzie pedigree, 571 (55%) were between salmon released in different locations, but in the North Santiam only 1789/2220 (19%) mate pairs were between individuals released in different locations, despite the fact that there are many more release sites in the North Santiam.</w:t>
      </w:r>
      <w:r w:rsidR="00A102AE">
        <w:t xml:space="preserve"> This suggests that spawners may be more free to disperse to optimize the operational sex ratio. </w:t>
      </w:r>
    </w:p>
    <w:p w14:paraId="30A8E760" w14:textId="08174CFB" w:rsidR="003965D6" w:rsidRDefault="003965D6">
      <w:pPr>
        <w:pStyle w:val="CommentText"/>
      </w:pPr>
    </w:p>
    <w:p w14:paraId="00F0F0DC" w14:textId="6D902E02" w:rsidR="003965D6" w:rsidRDefault="003965D6">
      <w:pPr>
        <w:pStyle w:val="CommentText"/>
      </w:pPr>
      <w:r>
        <w:t xml:space="preserve">My suspicion is that either the North Santiam result is spurious, or the sex ratio effect is mediated by the either the </w:t>
      </w:r>
      <w:proofErr w:type="spellStart"/>
      <w:r>
        <w:t>pHOS</w:t>
      </w:r>
      <w:proofErr w:type="spellEnd"/>
      <w:r>
        <w:t xml:space="preserve"> or the ability for spawners to disperse</w:t>
      </w:r>
      <w:r w:rsidR="00A102AE">
        <w:t xml:space="preserve"> to optimize the operational sex ratio</w:t>
      </w:r>
      <w:r>
        <w:t xml:space="preserve">, but I’m not sure we can do much more than speculate here.  </w:t>
      </w:r>
    </w:p>
    <w:p w14:paraId="30858FCD" w14:textId="77777777" w:rsidR="003965D6" w:rsidRDefault="003965D6">
      <w:pPr>
        <w:pStyle w:val="CommentText"/>
      </w:pPr>
    </w:p>
    <w:p w14:paraId="0F156DBB" w14:textId="659C195A" w:rsidR="003965D6" w:rsidRDefault="003965D6">
      <w:pPr>
        <w:pStyle w:val="CommentText"/>
      </w:pPr>
    </w:p>
  </w:comment>
  <w:comment w:id="71" w:author="COUTURE Ryan B * ODFW" w:date="2022-11-14T16:46:00Z" w:initials="CRB*O">
    <w:p w14:paraId="422BE55D" w14:textId="77777777" w:rsidR="003965D6" w:rsidRDefault="003965D6" w:rsidP="001F7B0A">
      <w:pPr>
        <w:pStyle w:val="CommentText"/>
      </w:pPr>
      <w:r>
        <w:rPr>
          <w:rStyle w:val="CommentReference"/>
        </w:rPr>
        <w:annotationRef/>
      </w:r>
      <w:r>
        <w:t>Just so I understand, this infers that timing of recycling is more critical, in terms of NOR's produced above, than recycling itself?</w:t>
      </w:r>
    </w:p>
  </w:comment>
  <w:comment w:id="72" w:author="COUTURE Ryan B * ODFW" w:date="2022-11-14T16:48:00Z" w:initials="CRB*O">
    <w:p w14:paraId="1143085F" w14:textId="77777777" w:rsidR="003965D6" w:rsidRDefault="003965D6" w:rsidP="001F7B0A">
      <w:pPr>
        <w:pStyle w:val="CommentText"/>
      </w:pPr>
      <w:r>
        <w:rPr>
          <w:rStyle w:val="CommentReference"/>
        </w:rPr>
        <w:annotationRef/>
      </w:r>
      <w:r>
        <w:t>Just trying to think through the mgmt implications</w:t>
      </w:r>
    </w:p>
  </w:comment>
  <w:comment w:id="73" w:author="David Dayan" w:date="2022-11-15T13:05:00Z" w:initials="DD">
    <w:p w14:paraId="0FAB82FA" w14:textId="5812D14F" w:rsidR="003965D6" w:rsidRDefault="003965D6">
      <w:pPr>
        <w:pStyle w:val="CommentText"/>
      </w:pPr>
      <w:r>
        <w:rPr>
          <w:rStyle w:val="CommentReference"/>
        </w:rPr>
        <w:annotationRef/>
      </w:r>
      <w:r>
        <w:t>I tend to think of it this way:</w:t>
      </w:r>
    </w:p>
    <w:p w14:paraId="5CC85FE5" w14:textId="61F660DB" w:rsidR="003965D6" w:rsidRDefault="003965D6">
      <w:pPr>
        <w:pStyle w:val="CommentText"/>
      </w:pPr>
    </w:p>
    <w:p w14:paraId="43EE8F98" w14:textId="3CCFD4D7" w:rsidR="003965D6" w:rsidRDefault="003965D6">
      <w:pPr>
        <w:pStyle w:val="CommentText"/>
      </w:pPr>
      <w:r>
        <w:t>Most salmon produced above the dam will still try to return above the dam after downstream recycling, but most NOR immigrants will not.</w:t>
      </w:r>
    </w:p>
    <w:p w14:paraId="0C2517D2" w14:textId="4F23516D" w:rsidR="003965D6" w:rsidRDefault="003965D6">
      <w:pPr>
        <w:pStyle w:val="CommentText"/>
      </w:pPr>
    </w:p>
    <w:p w14:paraId="18F7B1DE" w14:textId="2643800B" w:rsidR="003965D6" w:rsidRDefault="003D25F7">
      <w:pPr>
        <w:pStyle w:val="CommentText"/>
      </w:pPr>
      <w:r>
        <w:t>Additionally, i</w:t>
      </w:r>
      <w:r w:rsidR="003965D6">
        <w:t xml:space="preserve">ndividuals arrive at the dam in two pulses, and the proportion of NOR immigrants increases over time, </w:t>
      </w:r>
      <w:r w:rsidR="005B172E">
        <w:t xml:space="preserve">and </w:t>
      </w:r>
      <w:r w:rsidR="003965D6">
        <w:t>when you put these two effects together you get an early pulse consisting of mostly salmon produced above the dam, and second consisting mostly of NOR immigrants (see below).</w:t>
      </w:r>
    </w:p>
    <w:p w14:paraId="78BD443B" w14:textId="0FEF8B0A" w:rsidR="003965D6" w:rsidRDefault="003965D6">
      <w:pPr>
        <w:pStyle w:val="CommentText"/>
      </w:pPr>
    </w:p>
    <w:p w14:paraId="73B5BEFE" w14:textId="73232249" w:rsidR="003965D6" w:rsidRDefault="003965D6">
      <w:pPr>
        <w:pStyle w:val="CommentText"/>
      </w:pPr>
      <w:r w:rsidRPr="003D3D49">
        <w:rPr>
          <w:noProof/>
        </w:rPr>
        <w:drawing>
          <wp:inline distT="0" distB="0" distL="0" distR="0" wp14:anchorId="25E74D92" wp14:editId="5A130FC6">
            <wp:extent cx="2445058" cy="1638709"/>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
                    <a:stretch>
                      <a:fillRect/>
                    </a:stretch>
                  </pic:blipFill>
                  <pic:spPr>
                    <a:xfrm>
                      <a:off x="0" y="0"/>
                      <a:ext cx="2450864" cy="1642600"/>
                    </a:xfrm>
                    <a:prstGeom prst="rect">
                      <a:avLst/>
                    </a:prstGeom>
                  </pic:spPr>
                </pic:pic>
              </a:graphicData>
            </a:graphic>
          </wp:inline>
        </w:drawing>
      </w:r>
    </w:p>
    <w:p w14:paraId="47D0F65F" w14:textId="77777777" w:rsidR="003965D6" w:rsidRDefault="003965D6" w:rsidP="003D3D49">
      <w:pPr>
        <w:pStyle w:val="CommentText"/>
      </w:pPr>
    </w:p>
    <w:p w14:paraId="1E94C927" w14:textId="02606A0C" w:rsidR="003965D6" w:rsidRDefault="003965D6" w:rsidP="003D3D49">
      <w:pPr>
        <w:pStyle w:val="CommentText"/>
      </w:pPr>
      <w:r>
        <w:t xml:space="preserve">So managers should pick a cutoff date for LSDR that balances the costs and benefits of above dam transport for these two types of salmon collected at the trap. I hope the framing of the discussion will clarify this. </w:t>
      </w:r>
    </w:p>
    <w:p w14:paraId="5E11CCFC" w14:textId="44A07CD3" w:rsidR="003965D6" w:rsidRDefault="003965D6">
      <w:pPr>
        <w:pStyle w:val="CommentText"/>
      </w:pPr>
      <w:r>
        <w:t>.</w:t>
      </w:r>
    </w:p>
  </w:comment>
  <w:comment w:id="74" w:author="COUTURE Ryan B * ODFW" w:date="2022-11-14T16:48:00Z" w:initials="CRB*O">
    <w:p w14:paraId="2C4E0A2B" w14:textId="77777777" w:rsidR="003965D6" w:rsidRDefault="003965D6" w:rsidP="001F7B0A">
      <w:pPr>
        <w:pStyle w:val="CommentText"/>
      </w:pPr>
      <w:r>
        <w:rPr>
          <w:rStyle w:val="CommentReference"/>
        </w:rPr>
        <w:annotationRef/>
      </w:r>
      <w:r>
        <w:t>Is this similar to other studies?</w:t>
      </w:r>
    </w:p>
  </w:comment>
  <w:comment w:id="75" w:author="David Dayan" w:date="2022-11-15T13:06:00Z" w:initials="DD">
    <w:p w14:paraId="474E3B87" w14:textId="71999B90" w:rsidR="003965D6" w:rsidRDefault="003965D6">
      <w:pPr>
        <w:pStyle w:val="CommentText"/>
      </w:pPr>
      <w:r>
        <w:rPr>
          <w:rStyle w:val="CommentReference"/>
        </w:rPr>
        <w:annotationRef/>
      </w:r>
      <w:r>
        <w:t>Yes, this value is similar to those from the North Santiam report (20% below Big Cliff and 30% above Detroit). A key takeaway here is that there is a lot of variance in fitness between spawners (most have zero fitness, but others have 17!), a common finding (Evans et al 2016, Anderson et al 2013)</w:t>
      </w:r>
      <w:r w:rsidR="00104E4C">
        <w:t>.</w:t>
      </w:r>
      <w:r>
        <w:t xml:space="preserve"> </w:t>
      </w:r>
    </w:p>
  </w:comment>
  <w:comment w:id="76" w:author="COUTURE Ryan B * ODFW" w:date="2022-11-14T16:50:00Z" w:initials="CRB*O">
    <w:p w14:paraId="1F5487B7" w14:textId="77777777" w:rsidR="003965D6" w:rsidRDefault="003965D6" w:rsidP="001F7B0A">
      <w:pPr>
        <w:pStyle w:val="CommentText"/>
      </w:pPr>
      <w:r>
        <w:rPr>
          <w:rStyle w:val="CommentReference"/>
        </w:rPr>
        <w:annotationRef/>
      </w:r>
      <w:r>
        <w:t xml:space="preserve">Also limited </w:t>
      </w:r>
      <w:proofErr w:type="spellStart"/>
      <w:r>
        <w:t>affect</w:t>
      </w:r>
      <w:proofErr w:type="spellEnd"/>
      <w:r>
        <w:t xml:space="preserve"> of sex ration bias? Is that because the sex ratios were less skewed?  Than say the NS results</w:t>
      </w:r>
    </w:p>
  </w:comment>
  <w:comment w:id="77" w:author="David Dayan" w:date="2022-11-15T13:26:00Z" w:initials="DD">
    <w:p w14:paraId="0DFE6E6F" w14:textId="35DFD508" w:rsidR="003965D6" w:rsidRDefault="003965D6">
      <w:pPr>
        <w:pStyle w:val="CommentText"/>
      </w:pPr>
      <w:r>
        <w:rPr>
          <w:rStyle w:val="CommentReference"/>
        </w:rPr>
        <w:annotationRef/>
      </w:r>
      <w:r w:rsidR="00104E4C">
        <w:t xml:space="preserve">The total range of modeled sex ratios is similar, but </w:t>
      </w:r>
      <w:r>
        <w:t>skews are not similar between the two reports. North Santiam skewed sex ratios are mostly male biased, and therefore we can really only determine that strongly male skewed sex ratios are worse than neutral sex ratios. McKenzie includes both male and female biased years (and more years).</w:t>
      </w:r>
    </w:p>
  </w:comment>
  <w:comment w:id="78" w:author="COUTURE Ryan B * ODFW" w:date="2022-11-14T16:52:00Z" w:initials="CRB*O">
    <w:p w14:paraId="44C1F1E9" w14:textId="77777777" w:rsidR="003965D6" w:rsidRDefault="003965D6" w:rsidP="001F7B0A">
      <w:pPr>
        <w:pStyle w:val="CommentText"/>
      </w:pPr>
      <w:r>
        <w:rPr>
          <w:rStyle w:val="CommentReference"/>
        </w:rPr>
        <w:annotationRef/>
      </w:r>
      <w:r>
        <w:t>Need to think through how this impacts/supports the LSDR protocols...</w:t>
      </w:r>
    </w:p>
  </w:comment>
  <w:comment w:id="79" w:author="David Dayan" w:date="2022-11-15T14:15:00Z" w:initials="DD">
    <w:p w14:paraId="03DB3966" w14:textId="2EC4BBBF" w:rsidR="003965D6" w:rsidRDefault="003965D6">
      <w:pPr>
        <w:pStyle w:val="CommentText"/>
      </w:pPr>
      <w:r>
        <w:rPr>
          <w:rStyle w:val="CommentReference"/>
        </w:rPr>
        <w:annotationRef/>
      </w:r>
      <w:r>
        <w:t xml:space="preserve">I get into this in the discussion, hopefully it is </w:t>
      </w:r>
      <w:proofErr w:type="spellStart"/>
      <w:r>
        <w:t>clarifiying</w:t>
      </w:r>
      <w:proofErr w:type="spellEnd"/>
      <w:r>
        <w:t xml:space="preserve">. </w:t>
      </w:r>
    </w:p>
  </w:comment>
  <w:comment w:id="80" w:author="David Dayan" w:date="2022-11-03T18:22:00Z" w:initials="DD">
    <w:p w14:paraId="2F88FF3B" w14:textId="62468467" w:rsidR="003965D6" w:rsidRDefault="003965D6">
      <w:pPr>
        <w:pStyle w:val="CommentText"/>
      </w:pPr>
      <w:r>
        <w:rPr>
          <w:rStyle w:val="CommentReference"/>
        </w:rPr>
        <w:annotationRef/>
      </w:r>
      <w:r>
        <w:t xml:space="preserve">Throughout this section I think it is crucial to avoid assumptions about the motivations of managers in implementing LSDR and Recycling. </w:t>
      </w:r>
    </w:p>
    <w:p w14:paraId="3BDFA2D8" w14:textId="77777777" w:rsidR="003965D6" w:rsidRDefault="003965D6">
      <w:pPr>
        <w:pStyle w:val="CommentText"/>
      </w:pPr>
    </w:p>
    <w:p w14:paraId="0DCE09B4" w14:textId="5B5AD070" w:rsidR="003965D6" w:rsidRDefault="003965D6">
      <w:pPr>
        <w:pStyle w:val="CommentText"/>
      </w:pPr>
      <w:r>
        <w:t>I try to clearly outline the costs and benefits of transporting NORs above the dam to both the reintroduction program and to NOR productivity basin-wide. Then, I describe how implementation of recycling influenced the disposition of both NOR immigrants and NORs produced above the dam, compared to either simply transporting all NORs at Cougar above the dam or implementing LSDR.</w:t>
      </w:r>
    </w:p>
    <w:p w14:paraId="2BB2D620" w14:textId="06CD4113" w:rsidR="003965D6" w:rsidRDefault="003965D6">
      <w:pPr>
        <w:pStyle w:val="CommentText"/>
      </w:pPr>
    </w:p>
    <w:p w14:paraId="0B463944" w14:textId="5C799789" w:rsidR="003965D6" w:rsidRDefault="003965D6">
      <w:pPr>
        <w:pStyle w:val="CommentText"/>
      </w:pPr>
      <w:r>
        <w:t>This differs from the approach taken in the previous reports, where LSDR (in 2013 and 2014) was explicitly evaluated on its ability to selectively limit above dam transport of NOR immigrants while permitting above dam transport of NORs produced above the dam.</w:t>
      </w:r>
    </w:p>
    <w:p w14:paraId="064D460A" w14:textId="77777777" w:rsidR="003965D6" w:rsidRDefault="003965D6">
      <w:pPr>
        <w:pStyle w:val="CommentText"/>
      </w:pPr>
    </w:p>
    <w:p w14:paraId="530E5794" w14:textId="7EC82FDC" w:rsidR="003965D6" w:rsidRDefault="003965D6">
      <w:pPr>
        <w:pStyle w:val="CommentText"/>
      </w:pPr>
      <w:r>
        <w:t>This way we can present the EFFECTS of the LSDR and recycling, rather than evaluating whether or not it was “successful,” or biasing interpretation by selectively presenting only some comparisons.</w:t>
      </w:r>
    </w:p>
    <w:p w14:paraId="50B2CF12" w14:textId="0FEC5BEC" w:rsidR="003965D6" w:rsidRDefault="003965D6">
      <w:pPr>
        <w:pStyle w:val="CommentText"/>
      </w:pPr>
    </w:p>
  </w:comment>
  <w:comment w:id="81" w:author="David Dayan" w:date="2022-11-03T16:35:00Z" w:initials="DD">
    <w:p w14:paraId="40DC954C" w14:textId="77777777" w:rsidR="003965D6" w:rsidRDefault="003965D6">
      <w:pPr>
        <w:pStyle w:val="CommentText"/>
      </w:pPr>
      <w:r>
        <w:rPr>
          <w:rStyle w:val="CommentReference"/>
        </w:rPr>
        <w:annotationRef/>
      </w:r>
      <w:r>
        <w:t>Or should this just be south fork below the dam?</w:t>
      </w:r>
    </w:p>
    <w:p w14:paraId="36AD66FE" w14:textId="77777777" w:rsidR="003965D6" w:rsidRDefault="003965D6">
      <w:pPr>
        <w:pStyle w:val="CommentText"/>
      </w:pPr>
    </w:p>
    <w:p w14:paraId="4FEA5421" w14:textId="4DB975D9" w:rsidR="003965D6" w:rsidRDefault="003965D6">
      <w:pPr>
        <w:pStyle w:val="CommentText"/>
      </w:pPr>
      <w:r>
        <w:t xml:space="preserve">The primary downstream recycling location is in the mainstem, so NORs released downstream could easily contribute to the mainstem production or production in other </w:t>
      </w:r>
      <w:proofErr w:type="spellStart"/>
      <w:r>
        <w:t>tribs</w:t>
      </w:r>
      <w:proofErr w:type="spellEnd"/>
      <w:r>
        <w:t xml:space="preserve">. </w:t>
      </w:r>
    </w:p>
  </w:comment>
  <w:comment w:id="82" w:author="David Dayan" w:date="2022-11-18T13:16:00Z" w:initials="DD">
    <w:p w14:paraId="15E0400F" w14:textId="45C19578" w:rsidR="003B7E6F" w:rsidRDefault="003B7E6F">
      <w:pPr>
        <w:pStyle w:val="CommentText"/>
      </w:pPr>
      <w:r>
        <w:rPr>
          <w:rStyle w:val="CommentReference"/>
        </w:rPr>
        <w:annotationRef/>
      </w:r>
      <w:r>
        <w:t xml:space="preserve">It </w:t>
      </w:r>
      <w:r w:rsidR="00531536">
        <w:t>is possible</w:t>
      </w:r>
      <w:r>
        <w:t xml:space="preserve"> to create a </w:t>
      </w:r>
      <w:r w:rsidR="00531536">
        <w:t>model</w:t>
      </w:r>
      <w:r>
        <w:t xml:space="preserve"> of the estimated proportions of NOR immigrants and NORs produced above the dam ultimately released above the dam across a range of LSDR cutoff dates. This would provide managers with the information they need to set the LSDR date to meet certain targets if they choose to implement LSDR again in the future.</w:t>
      </w:r>
    </w:p>
    <w:p w14:paraId="281B0EE3" w14:textId="77777777" w:rsidR="003B7E6F" w:rsidRDefault="003B7E6F">
      <w:pPr>
        <w:pStyle w:val="CommentText"/>
      </w:pPr>
    </w:p>
    <w:p w14:paraId="342A08A5" w14:textId="01F97BE1" w:rsidR="003B7E6F" w:rsidRDefault="003B7E6F">
      <w:pPr>
        <w:pStyle w:val="CommentText"/>
      </w:pPr>
      <w:r>
        <w:t xml:space="preserve">For example, a </w:t>
      </w:r>
      <w:proofErr w:type="spellStart"/>
      <w:r>
        <w:t>mid July</w:t>
      </w:r>
      <w:proofErr w:type="spellEnd"/>
      <w:r>
        <w:t xml:space="preserve"> LSDR cutoff would drastically increase above dam release of the NORs produced above the dam, with </w:t>
      </w:r>
      <w:r w:rsidR="00531536">
        <w:t>much smaller</w:t>
      </w:r>
      <w:r>
        <w:t xml:space="preserve"> increase to</w:t>
      </w:r>
      <w:r w:rsidR="00531536">
        <w:t xml:space="preserve"> above dam transport</w:t>
      </w:r>
      <w:r>
        <w:t xml:space="preserve"> NOR immigrants.</w:t>
      </w:r>
    </w:p>
  </w:comment>
  <w:comment w:id="83" w:author="David Dayan" w:date="2022-11-18T16:43:00Z" w:initials="DD">
    <w:p w14:paraId="0D1B3756" w14:textId="2B520A46" w:rsidR="00531536" w:rsidRDefault="00531536">
      <w:pPr>
        <w:pStyle w:val="CommentText"/>
      </w:pPr>
      <w:r>
        <w:rPr>
          <w:rStyle w:val="CommentReference"/>
        </w:rPr>
        <w:annotationRef/>
      </w:r>
      <w:r>
        <w:t xml:space="preserve">Yet another result that we did not present, but might be useful for the discussion here. HOR outplants have similar genetic diversity to NOR immigrants, but F1s (offspring of </w:t>
      </w:r>
      <w:proofErr w:type="spellStart"/>
      <w:r>
        <w:t>HORxHOR</w:t>
      </w:r>
      <w:proofErr w:type="spellEnd"/>
      <w:r>
        <w:t xml:space="preserve"> crosses) have significantly lower genetic diversity than both NOR immigrants and HOR outplants</w:t>
      </w:r>
    </w:p>
  </w:comment>
  <w:comment w:id="84" w:author="David Dayan" w:date="2022-11-15T14:30:00Z" w:initials="DD">
    <w:p w14:paraId="5E6FE008" w14:textId="5D5DE4BF" w:rsidR="003965D6" w:rsidRDefault="003965D6">
      <w:pPr>
        <w:pStyle w:val="CommentText"/>
      </w:pPr>
      <w:r>
        <w:rPr>
          <w:rStyle w:val="CommentReference"/>
        </w:rPr>
        <w:annotationRef/>
      </w:r>
      <w:r>
        <w:t>Previous reports go on in more detail here and link these findings to the broader relative reproductive success literature. I chose to keep the discussion brief without omitting any important results, but if others prefer, this can be expanded into a more complete discussion.</w:t>
      </w:r>
    </w:p>
  </w:comment>
  <w:comment w:id="85" w:author="David Dayan" w:date="2022-11-15T15:56:00Z" w:initials="DD">
    <w:p w14:paraId="68E1582B" w14:textId="57F3B65E" w:rsidR="003965D6" w:rsidRDefault="003965D6">
      <w:pPr>
        <w:pStyle w:val="CommentText"/>
      </w:pPr>
      <w:r>
        <w:rPr>
          <w:rStyle w:val="CommentReference"/>
        </w:rPr>
        <w:annotationRef/>
      </w:r>
      <w:r>
        <w:t xml:space="preserve">I also keep this brief and avoid specific recommendations: While earlier releases may be associated with greater fitness this doesn’t mean that shifting </w:t>
      </w:r>
      <w:r w:rsidR="003B7E6F">
        <w:t xml:space="preserve">large numbers of </w:t>
      </w:r>
      <w:r>
        <w:t xml:space="preserve">releases earlier will increase overall productivity! </w:t>
      </w:r>
    </w:p>
    <w:p w14:paraId="4ED3C7D7" w14:textId="77777777" w:rsidR="003965D6" w:rsidRDefault="003965D6">
      <w:pPr>
        <w:pStyle w:val="CommentText"/>
      </w:pPr>
      <w:r>
        <w:t xml:space="preserve">Keeping the distribution of release dates wide has the benefit of distributing risk of </w:t>
      </w:r>
      <w:proofErr w:type="spellStart"/>
      <w:r>
        <w:t>prespawn</w:t>
      </w:r>
      <w:proofErr w:type="spellEnd"/>
      <w:r>
        <w:t xml:space="preserve"> mortality associated with environmental variation, and there may be negative density dependent effects that come with adding more fish earlier in the season. </w:t>
      </w:r>
    </w:p>
    <w:p w14:paraId="327EF854" w14:textId="614D5F93" w:rsidR="003965D6" w:rsidRDefault="003965D6">
      <w:pPr>
        <w:pStyle w:val="CommentText"/>
      </w:pPr>
      <w:r>
        <w:t>The big takeaway here has already been discussed. Delaying above dam transport for NORs collected at the trap likely reduces their fitness by ~12%.</w:t>
      </w:r>
    </w:p>
  </w:comment>
  <w:comment w:id="86" w:author="David Dayan" w:date="2022-11-15T15:54:00Z" w:initials="DD">
    <w:p w14:paraId="04D2DCE0" w14:textId="77777777" w:rsidR="003C3D51" w:rsidRDefault="003965D6" w:rsidP="00C66633">
      <w:pPr>
        <w:pStyle w:val="CommentText"/>
      </w:pPr>
      <w:r>
        <w:rPr>
          <w:rStyle w:val="CommentReference"/>
        </w:rPr>
        <w:annotationRef/>
      </w:r>
      <w:r>
        <w:rPr>
          <w:rStyle w:val="CommentReference"/>
        </w:rPr>
        <w:annotationRef/>
      </w:r>
      <w:r w:rsidR="003C3D51">
        <w:t>I just realized t</w:t>
      </w:r>
      <w:r>
        <w:t xml:space="preserve">his part of this sentence is supported by a result not presented in the report, so maybe it should be cut? </w:t>
      </w:r>
    </w:p>
    <w:p w14:paraId="74EEF744" w14:textId="77777777" w:rsidR="003C3D51" w:rsidRDefault="003C3D51" w:rsidP="00C66633">
      <w:pPr>
        <w:pStyle w:val="CommentText"/>
      </w:pPr>
    </w:p>
    <w:p w14:paraId="13C4C5D2" w14:textId="28703D5E" w:rsidR="003965D6" w:rsidRDefault="003965D6" w:rsidP="00C66633">
      <w:pPr>
        <w:pStyle w:val="CommentText"/>
      </w:pPr>
      <w:r>
        <w:t>I chose not to clutter the results with individual GLMs, and instead only present the combined GLMM</w:t>
      </w:r>
      <w:r w:rsidR="00F44DBA">
        <w:t>.</w:t>
      </w:r>
      <w:r>
        <w:t xml:space="preserve"> </w:t>
      </w:r>
      <w:r w:rsidR="00F44DBA">
        <w:t>H</w:t>
      </w:r>
      <w:r>
        <w:t xml:space="preserve">ere’s what the year-to-year pattern looks like. </w:t>
      </w:r>
      <w:r w:rsidR="00F44DBA" w:rsidRPr="00C66633">
        <w:rPr>
          <w:noProof/>
        </w:rPr>
        <w:drawing>
          <wp:inline distT="0" distB="0" distL="0" distR="0" wp14:anchorId="355519F5" wp14:editId="1CD1A865">
            <wp:extent cx="2792505" cy="1871573"/>
            <wp:effectExtent l="0" t="0" r="190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
                    <a:stretch>
                      <a:fillRect/>
                    </a:stretch>
                  </pic:blipFill>
                  <pic:spPr>
                    <a:xfrm>
                      <a:off x="0" y="0"/>
                      <a:ext cx="2808013" cy="1881967"/>
                    </a:xfrm>
                    <a:prstGeom prst="rect">
                      <a:avLst/>
                    </a:prstGeom>
                  </pic:spPr>
                </pic:pic>
              </a:graphicData>
            </a:graphic>
          </wp:inline>
        </w:drawing>
      </w:r>
      <w:r>
        <w:t xml:space="preserve">Release date is positively associated TLF in two years, but never significantly. In contrast release date is negatively associated with TLF in 7 years, and several of these associations are significant. </w:t>
      </w:r>
    </w:p>
    <w:p w14:paraId="7EE5C959" w14:textId="4E737B37" w:rsidR="003965D6" w:rsidRDefault="003965D6" w:rsidP="00C66633">
      <w:pPr>
        <w:pStyle w:val="CommentText"/>
      </w:pPr>
    </w:p>
    <w:p w14:paraId="096FA1AD" w14:textId="7C85B4C4" w:rsidR="003965D6" w:rsidRDefault="003965D6">
      <w:pPr>
        <w:pStyle w:val="CommentText"/>
      </w:pPr>
      <w:r>
        <w:t>Interested to hear what others think here, should we add more results to the report, leave the statement without the associated results, or just cut this from the discussion.</w:t>
      </w:r>
    </w:p>
  </w:comment>
  <w:comment w:id="87" w:author="David Dayan" w:date="2022-11-17T15:26:00Z" w:initials="DD">
    <w:p w14:paraId="277E0B3F" w14:textId="6AA02CBB" w:rsidR="006D6142" w:rsidRDefault="006D6142">
      <w:pPr>
        <w:pStyle w:val="CommentText"/>
      </w:pPr>
      <w:r>
        <w:rPr>
          <w:rStyle w:val="CommentReference"/>
        </w:rPr>
        <w:annotationRef/>
      </w:r>
      <w:r>
        <w:t xml:space="preserve">Once again, we can go into more detail here, but I chose to keep the discussion concise, because there are many explanations, they are </w:t>
      </w:r>
      <w:r w:rsidR="00B95D11">
        <w:t xml:space="preserve">mostly </w:t>
      </w:r>
      <w:r>
        <w:t>speculative and this would require the presentation of additional results</w:t>
      </w:r>
      <w:r w:rsidR="00895C8E">
        <w:t xml:space="preserve"> that might clutter the report</w:t>
      </w:r>
      <w:r w:rsidR="00B95D11">
        <w:t xml:space="preserve"> and</w:t>
      </w:r>
      <w:r w:rsidR="00895C8E">
        <w:t xml:space="preserve"> detract from the main message</w:t>
      </w:r>
      <w:r>
        <w:t>. I’m happy to discuss this in more detail together.</w:t>
      </w:r>
    </w:p>
    <w:p w14:paraId="053C62CA" w14:textId="77777777" w:rsidR="006D6142" w:rsidRDefault="006D6142">
      <w:pPr>
        <w:pStyle w:val="CommentText"/>
      </w:pPr>
    </w:p>
    <w:p w14:paraId="3F27027A" w14:textId="3E5FD08B" w:rsidR="002F0D3A" w:rsidRDefault="002F0D3A">
      <w:pPr>
        <w:pStyle w:val="CommentText"/>
      </w:pPr>
      <w:r>
        <w:t>Here’s just one</w:t>
      </w:r>
      <w:r w:rsidR="00B95D11">
        <w:t xml:space="preserve"> (of many)</w:t>
      </w:r>
      <w:r>
        <w:t xml:space="preserve"> potential explanation supported in part by the data:</w:t>
      </w:r>
      <w:r w:rsidR="006D6142">
        <w:t xml:space="preserve"> </w:t>
      </w:r>
    </w:p>
    <w:p w14:paraId="7DF224A0" w14:textId="58347B4B" w:rsidR="006D6142" w:rsidRDefault="002F0D3A">
      <w:pPr>
        <w:pStyle w:val="CommentText"/>
      </w:pPr>
      <w:r>
        <w:t>I</w:t>
      </w:r>
      <w:r w:rsidR="006D6142">
        <w:t>n all but one year the percent of hatchery-origin spawners above Detroit Dam was 100%, while natural origin salmon contribute substantially to spawning above Cougar Dam for six of the nine years analyzed. It is possible that the presence of larger NOR males reduces the deleterious effects of strongly male-biased sex ratios we observed in the North Santiam</w:t>
      </w:r>
      <w:r w:rsidR="006D6142">
        <w:t xml:space="preserve">, by providing the opportunity for mate choice </w:t>
      </w:r>
      <w:r>
        <w:t>(Auld 2019)</w:t>
      </w:r>
      <w:r w:rsidR="006D6142">
        <w:t xml:space="preserve"> or reducing the tendency for females to delay spawning in the presence of a high proportion of small males (</w:t>
      </w:r>
      <w:proofErr w:type="spellStart"/>
      <w:r w:rsidR="006D6142" w:rsidRPr="006D6142">
        <w:t>Berejikian</w:t>
      </w:r>
      <w:proofErr w:type="spellEnd"/>
      <w:r w:rsidR="006D6142">
        <w:t>, et al 2005)</w:t>
      </w:r>
      <w:r w:rsidR="006D6142">
        <w:t xml:space="preserve">. Indeed, we found </w:t>
      </w:r>
      <w:r>
        <w:t xml:space="preserve">that natural origin males are overrepresented among </w:t>
      </w:r>
      <w:r w:rsidR="00895C8E">
        <w:t xml:space="preserve">successful </w:t>
      </w:r>
      <w:r>
        <w:t>crosses with both hatchery and natural origin females in our pedigree, given the relative frequencies of NOR and HOR males in each year</w:t>
      </w:r>
      <w:r w:rsidR="00231533">
        <w:t xml:space="preserve">, but </w:t>
      </w:r>
      <w:r w:rsidR="00895C8E">
        <w:t xml:space="preserve">we </w:t>
      </w:r>
      <w:r w:rsidR="00231533">
        <w:t>do not include this result in the report</w:t>
      </w:r>
      <w:r w:rsidR="006D6142">
        <w:t>.</w:t>
      </w:r>
    </w:p>
  </w:comment>
  <w:comment w:id="88" w:author="David Dayan" w:date="2022-10-07T11:17:00Z" w:initials="DD">
    <w:p w14:paraId="3A28DB12" w14:textId="1C6153DB" w:rsidR="003965D6" w:rsidRDefault="003965D6">
      <w:pPr>
        <w:pStyle w:val="CommentText"/>
      </w:pPr>
      <w:r>
        <w:rPr>
          <w:rStyle w:val="CommentReference"/>
        </w:rPr>
        <w:annotationRef/>
      </w:r>
      <w:r>
        <w:t>Will use endnote to format citations. Currently set to the Con Gen forma</w:t>
      </w:r>
      <w:r w:rsidR="00495708">
        <w:t>t</w:t>
      </w:r>
      <w:r>
        <w:t xml:space="preserve"> that I find it easy to read, but it is easy to change to whatever format we want.</w:t>
      </w:r>
    </w:p>
    <w:p w14:paraId="499DA742" w14:textId="77777777" w:rsidR="003965D6" w:rsidRDefault="003965D6">
      <w:pPr>
        <w:pStyle w:val="CommentText"/>
      </w:pPr>
    </w:p>
    <w:p w14:paraId="505F5F8C" w14:textId="57CD4AB4" w:rsidR="003965D6" w:rsidRDefault="003965D6">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617558C0" w15:done="0"/>
  <w15:commentEx w15:paraId="323633C6" w15:done="0"/>
  <w15:commentEx w15:paraId="78F475B3" w15:paraIdParent="323633C6" w15:done="0"/>
  <w15:commentEx w15:paraId="5EF16421" w15:paraIdParent="323633C6" w15:done="0"/>
  <w15:commentEx w15:paraId="7AFD692D" w15:done="0"/>
  <w15:commentEx w15:paraId="000F9EC2" w15:done="0"/>
  <w15:commentEx w15:paraId="71EF79D4" w15:done="0"/>
  <w15:commentEx w15:paraId="6AB748DD" w15:done="0"/>
  <w15:commentEx w15:paraId="326705D3" w15:done="0"/>
  <w15:commentEx w15:paraId="28E1CC18" w15:done="0"/>
  <w15:commentEx w15:paraId="1C7484BC" w15:done="0"/>
  <w15:commentEx w15:paraId="24E68621" w15:done="0"/>
  <w15:commentEx w15:paraId="2B2BD7EC" w15:done="0"/>
  <w15:commentEx w15:paraId="7673BF45" w15:paraIdParent="2B2BD7EC" w15:done="0"/>
  <w15:commentEx w15:paraId="7640737F" w15:done="0"/>
  <w15:commentEx w15:paraId="151E4AAA" w15:paraIdParent="7640737F" w15:done="0"/>
  <w15:commentEx w15:paraId="6CD55E46" w15:paraIdParent="7640737F" w15:done="0"/>
  <w15:commentEx w15:paraId="3C71B80D" w15:done="0"/>
  <w15:commentEx w15:paraId="4E0DD0B5" w15:paraIdParent="3C71B80D" w15:done="0"/>
  <w15:commentEx w15:paraId="72F4E345" w15:done="0"/>
  <w15:commentEx w15:paraId="24BB4FBB" w15:done="0"/>
  <w15:commentEx w15:paraId="4D1ECB78" w15:paraIdParent="24BB4FBB" w15:done="0"/>
  <w15:commentEx w15:paraId="359F73DF" w15:done="0"/>
  <w15:commentEx w15:paraId="0CD5EE18" w15:done="0"/>
  <w15:commentEx w15:paraId="4924BC68" w15:paraIdParent="0CD5EE18" w15:done="0"/>
  <w15:commentEx w15:paraId="19D5C13D" w15:done="0"/>
  <w15:commentEx w15:paraId="6F9C5068" w15:paraIdParent="19D5C13D" w15:done="0"/>
  <w15:commentEx w15:paraId="1BB95AB0" w15:done="0"/>
  <w15:commentEx w15:paraId="648E9C26" w15:done="0"/>
  <w15:commentEx w15:paraId="22F441EA" w15:done="0"/>
  <w15:commentEx w15:paraId="5927A432" w15:paraIdParent="22F441EA" w15:done="0"/>
  <w15:commentEx w15:paraId="51CF6BF0" w15:paraIdParent="22F441EA" w15:done="0"/>
  <w15:commentEx w15:paraId="7FFE31B8" w15:done="0"/>
  <w15:commentEx w15:paraId="55C88042" w15:paraIdParent="7FFE31B8" w15:done="0"/>
  <w15:commentEx w15:paraId="6F5E5493" w15:paraIdParent="7FFE31B8" w15:done="0"/>
  <w15:commentEx w15:paraId="464AB315" w15:done="0"/>
  <w15:commentEx w15:paraId="5C6CCBBC" w15:done="0"/>
  <w15:commentEx w15:paraId="2154E048" w15:paraIdParent="5C6CCBBC" w15:done="0"/>
  <w15:commentEx w15:paraId="56E0BE56" w15:paraIdParent="5C6CCBBC" w15:done="0"/>
  <w15:commentEx w15:paraId="259DA82B" w15:done="0"/>
  <w15:commentEx w15:paraId="45C12487" w15:done="0"/>
  <w15:commentEx w15:paraId="6AB448F2" w15:paraIdParent="45C12487" w15:done="0"/>
  <w15:commentEx w15:paraId="11859ABB" w15:done="0"/>
  <w15:commentEx w15:paraId="13EDAFC1" w15:done="0"/>
  <w15:commentEx w15:paraId="11E191C7" w15:done="0"/>
  <w15:commentEx w15:paraId="4BBB11EC" w15:done="0"/>
  <w15:commentEx w15:paraId="65C9AC14" w15:done="0"/>
  <w15:commentEx w15:paraId="392F0970" w15:done="0"/>
  <w15:commentEx w15:paraId="4FCEA937" w15:done="0"/>
  <w15:commentEx w15:paraId="13A94136" w15:done="0"/>
  <w15:commentEx w15:paraId="70E10893" w15:done="0"/>
  <w15:commentEx w15:paraId="57D1C888" w15:done="0"/>
  <w15:commentEx w15:paraId="7CAC4C60" w15:paraIdParent="57D1C888" w15:done="0"/>
  <w15:commentEx w15:paraId="0C0A11E7" w15:done="0"/>
  <w15:commentEx w15:paraId="494C98B8" w15:done="0"/>
  <w15:commentEx w15:paraId="4FE08C30" w15:done="0"/>
  <w15:commentEx w15:paraId="19475704" w15:done="0"/>
  <w15:commentEx w15:paraId="689BF04B" w15:done="0"/>
  <w15:commentEx w15:paraId="7DEBEF31" w15:done="0"/>
  <w15:commentEx w15:paraId="0F156DBB" w15:paraIdParent="7DEBEF31" w15:done="0"/>
  <w15:commentEx w15:paraId="422BE55D" w15:done="0"/>
  <w15:commentEx w15:paraId="1143085F" w15:paraIdParent="422BE55D" w15:done="0"/>
  <w15:commentEx w15:paraId="5E11CCFC" w15:paraIdParent="422BE55D" w15:done="0"/>
  <w15:commentEx w15:paraId="2C4E0A2B" w15:done="0"/>
  <w15:commentEx w15:paraId="474E3B87" w15:paraIdParent="2C4E0A2B" w15:done="0"/>
  <w15:commentEx w15:paraId="1F5487B7" w15:done="0"/>
  <w15:commentEx w15:paraId="0DFE6E6F" w15:paraIdParent="1F5487B7" w15:done="0"/>
  <w15:commentEx w15:paraId="44C1F1E9" w15:done="0"/>
  <w15:commentEx w15:paraId="03DB3966" w15:paraIdParent="44C1F1E9" w15:done="0"/>
  <w15:commentEx w15:paraId="50B2CF12" w15:done="0"/>
  <w15:commentEx w15:paraId="4FEA5421" w15:done="0"/>
  <w15:commentEx w15:paraId="342A08A5" w15:done="0"/>
  <w15:commentEx w15:paraId="0D1B3756" w15:done="0"/>
  <w15:commentEx w15:paraId="5E6FE008" w15:done="0"/>
  <w15:commentEx w15:paraId="327EF854" w15:done="0"/>
  <w15:commentEx w15:paraId="096FA1AD" w15:done="0"/>
  <w15:commentEx w15:paraId="7DF224A0"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7B13" w16cex:dateUtc="2022-09-30T21:26:00Z"/>
  <w16cex:commentExtensible w16cex:durableId="271CE0F5" w16cex:dateUtc="2022-11-14T23:44:00Z"/>
  <w16cex:commentExtensible w16cex:durableId="271CE319" w16cex:dateUtc="2022-11-14T23:54:00Z"/>
  <w16cex:commentExtensible w16cex:durableId="2720EEBD" w16cex:dateUtc="2022-11-18T01:32:00Z"/>
  <w16cex:commentExtensible w16cex:durableId="270E4F59" w16cex:dateUtc="2022-11-03T21:31:00Z"/>
  <w16cex:commentExtensible w16cex:durableId="271CE8BD" w16cex:dateUtc="2022-11-15T00:18:00Z"/>
  <w16cex:commentExtensible w16cex:durableId="270BBCB6" w16cex:dateUtc="2022-11-01T22:41:00Z"/>
  <w16cex:commentExtensible w16cex:durableId="270BBD28" w16cex:dateUtc="2022-11-01T22:43:00Z"/>
  <w16cex:commentExtensible w16cex:durableId="270BBF7B" w16cex:dateUtc="2022-11-01T22:53:00Z"/>
  <w16cex:commentExtensible w16cex:durableId="270BCC61" w16cex:dateUtc="2022-11-01T23:48:00Z"/>
  <w16cex:commentExtensible w16cex:durableId="270BCCB0" w16cex:dateUtc="2022-11-01T23:49:00Z"/>
  <w16cex:commentExtensible w16cex:durableId="271CE19B" w16cex:dateUtc="2022-11-14T23:47:00Z"/>
  <w16cex:commentExtensible w16cex:durableId="271CE1F1" w16cex:dateUtc="2022-11-14T23:49:00Z"/>
  <w16cex:commentExtensible w16cex:durableId="27222A60" w16cex:dateUtc="2022-11-18T23:59:00Z"/>
  <w16cex:commentExtensible w16cex:durableId="26E83D65" w16cex:dateUtc="2022-10-06T00:29:00Z"/>
  <w16cex:commentExtensible w16cex:durableId="271CE247" w16cex:dateUtc="2022-11-14T23:50:00Z"/>
  <w16cex:commentExtensible w16cex:durableId="271CE263" w16cex:dateUtc="2022-11-14T23:50:00Z"/>
  <w16cex:commentExtensible w16cex:durableId="26EA9739" w16cex:dateUtc="2022-10-07T19:16:00Z"/>
  <w16cex:commentExtensible w16cex:durableId="26F54125" w16cex:dateUtc="2022-10-15T21:24:00Z"/>
  <w16cex:commentExtensible w16cex:durableId="26FD3481" w16cex:dateUtc="2022-10-21T22:08:00Z"/>
  <w16cex:commentExtensible w16cex:durableId="271CE2D8" w16cex:dateUtc="2022-11-14T23:52:00Z"/>
  <w16cex:commentExtensible w16cex:durableId="271CF405" w16cex:dateUtc="2022-11-15T01:06:00Z"/>
  <w16cex:commentExtensible w16cex:durableId="26FD362A" w16cex:dateUtc="2022-10-21T22:15:00Z"/>
  <w16cex:commentExtensible w16cex:durableId="271CE422" w16cex:dateUtc="2022-11-14T23:58:00Z"/>
  <w16cex:commentExtensible w16cex:durableId="27222A9D" w16cex:dateUtc="2022-11-19T00:00:00Z"/>
  <w16cex:commentExtensible w16cex:durableId="271CE452" w16cex:dateUtc="2022-11-14T23:59:00Z"/>
  <w16cex:commentExtensible w16cex:durableId="27222BE9" w16cex:dateUtc="2022-11-19T00:06:00Z"/>
  <w16cex:commentExtensible w16cex:durableId="26E812D5" w16cex:dateUtc="2022-10-05T21:27:00Z"/>
  <w16cex:commentExtensible w16cex:durableId="26FD3716" w16cex:dateUtc="2022-10-21T22:19:00Z"/>
  <w16cex:commentExtensible w16cex:durableId="26FD3947" w16cex:dateUtc="2022-10-21T22:29:00Z"/>
  <w16cex:commentExtensible w16cex:durableId="271CE5E3" w16cex:dateUtc="2022-11-15T00:05:00Z"/>
  <w16cex:commentExtensible w16cex:durableId="27222C69" w16cex:dateUtc="2022-11-19T00:08:00Z"/>
  <w16cex:commentExtensible w16cex:durableId="26FAA90D" w16cex:dateUtc="2022-10-19T23:49:00Z"/>
  <w16cex:commentExtensible w16cex:durableId="271CE544" w16cex:dateUtc="2022-11-15T00:03:00Z"/>
  <w16cex:commentExtensible w16cex:durableId="27222C27" w16cex:dateUtc="2022-11-19T00:07:00Z"/>
  <w16cex:commentExtensible w16cex:durableId="271CBC90" w16cex:dateUtc="2022-11-14T21:09:00Z"/>
  <w16cex:commentExtensible w16cex:durableId="271CE7F6" w16cex:dateUtc="2022-11-15T00:14:00Z"/>
  <w16cex:commentExtensible w16cex:durableId="271CE824" w16cex:dateUtc="2022-11-15T00:15:00Z"/>
  <w16cex:commentExtensible w16cex:durableId="27222C8F" w16cex:dateUtc="2022-11-19T00:08:00Z"/>
  <w16cex:commentExtensible w16cex:durableId="26FD3EFA" w16cex:dateUtc="2022-10-21T22:53:00Z"/>
  <w16cex:commentExtensible w16cex:durableId="271CE927" w16cex:dateUtc="2022-11-15T00:19:00Z"/>
  <w16cex:commentExtensible w16cex:durableId="271CF860" w16cex:dateUtc="2022-11-15T01:24: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AA759" w16cex:dateUtc="2022-10-19T23:42:00Z"/>
  <w16cex:commentExtensible w16cex:durableId="27161C2B" w16cex:dateUtc="2022-11-09T20:31:00Z"/>
  <w16cex:commentExtensible w16cex:durableId="26FAAC65" w16cex:dateUtc="2022-10-20T00:03:00Z"/>
  <w16cex:commentExtensible w16cex:durableId="26EAD2C0" w16cex:dateUtc="2022-10-07T23:30:00Z"/>
  <w16cex:commentExtensible w16cex:durableId="271CECF8" w16cex:dateUtc="2022-11-15T00:36: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71CEE8E" w16cex:dateUtc="2022-11-15T00:42:00Z"/>
  <w16cex:commentExtensible w16cex:durableId="271CFA35" w16cex:dateUtc="2022-11-15T01:32:00Z"/>
  <w16cex:commentExtensible w16cex:durableId="271CEF81" w16cex:dateUtc="2022-11-15T00:46:00Z"/>
  <w16cex:commentExtensible w16cex:durableId="271CEFC4" w16cex:dateUtc="2022-11-15T00:48:00Z"/>
  <w16cex:commentExtensible w16cex:durableId="271E0D17" w16cex:dateUtc="2022-11-15T21:05:00Z"/>
  <w16cex:commentExtensible w16cex:durableId="271CEFF4" w16cex:dateUtc="2022-11-15T00:48:00Z"/>
  <w16cex:commentExtensible w16cex:durableId="271E0D6B" w16cex:dateUtc="2022-11-15T21:06:00Z"/>
  <w16cex:commentExtensible w16cex:durableId="271CF059" w16cex:dateUtc="2022-11-15T00:50:00Z"/>
  <w16cex:commentExtensible w16cex:durableId="271E11FD" w16cex:dateUtc="2022-11-15T21:26:00Z"/>
  <w16cex:commentExtensible w16cex:durableId="271CF0D9" w16cex:dateUtc="2022-11-15T00:52:00Z"/>
  <w16cex:commentExtensible w16cex:durableId="271E1D7F" w16cex:dateUtc="2022-11-15T22:15:00Z"/>
  <w16cex:commentExtensible w16cex:durableId="270E855D" w16cex:dateUtc="2022-11-04T01:22:00Z"/>
  <w16cex:commentExtensible w16cex:durableId="270E6C34" w16cex:dateUtc="2022-11-03T23:35:00Z"/>
  <w16cex:commentExtensible w16cex:durableId="27220441" w16cex:dateUtc="2022-11-18T21:16:00Z"/>
  <w16cex:commentExtensible w16cex:durableId="272234AD" w16cex:dateUtc="2022-11-19T00:43:00Z"/>
  <w16cex:commentExtensible w16cex:durableId="271E20F8" w16cex:dateUtc="2022-11-15T22:30:00Z"/>
  <w16cex:commentExtensible w16cex:durableId="271E3542" w16cex:dateUtc="2022-11-15T23:56:00Z"/>
  <w16cex:commentExtensible w16cex:durableId="271E34A2" w16cex:dateUtc="2022-11-15T23:54:00Z"/>
  <w16cex:commentExtensible w16cex:durableId="2720D12E" w16cex:dateUtc="2022-11-17T23:26: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617558C0" w16cid:durableId="26E17B13"/>
  <w16cid:commentId w16cid:paraId="323633C6" w16cid:durableId="271CE0F5"/>
  <w16cid:commentId w16cid:paraId="78F475B3" w16cid:durableId="271CE319"/>
  <w16cid:commentId w16cid:paraId="5EF16421" w16cid:durableId="2720EEBD"/>
  <w16cid:commentId w16cid:paraId="7AFD692D" w16cid:durableId="270E4F59"/>
  <w16cid:commentId w16cid:paraId="000F9EC2" w16cid:durableId="271CE8BD"/>
  <w16cid:commentId w16cid:paraId="71EF79D4" w16cid:durableId="270BBCB6"/>
  <w16cid:commentId w16cid:paraId="6AB748DD" w16cid:durableId="270BBD28"/>
  <w16cid:commentId w16cid:paraId="326705D3" w16cid:durableId="270BBF7B"/>
  <w16cid:commentId w16cid:paraId="28E1CC18" w16cid:durableId="270BCC61"/>
  <w16cid:commentId w16cid:paraId="1C7484BC" w16cid:durableId="270BCCB0"/>
  <w16cid:commentId w16cid:paraId="24E68621" w16cid:durableId="271CE19B"/>
  <w16cid:commentId w16cid:paraId="2B2BD7EC" w16cid:durableId="271CE1F1"/>
  <w16cid:commentId w16cid:paraId="7673BF45" w16cid:durableId="27222A60"/>
  <w16cid:commentId w16cid:paraId="7640737F" w16cid:durableId="26E83D65"/>
  <w16cid:commentId w16cid:paraId="151E4AAA" w16cid:durableId="271CE247"/>
  <w16cid:commentId w16cid:paraId="6CD55E46" w16cid:durableId="271CE263"/>
  <w16cid:commentId w16cid:paraId="3C71B80D" w16cid:durableId="26EA9739"/>
  <w16cid:commentId w16cid:paraId="4E0DD0B5" w16cid:durableId="26F54125"/>
  <w16cid:commentId w16cid:paraId="72F4E345" w16cid:durableId="26FD3481"/>
  <w16cid:commentId w16cid:paraId="24BB4FBB" w16cid:durableId="271CE2D8"/>
  <w16cid:commentId w16cid:paraId="4D1ECB78" w16cid:durableId="271CF405"/>
  <w16cid:commentId w16cid:paraId="359F73DF" w16cid:durableId="26FD362A"/>
  <w16cid:commentId w16cid:paraId="0CD5EE18" w16cid:durableId="271CE422"/>
  <w16cid:commentId w16cid:paraId="4924BC68" w16cid:durableId="27222A9D"/>
  <w16cid:commentId w16cid:paraId="19D5C13D" w16cid:durableId="271CE452"/>
  <w16cid:commentId w16cid:paraId="6F9C5068" w16cid:durableId="27222BE9"/>
  <w16cid:commentId w16cid:paraId="1BB95AB0" w16cid:durableId="26E812D5"/>
  <w16cid:commentId w16cid:paraId="648E9C26" w16cid:durableId="26FD3716"/>
  <w16cid:commentId w16cid:paraId="22F441EA" w16cid:durableId="26FD3947"/>
  <w16cid:commentId w16cid:paraId="5927A432" w16cid:durableId="271CE5E3"/>
  <w16cid:commentId w16cid:paraId="51CF6BF0" w16cid:durableId="27222C69"/>
  <w16cid:commentId w16cid:paraId="7FFE31B8" w16cid:durableId="26FAA90D"/>
  <w16cid:commentId w16cid:paraId="55C88042" w16cid:durableId="271CE544"/>
  <w16cid:commentId w16cid:paraId="6F5E5493" w16cid:durableId="27222C27"/>
  <w16cid:commentId w16cid:paraId="464AB315" w16cid:durableId="271CBC90"/>
  <w16cid:commentId w16cid:paraId="5C6CCBBC" w16cid:durableId="271CE7F6"/>
  <w16cid:commentId w16cid:paraId="2154E048" w16cid:durableId="271CE824"/>
  <w16cid:commentId w16cid:paraId="56E0BE56" w16cid:durableId="27222C8F"/>
  <w16cid:commentId w16cid:paraId="259DA82B" w16cid:durableId="26FD3EFA"/>
  <w16cid:commentId w16cid:paraId="45C12487" w16cid:durableId="271CE927"/>
  <w16cid:commentId w16cid:paraId="6AB448F2" w16cid:durableId="271CF860"/>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4FCEA937" w16cid:durableId="26FAA759"/>
  <w16cid:commentId w16cid:paraId="13A94136" w16cid:durableId="27161C2B"/>
  <w16cid:commentId w16cid:paraId="70E10893" w16cid:durableId="26FAAC65"/>
  <w16cid:commentId w16cid:paraId="57D1C888" w16cid:durableId="26EAD2C0"/>
  <w16cid:commentId w16cid:paraId="7CAC4C60" w16cid:durableId="271CECF8"/>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7DEBEF31" w16cid:durableId="271CEE8E"/>
  <w16cid:commentId w16cid:paraId="0F156DBB" w16cid:durableId="271CFA35"/>
  <w16cid:commentId w16cid:paraId="422BE55D" w16cid:durableId="271CEF81"/>
  <w16cid:commentId w16cid:paraId="1143085F" w16cid:durableId="271CEFC4"/>
  <w16cid:commentId w16cid:paraId="5E11CCFC" w16cid:durableId="271E0D17"/>
  <w16cid:commentId w16cid:paraId="2C4E0A2B" w16cid:durableId="271CEFF4"/>
  <w16cid:commentId w16cid:paraId="474E3B87" w16cid:durableId="271E0D6B"/>
  <w16cid:commentId w16cid:paraId="1F5487B7" w16cid:durableId="271CF059"/>
  <w16cid:commentId w16cid:paraId="0DFE6E6F" w16cid:durableId="271E11FD"/>
  <w16cid:commentId w16cid:paraId="44C1F1E9" w16cid:durableId="271CF0D9"/>
  <w16cid:commentId w16cid:paraId="03DB3966" w16cid:durableId="271E1D7F"/>
  <w16cid:commentId w16cid:paraId="50B2CF12" w16cid:durableId="270E855D"/>
  <w16cid:commentId w16cid:paraId="4FEA5421" w16cid:durableId="270E6C34"/>
  <w16cid:commentId w16cid:paraId="342A08A5" w16cid:durableId="27220441"/>
  <w16cid:commentId w16cid:paraId="0D1B3756" w16cid:durableId="272234AD"/>
  <w16cid:commentId w16cid:paraId="5E6FE008" w16cid:durableId="271E20F8"/>
  <w16cid:commentId w16cid:paraId="327EF854" w16cid:durableId="271E3542"/>
  <w16cid:commentId w16cid:paraId="096FA1AD" w16cid:durableId="271E34A2"/>
  <w16cid:commentId w16cid:paraId="7DF224A0" w16cid:durableId="2720D12E"/>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27B07" w14:textId="77777777" w:rsidR="00C00F65" w:rsidRDefault="00C00F65" w:rsidP="00F4375E">
      <w:r>
        <w:separator/>
      </w:r>
    </w:p>
  </w:endnote>
  <w:endnote w:type="continuationSeparator" w:id="0">
    <w:p w14:paraId="171FC574" w14:textId="77777777" w:rsidR="00C00F65" w:rsidRDefault="00C00F65" w:rsidP="00F4375E">
      <w:r>
        <w:continuationSeparator/>
      </w:r>
    </w:p>
  </w:endnote>
  <w:endnote w:type="continuationNotice" w:id="1">
    <w:p w14:paraId="04C37F5E" w14:textId="77777777" w:rsidR="00C00F65" w:rsidRDefault="00C00F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3965D6" w:rsidRDefault="003965D6"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3965D6" w:rsidRDefault="003965D6"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3965D6" w:rsidRDefault="003965D6"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3965D6" w:rsidRDefault="003965D6"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3965D6" w:rsidRDefault="003965D6"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3965D6" w:rsidRDefault="003965D6"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04BD3" w14:textId="77777777" w:rsidR="00C00F65" w:rsidRDefault="00C00F65" w:rsidP="00F4375E">
      <w:r>
        <w:separator/>
      </w:r>
    </w:p>
  </w:footnote>
  <w:footnote w:type="continuationSeparator" w:id="0">
    <w:p w14:paraId="026A5AFE" w14:textId="77777777" w:rsidR="00C00F65" w:rsidRDefault="00C00F65" w:rsidP="00F4375E">
      <w:r>
        <w:continuationSeparator/>
      </w:r>
    </w:p>
  </w:footnote>
  <w:footnote w:type="continuationNotice" w:id="1">
    <w:p w14:paraId="17D7DD66" w14:textId="77777777" w:rsidR="00C00F65" w:rsidRDefault="00C00F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3965D6" w:rsidRPr="00935AE3" w:rsidRDefault="003965D6">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10"/>
  </w:num>
  <w:num w:numId="5">
    <w:abstractNumId w:val="12"/>
  </w:num>
  <w:num w:numId="6">
    <w:abstractNumId w:val="9"/>
  </w:num>
  <w:num w:numId="7">
    <w:abstractNumId w:val="4"/>
  </w:num>
  <w:num w:numId="8">
    <w:abstractNumId w:val="3"/>
  </w:num>
  <w:num w:numId="9">
    <w:abstractNumId w:val="0"/>
  </w:num>
  <w:num w:numId="10">
    <w:abstractNumId w:val="6"/>
  </w:num>
  <w:num w:numId="11">
    <w:abstractNumId w:val="13"/>
  </w:num>
  <w:num w:numId="12">
    <w:abstractNumId w:val="2"/>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COUTURE Ryan B * ODFW">
    <w15:presenceInfo w15:providerId="AD" w15:userId="S::Ryan.B.Couture@odfw.oregon.gov::1ba254d6-9af9-405d-a7e5-e09e5576e2a2"/>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record-ids&gt;&lt;/item&gt;&lt;/Libraries&gt;"/>
  </w:docVars>
  <w:rsids>
    <w:rsidRoot w:val="00F4375E"/>
    <w:rsid w:val="000009F0"/>
    <w:rsid w:val="00003A77"/>
    <w:rsid w:val="0000684E"/>
    <w:rsid w:val="00007022"/>
    <w:rsid w:val="0000704A"/>
    <w:rsid w:val="00007102"/>
    <w:rsid w:val="000111E4"/>
    <w:rsid w:val="00013BAD"/>
    <w:rsid w:val="00014E24"/>
    <w:rsid w:val="00027C48"/>
    <w:rsid w:val="00030C22"/>
    <w:rsid w:val="00037BCB"/>
    <w:rsid w:val="00041311"/>
    <w:rsid w:val="0004730E"/>
    <w:rsid w:val="000539A7"/>
    <w:rsid w:val="00054265"/>
    <w:rsid w:val="00067F1B"/>
    <w:rsid w:val="00070FBD"/>
    <w:rsid w:val="0007174F"/>
    <w:rsid w:val="0007271E"/>
    <w:rsid w:val="0007479D"/>
    <w:rsid w:val="00075AD1"/>
    <w:rsid w:val="0009633F"/>
    <w:rsid w:val="000A0CBD"/>
    <w:rsid w:val="000A1C89"/>
    <w:rsid w:val="000A1DDC"/>
    <w:rsid w:val="000A2DAF"/>
    <w:rsid w:val="000A65AC"/>
    <w:rsid w:val="000A7C20"/>
    <w:rsid w:val="000B4CED"/>
    <w:rsid w:val="000B5941"/>
    <w:rsid w:val="000B5E81"/>
    <w:rsid w:val="000D4D4B"/>
    <w:rsid w:val="000D645F"/>
    <w:rsid w:val="000D6AF0"/>
    <w:rsid w:val="000E20F1"/>
    <w:rsid w:val="000E2638"/>
    <w:rsid w:val="000E5DD2"/>
    <w:rsid w:val="000E6CDE"/>
    <w:rsid w:val="000F1A6A"/>
    <w:rsid w:val="000F316F"/>
    <w:rsid w:val="000F492B"/>
    <w:rsid w:val="000F607E"/>
    <w:rsid w:val="00102F62"/>
    <w:rsid w:val="00104E4C"/>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3134"/>
    <w:rsid w:val="00153167"/>
    <w:rsid w:val="001552C3"/>
    <w:rsid w:val="001574F8"/>
    <w:rsid w:val="00161359"/>
    <w:rsid w:val="00162905"/>
    <w:rsid w:val="00163028"/>
    <w:rsid w:val="00164D7C"/>
    <w:rsid w:val="00165A45"/>
    <w:rsid w:val="00165E9C"/>
    <w:rsid w:val="00171088"/>
    <w:rsid w:val="00176B57"/>
    <w:rsid w:val="0018163C"/>
    <w:rsid w:val="001876DC"/>
    <w:rsid w:val="00192EB1"/>
    <w:rsid w:val="001930BA"/>
    <w:rsid w:val="0019419C"/>
    <w:rsid w:val="001954E0"/>
    <w:rsid w:val="001A3153"/>
    <w:rsid w:val="001B4514"/>
    <w:rsid w:val="001C0357"/>
    <w:rsid w:val="001C0FB7"/>
    <w:rsid w:val="001C1598"/>
    <w:rsid w:val="001C1F44"/>
    <w:rsid w:val="001C4128"/>
    <w:rsid w:val="001C724D"/>
    <w:rsid w:val="001C75AA"/>
    <w:rsid w:val="001D0CE5"/>
    <w:rsid w:val="001F7B0A"/>
    <w:rsid w:val="00203F86"/>
    <w:rsid w:val="00213089"/>
    <w:rsid w:val="0021359F"/>
    <w:rsid w:val="0021593D"/>
    <w:rsid w:val="00216690"/>
    <w:rsid w:val="00221155"/>
    <w:rsid w:val="002234CD"/>
    <w:rsid w:val="00223702"/>
    <w:rsid w:val="00223E46"/>
    <w:rsid w:val="00227165"/>
    <w:rsid w:val="00227A30"/>
    <w:rsid w:val="0023110E"/>
    <w:rsid w:val="00231533"/>
    <w:rsid w:val="00233719"/>
    <w:rsid w:val="00235640"/>
    <w:rsid w:val="0023721B"/>
    <w:rsid w:val="002415CD"/>
    <w:rsid w:val="00243AC3"/>
    <w:rsid w:val="0024618C"/>
    <w:rsid w:val="00247D13"/>
    <w:rsid w:val="002547A2"/>
    <w:rsid w:val="00254D5C"/>
    <w:rsid w:val="00257BE3"/>
    <w:rsid w:val="0026006C"/>
    <w:rsid w:val="00262BF8"/>
    <w:rsid w:val="00275133"/>
    <w:rsid w:val="00275BC0"/>
    <w:rsid w:val="00275E96"/>
    <w:rsid w:val="0027726B"/>
    <w:rsid w:val="00291C4E"/>
    <w:rsid w:val="0029245D"/>
    <w:rsid w:val="002935A6"/>
    <w:rsid w:val="002939A5"/>
    <w:rsid w:val="002A1615"/>
    <w:rsid w:val="002A23D0"/>
    <w:rsid w:val="002A45D2"/>
    <w:rsid w:val="002B1AF7"/>
    <w:rsid w:val="002B68CB"/>
    <w:rsid w:val="002B68CF"/>
    <w:rsid w:val="002C21B9"/>
    <w:rsid w:val="002D067D"/>
    <w:rsid w:val="002D1525"/>
    <w:rsid w:val="002D41FB"/>
    <w:rsid w:val="002D5BB5"/>
    <w:rsid w:val="002E3E98"/>
    <w:rsid w:val="002E7344"/>
    <w:rsid w:val="002F0B67"/>
    <w:rsid w:val="002F0D3A"/>
    <w:rsid w:val="002F34CE"/>
    <w:rsid w:val="002F4363"/>
    <w:rsid w:val="002F4D52"/>
    <w:rsid w:val="002F5744"/>
    <w:rsid w:val="00304913"/>
    <w:rsid w:val="00310607"/>
    <w:rsid w:val="0031214F"/>
    <w:rsid w:val="003126DF"/>
    <w:rsid w:val="00312D99"/>
    <w:rsid w:val="0031436F"/>
    <w:rsid w:val="00316240"/>
    <w:rsid w:val="00322706"/>
    <w:rsid w:val="00323764"/>
    <w:rsid w:val="003239BB"/>
    <w:rsid w:val="0033060C"/>
    <w:rsid w:val="00330A0F"/>
    <w:rsid w:val="00342451"/>
    <w:rsid w:val="0034255E"/>
    <w:rsid w:val="003500C2"/>
    <w:rsid w:val="00351BC1"/>
    <w:rsid w:val="00353BF3"/>
    <w:rsid w:val="003576F2"/>
    <w:rsid w:val="00364EC9"/>
    <w:rsid w:val="0036597F"/>
    <w:rsid w:val="00366539"/>
    <w:rsid w:val="00366D7A"/>
    <w:rsid w:val="00373152"/>
    <w:rsid w:val="003736AD"/>
    <w:rsid w:val="00373EBF"/>
    <w:rsid w:val="00374007"/>
    <w:rsid w:val="00374E16"/>
    <w:rsid w:val="00382C7C"/>
    <w:rsid w:val="003839CB"/>
    <w:rsid w:val="003965D6"/>
    <w:rsid w:val="003A0E98"/>
    <w:rsid w:val="003A3549"/>
    <w:rsid w:val="003B1343"/>
    <w:rsid w:val="003B3BF7"/>
    <w:rsid w:val="003B7E6F"/>
    <w:rsid w:val="003C1673"/>
    <w:rsid w:val="003C1EFD"/>
    <w:rsid w:val="003C3D51"/>
    <w:rsid w:val="003C3F11"/>
    <w:rsid w:val="003D25F7"/>
    <w:rsid w:val="003D3D49"/>
    <w:rsid w:val="003D67A9"/>
    <w:rsid w:val="003D77FB"/>
    <w:rsid w:val="003E00C6"/>
    <w:rsid w:val="003E0D3B"/>
    <w:rsid w:val="003E1B07"/>
    <w:rsid w:val="003E20A4"/>
    <w:rsid w:val="003E2E8C"/>
    <w:rsid w:val="003E3D78"/>
    <w:rsid w:val="003E489D"/>
    <w:rsid w:val="003E52BD"/>
    <w:rsid w:val="003E580D"/>
    <w:rsid w:val="003F45DC"/>
    <w:rsid w:val="0040081E"/>
    <w:rsid w:val="00404345"/>
    <w:rsid w:val="004046CB"/>
    <w:rsid w:val="0040476A"/>
    <w:rsid w:val="004068B0"/>
    <w:rsid w:val="00413EC0"/>
    <w:rsid w:val="0041598A"/>
    <w:rsid w:val="0042646B"/>
    <w:rsid w:val="00427D7C"/>
    <w:rsid w:val="00432748"/>
    <w:rsid w:val="00433FE0"/>
    <w:rsid w:val="004359A4"/>
    <w:rsid w:val="00440FD4"/>
    <w:rsid w:val="004445C8"/>
    <w:rsid w:val="0044510A"/>
    <w:rsid w:val="00455EEF"/>
    <w:rsid w:val="00457AFE"/>
    <w:rsid w:val="00463744"/>
    <w:rsid w:val="004640B8"/>
    <w:rsid w:val="00466CE7"/>
    <w:rsid w:val="00474686"/>
    <w:rsid w:val="00476E8E"/>
    <w:rsid w:val="00477332"/>
    <w:rsid w:val="00480CF1"/>
    <w:rsid w:val="00481161"/>
    <w:rsid w:val="004856A0"/>
    <w:rsid w:val="00492217"/>
    <w:rsid w:val="00495708"/>
    <w:rsid w:val="004A18E6"/>
    <w:rsid w:val="004A6BF6"/>
    <w:rsid w:val="004A7EB4"/>
    <w:rsid w:val="004B1E03"/>
    <w:rsid w:val="004B1E4A"/>
    <w:rsid w:val="004C7A87"/>
    <w:rsid w:val="004D21D3"/>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A95"/>
    <w:rsid w:val="00501D4E"/>
    <w:rsid w:val="0050205B"/>
    <w:rsid w:val="00504444"/>
    <w:rsid w:val="00506404"/>
    <w:rsid w:val="0052260E"/>
    <w:rsid w:val="00523916"/>
    <w:rsid w:val="00525ECC"/>
    <w:rsid w:val="00526E4C"/>
    <w:rsid w:val="00530E1C"/>
    <w:rsid w:val="00531536"/>
    <w:rsid w:val="005338EA"/>
    <w:rsid w:val="00535525"/>
    <w:rsid w:val="00536822"/>
    <w:rsid w:val="00540A41"/>
    <w:rsid w:val="00541D35"/>
    <w:rsid w:val="005425AE"/>
    <w:rsid w:val="00554D18"/>
    <w:rsid w:val="00555B38"/>
    <w:rsid w:val="00560106"/>
    <w:rsid w:val="00562F61"/>
    <w:rsid w:val="00565D64"/>
    <w:rsid w:val="0057299D"/>
    <w:rsid w:val="005741DF"/>
    <w:rsid w:val="00574900"/>
    <w:rsid w:val="00575AB5"/>
    <w:rsid w:val="00575C0C"/>
    <w:rsid w:val="00576BEE"/>
    <w:rsid w:val="005823FD"/>
    <w:rsid w:val="0058797F"/>
    <w:rsid w:val="00590916"/>
    <w:rsid w:val="00590F8E"/>
    <w:rsid w:val="005930E1"/>
    <w:rsid w:val="005932F1"/>
    <w:rsid w:val="005A272D"/>
    <w:rsid w:val="005A643D"/>
    <w:rsid w:val="005A7EA5"/>
    <w:rsid w:val="005B172E"/>
    <w:rsid w:val="005B307F"/>
    <w:rsid w:val="005B3AF6"/>
    <w:rsid w:val="005B5FDB"/>
    <w:rsid w:val="005C4896"/>
    <w:rsid w:val="005C5598"/>
    <w:rsid w:val="005C69B2"/>
    <w:rsid w:val="005C6A96"/>
    <w:rsid w:val="005C6AE6"/>
    <w:rsid w:val="005D1256"/>
    <w:rsid w:val="005D2D27"/>
    <w:rsid w:val="005D4051"/>
    <w:rsid w:val="005D4254"/>
    <w:rsid w:val="005D56C5"/>
    <w:rsid w:val="005D7078"/>
    <w:rsid w:val="005D720F"/>
    <w:rsid w:val="005E1882"/>
    <w:rsid w:val="005E1DFB"/>
    <w:rsid w:val="005E4833"/>
    <w:rsid w:val="005E5401"/>
    <w:rsid w:val="005F0174"/>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3046E"/>
    <w:rsid w:val="00631807"/>
    <w:rsid w:val="006407BF"/>
    <w:rsid w:val="00640EB6"/>
    <w:rsid w:val="00641413"/>
    <w:rsid w:val="00645F87"/>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DED"/>
    <w:rsid w:val="006B458C"/>
    <w:rsid w:val="006C210F"/>
    <w:rsid w:val="006D5CC7"/>
    <w:rsid w:val="006D6142"/>
    <w:rsid w:val="006E21E8"/>
    <w:rsid w:val="006E3982"/>
    <w:rsid w:val="006E7497"/>
    <w:rsid w:val="006F0E92"/>
    <w:rsid w:val="006F0FFA"/>
    <w:rsid w:val="007004FD"/>
    <w:rsid w:val="00700AF3"/>
    <w:rsid w:val="00702BDA"/>
    <w:rsid w:val="00704616"/>
    <w:rsid w:val="00710DB0"/>
    <w:rsid w:val="00711588"/>
    <w:rsid w:val="0071182D"/>
    <w:rsid w:val="007140B9"/>
    <w:rsid w:val="007146B5"/>
    <w:rsid w:val="00715942"/>
    <w:rsid w:val="00716D38"/>
    <w:rsid w:val="007210DF"/>
    <w:rsid w:val="00724B96"/>
    <w:rsid w:val="00727C4E"/>
    <w:rsid w:val="00727ED3"/>
    <w:rsid w:val="007309CB"/>
    <w:rsid w:val="007323AF"/>
    <w:rsid w:val="007351E2"/>
    <w:rsid w:val="007448A5"/>
    <w:rsid w:val="00745BFC"/>
    <w:rsid w:val="007533C5"/>
    <w:rsid w:val="007579E9"/>
    <w:rsid w:val="007601B6"/>
    <w:rsid w:val="007611F6"/>
    <w:rsid w:val="00761E19"/>
    <w:rsid w:val="0076259D"/>
    <w:rsid w:val="00765354"/>
    <w:rsid w:val="00765402"/>
    <w:rsid w:val="00773A76"/>
    <w:rsid w:val="0078131B"/>
    <w:rsid w:val="0078196E"/>
    <w:rsid w:val="00796EB3"/>
    <w:rsid w:val="007A014D"/>
    <w:rsid w:val="007A0D87"/>
    <w:rsid w:val="007A0E65"/>
    <w:rsid w:val="007A1AD0"/>
    <w:rsid w:val="007A2276"/>
    <w:rsid w:val="007A2414"/>
    <w:rsid w:val="007A5A45"/>
    <w:rsid w:val="007B1890"/>
    <w:rsid w:val="007B19FA"/>
    <w:rsid w:val="007B4C6C"/>
    <w:rsid w:val="007C1107"/>
    <w:rsid w:val="007C21D5"/>
    <w:rsid w:val="007C45CA"/>
    <w:rsid w:val="007C49ED"/>
    <w:rsid w:val="007D02F8"/>
    <w:rsid w:val="007D0D36"/>
    <w:rsid w:val="007D570A"/>
    <w:rsid w:val="007D59F3"/>
    <w:rsid w:val="007D6CB9"/>
    <w:rsid w:val="007E2F9C"/>
    <w:rsid w:val="007E381C"/>
    <w:rsid w:val="007E4845"/>
    <w:rsid w:val="007E7F6F"/>
    <w:rsid w:val="007F027B"/>
    <w:rsid w:val="007F1A92"/>
    <w:rsid w:val="007F4966"/>
    <w:rsid w:val="00800E6B"/>
    <w:rsid w:val="00802E83"/>
    <w:rsid w:val="00804EFE"/>
    <w:rsid w:val="008117D5"/>
    <w:rsid w:val="00811F41"/>
    <w:rsid w:val="00815DCE"/>
    <w:rsid w:val="0081620E"/>
    <w:rsid w:val="00822ABA"/>
    <w:rsid w:val="00825593"/>
    <w:rsid w:val="00832AB8"/>
    <w:rsid w:val="00833979"/>
    <w:rsid w:val="00843565"/>
    <w:rsid w:val="008469FF"/>
    <w:rsid w:val="008471F2"/>
    <w:rsid w:val="008511CF"/>
    <w:rsid w:val="00853153"/>
    <w:rsid w:val="00853B1C"/>
    <w:rsid w:val="008546E7"/>
    <w:rsid w:val="00854FDB"/>
    <w:rsid w:val="00856FFB"/>
    <w:rsid w:val="008570EB"/>
    <w:rsid w:val="0085722A"/>
    <w:rsid w:val="00857780"/>
    <w:rsid w:val="00866C97"/>
    <w:rsid w:val="00867C2B"/>
    <w:rsid w:val="0087067D"/>
    <w:rsid w:val="00872E56"/>
    <w:rsid w:val="00876AD1"/>
    <w:rsid w:val="00876CA5"/>
    <w:rsid w:val="00877487"/>
    <w:rsid w:val="008847A1"/>
    <w:rsid w:val="008920DB"/>
    <w:rsid w:val="00895C8E"/>
    <w:rsid w:val="00897CE9"/>
    <w:rsid w:val="008A10CA"/>
    <w:rsid w:val="008A5770"/>
    <w:rsid w:val="008B2ECB"/>
    <w:rsid w:val="008B374F"/>
    <w:rsid w:val="008B48C8"/>
    <w:rsid w:val="008C0238"/>
    <w:rsid w:val="008C0417"/>
    <w:rsid w:val="008C23FC"/>
    <w:rsid w:val="008C662F"/>
    <w:rsid w:val="008D42E4"/>
    <w:rsid w:val="008D47EB"/>
    <w:rsid w:val="008D6FFC"/>
    <w:rsid w:val="008E3978"/>
    <w:rsid w:val="008F0BC2"/>
    <w:rsid w:val="008F17F8"/>
    <w:rsid w:val="008F2C42"/>
    <w:rsid w:val="00900606"/>
    <w:rsid w:val="00903BBF"/>
    <w:rsid w:val="00906B4E"/>
    <w:rsid w:val="00906BF8"/>
    <w:rsid w:val="0091120E"/>
    <w:rsid w:val="00914C9F"/>
    <w:rsid w:val="00914D3B"/>
    <w:rsid w:val="00923965"/>
    <w:rsid w:val="009331C4"/>
    <w:rsid w:val="00935AE3"/>
    <w:rsid w:val="00941B17"/>
    <w:rsid w:val="00942208"/>
    <w:rsid w:val="00947960"/>
    <w:rsid w:val="00952FC9"/>
    <w:rsid w:val="009561E7"/>
    <w:rsid w:val="009570A4"/>
    <w:rsid w:val="0096558E"/>
    <w:rsid w:val="009674BE"/>
    <w:rsid w:val="00970706"/>
    <w:rsid w:val="00975870"/>
    <w:rsid w:val="00976FA0"/>
    <w:rsid w:val="009773EE"/>
    <w:rsid w:val="00977CE8"/>
    <w:rsid w:val="0098710C"/>
    <w:rsid w:val="009924DE"/>
    <w:rsid w:val="009937D7"/>
    <w:rsid w:val="00994789"/>
    <w:rsid w:val="00994B6F"/>
    <w:rsid w:val="00996809"/>
    <w:rsid w:val="009975A3"/>
    <w:rsid w:val="00997BBA"/>
    <w:rsid w:val="009A0B01"/>
    <w:rsid w:val="009A2A69"/>
    <w:rsid w:val="009A340C"/>
    <w:rsid w:val="009B1E99"/>
    <w:rsid w:val="009B2709"/>
    <w:rsid w:val="009C3DE6"/>
    <w:rsid w:val="009D0411"/>
    <w:rsid w:val="009D15AE"/>
    <w:rsid w:val="009D5B66"/>
    <w:rsid w:val="009E05FE"/>
    <w:rsid w:val="009E19FA"/>
    <w:rsid w:val="009E502A"/>
    <w:rsid w:val="009F1A5A"/>
    <w:rsid w:val="009F3717"/>
    <w:rsid w:val="009F3912"/>
    <w:rsid w:val="00A02B7B"/>
    <w:rsid w:val="00A02F29"/>
    <w:rsid w:val="00A05EA3"/>
    <w:rsid w:val="00A06A19"/>
    <w:rsid w:val="00A102AE"/>
    <w:rsid w:val="00A13211"/>
    <w:rsid w:val="00A149F8"/>
    <w:rsid w:val="00A15E5C"/>
    <w:rsid w:val="00A22ADA"/>
    <w:rsid w:val="00A24BC1"/>
    <w:rsid w:val="00A26EDC"/>
    <w:rsid w:val="00A276E8"/>
    <w:rsid w:val="00A27A15"/>
    <w:rsid w:val="00A33A3D"/>
    <w:rsid w:val="00A357CF"/>
    <w:rsid w:val="00A45344"/>
    <w:rsid w:val="00A46650"/>
    <w:rsid w:val="00A53F27"/>
    <w:rsid w:val="00A54542"/>
    <w:rsid w:val="00A5756E"/>
    <w:rsid w:val="00A6050F"/>
    <w:rsid w:val="00A61C14"/>
    <w:rsid w:val="00A63806"/>
    <w:rsid w:val="00A64B85"/>
    <w:rsid w:val="00A669F4"/>
    <w:rsid w:val="00A67FCF"/>
    <w:rsid w:val="00A71A92"/>
    <w:rsid w:val="00A83BF3"/>
    <w:rsid w:val="00A8498A"/>
    <w:rsid w:val="00A86C6F"/>
    <w:rsid w:val="00A95FF5"/>
    <w:rsid w:val="00A96E09"/>
    <w:rsid w:val="00AA110D"/>
    <w:rsid w:val="00AA21AE"/>
    <w:rsid w:val="00AA73DE"/>
    <w:rsid w:val="00AC1F74"/>
    <w:rsid w:val="00AD329B"/>
    <w:rsid w:val="00AD3A95"/>
    <w:rsid w:val="00AD3B92"/>
    <w:rsid w:val="00AD5AC1"/>
    <w:rsid w:val="00AD6AF1"/>
    <w:rsid w:val="00AE423F"/>
    <w:rsid w:val="00AF3D23"/>
    <w:rsid w:val="00AF57A9"/>
    <w:rsid w:val="00B00A8A"/>
    <w:rsid w:val="00B01C3C"/>
    <w:rsid w:val="00B06BF2"/>
    <w:rsid w:val="00B13265"/>
    <w:rsid w:val="00B134BB"/>
    <w:rsid w:val="00B13F3E"/>
    <w:rsid w:val="00B1409A"/>
    <w:rsid w:val="00B20065"/>
    <w:rsid w:val="00B20E51"/>
    <w:rsid w:val="00B2108F"/>
    <w:rsid w:val="00B2256C"/>
    <w:rsid w:val="00B22743"/>
    <w:rsid w:val="00B2752D"/>
    <w:rsid w:val="00B3104D"/>
    <w:rsid w:val="00B33440"/>
    <w:rsid w:val="00B356E9"/>
    <w:rsid w:val="00B36002"/>
    <w:rsid w:val="00B53230"/>
    <w:rsid w:val="00B543DD"/>
    <w:rsid w:val="00B54D09"/>
    <w:rsid w:val="00B60370"/>
    <w:rsid w:val="00B61F97"/>
    <w:rsid w:val="00B713C6"/>
    <w:rsid w:val="00B72883"/>
    <w:rsid w:val="00B7497F"/>
    <w:rsid w:val="00B74F59"/>
    <w:rsid w:val="00B75CAB"/>
    <w:rsid w:val="00B800BA"/>
    <w:rsid w:val="00B83605"/>
    <w:rsid w:val="00B842FD"/>
    <w:rsid w:val="00B8490A"/>
    <w:rsid w:val="00B8616D"/>
    <w:rsid w:val="00B92690"/>
    <w:rsid w:val="00B94ECE"/>
    <w:rsid w:val="00B94EDA"/>
    <w:rsid w:val="00B95D11"/>
    <w:rsid w:val="00B96263"/>
    <w:rsid w:val="00B96810"/>
    <w:rsid w:val="00BA3C42"/>
    <w:rsid w:val="00BB15CC"/>
    <w:rsid w:val="00BB55F1"/>
    <w:rsid w:val="00BB6CE7"/>
    <w:rsid w:val="00BC3443"/>
    <w:rsid w:val="00BC609F"/>
    <w:rsid w:val="00BD3D59"/>
    <w:rsid w:val="00BE2449"/>
    <w:rsid w:val="00BE5147"/>
    <w:rsid w:val="00BE71C6"/>
    <w:rsid w:val="00BF46EF"/>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A7054"/>
    <w:rsid w:val="00CB2EF5"/>
    <w:rsid w:val="00CB3A82"/>
    <w:rsid w:val="00CC6317"/>
    <w:rsid w:val="00CC70B7"/>
    <w:rsid w:val="00CC754A"/>
    <w:rsid w:val="00CD6806"/>
    <w:rsid w:val="00CE10D6"/>
    <w:rsid w:val="00CE4412"/>
    <w:rsid w:val="00CF20A6"/>
    <w:rsid w:val="00CF44B7"/>
    <w:rsid w:val="00D00DAB"/>
    <w:rsid w:val="00D103FD"/>
    <w:rsid w:val="00D1383A"/>
    <w:rsid w:val="00D206B8"/>
    <w:rsid w:val="00D22DD3"/>
    <w:rsid w:val="00D3710E"/>
    <w:rsid w:val="00D46780"/>
    <w:rsid w:val="00D46CF1"/>
    <w:rsid w:val="00D65024"/>
    <w:rsid w:val="00D67897"/>
    <w:rsid w:val="00D71476"/>
    <w:rsid w:val="00D71F78"/>
    <w:rsid w:val="00D733D9"/>
    <w:rsid w:val="00D7409D"/>
    <w:rsid w:val="00D8524B"/>
    <w:rsid w:val="00D92125"/>
    <w:rsid w:val="00D93099"/>
    <w:rsid w:val="00D9781A"/>
    <w:rsid w:val="00DA3BD9"/>
    <w:rsid w:val="00DB02B1"/>
    <w:rsid w:val="00DB04B9"/>
    <w:rsid w:val="00DB2D3C"/>
    <w:rsid w:val="00DB54D5"/>
    <w:rsid w:val="00DB5827"/>
    <w:rsid w:val="00DB7260"/>
    <w:rsid w:val="00DC39BA"/>
    <w:rsid w:val="00DD0610"/>
    <w:rsid w:val="00DD25F4"/>
    <w:rsid w:val="00DD514B"/>
    <w:rsid w:val="00DE0E74"/>
    <w:rsid w:val="00DE4036"/>
    <w:rsid w:val="00DF5602"/>
    <w:rsid w:val="00E12367"/>
    <w:rsid w:val="00E140E8"/>
    <w:rsid w:val="00E1434C"/>
    <w:rsid w:val="00E14BA5"/>
    <w:rsid w:val="00E169DC"/>
    <w:rsid w:val="00E17E1D"/>
    <w:rsid w:val="00E22F70"/>
    <w:rsid w:val="00E24452"/>
    <w:rsid w:val="00E24995"/>
    <w:rsid w:val="00E34F5E"/>
    <w:rsid w:val="00E37857"/>
    <w:rsid w:val="00E42A4E"/>
    <w:rsid w:val="00E432FA"/>
    <w:rsid w:val="00E511D3"/>
    <w:rsid w:val="00E53851"/>
    <w:rsid w:val="00E60979"/>
    <w:rsid w:val="00E6119F"/>
    <w:rsid w:val="00E6547C"/>
    <w:rsid w:val="00E75FAE"/>
    <w:rsid w:val="00E805CD"/>
    <w:rsid w:val="00E806CB"/>
    <w:rsid w:val="00E952E2"/>
    <w:rsid w:val="00E95373"/>
    <w:rsid w:val="00E95D9A"/>
    <w:rsid w:val="00E95DE5"/>
    <w:rsid w:val="00E9657D"/>
    <w:rsid w:val="00E9700D"/>
    <w:rsid w:val="00EA2B57"/>
    <w:rsid w:val="00EA6259"/>
    <w:rsid w:val="00EB0332"/>
    <w:rsid w:val="00EB6C0E"/>
    <w:rsid w:val="00EC1D79"/>
    <w:rsid w:val="00EC2FB5"/>
    <w:rsid w:val="00EC4478"/>
    <w:rsid w:val="00ED1BA2"/>
    <w:rsid w:val="00ED45D6"/>
    <w:rsid w:val="00ED707C"/>
    <w:rsid w:val="00EE22FC"/>
    <w:rsid w:val="00EE2FDD"/>
    <w:rsid w:val="00EE4267"/>
    <w:rsid w:val="00EE5FC8"/>
    <w:rsid w:val="00EF0C5D"/>
    <w:rsid w:val="00EF310E"/>
    <w:rsid w:val="00EF42EE"/>
    <w:rsid w:val="00EF55CB"/>
    <w:rsid w:val="00EF57D5"/>
    <w:rsid w:val="00EF621B"/>
    <w:rsid w:val="00EF7F67"/>
    <w:rsid w:val="00F021CF"/>
    <w:rsid w:val="00F022E5"/>
    <w:rsid w:val="00F028E2"/>
    <w:rsid w:val="00F04EE7"/>
    <w:rsid w:val="00F069BD"/>
    <w:rsid w:val="00F26025"/>
    <w:rsid w:val="00F3156C"/>
    <w:rsid w:val="00F31798"/>
    <w:rsid w:val="00F3282A"/>
    <w:rsid w:val="00F33633"/>
    <w:rsid w:val="00F343BA"/>
    <w:rsid w:val="00F34C63"/>
    <w:rsid w:val="00F37A6D"/>
    <w:rsid w:val="00F413E1"/>
    <w:rsid w:val="00F4375E"/>
    <w:rsid w:val="00F44DBA"/>
    <w:rsid w:val="00F4748C"/>
    <w:rsid w:val="00F56D04"/>
    <w:rsid w:val="00F62545"/>
    <w:rsid w:val="00F635DF"/>
    <w:rsid w:val="00F64208"/>
    <w:rsid w:val="00F73FE6"/>
    <w:rsid w:val="00F8630C"/>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2.tiff"/><Relationship Id="rId2" Type="http://schemas.openxmlformats.org/officeDocument/2006/relationships/image" Target="media/image11.tiff"/><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15125</Words>
  <Characters>86214</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cp:revision>
  <dcterms:created xsi:type="dcterms:W3CDTF">2022-11-19T01:15:00Z</dcterms:created>
  <dcterms:modified xsi:type="dcterms:W3CDTF">2022-11-19T01:15:00Z</dcterms:modified>
</cp:coreProperties>
</file>