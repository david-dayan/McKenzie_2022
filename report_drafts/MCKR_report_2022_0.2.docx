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438692B0" w:rsidR="00F4375E" w:rsidRPr="00D71476" w:rsidRDefault="00F4375E" w:rsidP="00F4375E">
      <w:pPr>
        <w:spacing w:line="259" w:lineRule="auto"/>
        <w:ind w:left="190" w:right="53"/>
        <w:jc w:val="center"/>
      </w:pPr>
      <w:r w:rsidRPr="00D71476">
        <w:t>EVALUATING SPRING CHINOOK SALMON RELEASES ABOVE COUGAR DAM,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BF97961" w:rsidR="00F4375E" w:rsidRPr="00D71476" w:rsidRDefault="00F4375E" w:rsidP="00F4375E">
      <w:pPr>
        <w:spacing w:after="15" w:line="249" w:lineRule="auto"/>
        <w:ind w:left="195" w:right="234"/>
        <w:jc w:val="cente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Pr="00D71476">
        <w:t>?</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77777777" w:rsidR="00F4375E" w:rsidRPr="00D71476" w:rsidRDefault="00F4375E" w:rsidP="00F4375E">
      <w:pPr>
        <w:spacing w:after="15" w:line="249" w:lineRule="auto"/>
        <w:ind w:left="195" w:right="241"/>
        <w:jc w:val="center"/>
      </w:pPr>
    </w:p>
    <w:p w14:paraId="6184A884" w14:textId="648E9548" w:rsidR="00F4375E" w:rsidRPr="00D71476" w:rsidRDefault="00F4375E" w:rsidP="00F4375E">
      <w:pPr>
        <w:spacing w:line="259" w:lineRule="auto"/>
        <w:jc w:val="center"/>
      </w:pP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4B670CE5" w14:textId="77777777" w:rsidR="00D71476" w:rsidRDefault="00D71476">
      <w:pPr>
        <w:rPr>
          <w:b/>
          <w:bCs/>
        </w:rPr>
      </w:pPr>
    </w:p>
    <w:p w14:paraId="51782E69" w14:textId="03F0E3FD" w:rsidR="002234CD" w:rsidRPr="00D71476" w:rsidRDefault="002234CD">
      <w:pPr>
        <w:rPr>
          <w:b/>
          <w:bCs/>
        </w:rPr>
      </w:pPr>
      <w:commentRangeStart w:id="0"/>
      <w:r w:rsidRPr="00D71476">
        <w:rPr>
          <w:b/>
          <w:bCs/>
        </w:rPr>
        <w:lastRenderedPageBreak/>
        <w:t>Glossary</w:t>
      </w:r>
      <w:commentRangeEnd w:id="0"/>
      <w:r w:rsidR="00FB46DE">
        <w:rPr>
          <w:rStyle w:val="CommentReference"/>
        </w:rPr>
        <w:commentReference w:id="0"/>
      </w:r>
    </w:p>
    <w:p w14:paraId="37D0C5E3" w14:textId="5664A61B" w:rsidR="002234CD" w:rsidRDefault="002234CD">
      <w:pPr>
        <w:rPr>
          <w:i/>
          <w:iCs/>
        </w:rPr>
      </w:pPr>
    </w:p>
    <w:p w14:paraId="44EF816D" w14:textId="77777777" w:rsidR="00FB46DE" w:rsidRPr="00D71476" w:rsidRDefault="00FB46DE" w:rsidP="00EF0C5D">
      <w:pPr>
        <w:pStyle w:val="ListParagraph"/>
        <w:numPr>
          <w:ilvl w:val="0"/>
          <w:numId w:val="2"/>
        </w:numPr>
        <w:rPr>
          <w:i/>
          <w:iCs/>
        </w:rPr>
      </w:pPr>
      <w:r w:rsidRPr="00D71476">
        <w:t xml:space="preserve">Assignment – Offspring are </w:t>
      </w:r>
      <w:r w:rsidRPr="00D71476">
        <w:rPr>
          <w:i/>
          <w:iCs/>
        </w:rPr>
        <w:t>assigned to</w:t>
      </w:r>
      <w:r w:rsidRPr="00D71476">
        <w:t xml:space="preserve"> parents. </w:t>
      </w:r>
    </w:p>
    <w:p w14:paraId="33450073" w14:textId="77777777" w:rsidR="00FB46DE" w:rsidRPr="00D71476" w:rsidRDefault="00FB46DE" w:rsidP="002234CD">
      <w:pPr>
        <w:pStyle w:val="ListParagraph"/>
        <w:numPr>
          <w:ilvl w:val="0"/>
          <w:numId w:val="2"/>
        </w:numPr>
      </w:pPr>
      <w:r w:rsidRPr="00D71476">
        <w:t xml:space="preserve">Candidate Parent – </w:t>
      </w:r>
      <w:r>
        <w:t>Salmon</w:t>
      </w:r>
      <w:r w:rsidRPr="00D71476">
        <w:t xml:space="preserve"> released above Cougar Dam included in our parentage analysis as a potential parent (</w:t>
      </w:r>
      <w:proofErr w:type="spellStart"/>
      <w:r w:rsidRPr="00D71476">
        <w:t>i.e</w:t>
      </w:r>
      <w:proofErr w:type="spellEnd"/>
      <w:r w:rsidRPr="00D71476">
        <w:t xml:space="preserve"> in the filtered dataset)</w:t>
      </w:r>
    </w:p>
    <w:p w14:paraId="792F0B0C" w14:textId="77777777" w:rsidR="00FB46DE" w:rsidRPr="00D71476" w:rsidRDefault="00FB46DE" w:rsidP="002234CD">
      <w:pPr>
        <w:pStyle w:val="ListParagraph"/>
        <w:numPr>
          <w:ilvl w:val="0"/>
          <w:numId w:val="2"/>
        </w:numPr>
      </w:pPr>
      <w:r w:rsidRPr="00D71476">
        <w:t xml:space="preserve">Cohort – Set of </w:t>
      </w:r>
      <w:r>
        <w:t>salmon</w:t>
      </w:r>
      <w:r w:rsidRPr="00D71476">
        <w:t xml:space="preserve"> that could potentially spawn together. Not set of offspring descended from a set of parents that spawned together.</w:t>
      </w:r>
    </w:p>
    <w:p w14:paraId="1CC7D24F" w14:textId="77777777" w:rsidR="00FB46DE" w:rsidRPr="00D71476" w:rsidRDefault="00FB46DE" w:rsidP="00E95D9A">
      <w:pPr>
        <w:pStyle w:val="ListParagraph"/>
        <w:numPr>
          <w:ilvl w:val="0"/>
          <w:numId w:val="2"/>
        </w:numPr>
      </w:pPr>
      <w:r w:rsidRPr="00D71476">
        <w:t xml:space="preserve">CRR (Cohort Replacement Rate) – Number of offspring produced </w:t>
      </w:r>
      <w:ins w:id="1" w:author="Kathleen O'Malley" w:date="2022-10-15T14:10:00Z">
        <w:r w:rsidRPr="00D71476">
          <w:t xml:space="preserve">by </w:t>
        </w:r>
      </w:ins>
      <w:r w:rsidRPr="00D71476">
        <w:t xml:space="preserve">a cohort of parents, divided by the number of parents in the cohort. </w:t>
      </w:r>
    </w:p>
    <w:p w14:paraId="38DBD96C" w14:textId="77777777" w:rsidR="00FB46DE" w:rsidRPr="00D71476" w:rsidRDefault="00FB46DE" w:rsidP="002234CD">
      <w:pPr>
        <w:pStyle w:val="ListParagraph"/>
        <w:numPr>
          <w:ilvl w:val="0"/>
          <w:numId w:val="2"/>
        </w:numPr>
      </w:pPr>
      <w:r w:rsidRPr="00D71476">
        <w:t xml:space="preserve">Fitness – Number of offspring </w:t>
      </w:r>
      <w:r>
        <w:t>that return as an adult</w:t>
      </w:r>
    </w:p>
    <w:p w14:paraId="6530CAF7" w14:textId="77777777" w:rsidR="00FB46DE" w:rsidRPr="00D71476" w:rsidRDefault="00FB46DE" w:rsidP="002234CD">
      <w:pPr>
        <w:pStyle w:val="ListParagraph"/>
        <w:numPr>
          <w:ilvl w:val="0"/>
          <w:numId w:val="2"/>
        </w:numPr>
      </w:pPr>
      <w:r w:rsidRPr="00D71476">
        <w:t xml:space="preserve">Hatchery </w:t>
      </w:r>
      <w:commentRangeStart w:id="2"/>
      <w:r w:rsidRPr="00D71476">
        <w:t>Outplant</w:t>
      </w:r>
      <w:commentRangeEnd w:id="2"/>
      <w:r w:rsidRPr="00D71476">
        <w:rPr>
          <w:rStyle w:val="CommentReference"/>
        </w:rPr>
        <w:commentReference w:id="2"/>
      </w:r>
      <w:r w:rsidRPr="00D71476">
        <w:t xml:space="preserve"> – </w:t>
      </w:r>
      <w:commentRangeStart w:id="3"/>
      <w:r w:rsidRPr="00D71476">
        <w:t>HOR</w:t>
      </w:r>
      <w:commentRangeEnd w:id="3"/>
      <w:r w:rsidRPr="00D71476">
        <w:rPr>
          <w:rStyle w:val="CommentReference"/>
        </w:rPr>
        <w:commentReference w:id="3"/>
      </w:r>
      <w:r w:rsidRPr="00D71476">
        <w:t xml:space="preserve"> salmon initially collected at a hatchery and outplanted above Cougar Dam. </w:t>
      </w:r>
      <w:commentRangeStart w:id="4"/>
      <w:r w:rsidRPr="00D71476">
        <w:t>NOT HOR salmon collected at Cougar Trap and released above Cougar Dam.</w:t>
      </w:r>
      <w:commentRangeEnd w:id="4"/>
      <w:r w:rsidRPr="00D71476">
        <w:rPr>
          <w:rStyle w:val="CommentReference"/>
        </w:rPr>
        <w:commentReference w:id="4"/>
      </w:r>
    </w:p>
    <w:p w14:paraId="1BE7518E" w14:textId="77777777" w:rsidR="00FB46DE" w:rsidRPr="00D71476" w:rsidRDefault="00FB46DE" w:rsidP="002234CD">
      <w:pPr>
        <w:pStyle w:val="ListParagraph"/>
        <w:numPr>
          <w:ilvl w:val="0"/>
          <w:numId w:val="2"/>
        </w:numPr>
      </w:pPr>
      <w:r w:rsidRPr="00D71476">
        <w:t>HOR (hatchery</w:t>
      </w:r>
      <w:ins w:id="5" w:author="Kathleen O'Malley" w:date="2022-10-15T14:11:00Z">
        <w:r w:rsidRPr="00D71476">
          <w:t>-</w:t>
        </w:r>
      </w:ins>
      <w:r w:rsidRPr="00D71476">
        <w:t xml:space="preserve">origin) – </w:t>
      </w:r>
    </w:p>
    <w:p w14:paraId="143076AD" w14:textId="77777777" w:rsidR="00FB46DE" w:rsidRPr="00D71476" w:rsidRDefault="00FB46DE" w:rsidP="002234CD">
      <w:pPr>
        <w:pStyle w:val="ListParagraph"/>
        <w:numPr>
          <w:ilvl w:val="0"/>
          <w:numId w:val="2"/>
        </w:numPr>
      </w:pPr>
      <w:r w:rsidRPr="00D71476">
        <w:t xml:space="preserve">LSDR (late season downstream release) - Double </w:t>
      </w:r>
      <w:proofErr w:type="spellStart"/>
      <w:r w:rsidRPr="00D71476">
        <w:t>floy</w:t>
      </w:r>
      <w:proofErr w:type="spellEnd"/>
      <w:r w:rsidRPr="00D71476">
        <w:t xml:space="preserve"> tag and release salmon at Forest Glen (in mainstem, below confluence with South Fork) after September 1</w:t>
      </w:r>
      <w:r w:rsidRPr="00D71476">
        <w:rPr>
          <w:vertAlign w:val="superscript"/>
        </w:rPr>
        <w:t>st</w:t>
      </w:r>
      <w:r w:rsidRPr="00D71476">
        <w:t>. Only release above Cougar Dam if collected a second time at trap.</w:t>
      </w:r>
    </w:p>
    <w:p w14:paraId="22458645" w14:textId="77777777" w:rsidR="00FB46DE" w:rsidRPr="00D71476" w:rsidRDefault="00FB46DE" w:rsidP="002234CD">
      <w:pPr>
        <w:pStyle w:val="ListParagraph"/>
        <w:numPr>
          <w:ilvl w:val="0"/>
          <w:numId w:val="2"/>
        </w:numPr>
      </w:pPr>
      <w:r w:rsidRPr="00D71476">
        <w:rPr>
          <w:i/>
          <w:iCs/>
        </w:rPr>
        <w:t>N</w:t>
      </w:r>
      <w:r w:rsidRPr="00D71476">
        <w:rPr>
          <w:i/>
          <w:iCs/>
          <w:vertAlign w:val="subscript"/>
        </w:rPr>
        <w:t>b</w:t>
      </w:r>
      <w:r w:rsidRPr="00D71476">
        <w:t xml:space="preserve"> (Effective Number of Breeders) -</w:t>
      </w:r>
    </w:p>
    <w:p w14:paraId="603CBA1D" w14:textId="77777777" w:rsidR="00FB46DE" w:rsidRPr="00D71476" w:rsidRDefault="00FB46DE" w:rsidP="002234CD">
      <w:pPr>
        <w:pStyle w:val="ListParagraph"/>
        <w:numPr>
          <w:ilvl w:val="0"/>
          <w:numId w:val="2"/>
        </w:numPr>
      </w:pPr>
      <w:r w:rsidRPr="00D71476">
        <w:t>NOR (natural</w:t>
      </w:r>
      <w:ins w:id="6" w:author="Kathleen O'Malley" w:date="2022-10-15T14:14:00Z">
        <w:r w:rsidRPr="00D71476">
          <w:t>-</w:t>
        </w:r>
      </w:ins>
      <w:r w:rsidRPr="00D71476">
        <w:t xml:space="preserve">origin) – </w:t>
      </w:r>
    </w:p>
    <w:p w14:paraId="14BCDB74" w14:textId="77777777" w:rsidR="00FB46DE" w:rsidRPr="00D71476" w:rsidRDefault="00FB46DE" w:rsidP="002234CD">
      <w:pPr>
        <w:pStyle w:val="ListParagraph"/>
        <w:numPr>
          <w:ilvl w:val="0"/>
          <w:numId w:val="2"/>
        </w:numPr>
      </w:pPr>
      <w:r w:rsidRPr="00D71476">
        <w:t>Offspring Year – Calendar year an individual returns the South Fork McKenzie River to spawn</w:t>
      </w:r>
    </w:p>
    <w:p w14:paraId="2C3BC0B7" w14:textId="77777777" w:rsidR="00FB46DE" w:rsidRPr="00D71476" w:rsidRDefault="00FB46DE" w:rsidP="002234CD">
      <w:pPr>
        <w:pStyle w:val="ListParagraph"/>
        <w:numPr>
          <w:ilvl w:val="0"/>
          <w:numId w:val="2"/>
        </w:numPr>
      </w:pPr>
      <w:r w:rsidRPr="00D71476">
        <w:t xml:space="preserve">Origin – </w:t>
      </w:r>
    </w:p>
    <w:p w14:paraId="0B5D0294" w14:textId="77777777" w:rsidR="00FB46DE" w:rsidRPr="00D71476" w:rsidRDefault="00FB46DE" w:rsidP="002234CD">
      <w:pPr>
        <w:pStyle w:val="ListParagraph"/>
        <w:numPr>
          <w:ilvl w:val="0"/>
          <w:numId w:val="2"/>
        </w:numPr>
      </w:pPr>
      <w:commentRangeStart w:id="7"/>
      <w:commentRangeStart w:id="8"/>
      <w:r w:rsidRPr="00D71476">
        <w:t xml:space="preserve">Outplant – release HOR </w:t>
      </w:r>
      <w:commentRangeEnd w:id="7"/>
      <w:r w:rsidRPr="00D71476">
        <w:rPr>
          <w:rStyle w:val="CommentReference"/>
        </w:rPr>
        <w:commentReference w:id="7"/>
      </w:r>
      <w:commentRangeEnd w:id="8"/>
      <w:r>
        <w:rPr>
          <w:rStyle w:val="CommentReference"/>
        </w:rPr>
        <w:commentReference w:id="8"/>
      </w:r>
      <w:r w:rsidRPr="00D71476">
        <w:t>individual into inaccessible habitat (as verb, not noun)</w:t>
      </w:r>
      <w:r>
        <w:t xml:space="preserve"> DON’T USE.</w:t>
      </w:r>
    </w:p>
    <w:p w14:paraId="0A388FEE" w14:textId="77777777" w:rsidR="00FB46DE" w:rsidRPr="00D71476" w:rsidRDefault="00FB46DE" w:rsidP="002234CD">
      <w:pPr>
        <w:pStyle w:val="ListParagraph"/>
        <w:numPr>
          <w:ilvl w:val="0"/>
          <w:numId w:val="2"/>
        </w:numPr>
      </w:pPr>
      <w:r w:rsidRPr="00D71476">
        <w:t xml:space="preserve">Parent Year – Calendar year an individual returns </w:t>
      </w:r>
      <w:ins w:id="9" w:author="Kathleen O'Malley" w:date="2022-10-15T14:16:00Z">
        <w:r w:rsidRPr="00D71476">
          <w:t xml:space="preserve">to </w:t>
        </w:r>
      </w:ins>
      <w:r w:rsidRPr="00D71476">
        <w:t>the South Fork McKenzie River to spawn</w:t>
      </w:r>
    </w:p>
    <w:p w14:paraId="36F65EB9" w14:textId="77777777" w:rsidR="00FB46DE" w:rsidRPr="00D71476" w:rsidRDefault="00FB46DE" w:rsidP="002234CD">
      <w:pPr>
        <w:pStyle w:val="ListParagraph"/>
        <w:numPr>
          <w:ilvl w:val="0"/>
          <w:numId w:val="2"/>
        </w:numPr>
      </w:pPr>
      <w:r w:rsidRPr="00D71476">
        <w:t>Potential Offspring – Any NOR individual sampled in the South Fork McKenzie that remains in the dataset after genotype quality filtering</w:t>
      </w:r>
    </w:p>
    <w:p w14:paraId="249CC111" w14:textId="77777777" w:rsidR="00FB46DE" w:rsidRPr="00D71476" w:rsidRDefault="00FB46DE" w:rsidP="00FB46DE">
      <w:pPr>
        <w:pStyle w:val="ListParagraph"/>
        <w:numPr>
          <w:ilvl w:val="0"/>
          <w:numId w:val="2"/>
        </w:numPr>
      </w:pPr>
      <w:r w:rsidRPr="00D71476">
        <w:t>Progeny – sometimes used in place of offspring in NSNT report</w:t>
      </w:r>
      <w:r>
        <w:t>. DON’T USE.</w:t>
      </w:r>
    </w:p>
    <w:p w14:paraId="2CA76532" w14:textId="77777777" w:rsidR="00FB46DE" w:rsidRPr="00D71476" w:rsidRDefault="00FB46DE" w:rsidP="002234CD">
      <w:pPr>
        <w:pStyle w:val="ListParagraph"/>
        <w:numPr>
          <w:ilvl w:val="0"/>
          <w:numId w:val="2"/>
        </w:numPr>
      </w:pPr>
      <w:r w:rsidRPr="00D71476">
        <w:t xml:space="preserve">Recycle – double </w:t>
      </w:r>
      <w:proofErr w:type="spellStart"/>
      <w:r w:rsidRPr="00D71476">
        <w:t>floy</w:t>
      </w:r>
      <w:proofErr w:type="spellEnd"/>
      <w:r w:rsidRPr="00D71476">
        <w:t xml:space="preserve"> tag and all release salmon at Forest Glen (in mainstem, below confluence with South Fork). Only release above Cougar Dam if collected a second time at trap.</w:t>
      </w:r>
    </w:p>
    <w:p w14:paraId="2CE1F599" w14:textId="77777777" w:rsidR="00FB46DE" w:rsidRPr="00D71476" w:rsidRDefault="00FB46DE" w:rsidP="002234CD">
      <w:pPr>
        <w:pStyle w:val="ListParagraph"/>
        <w:numPr>
          <w:ilvl w:val="0"/>
          <w:numId w:val="2"/>
        </w:numPr>
      </w:pPr>
      <w:r w:rsidRPr="00D71476">
        <w:t xml:space="preserve">Reintroduce – </w:t>
      </w:r>
      <w:r>
        <w:t xml:space="preserve">previously defined </w:t>
      </w:r>
      <w:r w:rsidRPr="00D71476">
        <w:t>release NOR individual into inaccessible habitat (as verb, not noun)</w:t>
      </w:r>
      <w:r>
        <w:t>. DON’T USE.</w:t>
      </w:r>
    </w:p>
    <w:p w14:paraId="7397BE87" w14:textId="77777777" w:rsidR="00FB46DE" w:rsidRPr="00D71476" w:rsidRDefault="00FB46DE" w:rsidP="00B94EDA">
      <w:pPr>
        <w:pStyle w:val="ListParagraph"/>
        <w:numPr>
          <w:ilvl w:val="0"/>
          <w:numId w:val="2"/>
        </w:numPr>
      </w:pPr>
      <w:r w:rsidRPr="00D71476">
        <w:t>Release – trap and haul salmon from below the dam to above the dam (use as verb, not noun)</w:t>
      </w:r>
    </w:p>
    <w:p w14:paraId="1F7539FB" w14:textId="77777777" w:rsidR="00FB46DE" w:rsidRPr="00D71476" w:rsidRDefault="00FB46DE" w:rsidP="002234CD">
      <w:pPr>
        <w:pStyle w:val="ListParagraph"/>
        <w:numPr>
          <w:ilvl w:val="0"/>
          <w:numId w:val="2"/>
        </w:numPr>
      </w:pPr>
      <w:r w:rsidRPr="00D71476">
        <w:t xml:space="preserve">Source – Where was a fish initially encountered for this study? This can be one of hatchery outplant (initially encountered at a hatchery), at the Cougar Trap, as a carcass sample or as a precocial male above the dam. Note </w:t>
      </w:r>
      <w:proofErr w:type="spellStart"/>
      <w:r w:rsidRPr="00D71476">
        <w:t>th</w:t>
      </w:r>
      <w:proofErr w:type="spellEnd"/>
    </w:p>
    <w:p w14:paraId="6F3E0C40" w14:textId="0BFFA19F" w:rsidR="00FB46DE" w:rsidRPr="00D71476" w:rsidRDefault="00FB46DE" w:rsidP="002234CD">
      <w:pPr>
        <w:pStyle w:val="ListParagraph"/>
        <w:numPr>
          <w:ilvl w:val="0"/>
          <w:numId w:val="2"/>
        </w:numPr>
      </w:pPr>
      <w:r w:rsidRPr="00D71476">
        <w:t xml:space="preserve">TLF (Total Lifetime Fitness) – </w:t>
      </w:r>
      <w:r w:rsidR="0040081E">
        <w:t>total number of offspring assigned to a candidate parent</w:t>
      </w:r>
    </w:p>
    <w:p w14:paraId="75EA0C2F" w14:textId="294AD99A" w:rsidR="00935AE3" w:rsidRPr="00D71476" w:rsidRDefault="00F4375E">
      <w:pPr>
        <w:sectPr w:rsidR="00935AE3" w:rsidRPr="00D71476" w:rsidSect="00AD6AF1">
          <w:headerReference w:type="default" r:id="rId12"/>
          <w:footerReference w:type="even" r:id="rId13"/>
          <w:footerReference w:type="default" r:id="rId14"/>
          <w:pgSz w:w="12240" w:h="15840"/>
          <w:pgMar w:top="1440" w:right="1440" w:bottom="1440" w:left="1440" w:header="720" w:footer="720" w:gutter="0"/>
          <w:cols w:space="720"/>
          <w:titlePg/>
          <w:docGrid w:linePitch="360"/>
        </w:sectPr>
      </w:pPr>
      <w:r w:rsidRPr="00D71476">
        <w:br w:type="page"/>
      </w:r>
    </w:p>
    <w:p w14:paraId="1C7A154D" w14:textId="7EC4B3CD" w:rsidR="00B1409A" w:rsidRPr="00D71476" w:rsidRDefault="00935AE3">
      <w:pPr>
        <w:rPr>
          <w:b/>
          <w:bCs/>
        </w:rPr>
      </w:pPr>
      <w:commentRangeStart w:id="10"/>
      <w:r w:rsidRPr="00D71476">
        <w:rPr>
          <w:b/>
          <w:bCs/>
        </w:rPr>
        <w:lastRenderedPageBreak/>
        <w:t>Summary</w:t>
      </w:r>
      <w:commentRangeEnd w:id="10"/>
      <w:r w:rsidR="00AD6AF1" w:rsidRPr="00D71476">
        <w:rPr>
          <w:rStyle w:val="CommentReference"/>
        </w:rPr>
        <w:commentReference w:id="10"/>
      </w:r>
    </w:p>
    <w:p w14:paraId="7E2E2B84" w14:textId="45AEB9F5" w:rsidR="00935AE3" w:rsidRPr="00D71476" w:rsidRDefault="00935AE3">
      <w:pPr>
        <w:rPr>
          <w:b/>
          <w:bCs/>
          <w:u w:val="single"/>
        </w:rPr>
      </w:pPr>
    </w:p>
    <w:p w14:paraId="5B20D521" w14:textId="0BBE6786" w:rsidR="00935AE3" w:rsidRPr="00D71476" w:rsidRDefault="00935AE3" w:rsidP="00935AE3">
      <w:pPr>
        <w:spacing w:line="360" w:lineRule="auto"/>
      </w:pPr>
      <w:r w:rsidRPr="00D71476">
        <w:tab/>
        <w:t xml:space="preserve">Summary text. 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229635EE" w14:textId="2F369EF3" w:rsidR="00364EC9" w:rsidRDefault="00364EC9" w:rsidP="00935AE3">
      <w:pPr>
        <w:spacing w:line="360" w:lineRule="auto"/>
      </w:pPr>
      <w:r w:rsidRPr="00D71476">
        <w:tab/>
        <w:t xml:space="preserve">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5D7C9A28" w14:textId="1B8FB386" w:rsidR="004F7A95" w:rsidRPr="00D71476" w:rsidRDefault="004F7A95" w:rsidP="00935AE3">
      <w:pPr>
        <w:spacing w:line="360" w:lineRule="auto"/>
      </w:pPr>
      <w:r>
        <w:t>Report with hatchery outplant before 2007 available here:</w:t>
      </w:r>
      <w:r w:rsidRPr="004F7A95">
        <w:t xml:space="preserve"> https://odfw.forestry.oregonstate.edu/willamettesalmonidrme/sites/default/files/hatchery-research/Johnson_and_Friesen_2010.pdf</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44791DB6" w:rsidR="00364EC9" w:rsidRPr="00D71476" w:rsidRDefault="00364EC9" w:rsidP="00D71476">
      <w:pPr>
        <w:pStyle w:val="ListParagraph"/>
        <w:numPr>
          <w:ilvl w:val="0"/>
          <w:numId w:val="1"/>
        </w:numPr>
        <w:spacing w:line="360" w:lineRule="auto"/>
      </w:pPr>
      <w:r w:rsidRPr="00D71476">
        <w:t>Determine the number and proportion of unmarked</w:t>
      </w:r>
      <w:r w:rsidR="008511CF">
        <w:t>, presumed NOR</w:t>
      </w:r>
      <w:r w:rsidRPr="00D71476">
        <w:t xml:space="preserve"> adult Chinook salmon sampled at various locations in the South Fork McKenzie River (e.g. Cougar Trap and spawning grounds below Cougar dam) in 2016 - 2020 that can be assigned as progeny of Chinook salmon previously released above Cougar Dam, South Fork McKenzie River in 2011 - 2017.</w:t>
      </w:r>
    </w:p>
    <w:p w14:paraId="2FD0F961" w14:textId="77777777" w:rsidR="00364EC9" w:rsidRPr="00D71476" w:rsidRDefault="00364EC9" w:rsidP="00364EC9">
      <w:pPr>
        <w:pStyle w:val="ListParagraph"/>
        <w:spacing w:line="360" w:lineRule="auto"/>
      </w:pPr>
    </w:p>
    <w:p w14:paraId="7F1EA433" w14:textId="558E2493" w:rsidR="00D00DAB" w:rsidRPr="00D71476" w:rsidRDefault="00D00DAB" w:rsidP="00D00DAB">
      <w:pPr>
        <w:pStyle w:val="ListParagraph"/>
        <w:numPr>
          <w:ilvl w:val="0"/>
          <w:numId w:val="1"/>
        </w:numPr>
        <w:spacing w:line="360" w:lineRule="auto"/>
      </w:pPr>
      <w:r w:rsidRPr="00D71476">
        <w:t>Estimate and report the annual abundance and age structure of adult Chinook salmon that return to the South Fork McKenzie River that can be confidently assigned to parents through genetic pedigree in 2016-2020.</w:t>
      </w:r>
    </w:p>
    <w:p w14:paraId="491DF28B" w14:textId="77777777" w:rsidR="00D00DAB" w:rsidRPr="00D71476" w:rsidRDefault="00D00DAB" w:rsidP="00D00DAB">
      <w:pPr>
        <w:pStyle w:val="ListParagraph"/>
        <w:spacing w:line="360" w:lineRule="auto"/>
      </w:pPr>
    </w:p>
    <w:p w14:paraId="155F06FC" w14:textId="50BA4AA6" w:rsidR="00364EC9" w:rsidRPr="00D71476" w:rsidRDefault="00364EC9" w:rsidP="00364EC9">
      <w:pPr>
        <w:pStyle w:val="ListParagraph"/>
        <w:numPr>
          <w:ilvl w:val="0"/>
          <w:numId w:val="1"/>
        </w:numPr>
        <w:spacing w:line="360" w:lineRule="auto"/>
      </w:pPr>
      <w:r w:rsidRPr="00D71476">
        <w:t>Estimate the TLF for Chinook salmon re</w:t>
      </w:r>
      <w:r w:rsidR="007A5A45">
        <w:t>leased</w:t>
      </w:r>
      <w:r w:rsidRPr="00D71476">
        <w:t xml:space="preserve"> above Cougar Dam in 2011-2015. These estimates include </w:t>
      </w:r>
      <w:r w:rsidR="007A5A45">
        <w:t>NOR</w:t>
      </w:r>
      <w:r w:rsidRPr="00D71476">
        <w:t xml:space="preserve"> adult offspring sampled at Cougar Dam, as well as </w:t>
      </w:r>
      <w:r w:rsidR="007A5A45">
        <w:t>NOR</w:t>
      </w:r>
      <w:r w:rsidRPr="00D71476">
        <w:t xml:space="preserve"> spawners encountered on spawning grounds below the dam in 2014 - 2019.</w:t>
      </w:r>
    </w:p>
    <w:p w14:paraId="4DA848A6" w14:textId="77777777" w:rsidR="00364EC9" w:rsidRPr="00D71476" w:rsidRDefault="00364EC9" w:rsidP="00D00DAB">
      <w:pPr>
        <w:spacing w:line="360" w:lineRule="auto"/>
      </w:pPr>
    </w:p>
    <w:p w14:paraId="1A86C1C8" w14:textId="37A06D8B" w:rsidR="00364EC9" w:rsidRPr="00D71476" w:rsidRDefault="00364EC9" w:rsidP="007A2414">
      <w:pPr>
        <w:pStyle w:val="ListParagraph"/>
        <w:numPr>
          <w:ilvl w:val="0"/>
          <w:numId w:val="1"/>
        </w:numPr>
        <w:spacing w:line="360" w:lineRule="auto"/>
      </w:pPr>
      <w:r w:rsidRPr="00D71476">
        <w:t>Estimate cohort replacement rate (CRR), or “the number of future spawners produced by a spawner” for spring Chinook salmon released above Cougar Dam in 2011 - 2015.</w:t>
      </w:r>
    </w:p>
    <w:p w14:paraId="20973A73" w14:textId="77777777" w:rsidR="007A2414" w:rsidRPr="00D71476" w:rsidRDefault="007A2414" w:rsidP="007A2414">
      <w:pPr>
        <w:pStyle w:val="ListParagraph"/>
        <w:spacing w:line="360" w:lineRule="auto"/>
      </w:pPr>
    </w:p>
    <w:p w14:paraId="0967CB6C" w14:textId="64AA1628" w:rsidR="007A2414" w:rsidRPr="00D71476" w:rsidRDefault="007A2414" w:rsidP="007A2414">
      <w:pPr>
        <w:pStyle w:val="ListParagraph"/>
        <w:numPr>
          <w:ilvl w:val="0"/>
          <w:numId w:val="1"/>
        </w:numPr>
        <w:spacing w:line="360" w:lineRule="auto"/>
      </w:pPr>
      <w:r w:rsidRPr="00D71476">
        <w:t>Estimate the effective number of breeders (Nb) for the adult salmon population reintroduced above Cougar Dam in 2011-2015.</w:t>
      </w:r>
    </w:p>
    <w:p w14:paraId="4B387271" w14:textId="77777777" w:rsidR="007A2414" w:rsidRPr="00D71476" w:rsidRDefault="007A2414" w:rsidP="00D00DAB">
      <w:pPr>
        <w:spacing w:line="360" w:lineRule="auto"/>
      </w:pPr>
    </w:p>
    <w:p w14:paraId="7AC96899" w14:textId="77777777" w:rsidR="00D00DAB" w:rsidRPr="00D71476" w:rsidRDefault="00D00DAB" w:rsidP="00D00DAB">
      <w:pPr>
        <w:pStyle w:val="ListParagraph"/>
        <w:numPr>
          <w:ilvl w:val="0"/>
          <w:numId w:val="1"/>
        </w:numPr>
        <w:spacing w:line="360" w:lineRule="auto"/>
      </w:pPr>
      <w:r w:rsidRPr="00D71476">
        <w:t>Estimate the effects of release date and release site on the total lifetime fitness of adult spring Chinook salmon released above Cougar Dam in 2011 - 2015.</w:t>
      </w:r>
    </w:p>
    <w:p w14:paraId="44D6AD76" w14:textId="77777777" w:rsidR="00D00DAB" w:rsidRPr="00D71476" w:rsidRDefault="00D00DAB" w:rsidP="00D00DAB">
      <w:pPr>
        <w:pStyle w:val="ListParagraph"/>
        <w:spacing w:line="360" w:lineRule="auto"/>
      </w:pPr>
    </w:p>
    <w:p w14:paraId="3006A3B5" w14:textId="6184F5CD" w:rsidR="007A2414" w:rsidRPr="00D71476" w:rsidRDefault="007A2414" w:rsidP="007A2414">
      <w:pPr>
        <w:pStyle w:val="ListParagraph"/>
        <w:numPr>
          <w:ilvl w:val="0"/>
          <w:numId w:val="1"/>
        </w:numPr>
        <w:spacing w:line="360" w:lineRule="auto"/>
      </w:pPr>
      <w:r w:rsidRPr="00D71476">
        <w:t xml:space="preserve">Evaluate fitness differences between HOR and NOR Chinook salmon released above Cougar Dam in 2011-2015 through assignment of adult offspring returns in 2014-2020.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77777777" w:rsidR="00D71476" w:rsidRDefault="00D71476">
      <w:pPr>
        <w:rPr>
          <w:b/>
          <w:bCs/>
        </w:rPr>
      </w:pPr>
      <w:r>
        <w:rPr>
          <w:b/>
          <w:bCs/>
        </w:rPr>
        <w:br w:type="page"/>
      </w:r>
    </w:p>
    <w:p w14:paraId="707F305A" w14:textId="7EE7A541" w:rsidR="00364EC9" w:rsidRDefault="00AD6AF1" w:rsidP="00D71476">
      <w:pPr>
        <w:rPr>
          <w:b/>
          <w:bCs/>
        </w:rPr>
      </w:pPr>
      <w:r w:rsidRPr="00D71476">
        <w:rPr>
          <w:b/>
          <w:bCs/>
        </w:rPr>
        <w:lastRenderedPageBreak/>
        <w:t>Introduction</w:t>
      </w:r>
    </w:p>
    <w:p w14:paraId="17BBA7A0" w14:textId="77777777" w:rsidR="00D71476" w:rsidRPr="00D71476" w:rsidRDefault="00D71476" w:rsidP="00D71476">
      <w:pPr>
        <w:spacing w:line="360" w:lineRule="auto"/>
        <w:rPr>
          <w:b/>
          <w:bCs/>
        </w:rPr>
      </w:pPr>
    </w:p>
    <w:p w14:paraId="6C944486" w14:textId="2A96722C" w:rsidR="00364EC9" w:rsidRPr="00D71476" w:rsidRDefault="00364EC9" w:rsidP="00D71476">
      <w:pPr>
        <w:spacing w:line="360" w:lineRule="auto"/>
      </w:pPr>
      <w:r w:rsidRPr="00D71476">
        <w:tab/>
        <w:t xml:space="preserve">Intro text. 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68A6C9EA" w14:textId="5ED210AC" w:rsidR="00364EC9" w:rsidRPr="00D71476" w:rsidRDefault="00364EC9" w:rsidP="00364EC9">
      <w:pPr>
        <w:spacing w:line="360" w:lineRule="auto"/>
        <w:ind w:firstLine="720"/>
      </w:pPr>
      <w:r w:rsidRPr="00D71476">
        <w:t xml:space="preserve">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3BD67E43" w14:textId="2E35F4B5" w:rsidR="00364EC9" w:rsidRPr="00D71476" w:rsidRDefault="00364EC9" w:rsidP="00364EC9">
      <w:pPr>
        <w:spacing w:line="360" w:lineRule="auto"/>
        <w:ind w:firstLine="720"/>
      </w:pPr>
      <w:r w:rsidRPr="00D71476">
        <w:t xml:space="preserve">Lorem ipsum dolor sit </w:t>
      </w:r>
      <w:proofErr w:type="spellStart"/>
      <w:r w:rsidRPr="00D71476">
        <w:t>amet</w:t>
      </w:r>
      <w:proofErr w:type="spellEnd"/>
      <w:r w:rsidRPr="00D71476">
        <w:t xml:space="preserve">, </w:t>
      </w:r>
      <w:proofErr w:type="spellStart"/>
      <w:r w:rsidRPr="00D71476">
        <w:t>consectetur</w:t>
      </w:r>
      <w:proofErr w:type="spellEnd"/>
      <w:r w:rsidRPr="00D71476">
        <w:t xml:space="preserve"> </w:t>
      </w:r>
      <w:proofErr w:type="spellStart"/>
      <w:r w:rsidRPr="00D71476">
        <w:t>adipiscing</w:t>
      </w:r>
      <w:proofErr w:type="spellEnd"/>
      <w:r w:rsidRPr="00D71476">
        <w:t xml:space="preserve"> </w:t>
      </w:r>
      <w:proofErr w:type="spellStart"/>
      <w:r w:rsidRPr="00D71476">
        <w:t>elit</w:t>
      </w:r>
      <w:proofErr w:type="spellEnd"/>
      <w:r w:rsidRPr="00D71476">
        <w:t xml:space="preserve">, sed do </w:t>
      </w:r>
      <w:proofErr w:type="spellStart"/>
      <w:r w:rsidRPr="00D71476">
        <w:t>eiusmod</w:t>
      </w:r>
      <w:proofErr w:type="spellEnd"/>
      <w:r w:rsidRPr="00D71476">
        <w:t xml:space="preserve"> </w:t>
      </w:r>
      <w:proofErr w:type="spellStart"/>
      <w:r w:rsidRPr="00D71476">
        <w:t>tempor</w:t>
      </w:r>
      <w:proofErr w:type="spellEnd"/>
      <w:r w:rsidRPr="00D71476">
        <w:t xml:space="preserve"> </w:t>
      </w:r>
      <w:proofErr w:type="spellStart"/>
      <w:r w:rsidRPr="00D71476">
        <w:t>incididunt</w:t>
      </w:r>
      <w:proofErr w:type="spellEnd"/>
      <w:r w:rsidRPr="00D71476">
        <w:t xml:space="preserve"> </w:t>
      </w:r>
      <w:proofErr w:type="spellStart"/>
      <w:r w:rsidRPr="00D71476">
        <w:t>ut</w:t>
      </w:r>
      <w:proofErr w:type="spellEnd"/>
      <w:r w:rsidRPr="00D71476">
        <w:t xml:space="preserve"> labore et dolore magna </w:t>
      </w:r>
      <w:proofErr w:type="spellStart"/>
      <w:r w:rsidRPr="00D71476">
        <w:t>aliqua</w:t>
      </w:r>
      <w:proofErr w:type="spellEnd"/>
      <w:r w:rsidRPr="00D71476">
        <w:t xml:space="preserve">. Ut </w:t>
      </w:r>
      <w:proofErr w:type="spellStart"/>
      <w:r w:rsidRPr="00D71476">
        <w:t>enim</w:t>
      </w:r>
      <w:proofErr w:type="spellEnd"/>
      <w:r w:rsidRPr="00D71476">
        <w:t xml:space="preserve"> ad minim </w:t>
      </w:r>
      <w:proofErr w:type="spellStart"/>
      <w:r w:rsidRPr="00D71476">
        <w:t>veniam</w:t>
      </w:r>
      <w:proofErr w:type="spellEnd"/>
      <w:r w:rsidRPr="00D71476">
        <w:t xml:space="preserve">, </w:t>
      </w:r>
      <w:proofErr w:type="spellStart"/>
      <w:r w:rsidRPr="00D71476">
        <w:t>quis</w:t>
      </w:r>
      <w:proofErr w:type="spellEnd"/>
      <w:r w:rsidRPr="00D71476">
        <w:t xml:space="preserve"> </w:t>
      </w:r>
      <w:proofErr w:type="spellStart"/>
      <w:r w:rsidRPr="00D71476">
        <w:t>nostrud</w:t>
      </w:r>
      <w:proofErr w:type="spellEnd"/>
      <w:r w:rsidRPr="00D71476">
        <w:t xml:space="preserve"> exercitation </w:t>
      </w:r>
      <w:proofErr w:type="spellStart"/>
      <w:r w:rsidRPr="00D71476">
        <w:t>ullamco</w:t>
      </w:r>
      <w:proofErr w:type="spellEnd"/>
      <w:r w:rsidRPr="00D71476">
        <w:t xml:space="preserve"> </w:t>
      </w:r>
      <w:proofErr w:type="spellStart"/>
      <w:r w:rsidRPr="00D71476">
        <w:t>laboris</w:t>
      </w:r>
      <w:proofErr w:type="spellEnd"/>
      <w:r w:rsidRPr="00D71476">
        <w:t xml:space="preserve"> nisi </w:t>
      </w:r>
      <w:proofErr w:type="spellStart"/>
      <w:r w:rsidRPr="00D71476">
        <w:t>ut</w:t>
      </w:r>
      <w:proofErr w:type="spellEnd"/>
      <w:r w:rsidRPr="00D71476">
        <w:t xml:space="preserve"> </w:t>
      </w:r>
      <w:proofErr w:type="spellStart"/>
      <w:r w:rsidRPr="00D71476">
        <w:t>aliquip</w:t>
      </w:r>
      <w:proofErr w:type="spellEnd"/>
      <w:r w:rsidRPr="00D71476">
        <w:t xml:space="preserve"> ex </w:t>
      </w:r>
      <w:proofErr w:type="spellStart"/>
      <w:r w:rsidRPr="00D71476">
        <w:t>ea</w:t>
      </w:r>
      <w:proofErr w:type="spellEnd"/>
      <w:r w:rsidRPr="00D71476">
        <w:t xml:space="preserve"> </w:t>
      </w:r>
      <w:proofErr w:type="spellStart"/>
      <w:r w:rsidRPr="00D71476">
        <w:t>commodo</w:t>
      </w:r>
      <w:proofErr w:type="spellEnd"/>
      <w:r w:rsidRPr="00D71476">
        <w:t xml:space="preserve"> </w:t>
      </w:r>
      <w:proofErr w:type="spellStart"/>
      <w:r w:rsidRPr="00D71476">
        <w:t>consequat</w:t>
      </w:r>
      <w:proofErr w:type="spellEnd"/>
      <w:r w:rsidRPr="00D71476">
        <w:t xml:space="preserve">. Duis </w:t>
      </w:r>
      <w:proofErr w:type="spellStart"/>
      <w:r w:rsidRPr="00D71476">
        <w:t>aute</w:t>
      </w:r>
      <w:proofErr w:type="spellEnd"/>
      <w:r w:rsidRPr="00D71476">
        <w:t xml:space="preserve"> </w:t>
      </w:r>
      <w:proofErr w:type="spellStart"/>
      <w:r w:rsidRPr="00D71476">
        <w:t>irure</w:t>
      </w:r>
      <w:proofErr w:type="spellEnd"/>
      <w:r w:rsidRPr="00D71476">
        <w:t xml:space="preserve"> dolor in </w:t>
      </w:r>
      <w:proofErr w:type="spellStart"/>
      <w:r w:rsidRPr="00D71476">
        <w:t>reprehenderit</w:t>
      </w:r>
      <w:proofErr w:type="spellEnd"/>
      <w:r w:rsidRPr="00D71476">
        <w:t xml:space="preserve"> in </w:t>
      </w:r>
      <w:proofErr w:type="spellStart"/>
      <w:r w:rsidRPr="00D71476">
        <w:t>voluptate</w:t>
      </w:r>
      <w:proofErr w:type="spellEnd"/>
      <w:r w:rsidRPr="00D71476">
        <w:t xml:space="preserve"> </w:t>
      </w:r>
      <w:proofErr w:type="spellStart"/>
      <w:r w:rsidRPr="00D71476">
        <w:t>velit</w:t>
      </w:r>
      <w:proofErr w:type="spellEnd"/>
      <w:r w:rsidRPr="00D71476">
        <w:t xml:space="preserve"> </w:t>
      </w:r>
      <w:proofErr w:type="spellStart"/>
      <w:r w:rsidRPr="00D71476">
        <w:t>esse</w:t>
      </w:r>
      <w:proofErr w:type="spellEnd"/>
      <w:r w:rsidRPr="00D71476">
        <w:t xml:space="preserve"> </w:t>
      </w:r>
      <w:proofErr w:type="spellStart"/>
      <w:r w:rsidRPr="00D71476">
        <w:t>cillum</w:t>
      </w:r>
      <w:proofErr w:type="spellEnd"/>
      <w:r w:rsidRPr="00D71476">
        <w:t xml:space="preserve"> dolore </w:t>
      </w:r>
      <w:proofErr w:type="spellStart"/>
      <w:r w:rsidRPr="00D71476">
        <w:t>eu</w:t>
      </w:r>
      <w:proofErr w:type="spellEnd"/>
      <w:r w:rsidRPr="00D71476">
        <w:t xml:space="preserve"> </w:t>
      </w:r>
      <w:proofErr w:type="spellStart"/>
      <w:r w:rsidRPr="00D71476">
        <w:t>fugiat</w:t>
      </w:r>
      <w:proofErr w:type="spellEnd"/>
      <w:r w:rsidRPr="00D71476">
        <w:t xml:space="preserve"> </w:t>
      </w:r>
      <w:proofErr w:type="spellStart"/>
      <w:r w:rsidRPr="00D71476">
        <w:t>nulla</w:t>
      </w:r>
      <w:proofErr w:type="spellEnd"/>
      <w:r w:rsidRPr="00D71476">
        <w:t xml:space="preserve"> </w:t>
      </w:r>
      <w:proofErr w:type="spellStart"/>
      <w:r w:rsidRPr="00D71476">
        <w:t>pariatur</w:t>
      </w:r>
      <w:proofErr w:type="spellEnd"/>
      <w:r w:rsidRPr="00D71476">
        <w:t xml:space="preserve">. </w:t>
      </w:r>
      <w:proofErr w:type="spellStart"/>
      <w:r w:rsidRPr="00D71476">
        <w:t>Excepteur</w:t>
      </w:r>
      <w:proofErr w:type="spellEnd"/>
      <w:r w:rsidRPr="00D71476">
        <w:t xml:space="preserve"> </w:t>
      </w:r>
      <w:proofErr w:type="spellStart"/>
      <w:r w:rsidRPr="00D71476">
        <w:t>sint</w:t>
      </w:r>
      <w:proofErr w:type="spellEnd"/>
      <w:r w:rsidRPr="00D71476">
        <w:t xml:space="preserve"> </w:t>
      </w:r>
      <w:proofErr w:type="spellStart"/>
      <w:r w:rsidRPr="00D71476">
        <w:t>occaecat</w:t>
      </w:r>
      <w:proofErr w:type="spellEnd"/>
      <w:r w:rsidRPr="00D71476">
        <w:t xml:space="preserve"> </w:t>
      </w:r>
      <w:proofErr w:type="spellStart"/>
      <w:r w:rsidRPr="00D71476">
        <w:t>cupidatat</w:t>
      </w:r>
      <w:proofErr w:type="spellEnd"/>
      <w:r w:rsidRPr="00D71476">
        <w:t xml:space="preserve"> non </w:t>
      </w:r>
      <w:proofErr w:type="spellStart"/>
      <w:r w:rsidRPr="00D71476">
        <w:t>proident</w:t>
      </w:r>
      <w:proofErr w:type="spellEnd"/>
      <w:r w:rsidRPr="00D71476">
        <w:t xml:space="preserve">, sunt in culpa qui </w:t>
      </w:r>
      <w:proofErr w:type="spellStart"/>
      <w:r w:rsidRPr="00D71476">
        <w:t>officia</w:t>
      </w:r>
      <w:proofErr w:type="spellEnd"/>
      <w:r w:rsidRPr="00D71476">
        <w:t xml:space="preserve"> </w:t>
      </w:r>
      <w:proofErr w:type="spellStart"/>
      <w:r w:rsidRPr="00D71476">
        <w:t>deserunt</w:t>
      </w:r>
      <w:proofErr w:type="spellEnd"/>
      <w:r w:rsidRPr="00D71476">
        <w:t xml:space="preserve"> </w:t>
      </w:r>
      <w:proofErr w:type="spellStart"/>
      <w:r w:rsidRPr="00D71476">
        <w:t>mollit</w:t>
      </w:r>
      <w:proofErr w:type="spellEnd"/>
      <w:r w:rsidRPr="00D71476">
        <w:t xml:space="preserve"> </w:t>
      </w:r>
      <w:proofErr w:type="spellStart"/>
      <w:r w:rsidRPr="00D71476">
        <w:t>anim</w:t>
      </w:r>
      <w:proofErr w:type="spellEnd"/>
      <w:r w:rsidRPr="00D71476">
        <w:t xml:space="preserve"> id </w:t>
      </w:r>
      <w:proofErr w:type="spellStart"/>
      <w:r w:rsidRPr="00D71476">
        <w:t>est</w:t>
      </w:r>
      <w:proofErr w:type="spellEnd"/>
      <w:r w:rsidRPr="00D71476">
        <w:t xml:space="preserve"> </w:t>
      </w:r>
      <w:proofErr w:type="spellStart"/>
      <w:r w:rsidRPr="00D71476">
        <w:t>laborum</w:t>
      </w:r>
      <w:proofErr w:type="spellEnd"/>
      <w:r w:rsidRPr="00D71476">
        <w:t>.</w:t>
      </w:r>
    </w:p>
    <w:p w14:paraId="43158271" w14:textId="2B3A0D15" w:rsidR="00364EC9" w:rsidRPr="00D71476" w:rsidRDefault="00364EC9" w:rsidP="00364EC9">
      <w:pPr>
        <w:spacing w:line="360" w:lineRule="auto"/>
      </w:pPr>
    </w:p>
    <w:p w14:paraId="69BFABCC" w14:textId="77777777" w:rsidR="005A7EA5" w:rsidRPr="00D71476" w:rsidRDefault="005A7EA5">
      <w:pPr>
        <w:rPr>
          <w:b/>
          <w:bCs/>
        </w:rPr>
      </w:pPr>
      <w:r w:rsidRPr="00D71476">
        <w:rPr>
          <w:b/>
          <w:bCs/>
        </w:rPr>
        <w:br w:type="page"/>
      </w:r>
    </w:p>
    <w:p w14:paraId="0E1A86DC" w14:textId="5DD351A9" w:rsidR="00D00DAB" w:rsidRPr="00D71476" w:rsidRDefault="00364EC9" w:rsidP="00364EC9">
      <w:pPr>
        <w:spacing w:line="360" w:lineRule="auto"/>
        <w:rPr>
          <w:b/>
          <w:bCs/>
        </w:rPr>
      </w:pPr>
      <w:r w:rsidRPr="00D71476">
        <w:rPr>
          <w:b/>
          <w:bCs/>
        </w:rPr>
        <w:lastRenderedPageBreak/>
        <w:t>Methods</w:t>
      </w:r>
    </w:p>
    <w:p w14:paraId="639172D4" w14:textId="69A0A975"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Sample Collection</w:t>
      </w:r>
    </w:p>
    <w:p w14:paraId="6A605DCE" w14:textId="06548166" w:rsidR="009674BE" w:rsidRPr="00D71476" w:rsidRDefault="005741DF" w:rsidP="00942208">
      <w:pPr>
        <w:spacing w:line="360" w:lineRule="auto"/>
        <w:ind w:firstLine="720"/>
      </w:pPr>
      <w:r w:rsidRPr="00D71476">
        <w:t xml:space="preserve">Adult </w:t>
      </w:r>
      <w:r w:rsidRPr="00FB46DE">
        <w:t>hatchery</w:t>
      </w:r>
      <w:r w:rsidR="007A5A45" w:rsidRPr="00FB46DE">
        <w:t>-</w:t>
      </w:r>
      <w:r w:rsidRPr="00FB46DE">
        <w:t>origin</w:t>
      </w:r>
      <w:r w:rsidRPr="00D71476">
        <w:t xml:space="preserve"> (HOR) 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Cougar Dam since 1996. </w:t>
      </w:r>
      <w:r w:rsidR="009E19FA">
        <w:t xml:space="preserve">We refer to these individuals as </w:t>
      </w:r>
      <w:r w:rsidR="009E19FA" w:rsidRPr="00FB46DE">
        <w:t>hatchery outplants</w:t>
      </w:r>
      <w:r w:rsidR="009E19FA" w:rsidRPr="007A5A45">
        <w:t>.</w:t>
      </w:r>
      <w:r w:rsidR="009E19FA">
        <w:rPr>
          <w:i/>
          <w:iCs/>
        </w:rPr>
        <w:t xml:space="preserve"> </w:t>
      </w:r>
      <w:r w:rsidRPr="009E19FA">
        <w:t>The</w:t>
      </w:r>
      <w:r w:rsidRPr="00D71476">
        <w:t xml:space="preserve"> construction of a trap and transport facility</w:t>
      </w:r>
      <w:r w:rsidR="00D92125" w:rsidRPr="00D71476">
        <w:t xml:space="preserve"> near the base of Cougar Dam</w:t>
      </w:r>
      <w:r w:rsidRPr="00D71476">
        <w:t xml:space="preserve">, hereafter </w:t>
      </w:r>
      <w:r w:rsidR="00D92125" w:rsidRPr="00D71476">
        <w:t xml:space="preserve">the Cougar </w:t>
      </w:r>
      <w:r w:rsidR="00942208">
        <w:t>t</w:t>
      </w:r>
      <w:r w:rsidR="00D92125" w:rsidRPr="00D71476">
        <w:t>rap</w:t>
      </w:r>
      <w:r w:rsidR="00A33A3D" w:rsidRPr="00D71476">
        <w:t>,</w:t>
      </w:r>
      <w:r w:rsidR="00D92125" w:rsidRPr="00D71476">
        <w:t xml:space="preserve"> was </w:t>
      </w:r>
      <w:r w:rsidRPr="00D71476">
        <w:t>completed in July 2010</w:t>
      </w:r>
      <w:r w:rsidR="009674BE" w:rsidRPr="00D71476">
        <w:t xml:space="preserve"> (Fig. 1)</w:t>
      </w:r>
      <w:r w:rsidRPr="00D71476">
        <w:t xml:space="preserve">. Since that time, </w:t>
      </w:r>
      <w:r w:rsidR="00942208">
        <w:t xml:space="preserve">both </w:t>
      </w:r>
      <w:r w:rsidR="00942208" w:rsidRPr="00FB46DE">
        <w:t>natural</w:t>
      </w:r>
      <w:r w:rsidR="007A5A45" w:rsidRPr="00FB46DE">
        <w:t>-</w:t>
      </w:r>
      <w:r w:rsidR="00942208" w:rsidRPr="00FB46DE">
        <w:t>origin</w:t>
      </w:r>
      <w:r w:rsidR="00942208">
        <w:t xml:space="preserve"> (NOR) and HOR Chinook salmon collected at the Cougar trap have been released above Cougar Dam, </w:t>
      </w:r>
      <w:r w:rsidRPr="00D71476">
        <w:t xml:space="preserve">while the population has continued to be supplemented with </w:t>
      </w:r>
      <w:r w:rsidR="00FB46DE">
        <w:t>hatchery outplants</w:t>
      </w:r>
      <w:r w:rsidRPr="00D71476">
        <w:t xml:space="preserve">. </w:t>
      </w:r>
      <w:r w:rsidR="00942208">
        <w:t>T</w:t>
      </w:r>
      <w:r w:rsidRPr="00D71476">
        <w:t xml:space="preserve">he </w:t>
      </w:r>
      <w:r w:rsidR="00D92125" w:rsidRPr="00D71476">
        <w:t xml:space="preserve">Cougar </w:t>
      </w:r>
      <w:r w:rsidRPr="00D71476">
        <w:t>trap has been operational throughout the spawning migration each year</w:t>
      </w:r>
      <w:r w:rsidR="00942208">
        <w:t xml:space="preserve"> since 2010</w:t>
      </w:r>
      <w:r w:rsidRPr="00D71476">
        <w:t>, with the exception of August</w:t>
      </w:r>
      <w:r w:rsidR="00FB4C06">
        <w:t xml:space="preserve"> 6</w:t>
      </w:r>
      <w:r w:rsidR="00FB4C06" w:rsidRPr="00FB4C06">
        <w:rPr>
          <w:vertAlign w:val="superscript"/>
        </w:rPr>
        <w:t>th</w:t>
      </w:r>
      <w:r w:rsidR="00FB4C06">
        <w:t xml:space="preserve"> to July 19</w:t>
      </w:r>
      <w:r w:rsidR="00FB4C06" w:rsidRPr="00FB4C06">
        <w:rPr>
          <w:vertAlign w:val="superscript"/>
        </w:rPr>
        <w:t>th</w:t>
      </w:r>
      <w:r w:rsidRPr="00D71476">
        <w:t xml:space="preserve"> 2011. At both the hatcher</w:t>
      </w:r>
      <w:r w:rsidR="00FB46DE">
        <w:t>ies</w:t>
      </w:r>
      <w:r w:rsidRPr="00D71476">
        <w:t xml:space="preserve"> and </w:t>
      </w:r>
      <w:r w:rsidR="007A5A45">
        <w:t xml:space="preserve">the </w:t>
      </w:r>
      <w:r w:rsidR="009E19FA">
        <w:t>Cougar</w:t>
      </w:r>
      <w:r w:rsidRPr="00D71476">
        <w:t xml:space="preserve"> trap, adults </w:t>
      </w:r>
      <w:r w:rsidR="00FB4C06">
        <w:t>are</w:t>
      </w:r>
      <w:r w:rsidRPr="00D71476">
        <w:t xml:space="preserve"> collected using small fish ladders that end in holding tanks. Adults are </w:t>
      </w:r>
      <w:r w:rsidR="009E19FA">
        <w:t xml:space="preserve">transported </w:t>
      </w:r>
      <w:r w:rsidRPr="00D71476">
        <w:t xml:space="preserve">above the dam </w:t>
      </w:r>
      <w:r w:rsidR="009E19FA">
        <w:t xml:space="preserve">in trucks </w:t>
      </w:r>
      <w:r w:rsidRPr="00D71476">
        <w:t xml:space="preserve">and released </w:t>
      </w:r>
      <w:r w:rsidR="006959DB" w:rsidRPr="00D71476">
        <w:t>at one of six sites</w:t>
      </w:r>
      <w:r w:rsidRPr="00D71476">
        <w:t xml:space="preserve"> to spawn. To date, there is no assisted downstream passage for juveniles produced above the dam. </w:t>
      </w:r>
      <w:commentRangeStart w:id="11"/>
      <w:r w:rsidRPr="00D71476">
        <w:t>Instead, juvenile fish can exit the reservoir volitionally, either by passage through hydroelectric turbines or over a steep, 73 m ‘regulating outlet’ spillway (</w:t>
      </w:r>
      <w:r w:rsidRPr="006605AD">
        <w:rPr>
          <w:color w:val="FF0000"/>
        </w:rPr>
        <w:t>Duncan, 2011</w:t>
      </w:r>
      <w:r w:rsidRPr="00D71476">
        <w:t>).</w:t>
      </w:r>
      <w:commentRangeEnd w:id="11"/>
      <w:r w:rsidR="00825593" w:rsidRPr="00D71476">
        <w:rPr>
          <w:rStyle w:val="CommentReference"/>
        </w:rPr>
        <w:commentReference w:id="11"/>
      </w:r>
    </w:p>
    <w:p w14:paraId="76E21BE8" w14:textId="32560D02" w:rsidR="009773EE" w:rsidRPr="00D71476" w:rsidRDefault="009773EE" w:rsidP="00140F68">
      <w:pPr>
        <w:spacing w:line="360" w:lineRule="auto"/>
        <w:ind w:firstLine="720"/>
      </w:pPr>
      <w:r w:rsidRPr="00D71476">
        <w:rPr>
          <w:noProof/>
        </w:rPr>
        <w:lastRenderedPageBreak/>
        <w:drawing>
          <wp:inline distT="0" distB="0" distL="0" distR="0" wp14:anchorId="364C9167" wp14:editId="79439FCA">
            <wp:extent cx="3556000" cy="4673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56000" cy="4673600"/>
                    </a:xfrm>
                    <a:prstGeom prst="rect">
                      <a:avLst/>
                    </a:prstGeom>
                  </pic:spPr>
                </pic:pic>
              </a:graphicData>
            </a:graphic>
          </wp:inline>
        </w:drawing>
      </w:r>
    </w:p>
    <w:p w14:paraId="2A3DCCAF" w14:textId="671C1C2C" w:rsidR="009773EE" w:rsidRPr="00D71476" w:rsidRDefault="009773EE" w:rsidP="00140F68">
      <w:pPr>
        <w:spacing w:line="360" w:lineRule="auto"/>
        <w:ind w:firstLine="720"/>
        <w:rPr>
          <w:sz w:val="20"/>
          <w:szCs w:val="20"/>
        </w:rPr>
      </w:pPr>
      <w:r w:rsidRPr="00D71476">
        <w:rPr>
          <w:b/>
          <w:bCs/>
          <w:sz w:val="20"/>
          <w:szCs w:val="20"/>
        </w:rPr>
        <w:t xml:space="preserve">Figure. 1: </w:t>
      </w:r>
      <w:commentRangeStart w:id="12"/>
      <w:commentRangeStart w:id="13"/>
      <w:r w:rsidRPr="00D71476">
        <w:rPr>
          <w:sz w:val="20"/>
          <w:szCs w:val="20"/>
        </w:rPr>
        <w:t>Map of the study system.</w:t>
      </w:r>
      <w:commentRangeEnd w:id="12"/>
      <w:r w:rsidRPr="00D71476">
        <w:rPr>
          <w:rStyle w:val="CommentReference"/>
        </w:rPr>
        <w:commentReference w:id="12"/>
      </w:r>
      <w:commentRangeEnd w:id="13"/>
      <w:r w:rsidR="00366D7A" w:rsidRPr="00D71476">
        <w:rPr>
          <w:rStyle w:val="CommentReference"/>
        </w:rPr>
        <w:commentReference w:id="13"/>
      </w:r>
    </w:p>
    <w:p w14:paraId="7C1098EA" w14:textId="77777777" w:rsidR="009773EE" w:rsidRPr="00D71476" w:rsidRDefault="009773EE" w:rsidP="00140F68">
      <w:pPr>
        <w:spacing w:line="360" w:lineRule="auto"/>
        <w:ind w:firstLine="720"/>
      </w:pPr>
    </w:p>
    <w:p w14:paraId="2985A370" w14:textId="3B0D9454" w:rsidR="00B83605" w:rsidRPr="00D71476" w:rsidRDefault="00B83605" w:rsidP="00140F68">
      <w:pPr>
        <w:spacing w:line="360" w:lineRule="auto"/>
        <w:ind w:firstLine="720"/>
      </w:pPr>
      <w:r w:rsidRPr="00D71476">
        <w:t xml:space="preserve">Beginning in 2013, all NOR Chinook salmon collected at </w:t>
      </w:r>
      <w:r w:rsidR="00FB46DE">
        <w:t xml:space="preserve">the </w:t>
      </w:r>
      <w:r w:rsidRPr="00D71476">
        <w:t xml:space="preserve">Cougar </w:t>
      </w:r>
      <w:r w:rsidR="00FB46DE">
        <w:t>t</w:t>
      </w:r>
      <w:r w:rsidRPr="00D71476">
        <w:t>rap after September 1</w:t>
      </w:r>
      <w:r w:rsidRPr="00D71476">
        <w:rPr>
          <w:vertAlign w:val="superscript"/>
        </w:rPr>
        <w:t>st</w:t>
      </w:r>
      <w:r w:rsidRPr="00D71476">
        <w:t xml:space="preserve"> were double </w:t>
      </w:r>
      <w:proofErr w:type="spellStart"/>
      <w:r w:rsidRPr="00D71476">
        <w:t>floy</w:t>
      </w:r>
      <w:proofErr w:type="spellEnd"/>
      <w:r w:rsidRPr="00D71476">
        <w:t>-tagged and released into the mainstem</w:t>
      </w:r>
      <w:r w:rsidR="009E19FA">
        <w:t xml:space="preserve"> McKenzie River</w:t>
      </w:r>
      <w:r w:rsidRPr="00D71476">
        <w:t xml:space="preserve">, beneath the confluence with the </w:t>
      </w:r>
      <w:r w:rsidR="009773EE" w:rsidRPr="00D71476">
        <w:t>South Fork</w:t>
      </w:r>
      <w:r w:rsidR="007A5A45">
        <w:t xml:space="preserve"> (</w:t>
      </w:r>
      <w:commentRangeStart w:id="14"/>
      <w:r w:rsidR="007A5A45">
        <w:t>Fig. 1</w:t>
      </w:r>
      <w:commentRangeEnd w:id="14"/>
      <w:r w:rsidR="00FB46DE">
        <w:rPr>
          <w:rStyle w:val="CommentReference"/>
        </w:rPr>
        <w:commentReference w:id="14"/>
      </w:r>
      <w:r w:rsidR="007A5A45">
        <w:t>)</w:t>
      </w:r>
      <w:r w:rsidRPr="00D71476">
        <w:t>. After September 1</w:t>
      </w:r>
      <w:r w:rsidRPr="00D71476">
        <w:rPr>
          <w:vertAlign w:val="superscript"/>
        </w:rPr>
        <w:t>st</w:t>
      </w:r>
      <w:r w:rsidRPr="00D71476">
        <w:t xml:space="preserve">, only </w:t>
      </w:r>
      <w:proofErr w:type="spellStart"/>
      <w:r w:rsidRPr="00D71476">
        <w:t>floy</w:t>
      </w:r>
      <w:proofErr w:type="spellEnd"/>
      <w:r w:rsidRPr="00D71476">
        <w:t xml:space="preserve">-tagged NOR Chinook salmon </w:t>
      </w:r>
      <w:r w:rsidR="009E19FA">
        <w:t xml:space="preserve">collected at </w:t>
      </w:r>
      <w:r w:rsidR="00FB46DE">
        <w:t xml:space="preserve">the </w:t>
      </w:r>
      <w:r w:rsidR="009E19FA">
        <w:t xml:space="preserve">Cougar </w:t>
      </w:r>
      <w:r w:rsidR="00FB46DE">
        <w:t>t</w:t>
      </w:r>
      <w:r w:rsidR="009E19FA">
        <w:t xml:space="preserve">rap </w:t>
      </w:r>
      <w:r w:rsidRPr="00D71476">
        <w:t xml:space="preserve">were released above the dam. We refer to this program as </w:t>
      </w:r>
      <w:r w:rsidRPr="007A5A45">
        <w:rPr>
          <w:i/>
          <w:iCs/>
        </w:rPr>
        <w:t>late-season downstream release</w:t>
      </w:r>
      <w:r w:rsidRPr="007A5A45">
        <w:t xml:space="preserve"> </w:t>
      </w:r>
      <w:r w:rsidRPr="00D71476">
        <w:t xml:space="preserve">(LSDR). The </w:t>
      </w:r>
      <w:r w:rsidR="00FB46DE">
        <w:t>motivation</w:t>
      </w:r>
      <w:r w:rsidRPr="00D71476">
        <w:t xml:space="preserve"> of</w:t>
      </w:r>
      <w:r w:rsidR="009773EE" w:rsidRPr="00D71476">
        <w:t xml:space="preserve"> the</w:t>
      </w:r>
      <w:r w:rsidRPr="00D71476">
        <w:t xml:space="preserve"> LSDR </w:t>
      </w:r>
      <w:r w:rsidR="009773EE" w:rsidRPr="00D71476">
        <w:t xml:space="preserve">program </w:t>
      </w:r>
      <w:r w:rsidRPr="00D71476">
        <w:t xml:space="preserve">was to limit transportation above the dam of NOR Chinook salmon that were not produced in the above </w:t>
      </w:r>
      <w:r w:rsidR="00FB46DE">
        <w:t>the d</w:t>
      </w:r>
      <w:r w:rsidRPr="00D71476">
        <w:t xml:space="preserve">am. LSDR was implemented in 2013 and 2014. Beginning in 2015, </w:t>
      </w:r>
      <w:r w:rsidR="009773EE" w:rsidRPr="00D71476">
        <w:t xml:space="preserve">all NOR Chinook salmon collected at </w:t>
      </w:r>
      <w:r w:rsidR="00FB46DE">
        <w:t xml:space="preserve">the </w:t>
      </w:r>
      <w:r w:rsidR="009773EE" w:rsidRPr="00D71476">
        <w:t xml:space="preserve">Cougar </w:t>
      </w:r>
      <w:r w:rsidR="00FB46DE">
        <w:t>t</w:t>
      </w:r>
      <w:r w:rsidR="009773EE" w:rsidRPr="00D71476">
        <w:t xml:space="preserve">rap, regardless of date, were double </w:t>
      </w:r>
      <w:proofErr w:type="spellStart"/>
      <w:r w:rsidR="009773EE" w:rsidRPr="00D71476">
        <w:t>floy</w:t>
      </w:r>
      <w:proofErr w:type="spellEnd"/>
      <w:r w:rsidR="009773EE" w:rsidRPr="00D71476">
        <w:t xml:space="preserve">-tagged and released into the mainstem, beneath the confluence with the South Fork. </w:t>
      </w:r>
      <w:r w:rsidR="00B842FD">
        <w:t>Among</w:t>
      </w:r>
      <w:r w:rsidR="009773EE" w:rsidRPr="00D71476">
        <w:t xml:space="preserve"> NOR salmon collected at </w:t>
      </w:r>
      <w:r w:rsidR="00FB46DE">
        <w:t>the C</w:t>
      </w:r>
      <w:r w:rsidR="009773EE" w:rsidRPr="00D71476">
        <w:t xml:space="preserve">ougar </w:t>
      </w:r>
      <w:r w:rsidR="00B842FD">
        <w:t>t</w:t>
      </w:r>
      <w:r w:rsidR="009773EE" w:rsidRPr="00D71476">
        <w:t>rap</w:t>
      </w:r>
      <w:r w:rsidR="00B842FD">
        <w:t>, only those</w:t>
      </w:r>
      <w:r w:rsidR="009773EE" w:rsidRPr="00D71476">
        <w:t xml:space="preserve"> </w:t>
      </w:r>
      <w:r w:rsidR="00B842FD">
        <w:t xml:space="preserve">with </w:t>
      </w:r>
      <w:proofErr w:type="spellStart"/>
      <w:r w:rsidR="00B842FD">
        <w:t>floy</w:t>
      </w:r>
      <w:proofErr w:type="spellEnd"/>
      <w:r w:rsidR="00B842FD">
        <w:t xml:space="preserve">-tags </w:t>
      </w:r>
      <w:r w:rsidR="009773EE" w:rsidRPr="00D71476">
        <w:t xml:space="preserve">were released above the dam. We refer to this program as </w:t>
      </w:r>
      <w:r w:rsidR="009773EE" w:rsidRPr="007A5A45">
        <w:rPr>
          <w:i/>
          <w:iCs/>
        </w:rPr>
        <w:t>recycling</w:t>
      </w:r>
      <w:r w:rsidR="009773EE" w:rsidRPr="00D71476">
        <w:t xml:space="preserve">. The recycling program has been implemented each year since 2015. </w:t>
      </w:r>
      <w:r w:rsidR="00B842FD">
        <w:t xml:space="preserve">HOR salmon </w:t>
      </w:r>
      <w:r w:rsidR="00B842FD">
        <w:lastRenderedPageBreak/>
        <w:t xml:space="preserve">collected at </w:t>
      </w:r>
      <w:r w:rsidR="00FB46DE">
        <w:t xml:space="preserve">the </w:t>
      </w:r>
      <w:r w:rsidR="00B842FD">
        <w:t>Cougar trap were generally not recycled downstream, but were released above the dam after their first capture at the trap.</w:t>
      </w:r>
    </w:p>
    <w:p w14:paraId="5382EF0F" w14:textId="550998B9" w:rsidR="005741DF" w:rsidRPr="00D71476" w:rsidRDefault="003736AD" w:rsidP="006407BF">
      <w:pPr>
        <w:spacing w:line="360" w:lineRule="auto"/>
        <w:ind w:firstLine="720"/>
      </w:pPr>
      <w:r>
        <w:t xml:space="preserve">Previously published reports </w:t>
      </w:r>
      <w:r w:rsidR="007A5A45">
        <w:t xml:space="preserve">and manuscripts evaluating the population above Cougar Dam </w:t>
      </w:r>
      <w:r w:rsidR="007A5A45">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7A5A45">
        <w:fldChar w:fldCharType="separate"/>
      </w:r>
      <w:r w:rsidR="006605AD">
        <w:rPr>
          <w:noProof/>
        </w:rPr>
        <w:t>(Banks et al. 2013; Banks et al. 2014; Banks et al. 2016; Sard et al. 2016)</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Cougar trap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t>W</w:t>
      </w:r>
      <w:r w:rsidR="00FB4C06">
        <w:t>e continue</w:t>
      </w:r>
      <w:r>
        <w:t>d</w:t>
      </w:r>
      <w:r w:rsidR="00FB4C06">
        <w:t xml:space="preserve"> this work </w:t>
      </w:r>
      <w:r>
        <w:t xml:space="preserve">in the present report </w:t>
      </w:r>
      <w:r w:rsidR="00FB4C06">
        <w:t xml:space="preserve">by </w:t>
      </w:r>
      <w:r>
        <w:t xml:space="preserve">extending tissue sample collection to include </w:t>
      </w:r>
      <w:r w:rsidRPr="00D71476">
        <w:t xml:space="preserve">nearly all NOR Chinook salmon that entered the Cougar trap </w:t>
      </w:r>
      <w:r>
        <w:t xml:space="preserve">from 2010 – 2020 </w:t>
      </w:r>
      <w:r w:rsidRPr="00D71476">
        <w:t>and nearly all Chinook salmon released above the dam, regardless of origin</w:t>
      </w:r>
      <w:r>
        <w:t xml:space="preserve">, from 2007 – 2017. </w:t>
      </w:r>
      <w:r w:rsidR="006959DB" w:rsidRPr="00D71476">
        <w:t xml:space="preserve">Tissue samples were also collected from NOR Chinook salmon carcasses identified during spawning ground surveys (SGSs) on the South Fork McKenzie River from 2011 - 2019,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2C265521" w14:textId="520E260D" w:rsidR="00041311" w:rsidRDefault="00041311"/>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3301FF78" w:rsidR="00877487" w:rsidRPr="00D71476" w:rsidRDefault="00877487" w:rsidP="00853B1C">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B842FD">
        <w:fldChar w:fldCharType="separate"/>
      </w:r>
      <w:r w:rsidR="006605AD">
        <w:rPr>
          <w:noProof/>
        </w:rPr>
        <w:t>(Banks et al. 2013; Banks et al. 2014; Banks et al. 2016; Sard et al. 2016)</w:t>
      </w:r>
      <w:r w:rsidR="00B842FD">
        <w:fldChar w:fldCharType="end"/>
      </w:r>
      <w:r w:rsidR="00B842FD">
        <w:t xml:space="preserve"> </w:t>
      </w:r>
      <w:r w:rsidRPr="00D71476">
        <w:t xml:space="preserve">all NOR Chinook salmon sampled from 2016 – 2020, and all sampled Chinook salmon released above Cougar Dam from 2014 - 2017 were genotyped at a panel of microsatellite loci. Whole genomic DNA was isolated from tissue samples using the protocol of Ivanova </w:t>
      </w:r>
      <w:r w:rsidRPr="00D71476">
        <w:rPr>
          <w:i/>
          <w:iCs/>
        </w:rPr>
        <w:t>et al.</w:t>
      </w:r>
      <w:r w:rsidRPr="00D71476">
        <w:t xml:space="preserve"> </w:t>
      </w:r>
      <w:r w:rsidR="00B842FD">
        <w:fldChar w:fldCharType="begin"/>
      </w:r>
      <w:r w:rsidR="006605AD">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6605AD">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(Olsen </w:t>
      </w:r>
      <w:r w:rsidRPr="00D71476">
        <w:rPr>
          <w:i/>
          <w:iCs/>
        </w:rPr>
        <w:t>et al.</w:t>
      </w:r>
      <w:r w:rsidRPr="00D71476">
        <w:t xml:space="preserve"> 1998, Cairney </w:t>
      </w:r>
      <w:r w:rsidRPr="00D71476">
        <w:rPr>
          <w:i/>
          <w:iCs/>
        </w:rPr>
        <w:t>et al.</w:t>
      </w:r>
      <w:r w:rsidRPr="00D71476">
        <w:t xml:space="preserve"> 2000, Naish and Park 2002, Williamson </w:t>
      </w:r>
      <w:r w:rsidRPr="00D71476">
        <w:rPr>
          <w:i/>
          <w:iCs/>
        </w:rPr>
        <w:t>et al.</w:t>
      </w:r>
      <w:r w:rsidRPr="00D71476">
        <w:t xml:space="preserve"> 2002, Greig </w:t>
      </w:r>
      <w:r w:rsidRPr="00D71476">
        <w:rPr>
          <w:i/>
          <w:iCs/>
        </w:rPr>
        <w:t>et al.</w:t>
      </w:r>
      <w:r w:rsidRPr="00D71476">
        <w:t xml:space="preserve"> 2003 </w:t>
      </w:r>
      <w:r w:rsidRPr="00D71476">
        <w:rPr>
          <w:color w:val="FF0000"/>
        </w:rPr>
        <w:t>reformat and confirm cites</w:t>
      </w:r>
      <w:r w:rsidR="003736AD">
        <w:rPr>
          <w:color w:val="FF0000"/>
        </w:rPr>
        <w:t xml:space="preserve"> for this panel</w:t>
      </w:r>
      <w:r w:rsidRPr="00D71476">
        <w:t xml:space="preserve">) and at the sex-linked marker, </w:t>
      </w:r>
      <w:r w:rsidRPr="00D71476">
        <w:rPr>
          <w:i/>
        </w:rPr>
        <w:t>Oty3</w:t>
      </w:r>
      <w:r w:rsidRPr="00D71476">
        <w:t xml:space="preserve">, to determine sex </w:t>
      </w:r>
      <w:r w:rsidR="00FB46DE">
        <w:fldChar w:fldCharType="begin"/>
      </w:r>
      <w:r w:rsidR="00FB46DE">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FB46DE">
        <w:rPr>
          <w:noProof/>
        </w:rPr>
        <w:t>(Brunelli et al. 2008)</w:t>
      </w:r>
      <w:r w:rsidR="00FB46DE">
        <w:fldChar w:fldCharType="end"/>
      </w:r>
      <w:r w:rsidR="00FB46DE">
        <w:t>.</w:t>
      </w:r>
      <w:r w:rsidRPr="00D71476">
        <w:t xml:space="preserve"> Loci were amplified using 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and all sampled Chinook salmon released above Cougar Dam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32B06F02" w:rsidR="000B5941" w:rsidRDefault="00853B1C" w:rsidP="00877487">
      <w:pPr>
        <w:spacing w:line="360" w:lineRule="auto"/>
        <w:ind w:firstLine="720"/>
      </w:pPr>
      <w:r>
        <w:lastRenderedPageBreak/>
        <w:t>Salmon</w:t>
      </w:r>
      <w:r w:rsidR="00877487" w:rsidRPr="00D71476">
        <w:t xml:space="preserve"> with</w:t>
      </w:r>
      <w:r w:rsidR="003736AD">
        <w:t xml:space="preserve"> successfully scored</w:t>
      </w:r>
      <w:r w:rsidR="00877487" w:rsidRPr="00D71476">
        <w:t xml:space="preserve"> 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 (</w:t>
      </w:r>
      <w:r w:rsidR="001C0FB7" w:rsidRPr="00D71476">
        <w:rPr>
          <w:color w:val="000000" w:themeColor="text1"/>
        </w:rPr>
        <w:t>Appendix A</w:t>
      </w:r>
      <w:r w:rsidR="00877487" w:rsidRPr="00D71476">
        <w:t>).</w:t>
      </w:r>
      <w:r w:rsidR="00A86C6F">
        <w:t xml:space="preserve"> </w:t>
      </w:r>
      <w:commentRangeStart w:id="15"/>
      <w:r w:rsidR="00A86C6F">
        <w:t>Different genotype quality filtering cutoffs were applied in previous reports, therefore final sample sizes after filtering may vary from previous reports</w:t>
      </w:r>
      <w:commentRangeEnd w:id="15"/>
      <w:r w:rsidR="00A86C6F">
        <w:rPr>
          <w:rStyle w:val="CommentReference"/>
        </w:rPr>
        <w:commentReference w:id="15"/>
      </w:r>
      <w:r w:rsidR="00A86C6F">
        <w:t>.</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Cougar Trap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encountered at Cougar Trap and later sampled as carcasses during SGSs as Cougar Trap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64DD7B00"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Cougar Dam, on the South Fork Mc</w:t>
      </w:r>
      <w:r w:rsidR="009E19FA">
        <w:t>K</w:t>
      </w:r>
      <w:r w:rsidRPr="00D71476">
        <w:t>enzie River. Therefore</w:t>
      </w:r>
      <w:r w:rsidR="00F56D04" w:rsidRPr="00D71476">
        <w:t>,</w:t>
      </w:r>
      <w:r w:rsidRPr="00D71476">
        <w:t xml:space="preserve"> w</w:t>
      </w:r>
      <w:r w:rsidR="000F492B" w:rsidRPr="00D71476">
        <w:t>hen inferring pedigrees we define</w:t>
      </w:r>
      <w:r w:rsidR="00D71F78">
        <w:t>d</w:t>
      </w:r>
      <w:r w:rsidRPr="00D71476">
        <w:t xml:space="preserve"> </w:t>
      </w:r>
      <w:r w:rsidRPr="00D71476">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on the South Fork McKenzie River above Cougar Dam</w:t>
      </w:r>
      <w:r w:rsidR="000F492B" w:rsidRPr="00D71476">
        <w:t xml:space="preserve"> (Fig.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21C5A173" w:rsidR="00140F68" w:rsidRPr="00D71476" w:rsidRDefault="00802E83" w:rsidP="00176B57">
      <w:pPr>
        <w:spacing w:line="360" w:lineRule="auto"/>
        <w:ind w:firstLine="720"/>
      </w:pPr>
      <w:r w:rsidRPr="00D71476">
        <w:t xml:space="preserve">Previous reports and manuscripts evaluating the reintroduction of Chinook salmon above Cougar Dam on the South Fork McKenzie river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EN.CITE.DATA </w:instrText>
      </w:r>
      <w:r w:rsidR="006605AD">
        <w:fldChar w:fldCharType="end"/>
      </w:r>
      <w:r w:rsidR="00B842FD">
        <w:fldChar w:fldCharType="separate"/>
      </w:r>
      <w:r w:rsidR="006605AD">
        <w:rPr>
          <w:noProof/>
        </w:rPr>
        <w:t>(Banks et al. 2014; Banks et al. 2016; Sard et al. 2016)</w:t>
      </w:r>
      <w:r w:rsidR="00B842FD">
        <w:fldChar w:fldCharType="end"/>
      </w:r>
      <w:r w:rsidR="00B842FD">
        <w:t xml:space="preserve">. </w:t>
      </w:r>
      <w:r w:rsidRPr="00D71476">
        <w:t>Most Chinook salmon on the South Fork McKenzie River express an age at maturity of 3 - 6 years (</w:t>
      </w:r>
      <w:r w:rsidRPr="00D71476">
        <w:rPr>
          <w:color w:val="FF0000"/>
        </w:rPr>
        <w:t>cite</w:t>
      </w:r>
      <w:r w:rsidRPr="00D71476">
        <w:t xml:space="preserve">). Therefore, previous reports </w:t>
      </w:r>
      <w:r w:rsidR="000F492B" w:rsidRPr="00D71476">
        <w:t xml:space="preserve">assigned offspring to all candidate parents </w:t>
      </w:r>
      <w:r w:rsidRPr="00D71476">
        <w:t xml:space="preserve">salmon 2007 </w:t>
      </w:r>
      <w:r w:rsidR="000F492B" w:rsidRPr="00D71476">
        <w:t>–</w:t>
      </w:r>
      <w:r w:rsidRPr="00D71476">
        <w:t xml:space="preserve"> 2009. Results based on the pedigree of salmon released above Cougar Dam in 2010 were also provided along with the caveat that age 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lastRenderedPageBreak/>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2C1F1950" w14:textId="37A3B44C" w:rsidR="00D00DAB" w:rsidRPr="00D71476" w:rsidRDefault="00140F68" w:rsidP="009A340C">
      <w:pPr>
        <w:rPr>
          <w:sz w:val="20"/>
          <w:szCs w:val="20"/>
        </w:rPr>
      </w:pPr>
      <w:commentRangeStart w:id="16"/>
      <w:r w:rsidRPr="00D71476">
        <w:rPr>
          <w:b/>
          <w:bCs/>
          <w:sz w:val="20"/>
          <w:szCs w:val="20"/>
        </w:rPr>
        <w:t>Fig</w:t>
      </w:r>
      <w:commentRangeEnd w:id="16"/>
      <w:r w:rsidRPr="00D71476">
        <w:rPr>
          <w:rStyle w:val="CommentReference"/>
        </w:rPr>
        <w:commentReference w:id="16"/>
      </w:r>
      <w:r w:rsidRPr="00D71476">
        <w:rPr>
          <w:b/>
          <w:bCs/>
          <w:sz w:val="20"/>
          <w:szCs w:val="20"/>
        </w:rPr>
        <w:t>. 2:</w:t>
      </w:r>
      <w:r w:rsidRPr="00D71476">
        <w:rPr>
          <w:sz w:val="20"/>
          <w:szCs w:val="20"/>
        </w:rPr>
        <w:t xml:space="preserve"> Illustration of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 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007351E2" w:rsidRPr="00D71476">
        <w:rPr>
          <w:sz w:val="20"/>
          <w:szCs w:val="20"/>
        </w:rPr>
        <w:t xml:space="preserve"> for parentage analysis</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3,151</w:t>
      </w:r>
      <w:r w:rsidR="009A340C">
        <w:rPr>
          <w:sz w:val="20"/>
          <w:szCs w:val="20"/>
        </w:rPr>
        <w:t xml:space="preserve"> </w:t>
      </w:r>
      <w:r w:rsidR="007351E2" w:rsidRPr="00D71476">
        <w:rPr>
          <w:sz w:val="20"/>
          <w:szCs w:val="20"/>
        </w:rPr>
        <w:t>candidate parents</w:t>
      </w:r>
      <w:r w:rsidR="00D71F78">
        <w:rPr>
          <w:sz w:val="20"/>
          <w:szCs w:val="20"/>
        </w:rPr>
        <w:t xml:space="preserve"> released above Cougar Dam</w:t>
      </w:r>
      <w:r w:rsidR="007351E2" w:rsidRPr="00D71476">
        <w:rPr>
          <w:sz w:val="20"/>
          <w:szCs w:val="20"/>
        </w:rPr>
        <w:t xml:space="preserve"> in 2008 – 2011.</w:t>
      </w:r>
      <w:r w:rsidRPr="00D71476">
        <w:rPr>
          <w:sz w:val="20"/>
          <w:szCs w:val="20"/>
        </w:rPr>
        <w:t xml:space="preserve"> Source refers to where an individual was initially encountered: during a spawning ground survey on the South Fork McKenzie River (SGS), at the Cougar Trap (Cougar Trap) or at either the McKenzie or </w:t>
      </w:r>
      <w:proofErr w:type="spellStart"/>
      <w:r w:rsidRPr="00D71476">
        <w:rPr>
          <w:sz w:val="20"/>
          <w:szCs w:val="20"/>
        </w:rPr>
        <w:t>Leaburg</w:t>
      </w:r>
      <w:proofErr w:type="spellEnd"/>
      <w:r w:rsidRPr="00D71476">
        <w:rPr>
          <w:sz w:val="20"/>
          <w:szCs w:val="20"/>
        </w:rPr>
        <w:t xml:space="preserve"> Hatchery (Hatchery</w:t>
      </w:r>
      <w:r w:rsidR="00555B38" w:rsidRPr="00D71476">
        <w:rPr>
          <w:sz w:val="20"/>
          <w:szCs w:val="20"/>
        </w:rPr>
        <w:t xml:space="preserve"> Outplant</w:t>
      </w:r>
      <w:r w:rsidRPr="00D71476">
        <w:rPr>
          <w:sz w:val="20"/>
          <w:szCs w:val="20"/>
        </w:rPr>
        <w:t>). Note that while</w:t>
      </w:r>
      <w:r w:rsidR="003A0E98" w:rsidRPr="00D71476">
        <w:rPr>
          <w:sz w:val="20"/>
          <w:szCs w:val="20"/>
        </w:rPr>
        <w:t xml:space="preserve"> all</w:t>
      </w:r>
      <w:r w:rsidRPr="00D71476">
        <w:rPr>
          <w:sz w:val="20"/>
          <w:szCs w:val="20"/>
        </w:rPr>
        <w:t xml:space="preserve"> </w:t>
      </w:r>
      <w:r w:rsidR="003A0E98" w:rsidRPr="00D71476">
        <w:rPr>
          <w:sz w:val="20"/>
          <w:szCs w:val="20"/>
        </w:rPr>
        <w:t>individuals initially encountered during</w:t>
      </w:r>
      <w:r w:rsidRPr="00D71476">
        <w:rPr>
          <w:sz w:val="20"/>
          <w:szCs w:val="20"/>
        </w:rPr>
        <w:t xml:space="preserve"> SGS are NOR</w:t>
      </w:r>
      <w:r w:rsidR="00555B38" w:rsidRPr="00D71476">
        <w:rPr>
          <w:sz w:val="20"/>
          <w:szCs w:val="20"/>
        </w:rPr>
        <w:t>,</w:t>
      </w:r>
      <w:r w:rsidRPr="00D71476">
        <w:rPr>
          <w:sz w:val="20"/>
          <w:szCs w:val="20"/>
        </w:rPr>
        <w:t xml:space="preserve"> and all </w:t>
      </w:r>
      <w:r w:rsidR="003A0E98" w:rsidRPr="00D71476">
        <w:rPr>
          <w:sz w:val="20"/>
          <w:szCs w:val="20"/>
        </w:rPr>
        <w:t>individual</w:t>
      </w:r>
      <w:r w:rsidR="00555B38" w:rsidRPr="00D71476">
        <w:rPr>
          <w:sz w:val="20"/>
          <w:szCs w:val="20"/>
        </w:rPr>
        <w:t>s</w:t>
      </w:r>
      <w:r w:rsidR="003A0E98" w:rsidRPr="00D71476">
        <w:rPr>
          <w:sz w:val="20"/>
          <w:szCs w:val="20"/>
        </w:rPr>
        <w:t xml:space="preserve"> initially encountered at a </w:t>
      </w:r>
      <w:r w:rsidRPr="00D71476">
        <w:rPr>
          <w:sz w:val="20"/>
          <w:szCs w:val="20"/>
        </w:rPr>
        <w:t xml:space="preserve">Hatchery are HOR, </w:t>
      </w:r>
      <w:r w:rsidR="003A0E98" w:rsidRPr="00D71476">
        <w:rPr>
          <w:sz w:val="20"/>
          <w:szCs w:val="20"/>
        </w:rPr>
        <w:t xml:space="preserve">individuals initially encountered at </w:t>
      </w:r>
      <w:r w:rsidRPr="00D71476">
        <w:rPr>
          <w:sz w:val="20"/>
          <w:szCs w:val="20"/>
        </w:rPr>
        <w:t xml:space="preserve">Cougar Trap are both NOR and HOR. Final </w:t>
      </w:r>
      <w:r w:rsidR="00E1434C">
        <w:rPr>
          <w:sz w:val="20"/>
          <w:szCs w:val="20"/>
        </w:rPr>
        <w:t>location</w:t>
      </w:r>
      <w:r w:rsidRPr="00D71476">
        <w:rPr>
          <w:sz w:val="20"/>
          <w:szCs w:val="20"/>
        </w:rPr>
        <w:t xml:space="preserve"> refers to </w:t>
      </w:r>
      <w:r w:rsidR="007351E2" w:rsidRPr="00D71476">
        <w:rPr>
          <w:sz w:val="20"/>
          <w:szCs w:val="20"/>
        </w:rPr>
        <w:t xml:space="preserve">whether a </w:t>
      </w:r>
      <w:r w:rsidR="00857780">
        <w:rPr>
          <w:sz w:val="20"/>
          <w:szCs w:val="20"/>
        </w:rPr>
        <w:t>salmon</w:t>
      </w:r>
      <w:r w:rsidR="007351E2" w:rsidRPr="00D71476">
        <w:rPr>
          <w:sz w:val="20"/>
          <w:szCs w:val="20"/>
        </w:rPr>
        <w:t xml:space="preserve"> was eventually released above the dam and </w:t>
      </w:r>
      <w:r w:rsidR="00857780">
        <w:rPr>
          <w:sz w:val="20"/>
          <w:szCs w:val="20"/>
        </w:rPr>
        <w:t>determines whether it is considered a candidate parent</w:t>
      </w:r>
      <w:r w:rsidR="007351E2" w:rsidRPr="00D71476">
        <w:rPr>
          <w:sz w:val="20"/>
          <w:szCs w:val="20"/>
        </w:rPr>
        <w:t>.</w:t>
      </w:r>
      <w:r w:rsidR="003A0E98" w:rsidRPr="00D71476">
        <w:rPr>
          <w:sz w:val="20"/>
          <w:szCs w:val="20"/>
        </w:rPr>
        <w:t xml:space="preserve"> </w:t>
      </w:r>
    </w:p>
    <w:p w14:paraId="2272D176" w14:textId="7B5D4334"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857780">
        <w:rPr>
          <w:sz w:val="20"/>
          <w:szCs w:val="20"/>
        </w:rPr>
        <w:t xml:space="preserve">Cougar </w:t>
      </w:r>
      <w:r w:rsidRPr="00D71476">
        <w:rPr>
          <w:sz w:val="20"/>
          <w:szCs w:val="20"/>
        </w:rPr>
        <w:t>dam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6A94ABC5" w:rsidR="000F492B" w:rsidRPr="00D71476" w:rsidRDefault="000F492B" w:rsidP="000F492B">
      <w:pPr>
        <w:spacing w:line="360" w:lineRule="auto"/>
        <w:ind w:firstLine="720"/>
      </w:pPr>
      <w:r w:rsidRPr="00D71476">
        <w:t xml:space="preserve">Continuing this work, we assigned potential offspring sampled on the South Fork McKenzie from 2016 </w:t>
      </w:r>
      <w:r w:rsidR="00D71F78">
        <w:t xml:space="preserve">– </w:t>
      </w:r>
      <w:r w:rsidRPr="00D71476">
        <w:t xml:space="preserve">2020 to candidate parents from 2010 </w:t>
      </w:r>
      <w:r w:rsidR="00D71F78">
        <w:t xml:space="preserve">– </w:t>
      </w:r>
      <w:r w:rsidRPr="00D71476">
        <w:t xml:space="preserve">2017. </w:t>
      </w:r>
      <w:r w:rsidR="00D71F78">
        <w:t>Using data collected for previous reports</w:t>
      </w:r>
      <w:r w:rsidR="00A86C6F">
        <w:t>,</w:t>
      </w:r>
      <w:r w:rsidR="00D71F78">
        <w:t xml:space="preserve"> </w:t>
      </w:r>
      <w:commentRangeStart w:id="17"/>
      <w:r w:rsidR="00D71F78">
        <w:t xml:space="preserve">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commentRangeEnd w:id="17"/>
      <w:r w:rsidR="00A86C6F">
        <w:rPr>
          <w:rStyle w:val="CommentReference"/>
        </w:rPr>
        <w:commentReference w:id="17"/>
      </w:r>
      <w:r w:rsidR="00D71F78">
        <w:t>.</w:t>
      </w:r>
      <w:r w:rsidRPr="00D71476">
        <w:t xml:space="preserve"> </w:t>
      </w:r>
      <w:r w:rsidR="00D71F78">
        <w:t>Collectively, t</w:t>
      </w:r>
      <w:r w:rsidRPr="00D71476">
        <w:t xml:space="preserve">hese </w:t>
      </w:r>
      <w:r w:rsidR="00D71F78">
        <w:t>assignments</w:t>
      </w:r>
      <w:r w:rsidRPr="00D71476">
        <w:t xml:space="preserve"> allow us to identify all offspring of salmon released above Cougar Dam from 2007 - 2014, most offspring of salmon released above Cougar Dam in 2015 and some offspring of salmon released above the dam from 2016 – 2017 (Fig. 3).</w:t>
      </w:r>
      <w:r w:rsidR="007D59F3" w:rsidRPr="00D71476">
        <w:t xml:space="preserve"> </w:t>
      </w:r>
    </w:p>
    <w:p w14:paraId="39CA577A" w14:textId="11C673FA" w:rsidR="000F492B" w:rsidRPr="00D71476" w:rsidRDefault="00E1434C" w:rsidP="000F492B">
      <w:pPr>
        <w:spacing w:line="360" w:lineRule="auto"/>
      </w:pPr>
      <w:r>
        <w:rPr>
          <w:noProof/>
        </w:rPr>
        <w:lastRenderedPageBreak/>
        <w:drawing>
          <wp:inline distT="0" distB="0" distL="0" distR="0" wp14:anchorId="055BE8D5" wp14:editId="31329FF0">
            <wp:extent cx="5943600" cy="269748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094DB153" w14:textId="61BD8266" w:rsidR="000F492B" w:rsidRPr="00D71476" w:rsidRDefault="000F492B" w:rsidP="009A340C">
      <w:pPr>
        <w:rPr>
          <w:sz w:val="20"/>
          <w:szCs w:val="20"/>
        </w:rPr>
      </w:pPr>
      <w:commentRangeStart w:id="18"/>
      <w:r w:rsidRPr="00D71476">
        <w:rPr>
          <w:b/>
          <w:bCs/>
          <w:sz w:val="20"/>
          <w:szCs w:val="20"/>
        </w:rPr>
        <w:t>Fig. 3:</w:t>
      </w:r>
      <w:r w:rsidRPr="00D71476">
        <w:rPr>
          <w:sz w:val="20"/>
          <w:szCs w:val="20"/>
        </w:rPr>
        <w:t xml:space="preserve"> </w:t>
      </w:r>
      <w:commentRangeEnd w:id="18"/>
      <w:r w:rsidR="00D71F78">
        <w:rPr>
          <w:rStyle w:val="CommentReference"/>
        </w:rPr>
        <w:commentReference w:id="18"/>
      </w:r>
      <w:r w:rsidR="007140B9" w:rsidRPr="00D71476">
        <w:rPr>
          <w:sz w:val="20"/>
          <w:szCs w:val="20"/>
        </w:rPr>
        <w:t xml:space="preserve">Illustration of how results from genetic parentage analysis (Fig.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2013 candidate parents (dashed rectangle) and their offspring in 2014 – 2017 (</w:t>
      </w:r>
      <w:r w:rsidR="00E1434C">
        <w:rPr>
          <w:sz w:val="20"/>
          <w:szCs w:val="20"/>
        </w:rPr>
        <w:t>solid</w:t>
      </w:r>
      <w:r w:rsidR="00FA7C05" w:rsidRPr="00D71476">
        <w:rPr>
          <w:sz w:val="20"/>
          <w:szCs w:val="20"/>
        </w:rPr>
        <w:t xml:space="preserve"> rectangle) are depicted as black arrows.</w:t>
      </w:r>
      <w:r w:rsidR="00872E56" w:rsidRPr="00D71476">
        <w:rPr>
          <w:sz w:val="20"/>
          <w:szCs w:val="20"/>
        </w:rPr>
        <w:t xml:space="preserve"> </w:t>
      </w:r>
      <w:r w:rsidR="007140B9" w:rsidRPr="00D71476">
        <w:rPr>
          <w:sz w:val="20"/>
          <w:szCs w:val="20"/>
        </w:rPr>
        <w:t>Labels are as in figure 2</w:t>
      </w:r>
      <w:r w:rsidR="00872E56" w:rsidRPr="00D71476">
        <w:rPr>
          <w:sz w:val="20"/>
          <w:szCs w:val="20"/>
        </w:rPr>
        <w:t xml:space="preserve"> except the values inside circles</w:t>
      </w:r>
      <w:r w:rsidR="00E1434C">
        <w:rPr>
          <w:sz w:val="20"/>
          <w:szCs w:val="20"/>
        </w:rPr>
        <w:t>, which reflect the number of candidate parents and assigned offspring. For example 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5E851836" w:rsidR="0000684E" w:rsidRPr="00D71476" w:rsidRDefault="0000684E" w:rsidP="0000684E">
      <w:pPr>
        <w:spacing w:line="360" w:lineRule="auto"/>
        <w:ind w:left="-5" w:right="53" w:firstLine="725"/>
      </w:pPr>
      <w:r w:rsidRPr="00D71476">
        <w:t>We inferred pedigrees by comparing microsatellite genotypes of potential offspring in each year to the genotypes of all candidate parents 3, 4, 5 and 6 years prior, as indicated in Fig. 2. The comparisons were first conducted within the maximum-likelihood framework of the parentage assignment program CERVUS Version 3.07</w:t>
      </w:r>
      <w:r w:rsidR="00007102">
        <w:t xml:space="preserve"> </w:t>
      </w:r>
      <w:r w:rsidR="00007102">
        <w:fldChar w:fldCharType="begin"/>
      </w:r>
      <w:r w:rsidR="00007102">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007102">
        <w:rPr>
          <w:noProof/>
        </w:rPr>
        <w:t>(Kalinowski et al. 2007)</w:t>
      </w:r>
      <w:r w:rsidR="00007102">
        <w:fldChar w:fldCharType="end"/>
      </w:r>
      <w:r w:rsidRPr="00D71476">
        <w:t>. Parent(s) - offspring assignments were made using a strict 95% confidence criterion, a minimum of seven loci, an assumed parent sampling rate of 95%, and a maximum of one mismatch between parent - offspring pairs (maximum of two mismatches for parent - offspring trios). We also estimated non-exclusion probabilities</w:t>
      </w:r>
      <w:r w:rsidR="00A33A3D" w:rsidRPr="00D71476">
        <w:t xml:space="preserve"> and expected number of false parent-offspring pairs</w:t>
      </w:r>
      <w:r w:rsidR="00007102">
        <w:t xml:space="preserve"> </w:t>
      </w:r>
      <w:r w:rsidR="00007102">
        <w:fldChar w:fldCharType="begin"/>
      </w:r>
      <w:r w:rsidR="00007102">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007102">
        <w:rPr>
          <w:noProof/>
        </w:rPr>
        <w:t>(Christie 2010)</w:t>
      </w:r>
      <w:r w:rsidR="00007102">
        <w:fldChar w:fldCharType="end"/>
      </w:r>
      <w:r w:rsidR="00A33A3D" w:rsidRPr="00D71476">
        <w:t>.</w:t>
      </w:r>
      <w:r w:rsidRPr="00D71476">
        <w:t xml:space="preserve"> Parentage assignments from CERVUS were then verified using the combined PLS - FL algorithm implemented in COLONY Version 2.0.6.8</w:t>
      </w:r>
      <w:r w:rsidR="00007102">
        <w:t xml:space="preserve"> </w:t>
      </w:r>
      <w:r w:rsidR="00007102">
        <w:fldChar w:fldCharType="begin"/>
      </w:r>
      <w:r w:rsidR="00007102">
        <w:instrText xml:space="preserve"> ADDIN EN.CITE &lt;EndNote&gt;&lt;Cite&gt;&lt;Author&gt;Jones&lt;/Author&gt;&lt;Year&gt;2010&lt;/Year&gt;&lt;RecNum&gt;1544&lt;/RecNum&gt;&lt;DisplayText&gt;(Jones &amp;amp;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07102">
        <w:rPr>
          <w:noProof/>
        </w:rPr>
        <w:t>(Jones &amp;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6605AD">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6605AD">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A86C6F">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A86C6F">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007102">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007102">
        <w:rPr>
          <w:noProof/>
        </w:rPr>
        <w:t>(Harrison et al. 2013)</w:t>
      </w:r>
      <w:r w:rsidR="00007102">
        <w:fldChar w:fldCharType="end"/>
      </w:r>
      <w:r w:rsidR="00007102">
        <w:t xml:space="preserve">. </w:t>
      </w:r>
      <w:r w:rsidRPr="00D71476">
        <w:t xml:space="preserve">COLONY was run using the </w:t>
      </w:r>
      <w:r w:rsidRPr="00D71476">
        <w:lastRenderedPageBreak/>
        <w:t>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23110E">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23110E">
        <w:rPr>
          <w:noProof/>
        </w:rPr>
        <w:t>(Wang 2018)</w:t>
      </w:r>
      <w:r w:rsidR="0023110E">
        <w:fldChar w:fldCharType="end"/>
      </w:r>
      <w:r w:rsidR="004445C8">
        <w:t>.</w:t>
      </w:r>
    </w:p>
    <w:p w14:paraId="602DC10A" w14:textId="43D236E6" w:rsidR="000E20F1" w:rsidRDefault="0000684E" w:rsidP="00A33A3D">
      <w:pPr>
        <w:spacing w:line="360" w:lineRule="auto"/>
        <w:ind w:firstLine="720"/>
      </w:pPr>
      <w:r w:rsidRPr="00D71476">
        <w:t xml:space="preserve">Given the longitudinal nature of the genetic parentage analysis of </w:t>
      </w:r>
      <w:r w:rsidR="00A33A3D" w:rsidRPr="00D71476">
        <w:t>South Fork</w:t>
      </w:r>
      <w:r w:rsidR="000E20F1">
        <w:t xml:space="preserve"> McKenzie River</w:t>
      </w:r>
      <w:r w:rsidRPr="00D71476">
        <w:t xml:space="preserve"> spring Chinook salmon, we developed an automated, reproducible procedure for choosing the best consensus parentage from the outputs of CERVUS and COLONY that does not allow for technician bias. Other changes from previously reported parentage analysis methods include application of an updated version of COLONY</w:t>
      </w:r>
      <w:r w:rsidR="00A33A3D" w:rsidRPr="00D71476">
        <w:t xml:space="preserve">. To evaluate how these changes to software versions and parentage assignment </w:t>
      </w:r>
      <w:r w:rsidR="0023110E">
        <w:t xml:space="preserve">procedure </w:t>
      </w:r>
      <w:r w:rsidR="00A33A3D" w:rsidRPr="00D71476">
        <w:t>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the approach used in this report and those inferred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commentRangeStart w:id="19"/>
      <w:r w:rsidR="00E14BA5" w:rsidRPr="00E14BA5">
        <w:t>To facilitate the identification of long term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0E20F1">
        <w:t xml:space="preserve">, we conducted all analyses using the pedigree inferred using the </w:t>
      </w:r>
      <w:r w:rsidR="0023110E">
        <w:t>new</w:t>
      </w:r>
      <w:r w:rsidR="000E20F1">
        <w:t xml:space="preserve"> methods</w:t>
      </w:r>
      <w:r w:rsidR="00765354">
        <w:t xml:space="preserve">. All results presented are based on the </w:t>
      </w:r>
      <w:commentRangeStart w:id="20"/>
      <w:r w:rsidR="00765354">
        <w:t>new</w:t>
      </w:r>
      <w:commentRangeEnd w:id="20"/>
      <w:r w:rsidR="00765354">
        <w:rPr>
          <w:rStyle w:val="CommentReference"/>
        </w:rPr>
        <w:commentReference w:id="20"/>
      </w:r>
      <w:r w:rsidR="00765354">
        <w:t xml:space="preserve"> pedigrees</w:t>
      </w:r>
      <w:r w:rsidR="000E20F1">
        <w:t xml:space="preserve">. </w:t>
      </w:r>
      <w:commentRangeEnd w:id="19"/>
      <w:r w:rsidR="000E20F1">
        <w:rPr>
          <w:rStyle w:val="CommentReference"/>
        </w:rPr>
        <w:commentReference w:id="19"/>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688EF7A8" w14:textId="1AD57AD2" w:rsidR="001C0FB7" w:rsidRPr="00D71476" w:rsidRDefault="001C0FB7" w:rsidP="001C0FB7">
      <w:pPr>
        <w:spacing w:line="360" w:lineRule="auto"/>
        <w:ind w:firstLine="720"/>
      </w:pPr>
      <w:r w:rsidRPr="00D71476">
        <w:t xml:space="preserve">We summarized the number and proportion of unmarked adult Chinook salmon sampled at either the Cougar </w:t>
      </w:r>
      <w:r w:rsidR="00EA6259">
        <w:t>t</w:t>
      </w:r>
      <w:r w:rsidRPr="00D71476">
        <w:t>rap or spawning grounds below Cougar dam in 201</w:t>
      </w:r>
      <w:r w:rsidR="004445C8">
        <w:t>0</w:t>
      </w:r>
      <w:r w:rsidRPr="00D71476">
        <w:t xml:space="preserve"> - 2020 that can be assigned as progeny of Chinook salmon previously released above Cougar Dam, South Fork McKenzie River in 20</w:t>
      </w:r>
      <w:r w:rsidR="004445C8">
        <w:t>07</w:t>
      </w:r>
      <w:r w:rsidRPr="00D71476">
        <w:t xml:space="preserve"> - 2017. </w:t>
      </w:r>
    </w:p>
    <w:p w14:paraId="76D9A92A" w14:textId="3187110B" w:rsidR="00E95D9A" w:rsidRPr="00D71476" w:rsidRDefault="001C0FB7" w:rsidP="00153134">
      <w:pPr>
        <w:spacing w:line="360" w:lineRule="auto"/>
        <w:ind w:firstLine="720"/>
      </w:pPr>
      <w:r w:rsidRPr="00D71476">
        <w:t xml:space="preserve">To evaluate the </w:t>
      </w:r>
      <w:r w:rsidR="00153134" w:rsidRPr="00D71476">
        <w:t>efficacy</w:t>
      </w:r>
      <w:r w:rsidRPr="00D71476">
        <w:t xml:space="preserve"> of the LSDR </w:t>
      </w:r>
      <w:r w:rsidR="004445C8">
        <w:t xml:space="preserve">and </w:t>
      </w:r>
      <w:r w:rsidRPr="00D71476">
        <w:t>recycling program</w:t>
      </w:r>
      <w:r w:rsidR="004445C8">
        <w:t>s</w:t>
      </w:r>
      <w:r w:rsidRPr="00D71476">
        <w:t>, we also determined the number of NOR immigrants collected at</w:t>
      </w:r>
      <w:r w:rsidR="00EA6259">
        <w:t xml:space="preserve"> the</w:t>
      </w:r>
      <w:r w:rsidRPr="00D71476">
        <w:t xml:space="preserve"> Cougar </w:t>
      </w:r>
      <w:r w:rsidR="00EA6259">
        <w:t>t</w:t>
      </w:r>
      <w:r w:rsidRPr="00D71476">
        <w:t xml:space="preserve">rap each day. To better understand the relationship between </w:t>
      </w:r>
      <w:r w:rsidR="003F45DC">
        <w:t>arrival time</w:t>
      </w:r>
      <w:r w:rsidRPr="00D71476">
        <w:t xml:space="preserve"> and the probability that an individual collected at Cougar Trap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3F45DC">
        <w:t>Cougar trap</w:t>
      </w:r>
      <w:r w:rsidRPr="00D71476">
        <w:t>, across</w:t>
      </w:r>
      <w:r w:rsidR="004445C8">
        <w:t xml:space="preserve"> </w:t>
      </w:r>
      <w:r w:rsidR="00EA6259">
        <w:t xml:space="preserve">the </w:t>
      </w:r>
      <w:r w:rsidRPr="00D71476">
        <w:t>years in our combined pedigree where we evaluate all possible parentages</w:t>
      </w:r>
      <w:r w:rsidR="004445C8">
        <w:t xml:space="preserve"> of potential offspring</w:t>
      </w:r>
      <w:r w:rsidRPr="00D71476">
        <w:t xml:space="preserve"> (offspring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24A72242"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year </w:t>
      </w:r>
      <w:r w:rsidR="004445C8">
        <w:t xml:space="preserve">potential offspring returned </w:t>
      </w:r>
      <w:r w:rsidRPr="00D71476">
        <w:t>(e.g., 2016) by each parent(s) release year (e.g., 2013) to infer the age at maturity of progeny (e.g., age-3) and determi</w:t>
      </w:r>
      <w:r w:rsidR="001C0FB7" w:rsidRPr="00D71476">
        <w:t>ned</w:t>
      </w:r>
      <w:r w:rsidRPr="00D71476">
        <w:t xml:space="preserve"> overall age structure among the adult returns from 2010 - 2020. Note that, because our candidate parents include salmon released above the dam from 2007 onwards, we </w:t>
      </w:r>
      <w:r w:rsidR="001C0FB7" w:rsidRPr="00D71476">
        <w:t>we</w:t>
      </w:r>
      <w:r w:rsidRPr="00D71476">
        <w:t>re able to identify age 3, 4, 5, and 6 offspring in return years 2013 – 2020. For example, we cannot identify age 5 salmon returning in 2010, because we d</w:t>
      </w:r>
      <w:r w:rsidR="001C0FB7" w:rsidRPr="00D71476">
        <w:t>id</w:t>
      </w:r>
      <w:r w:rsidRPr="00D71476">
        <w:t xml:space="preserve"> not examine candidate parents from 2005.</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56F0F6B9" w:rsidR="00171088" w:rsidRDefault="00994789" w:rsidP="000B5941">
      <w:pPr>
        <w:spacing w:line="360" w:lineRule="auto"/>
      </w:pPr>
      <w:r w:rsidRPr="00D71476">
        <w:tab/>
      </w:r>
      <w:r w:rsidR="00D71476">
        <w:t>We define</w:t>
      </w:r>
      <w:r w:rsidR="007A014D">
        <w:t>d</w:t>
      </w:r>
      <w:r w:rsidR="00D71476">
        <w:t xml:space="preserve"> total lifetime fitness (TLF) as the total number of offspring assigned to a candidate parent</w:t>
      </w:r>
      <w:r w:rsidR="007A014D">
        <w:t xml:space="preserve"> (Fig. 2)</w:t>
      </w:r>
      <w:r w:rsidR="00D71476">
        <w:t>. We estimated TLF for all candidate parents in our dataset, including</w:t>
      </w:r>
      <w:r w:rsidR="007A014D">
        <w:t xml:space="preserve"> HOR</w:t>
      </w:r>
      <w:r w:rsidR="00D71476">
        <w:t xml:space="preserve"> hatchery outplants from 2007</w:t>
      </w:r>
      <w:r w:rsidR="007A014D">
        <w:t xml:space="preserve"> – </w:t>
      </w:r>
      <w:r w:rsidR="00D71476">
        <w:t xml:space="preserve">2017, </w:t>
      </w:r>
      <w:r w:rsidR="007A014D">
        <w:t>NOR, HOR and unknown origin salmon released above Cougar Dam from the Cougar Trap from 201</w:t>
      </w:r>
      <w:r w:rsidR="004445C8">
        <w:t>0</w:t>
      </w:r>
      <w:r w:rsidR="007A014D">
        <w:t xml:space="preserve"> – 2017, precocial male salmon sampled above Cougar Dam in 2014, and NOR salmon sampled as carcasses during spawning ground surveys above the dam in 2014 and 2016. </w:t>
      </w:r>
    </w:p>
    <w:p w14:paraId="75EE824A" w14:textId="3BFB118C" w:rsidR="004640B8" w:rsidRDefault="000D645F" w:rsidP="000B5941">
      <w:pPr>
        <w:spacing w:line="360" w:lineRule="auto"/>
      </w:pPr>
      <w:r>
        <w:tab/>
      </w:r>
      <w:r w:rsidR="0023110E">
        <w:t>M</w:t>
      </w:r>
      <w:r w:rsidRPr="00D71476">
        <w:t>ost Chinook salmon on the South Fork McKenzie River express an age at maturity of 3 - 6 years</w:t>
      </w:r>
      <w:r>
        <w:t xml:space="preserve">. Therefore, we </w:t>
      </w:r>
      <w:r w:rsidR="0023110E">
        <w:t>estimated</w:t>
      </w:r>
      <w:r>
        <w:t xml:space="preserve"> TLF for candidate parents only if we sample</w:t>
      </w:r>
      <w:r w:rsidR="0023110E">
        <w:t>d their</w:t>
      </w:r>
      <w:r>
        <w:t xml:space="preserve"> potential offspring 3, 4, 5, and 6 years after candidate parents </w:t>
      </w:r>
      <w:r w:rsidR="0023110E">
        <w:t>were released above Cougar Dam</w:t>
      </w:r>
      <w:r>
        <w:t xml:space="preserve"> (Fig. 2). 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r w:rsidR="0023110E">
        <w:t xml:space="preserve">partial </w:t>
      </w:r>
      <w:r>
        <w:t xml:space="preserve">estimates of TLF for candidate parents in 2015, 2016 and 2017, but note that these </w:t>
      </w:r>
      <w:r w:rsidR="0023110E">
        <w:t>partial values</w:t>
      </w:r>
      <w:r>
        <w:t xml:space="preserve"> underestimate TLF and the severity of the underestimation depends on the age structure of Chinook salmon in this river. 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67568C64" w:rsidR="00171088" w:rsidRDefault="00994789" w:rsidP="004445C8">
      <w:pPr>
        <w:spacing w:line="360" w:lineRule="auto"/>
      </w:pPr>
      <w:r w:rsidRPr="00D71476">
        <w:rPr>
          <w:i/>
          <w:iCs/>
        </w:rPr>
        <w:tab/>
      </w:r>
      <w:r w:rsidR="007A014D" w:rsidRPr="007A014D">
        <w:t xml:space="preserve">Cohort replacement rate (CRR), or “the number of future spawners produced by a spawner” </w:t>
      </w:r>
      <w:r w:rsidR="0023110E">
        <w:fldChar w:fldCharType="begin"/>
      </w:r>
      <w:r w:rsidR="0023110E">
        <w:instrText xml:space="preserve"> ADDIN EN.CITE &lt;EndNote&gt;&lt;Cite&gt;&lt;Author&gt;Botsford&lt;/Author&gt;&lt;Year&gt;1998&lt;/Year&gt;&lt;RecNum&gt;1546&lt;/RecNum&gt;&lt;DisplayText&gt;(Botsford &amp;amp;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23110E">
        <w:fldChar w:fldCharType="separate"/>
      </w:r>
      <w:r w:rsidR="0023110E">
        <w:rPr>
          <w:noProof/>
        </w:rPr>
        <w:t>(Botsford &amp; Brittnacher 1998)</w:t>
      </w:r>
      <w:r w:rsidR="0023110E">
        <w:fldChar w:fldCharType="end"/>
      </w:r>
      <w:r w:rsidR="0023110E">
        <w:t xml:space="preserve"> </w:t>
      </w:r>
      <w:r w:rsidR="007A014D">
        <w:t xml:space="preserve">was estimated for each cohort of candidate parents </w:t>
      </w:r>
      <w:r w:rsidR="007A014D">
        <w:lastRenderedPageBreak/>
        <w:t xml:space="preserve">released or observed above the Cougar Dam.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w:t>
      </w:r>
      <w:r w:rsidR="007A014D">
        <w:t>These sex specific CRRs</w:t>
      </w:r>
      <w:r w:rsidR="007A014D" w:rsidRPr="007A014D">
        <w:t xml:space="preserve"> were calculated by </w:t>
      </w:r>
      <w:r w:rsidR="004445C8">
        <w:t xml:space="preserve">summing the </w:t>
      </w:r>
      <w:r w:rsidR="007A014D" w:rsidRPr="007A014D">
        <w:t xml:space="preserve">assigned same-sex progeny and dividing </w:t>
      </w:r>
      <w:r w:rsidR="00AD5AC1">
        <w:t xml:space="preserve">this sum </w:t>
      </w:r>
      <w:r w:rsidR="007A014D" w:rsidRPr="007A014D">
        <w:t xml:space="preserve">by the total number of released females or males. For example, a </w:t>
      </w:r>
      <w:r w:rsidR="007A014D">
        <w:t>CRR</w:t>
      </w:r>
      <w:r w:rsidR="007A014D">
        <w:rPr>
          <w:vertAlign w:val="subscript"/>
        </w:rPr>
        <w:t>F</w:t>
      </w:r>
      <w:r w:rsidR="007A014D" w:rsidRPr="007A014D">
        <w:t xml:space="preserve"> = total number of age-3, age-4 and age-5 female progeny produced by females</w:t>
      </w:r>
      <w:r w:rsidR="007A014D">
        <w:t xml:space="preserve"> released or observed above Cougar Dam</w:t>
      </w:r>
      <w:r w:rsidR="007A014D" w:rsidRPr="007A014D">
        <w:t xml:space="preserve"> </w:t>
      </w:r>
      <w:r w:rsidR="007A014D">
        <w:t>divided by</w:t>
      </w:r>
      <w:r w:rsidR="007A014D" w:rsidRPr="007A014D">
        <w:t xml:space="preserve"> the total number of females</w:t>
      </w:r>
      <w:r w:rsidR="007A014D">
        <w:t xml:space="preserve"> released or observed above Cougar Dam</w:t>
      </w:r>
      <w:r w:rsidR="007A014D" w:rsidRPr="007A014D">
        <w:t>.</w:t>
      </w:r>
      <w:r w:rsidR="00A06A19">
        <w:t xml:space="preserve"> Similar to our TLF results, the age structure of Chinook salmon </w:t>
      </w:r>
      <w:r w:rsidR="004445C8">
        <w:t xml:space="preserve">in </w:t>
      </w:r>
      <w:r w:rsidR="00A06A19">
        <w:t>the McKenzie River precludes us from estimating an accurate CRR until age 6 offspring of candidate parents have returned and are sampled. Therefore, we present CRR</w:t>
      </w:r>
      <w:r w:rsidR="0040081E">
        <w:t xml:space="preserve"> estimates</w:t>
      </w:r>
      <w:r w:rsidR="00A06A19">
        <w:t xml:space="preserve"> for parental cohorts from 2007 – 2017 but note that these likely underestimate </w:t>
      </w:r>
      <w:r w:rsidR="0040081E">
        <w:t xml:space="preserve">the </w:t>
      </w:r>
      <w:r w:rsidR="00A06A19">
        <w:t xml:space="preserve">true CRR in 2015, 2016 and 2017. These are noted by asterisks in tables and figures. </w:t>
      </w:r>
    </w:p>
    <w:p w14:paraId="19875824" w14:textId="4CA78FFC" w:rsidR="00AD5AC1" w:rsidRPr="00AD5AC1" w:rsidRDefault="00AD5AC1" w:rsidP="004445C8">
      <w:pPr>
        <w:spacing w:line="360" w:lineRule="auto"/>
      </w:pPr>
      <w:r>
        <w:tab/>
      </w:r>
      <w:commentRangeStart w:id="21"/>
      <w:r>
        <w:t xml:space="preserve">Note that our definition and </w:t>
      </w:r>
      <w:r w:rsidR="0040081E">
        <w:t>estimation</w:t>
      </w:r>
      <w:r>
        <w:t xml:space="preserve"> of CRR differs from those used in previous reports. Only the </w:t>
      </w:r>
      <w:r w:rsidRPr="007A014D">
        <w:t>CRR</w:t>
      </w:r>
      <w:r w:rsidRPr="007A014D">
        <w:rPr>
          <w:vertAlign w:val="subscript"/>
        </w:rPr>
        <w:t>F</w:t>
      </w:r>
      <w:r>
        <w:t xml:space="preserve"> (presented as CRR) was presented in previous reports, and in some reports</w:t>
      </w:r>
      <w:r w:rsidR="00F021CF">
        <w:t>,</w:t>
      </w:r>
      <w:r>
        <w:t xml:space="preserve"> both carcasses and unsampled offspring inferred from </w:t>
      </w:r>
      <w:proofErr w:type="spellStart"/>
      <w:r>
        <w:t>grandparentage</w:t>
      </w:r>
      <w:proofErr w:type="spellEnd"/>
      <w:r>
        <w:t xml:space="preserve"> analysis contributed to the CRR</w:t>
      </w:r>
      <w:r>
        <w:rPr>
          <w:vertAlign w:val="subscript"/>
        </w:rPr>
        <w:t>F</w:t>
      </w:r>
      <w:r>
        <w:t>, whereas other</w:t>
      </w:r>
      <w:r w:rsidR="00F021CF">
        <w:t>s only</w:t>
      </w:r>
      <w:r>
        <w:t xml:space="preserve"> </w:t>
      </w:r>
      <w:r w:rsidR="00F021CF">
        <w:t>considered the contribution to CRR</w:t>
      </w:r>
      <w:r w:rsidR="00F021CF">
        <w:rPr>
          <w:vertAlign w:val="subscript"/>
        </w:rPr>
        <w:t xml:space="preserve">F </w:t>
      </w:r>
      <w:r w:rsidR="00F021CF">
        <w:t>made by offspring sampled at the Cougar trap</w:t>
      </w:r>
      <w:r>
        <w:t xml:space="preserve">. </w:t>
      </w:r>
      <w:r w:rsidR="006F0FFA">
        <w:t xml:space="preserve">CRR values might also vary due to changes in genotype quality filtering and assignment. </w:t>
      </w:r>
      <w:r w:rsidR="0040081E">
        <w:t>To permit the identification of long term trends</w:t>
      </w:r>
      <w:r w:rsidR="006F0FFA">
        <w:t xml:space="preserve"> in CRR in this report</w:t>
      </w:r>
      <w:r w:rsidR="0040081E">
        <w:t>, we present CRR values for years previously reported (2007 – 2010)</w:t>
      </w:r>
      <w:r w:rsidR="006F0FFA">
        <w:t>, as well as CRR values for 2011 - 2017</w:t>
      </w:r>
      <w:r w:rsidR="0040081E">
        <w:t xml:space="preserve"> using </w:t>
      </w:r>
      <w:r w:rsidR="006F0FFA">
        <w:t>the same</w:t>
      </w:r>
      <w:r w:rsidR="0040081E">
        <w:t xml:space="preserve"> approach. </w:t>
      </w:r>
      <w:commentRangeEnd w:id="21"/>
      <w:r w:rsidR="0040081E">
        <w:rPr>
          <w:rStyle w:val="CommentReference"/>
        </w:rPr>
        <w:commentReference w:id="21"/>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5168F3B2"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cohorts of salmon released or observed above Cougar Dam from 2007 - 2017</w:t>
      </w:r>
      <w:r w:rsidR="00811F41" w:rsidRPr="00811F41">
        <w:t xml:space="preserve"> 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F021CF">
        <w:instrText xml:space="preserve"> ADDIN EN.CITE &lt;EndNote&gt;&lt;Cite&gt;&lt;Author&gt;Do&lt;/Author&gt;&lt;Year&gt;2014&lt;/Year&gt;&lt;RecNum&gt;1547&lt;/RecNum&gt;&lt;DisplayText&gt;(Waples &amp;amp;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F021CF">
        <w:rPr>
          <w:noProof/>
        </w:rPr>
        <w:t>(Waples &amp; Do 2008; Do et al. 2014)</w:t>
      </w:r>
      <w:r w:rsidR="00F021CF">
        <w:fldChar w:fldCharType="end"/>
      </w:r>
      <w:r w:rsidR="00811F41" w:rsidRPr="00811F41">
        <w:t xml:space="preserve">. This method examines patterns of LD (nonrandom allelic associations, which are suggestive of common ancestry) among offspring of a cohort. </w:t>
      </w:r>
      <w:r w:rsidR="00811F41" w:rsidRPr="00811F41">
        <w:rPr>
          <w:i/>
        </w:rPr>
        <w:t>N</w:t>
      </w:r>
      <w:r w:rsidR="00811F41" w:rsidRPr="00811F41">
        <w:rPr>
          <w:i/>
          <w:vertAlign w:val="subscript"/>
        </w:rPr>
        <w:t>b</w:t>
      </w:r>
      <w:r w:rsidR="00811F41" w:rsidRPr="00811F41">
        <w:t xml:space="preserve"> was calculated using </w:t>
      </w:r>
      <w:r w:rsidR="00996809">
        <w:t>the genotypes of all offspring assigned to each cohort.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 xml:space="preserve">due to incomplete sampling or incomplete genotyping. We also compare </w:t>
      </w:r>
      <w:r w:rsidR="00811F41" w:rsidRPr="00811F41">
        <w:rPr>
          <w:i/>
        </w:rPr>
        <w:t>N</w:t>
      </w:r>
      <w:r w:rsidR="00811F41" w:rsidRPr="00811F41">
        <w:rPr>
          <w:i/>
          <w:vertAlign w:val="subscript"/>
        </w:rPr>
        <w:t>b</w:t>
      </w:r>
      <w:r w:rsidR="00811F41" w:rsidRPr="00811F41">
        <w:t xml:space="preserve"> to the number of candidate parents that produced one or more adult progeny (i.e. successful parents).</w:t>
      </w:r>
      <w:r w:rsidR="00811F41" w:rsidRPr="00811F41">
        <w:rPr>
          <w:color w:val="000000" w:themeColor="text1"/>
        </w:rPr>
        <w:t xml:space="preserve"> </w:t>
      </w:r>
      <w:commentRangeStart w:id="22"/>
      <w:r w:rsidR="00765402">
        <w:rPr>
          <w:color w:val="000000" w:themeColor="text1"/>
        </w:rPr>
        <w:t xml:space="preserve">Note that our methods </w:t>
      </w:r>
      <w:r w:rsidR="00765402">
        <w:rPr>
          <w:color w:val="000000" w:themeColor="text1"/>
        </w:rPr>
        <w:lastRenderedPageBreak/>
        <w:t xml:space="preserve">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765402">
        <w:t>0, and excluded all alleles below a minor allele frequency of 0.02.</w:t>
      </w:r>
      <w:r w:rsidR="006F0FFA">
        <w:t xml:space="preserve"> To permit the identification of long term trends in </w:t>
      </w:r>
      <w:r w:rsidR="006F0FFA" w:rsidRPr="006F0FFA">
        <w:rPr>
          <w:i/>
          <w:iCs/>
        </w:rPr>
        <w:t>N</w:t>
      </w:r>
      <w:r w:rsidR="006F0FFA">
        <w:rPr>
          <w:i/>
          <w:iCs/>
          <w:vertAlign w:val="subscript"/>
        </w:rPr>
        <w:t>b</w:t>
      </w:r>
      <w:r w:rsidR="006F0FFA">
        <w:t xml:space="preserve"> in this report, we present CRR values for years previously reported (2007 – 2010), as well as CRR values for 2011 - 2017 using the same approach. </w:t>
      </w:r>
      <w:r w:rsidR="00765402">
        <w:t xml:space="preserve"> </w:t>
      </w:r>
      <w:r w:rsidR="00765402">
        <w:rPr>
          <w:color w:val="000000" w:themeColor="text1"/>
        </w:rPr>
        <w:t xml:space="preserve"> </w:t>
      </w:r>
      <w:commentRangeEnd w:id="22"/>
      <w:r w:rsidR="00765402">
        <w:rPr>
          <w:rStyle w:val="CommentReference"/>
        </w:rPr>
        <w:commentReference w:id="22"/>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072A1D23" w:rsidR="00867C2B" w:rsidRPr="000D645F" w:rsidRDefault="000D645F" w:rsidP="000E6CDE">
      <w:pPr>
        <w:spacing w:line="360" w:lineRule="auto"/>
        <w:ind w:firstLine="720"/>
      </w:pPr>
      <w:r w:rsidRPr="000D645F">
        <w:t xml:space="preserve">We applied </w:t>
      </w:r>
      <w:r w:rsidR="00996809">
        <w:t xml:space="preserve">a </w:t>
      </w:r>
      <w:r w:rsidRPr="000D645F">
        <w:t xml:space="preserve">generalized linear mixed model (GLMM) to identify predictors of TLF of </w:t>
      </w:r>
      <w:r w:rsidR="00D9781A">
        <w:t xml:space="preserve">all </w:t>
      </w:r>
      <w:r>
        <w:t>candidate parents</w:t>
      </w:r>
      <w:r w:rsidRPr="000D645F">
        <w:t xml:space="preserve"> </w:t>
      </w:r>
      <w:r>
        <w:t>from 2007 - 2015</w:t>
      </w:r>
      <w:r w:rsidRPr="000D645F">
        <w:t xml:space="preserve">. We fit a single GLMM using data </w:t>
      </w:r>
      <w:r w:rsidR="00996809">
        <w:t>from candidate parents from 2007 - 2015</w:t>
      </w:r>
      <w:r w:rsidRPr="000D645F">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is the Julian day that individuals were released and was modeled as a continuous fixed effect</w:t>
      </w:r>
      <w:r w:rsidR="000E6CDE">
        <w:t xml:space="preserve"> after centering and scaling</w:t>
      </w:r>
      <w:r w:rsidRPr="000D645F">
        <w:t xml:space="preserve">.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2EDCA312"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0D645F">
        <w:rPr>
          <w:i/>
          <w:iCs/>
        </w:rPr>
        <w:t>et al.</w:t>
      </w:r>
      <w:r w:rsidRPr="000D645F">
        <w:t xml:space="preserve"> (2009) and </w:t>
      </w:r>
      <w:proofErr w:type="spellStart"/>
      <w:r w:rsidRPr="000D645F">
        <w:t>Bolker</w:t>
      </w:r>
      <w:proofErr w:type="spellEnd"/>
      <w:r w:rsidRPr="000D645F">
        <w:t xml:space="preserve"> (2015).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xml:space="preserve">. Non-linear effects were evaluated using AIC, BIC and likelihood ratio tests. </w:t>
      </w:r>
    </w:p>
    <w:p w14:paraId="335BCA71" w14:textId="457DF410" w:rsidR="000D645F" w:rsidRDefault="000E6CDE" w:rsidP="000E6CDE">
      <w:pPr>
        <w:spacing w:line="360" w:lineRule="auto"/>
        <w:ind w:firstLine="720"/>
      </w:pPr>
      <w:r>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 xml:space="preserve">For model selection, we first identified the best random effects structure by fitting a fully </w:t>
      </w:r>
      <w:r w:rsidRPr="000D645F">
        <w:lastRenderedPageBreak/>
        <w:t>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two model selection criteria disagreed we chose to be conservative and only retained predictors retained by both approaches. </w:t>
      </w:r>
      <w:r w:rsidR="000D645F" w:rsidRPr="000D645F">
        <w:t xml:space="preserve">After a final model was selected,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retained in the final model 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0C08DD70" w:rsidR="00176B57" w:rsidRPr="00D71476" w:rsidRDefault="00176B57" w:rsidP="005741DF">
      <w:pPr>
        <w:spacing w:line="360" w:lineRule="auto"/>
      </w:pPr>
      <w:r w:rsidRPr="00D71476">
        <w:rPr>
          <w:i/>
          <w:iCs/>
        </w:rPr>
        <w:tab/>
      </w:r>
      <w:r w:rsidR="00153134" w:rsidRPr="00D71476">
        <w:t>After genotype quality filtering, there were 9,839 individuals genotyped at an average of 10.86 microsatellite loci (T</w:t>
      </w:r>
      <w:r w:rsidRPr="00D71476">
        <w:t>able</w:t>
      </w:r>
      <w:r w:rsidR="00153134" w:rsidRPr="00D71476">
        <w:t xml:space="preserve"> 1)</w:t>
      </w:r>
      <w:r w:rsidRPr="00D71476">
        <w:t xml:space="preserve">.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Cougar Dam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Cougar Trap and released above the dam, into the mainstem or immediately below the tailrace of the dam, 12 precocial males sampled on spawning grounds above the Dam, </w:t>
      </w:r>
      <w:r w:rsidR="008117D5" w:rsidRPr="00D71476">
        <w:t>192</w:t>
      </w:r>
      <w:r w:rsidR="00C56078" w:rsidRPr="00D71476">
        <w:t xml:space="preserve"> carcasses sampled during SGSs below the dam and 5 carcasses sampled during SGSs above the dam (Table 2)</w:t>
      </w:r>
      <w:r w:rsidR="008117D5" w:rsidRPr="00D71476">
        <w:t>.</w:t>
      </w:r>
      <w:r w:rsidR="00C56078" w:rsidRPr="00D71476">
        <w:t xml:space="preserve"> </w:t>
      </w:r>
    </w:p>
    <w:p w14:paraId="5CA5DD5B" w14:textId="77777777" w:rsidR="00275133" w:rsidRPr="00D71476" w:rsidRDefault="00275133" w:rsidP="00275133">
      <w:pPr>
        <w:ind w:left="-5" w:right="53"/>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275133"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275133"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275133"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275133"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275133"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275133"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275133"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275133"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3E1B07"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3E1B07"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3E1B07"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3E1B07"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3E1B07"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3E1B07"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3E1B07"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19E929A6" w14:textId="1667D20F" w:rsidR="00275133" w:rsidRPr="00D71476" w:rsidRDefault="00275133" w:rsidP="003E1B07">
      <w:pPr>
        <w:ind w:left="1710" w:right="1710"/>
        <w:rPr>
          <w:sz w:val="20"/>
          <w:szCs w:val="20"/>
        </w:rPr>
      </w:pPr>
      <w:commentRangeStart w:id="23"/>
      <w:r w:rsidRPr="00D71476">
        <w:rPr>
          <w:b/>
          <w:sz w:val="20"/>
          <w:szCs w:val="20"/>
        </w:rPr>
        <w:t xml:space="preserve">Table </w:t>
      </w:r>
      <w:r w:rsidR="00843565" w:rsidRPr="00D71476">
        <w:rPr>
          <w:b/>
          <w:sz w:val="20"/>
          <w:szCs w:val="20"/>
        </w:rPr>
        <w:t>1</w:t>
      </w:r>
      <w:r w:rsidRPr="00D71476">
        <w:rPr>
          <w:b/>
          <w:sz w:val="20"/>
          <w:szCs w:val="20"/>
        </w:rPr>
        <w:t>.</w:t>
      </w:r>
      <w:r w:rsidRPr="00D71476">
        <w:rPr>
          <w:sz w:val="20"/>
          <w:szCs w:val="20"/>
        </w:rPr>
        <w:t xml:space="preserve"> </w:t>
      </w:r>
      <w:commentRangeEnd w:id="23"/>
      <w:r w:rsidR="00562F61">
        <w:rPr>
          <w:rStyle w:val="CommentReference"/>
        </w:rPr>
        <w:commentReference w:id="23"/>
      </w:r>
      <w:r w:rsidRPr="00D71476">
        <w:rPr>
          <w:sz w:val="20"/>
          <w:szCs w:val="20"/>
        </w:rPr>
        <w:t>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multi-locus genotype (duplicate filtered). </w:t>
      </w:r>
    </w:p>
    <w:p w14:paraId="002DA0B5" w14:textId="7BC34BF3" w:rsidR="00275133" w:rsidRPr="00D71476" w:rsidRDefault="00275133" w:rsidP="003E1B07">
      <w:pPr>
        <w:ind w:left="1710" w:right="1710"/>
        <w:rPr>
          <w:sz w:val="20"/>
          <w:szCs w:val="20"/>
        </w:rPr>
      </w:pPr>
      <w:r w:rsidRPr="00D71476">
        <w:rPr>
          <w:sz w:val="20"/>
          <w:szCs w:val="20"/>
        </w:rPr>
        <w:t xml:space="preserve">* Indicates </w:t>
      </w:r>
      <w:r w:rsidR="00613457">
        <w:rPr>
          <w:sz w:val="20"/>
          <w:szCs w:val="20"/>
        </w:rPr>
        <w:t>some or all individuals</w:t>
      </w:r>
      <w:r w:rsidR="003E1B07" w:rsidRPr="00D71476">
        <w:rPr>
          <w:sz w:val="20"/>
          <w:szCs w:val="20"/>
        </w:rPr>
        <w:t xml:space="preserve"> from this year</w:t>
      </w:r>
      <w:r w:rsidRPr="00D71476">
        <w:rPr>
          <w:sz w:val="20"/>
          <w:szCs w:val="20"/>
        </w:rPr>
        <w:t xml:space="preserve"> genotyped in prior reports (</w:t>
      </w:r>
      <w:r w:rsidRPr="00613457">
        <w:rPr>
          <w:color w:val="FF0000"/>
          <w:sz w:val="20"/>
          <w:szCs w:val="20"/>
        </w:rPr>
        <w:t>cites</w:t>
      </w:r>
      <w:r w:rsidRPr="00D71476">
        <w:rPr>
          <w:sz w:val="20"/>
          <w:szCs w:val="20"/>
        </w:rPr>
        <w:t>)</w:t>
      </w:r>
    </w:p>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5399CE3A" w14:textId="77777777" w:rsidR="006F0FFA" w:rsidRPr="00D71476" w:rsidRDefault="006F0FFA" w:rsidP="005741DF">
      <w:pPr>
        <w:spacing w:line="360" w:lineRule="auto"/>
      </w:pPr>
    </w:p>
    <w:p w14:paraId="343A33E4" w14:textId="77777777" w:rsidR="008117D5" w:rsidRPr="00D71476" w:rsidRDefault="008117D5" w:rsidP="005741DF">
      <w:pPr>
        <w:spacing w:line="360" w:lineRule="auto"/>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CF20A6"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lastRenderedPageBreak/>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77777777" w:rsidR="00CF20A6" w:rsidRPr="00D71476" w:rsidRDefault="00CF20A6" w:rsidP="00C56078">
            <w:pPr>
              <w:jc w:val="center"/>
              <w:rPr>
                <w:b/>
                <w:bCs/>
                <w:color w:val="000000"/>
                <w:sz w:val="20"/>
                <w:szCs w:val="20"/>
              </w:rPr>
            </w:pPr>
            <w:r w:rsidRPr="00D71476">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7D570A" w:rsidRPr="00D71476" w14:paraId="5A2F23A9"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7D570A"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7D570A"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7D570A"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7D570A"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7D570A"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7D570A"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7D570A"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7D570A"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7D570A"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7D570A"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7D570A"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7D570A"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7D570A"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7D570A"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2B474F8B" w14:textId="0F934521" w:rsidR="00CF20A6" w:rsidRPr="00D71476" w:rsidRDefault="00CF20A6" w:rsidP="009A340C">
      <w:pPr>
        <w:ind w:left="990" w:right="990"/>
        <w:rPr>
          <w:sz w:val="20"/>
          <w:szCs w:val="20"/>
        </w:rPr>
      </w:pPr>
      <w:r w:rsidRPr="00D71476">
        <w:rPr>
          <w:b/>
          <w:bCs/>
          <w:sz w:val="20"/>
          <w:szCs w:val="20"/>
        </w:rPr>
        <w:t xml:space="preserve">Table 2: </w:t>
      </w:r>
      <w:r w:rsidRPr="00D71476">
        <w:rPr>
          <w:sz w:val="20"/>
          <w:szCs w:val="20"/>
        </w:rPr>
        <w:t xml:space="preserve">Sample sizes after </w:t>
      </w:r>
      <w:r w:rsidR="007D570A" w:rsidRPr="00D71476">
        <w:rPr>
          <w:sz w:val="20"/>
          <w:szCs w:val="20"/>
        </w:rPr>
        <w:t xml:space="preserve">genotype </w:t>
      </w:r>
      <w:commentRangeStart w:id="24"/>
      <w:r w:rsidR="007D570A" w:rsidRPr="00D71476">
        <w:rPr>
          <w:sz w:val="20"/>
          <w:szCs w:val="20"/>
        </w:rPr>
        <w:t xml:space="preserve">quality </w:t>
      </w:r>
      <w:r w:rsidRPr="00D71476">
        <w:rPr>
          <w:sz w:val="20"/>
          <w:szCs w:val="20"/>
        </w:rPr>
        <w:t xml:space="preserve">filtering </w:t>
      </w:r>
      <w:commentRangeEnd w:id="24"/>
      <w:r w:rsidR="000E20F1">
        <w:rPr>
          <w:rStyle w:val="CommentReference"/>
        </w:rPr>
        <w:commentReference w:id="24"/>
      </w:r>
      <w:r w:rsidR="007D570A" w:rsidRPr="00D71476">
        <w:rPr>
          <w:sz w:val="20"/>
          <w:szCs w:val="20"/>
        </w:rPr>
        <w:t>of</w:t>
      </w:r>
      <w:r w:rsidRPr="00D71476">
        <w:rPr>
          <w:sz w:val="20"/>
          <w:szCs w:val="20"/>
        </w:rPr>
        <w:t xml:space="preserve"> salmon initially encountered at McKenzie or </w:t>
      </w:r>
      <w:proofErr w:type="spellStart"/>
      <w:r w:rsidRPr="00D71476">
        <w:rPr>
          <w:sz w:val="20"/>
          <w:szCs w:val="20"/>
        </w:rPr>
        <w:t>Leaburg</w:t>
      </w:r>
      <w:proofErr w:type="spellEnd"/>
      <w:r w:rsidRPr="00D71476">
        <w:rPr>
          <w:sz w:val="20"/>
          <w:szCs w:val="20"/>
        </w:rPr>
        <w:t xml:space="preserve"> Hatcheries (Hatchery</w:t>
      </w:r>
      <w:r w:rsidR="007D570A" w:rsidRPr="00D71476">
        <w:rPr>
          <w:sz w:val="20"/>
          <w:szCs w:val="20"/>
        </w:rPr>
        <w:t xml:space="preserve"> Outplant</w:t>
      </w:r>
      <w:r w:rsidRPr="00D71476">
        <w:rPr>
          <w:sz w:val="20"/>
          <w:szCs w:val="20"/>
        </w:rPr>
        <w:t xml:space="preserve">), at Cougar Trap, during spawning ground surveys (SGS) above or below Cougar Dam, or as precocial males observed on the spawning grounds above Cougar Dam. Note that all Hatchery </w:t>
      </w:r>
      <w:r w:rsidR="007D570A" w:rsidRPr="00D71476">
        <w:rPr>
          <w:sz w:val="20"/>
          <w:szCs w:val="20"/>
        </w:rPr>
        <w:t>Outplants</w:t>
      </w:r>
      <w:r w:rsidRPr="00D71476">
        <w:rPr>
          <w:sz w:val="20"/>
          <w:szCs w:val="20"/>
        </w:rPr>
        <w:t xml:space="preserve"> </w:t>
      </w:r>
      <w:r w:rsidR="007D570A" w:rsidRPr="00D71476">
        <w:rPr>
          <w:sz w:val="20"/>
          <w:szCs w:val="20"/>
        </w:rPr>
        <w:t>are HOR, Cougar Trap salmon include both NOR</w:t>
      </w:r>
      <w:r w:rsidR="006F0FFA">
        <w:rPr>
          <w:sz w:val="20"/>
          <w:szCs w:val="20"/>
        </w:rPr>
        <w:t>,</w:t>
      </w:r>
      <w:r w:rsidR="007D570A" w:rsidRPr="00D71476">
        <w:rPr>
          <w:sz w:val="20"/>
          <w:szCs w:val="20"/>
        </w:rPr>
        <w:t xml:space="preserve"> HOR</w:t>
      </w:r>
      <w:r w:rsidR="006F0FFA">
        <w:rPr>
          <w:sz w:val="20"/>
          <w:szCs w:val="20"/>
        </w:rPr>
        <w:t xml:space="preserve"> and unknown origin salmon</w:t>
      </w:r>
      <w:r w:rsidR="007D570A" w:rsidRPr="00D71476">
        <w:rPr>
          <w:sz w:val="20"/>
          <w:szCs w:val="20"/>
        </w:rPr>
        <w:t>, and all precocial males and SGS salmon are NOR.</w:t>
      </w:r>
      <w:r w:rsidR="00C56078" w:rsidRPr="00D71476">
        <w:rPr>
          <w:sz w:val="20"/>
          <w:szCs w:val="20"/>
        </w:rPr>
        <w:t xml:space="preserve"> </w:t>
      </w:r>
    </w:p>
    <w:p w14:paraId="4EE08444" w14:textId="40930DFB" w:rsidR="00773A76" w:rsidRPr="00D71476" w:rsidRDefault="00773A76" w:rsidP="005741DF">
      <w:pPr>
        <w:spacing w:line="360" w:lineRule="auto"/>
        <w:rPr>
          <w:u w:val="single"/>
        </w:rPr>
      </w:pPr>
    </w:p>
    <w:p w14:paraId="648C35A4" w14:textId="37E57BEF" w:rsidR="00773A76" w:rsidRPr="00D71476" w:rsidRDefault="00773A76" w:rsidP="005741DF">
      <w:pPr>
        <w:spacing w:line="360" w:lineRule="auto"/>
        <w:rPr>
          <w:u w:val="single"/>
        </w:rPr>
      </w:pPr>
      <w:r w:rsidRPr="00D71476">
        <w:rPr>
          <w:u w:val="single"/>
        </w:rPr>
        <w:t xml:space="preserve">Parentage </w:t>
      </w:r>
      <w:r w:rsidR="00D92125" w:rsidRPr="00D71476">
        <w:rPr>
          <w:u w:val="single"/>
        </w:rPr>
        <w:t>A</w:t>
      </w:r>
      <w:r w:rsidRPr="00D71476">
        <w:rPr>
          <w:u w:val="single"/>
        </w:rPr>
        <w:t>ssignment</w:t>
      </w:r>
    </w:p>
    <w:p w14:paraId="2E6597E5" w14:textId="0BE6E1CF" w:rsidR="008469FF" w:rsidRDefault="008117D5" w:rsidP="005741DF">
      <w:pPr>
        <w:spacing w:line="360" w:lineRule="auto"/>
      </w:pPr>
      <w:r w:rsidRPr="00D71476">
        <w:tab/>
        <w:t>We attempted to assign 2,915 potential offspring to 8,985 candidate parents (</w:t>
      </w:r>
      <w:r w:rsidR="004B1E4A" w:rsidRPr="00D71476">
        <w:t>T</w:t>
      </w:r>
      <w:r w:rsidRPr="00D71476">
        <w:t>ables 3 and 4</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parents for an overall assignment rate of</w:t>
      </w:r>
      <w:r w:rsidR="00745BFC">
        <w:t xml:space="preserve"> potential offspring of</w:t>
      </w:r>
      <w:r w:rsidRPr="00D71476">
        <w:t xml:space="preserve"> </w:t>
      </w:r>
      <w:r w:rsidR="00003A77">
        <w:t>57%</w:t>
      </w:r>
      <w:r w:rsidR="009975A3" w:rsidRPr="00D71476">
        <w:t xml:space="preserve"> </w:t>
      </w:r>
      <w:r w:rsidR="00745BFC">
        <w:t xml:space="preserve">(1,669 / </w:t>
      </w:r>
      <w:r w:rsidR="00745BFC" w:rsidRPr="00D71476">
        <w:t>2,915</w:t>
      </w:r>
      <w:r w:rsidR="00745BFC">
        <w:t xml:space="preserve">) </w:t>
      </w:r>
      <w:r w:rsidR="00745BFC" w:rsidRPr="00D71476">
        <w:t xml:space="preserve">(Table 4). </w:t>
      </w:r>
      <w:r w:rsidR="00003A77">
        <w:t xml:space="preserve">In the eight years when </w:t>
      </w:r>
      <w:r w:rsidR="008469FF">
        <w:t>all candidate parents of potential offspring are sampled (2013 - 2020)</w:t>
      </w:r>
      <w:r w:rsidR="00745BFC">
        <w:t>,</w:t>
      </w:r>
      <w:r w:rsidR="008469FF">
        <w:t xml:space="preserve"> the assignment rate was 67% </w:t>
      </w:r>
      <w:r w:rsidR="00745BFC">
        <w:t xml:space="preserve">(1,183 / 1783) </w:t>
      </w:r>
      <w:r w:rsidR="008469FF">
        <w:t>and varied across years from 51% in 2019 to 94% in 2020 (Table 4</w:t>
      </w:r>
      <w:r w:rsidR="00745BFC">
        <w:t>, Fig. 6)</w:t>
      </w:r>
      <w:r w:rsidR="008469FF">
        <w:t xml:space="preserve">). </w:t>
      </w:r>
    </w:p>
    <w:p w14:paraId="79D04BF3" w14:textId="67046362"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w:t>
      </w:r>
      <w:commentRangeStart w:id="25"/>
      <w:r w:rsidRPr="00D71476">
        <w:t xml:space="preserve">absolute difference in assignment rate for was </w:t>
      </w:r>
      <w:r w:rsidR="005D56C5" w:rsidRPr="00D71476">
        <w:t>0.7</w:t>
      </w:r>
      <w:r w:rsidRPr="00D71476">
        <w:t>%</w:t>
      </w:r>
      <w:r w:rsidR="009975A3" w:rsidRPr="00D71476">
        <w:t xml:space="preserve"> </w:t>
      </w:r>
      <w:commentRangeEnd w:id="25"/>
      <w:r w:rsidR="00DE4036">
        <w:rPr>
          <w:rStyle w:val="CommentReference"/>
        </w:rPr>
        <w:commentReference w:id="25"/>
      </w:r>
      <w:r w:rsidR="009975A3" w:rsidRPr="00D71476">
        <w:t xml:space="preserve">(Table </w:t>
      </w:r>
      <w:r w:rsidR="008469FF">
        <w:t>3</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77777777" w:rsidR="00562F61" w:rsidRPr="00D71476" w:rsidRDefault="00562F61" w:rsidP="005741DF">
      <w:pPr>
        <w:spacing w:line="360" w:lineRule="auto"/>
      </w:pPr>
    </w:p>
    <w:tbl>
      <w:tblPr>
        <w:tblW w:w="9000" w:type="dxa"/>
        <w:tblLook w:val="04A0" w:firstRow="1" w:lastRow="0" w:firstColumn="1" w:lastColumn="0" w:noHBand="0" w:noVBand="1"/>
      </w:tblPr>
      <w:tblGrid>
        <w:gridCol w:w="806"/>
        <w:gridCol w:w="903"/>
        <w:gridCol w:w="902"/>
        <w:gridCol w:w="1117"/>
        <w:gridCol w:w="378"/>
        <w:gridCol w:w="57"/>
        <w:gridCol w:w="910"/>
        <w:gridCol w:w="11"/>
        <w:gridCol w:w="1376"/>
        <w:gridCol w:w="1190"/>
        <w:gridCol w:w="1350"/>
      </w:tblGrid>
      <w:tr w:rsidR="00DC39BA"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6"/>
            <w:tcBorders>
              <w:top w:val="single" w:sz="4" w:space="0" w:color="auto"/>
              <w:left w:val="nil"/>
              <w:bottom w:val="single" w:sz="4" w:space="0" w:color="auto"/>
              <w:right w:val="nil"/>
            </w:tcBorders>
            <w:vAlign w:val="center"/>
          </w:tcPr>
          <w:p w14:paraId="5FC8BD32" w14:textId="6593C07D" w:rsidR="00DC39BA" w:rsidRPr="00D71476" w:rsidRDefault="00DC39BA" w:rsidP="00DC39BA">
            <w:pPr>
              <w:jc w:val="center"/>
              <w:rPr>
                <w:b/>
                <w:bCs/>
                <w:color w:val="000000"/>
                <w:sz w:val="20"/>
                <w:szCs w:val="20"/>
              </w:rPr>
            </w:pPr>
            <w:commentRangeStart w:id="26"/>
            <w:r w:rsidRPr="00D71476">
              <w:rPr>
                <w:b/>
                <w:bCs/>
                <w:color w:val="000000"/>
                <w:sz w:val="20"/>
                <w:szCs w:val="20"/>
              </w:rPr>
              <w:t>Cougar Trap</w:t>
            </w:r>
            <w:commentRangeEnd w:id="26"/>
            <w:r w:rsidR="00B74F59" w:rsidRPr="00D71476">
              <w:rPr>
                <w:rStyle w:val="CommentReference"/>
              </w:rPr>
              <w:commentReference w:id="26"/>
            </w:r>
          </w:p>
        </w:tc>
      </w:tr>
      <w:tr w:rsidR="00DC39BA"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gridSpan w:val="2"/>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commentRangeStart w:id="27"/>
            <w:r w:rsidRPr="00D71476">
              <w:rPr>
                <w:b/>
                <w:bCs/>
                <w:color w:val="000000"/>
                <w:sz w:val="20"/>
                <w:szCs w:val="20"/>
              </w:rPr>
              <w:t xml:space="preserve">% Assigned </w:t>
            </w:r>
            <w:commentRangeEnd w:id="27"/>
            <w:r w:rsidR="00353BF3">
              <w:rPr>
                <w:rStyle w:val="CommentReference"/>
              </w:rPr>
              <w:commentReference w:id="27"/>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DC39BA"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lastRenderedPageBreak/>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gridSpan w:val="2"/>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DC39BA"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gridSpan w:val="2"/>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DC39BA"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gridSpan w:val="2"/>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DC39BA"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gridSpan w:val="2"/>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DC39BA"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gridSpan w:val="2"/>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DC39BA"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gridSpan w:val="2"/>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DC39BA"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DC39BA"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DC39BA"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gridSpan w:val="2"/>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DC39BA"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gridSpan w:val="2"/>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DC39BA"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gridSpan w:val="2"/>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0701A9ED" w14:textId="62D18C4C" w:rsidR="00A83BF3" w:rsidRPr="00D71476" w:rsidRDefault="009975A3" w:rsidP="009A340C">
      <w:pPr>
        <w:ind w:right="360"/>
        <w:rPr>
          <w:sz w:val="20"/>
          <w:szCs w:val="20"/>
        </w:rPr>
      </w:pPr>
      <w:commentRangeStart w:id="28"/>
      <w:r w:rsidRPr="00D71476">
        <w:rPr>
          <w:b/>
          <w:bCs/>
          <w:sz w:val="20"/>
          <w:szCs w:val="20"/>
        </w:rPr>
        <w:t xml:space="preserve">Table 3: </w:t>
      </w:r>
      <w:commentRangeEnd w:id="28"/>
      <w:r w:rsidR="00EA6259">
        <w:rPr>
          <w:rStyle w:val="CommentReference"/>
        </w:rPr>
        <w:commentReference w:id="28"/>
      </w:r>
      <w:r w:rsidR="00EF42EE" w:rsidRPr="00D71476">
        <w:rPr>
          <w:sz w:val="20"/>
          <w:szCs w:val="20"/>
        </w:rPr>
        <w:t>Number of NOR Chinook salmon sampled in the South Fork McKenzie River and retained after genotype quality filtering (</w:t>
      </w:r>
      <w:proofErr w:type="spellStart"/>
      <w:r w:rsidR="00EF42EE" w:rsidRPr="00D71476">
        <w:rPr>
          <w:i/>
          <w:iCs/>
          <w:sz w:val="20"/>
          <w:szCs w:val="20"/>
        </w:rPr>
        <w:t>n</w:t>
      </w:r>
      <w:r w:rsidR="00EF42EE" w:rsidRPr="00D71476">
        <w:rPr>
          <w:i/>
          <w:iCs/>
          <w:sz w:val="20"/>
          <w:szCs w:val="20"/>
          <w:vertAlign w:val="subscript"/>
        </w:rPr>
        <w:t>potential</w:t>
      </w:r>
      <w:proofErr w:type="spellEnd"/>
      <w:r w:rsidR="00EF42EE" w:rsidRPr="00D71476">
        <w:rPr>
          <w:i/>
          <w:iCs/>
          <w:sz w:val="20"/>
          <w:szCs w:val="20"/>
          <w:vertAlign w:val="subscript"/>
        </w:rPr>
        <w:t xml:space="preserve"> offspring</w:t>
      </w:r>
      <w:r w:rsidR="00EF42EE" w:rsidRPr="00D71476">
        <w:rPr>
          <w:sz w:val="20"/>
          <w:szCs w:val="20"/>
        </w:rPr>
        <w:t>) in each year and the number (</w:t>
      </w:r>
      <w:proofErr w:type="spellStart"/>
      <w:r w:rsidR="00EF42EE" w:rsidRPr="00D71476">
        <w:rPr>
          <w:i/>
          <w:iCs/>
          <w:color w:val="000000"/>
          <w:sz w:val="20"/>
          <w:szCs w:val="20"/>
        </w:rPr>
        <w:t>n</w:t>
      </w:r>
      <w:r w:rsidR="00EF42EE" w:rsidRPr="00D71476">
        <w:rPr>
          <w:i/>
          <w:iCs/>
          <w:color w:val="000000"/>
          <w:sz w:val="20"/>
          <w:szCs w:val="20"/>
          <w:vertAlign w:val="subscript"/>
        </w:rPr>
        <w:t>assigne</w:t>
      </w:r>
      <w:r w:rsidR="00EF42EE" w:rsidRPr="00D71476">
        <w:rPr>
          <w:b/>
          <w:bCs/>
          <w:i/>
          <w:iCs/>
          <w:color w:val="000000"/>
          <w:sz w:val="20"/>
          <w:szCs w:val="20"/>
          <w:vertAlign w:val="subscript"/>
        </w:rPr>
        <w:t>d</w:t>
      </w:r>
      <w:proofErr w:type="spellEnd"/>
      <w:r w:rsidR="00EF42EE" w:rsidRPr="00D71476">
        <w:rPr>
          <w:sz w:val="20"/>
          <w:szCs w:val="20"/>
        </w:rPr>
        <w:t xml:space="preserve">) and percent (% Assigned) assigned to candidate parents. </w:t>
      </w:r>
      <w:r w:rsidR="00DC39BA" w:rsidRPr="00D71476">
        <w:rPr>
          <w:sz w:val="20"/>
          <w:szCs w:val="20"/>
        </w:rPr>
        <w:t>Results for the full set of potential offspring (Overall) and potential offspring initially sampled at Cougar Trap (Cougar Trap) are presented separately.</w:t>
      </w:r>
      <w:r w:rsidR="009570A4" w:rsidRPr="00D71476">
        <w:rPr>
          <w:sz w:val="20"/>
          <w:szCs w:val="20"/>
        </w:rPr>
        <w:t xml:space="preserve"> </w:t>
      </w:r>
      <w:r w:rsidR="00DC39BA" w:rsidRPr="00D71476">
        <w:rPr>
          <w:sz w:val="20"/>
          <w:szCs w:val="20"/>
        </w:rPr>
        <w:t xml:space="preserve">The </w:t>
      </w:r>
      <w:r w:rsidR="009570A4" w:rsidRPr="00D71476">
        <w:rPr>
          <w:sz w:val="20"/>
          <w:szCs w:val="20"/>
        </w:rPr>
        <w:t xml:space="preserve">previously reported assignment rate (Previous % Assigned) (for Cougar Trap only) is also presented. </w:t>
      </w:r>
      <w:r w:rsidR="00DC39BA" w:rsidRPr="00D71476">
        <w:rPr>
          <w:sz w:val="20"/>
          <w:szCs w:val="20"/>
        </w:rPr>
        <w:t xml:space="preserve"> </w:t>
      </w:r>
      <w:r w:rsidR="00EF42EE" w:rsidRPr="00D71476">
        <w:rPr>
          <w:sz w:val="20"/>
          <w:szCs w:val="20"/>
        </w:rPr>
        <w:t xml:space="preserve"> </w:t>
      </w:r>
    </w:p>
    <w:p w14:paraId="1ABBC43D" w14:textId="3A96E5D2" w:rsidR="00EF42EE" w:rsidRPr="00D71476" w:rsidRDefault="00EF42EE" w:rsidP="009A340C">
      <w:pPr>
        <w:ind w:right="360"/>
        <w:rPr>
          <w:sz w:val="20"/>
          <w:szCs w:val="20"/>
        </w:rPr>
      </w:pPr>
      <w:r w:rsidRPr="00D71476">
        <w:rPr>
          <w:sz w:val="20"/>
          <w:szCs w:val="20"/>
        </w:rPr>
        <w:t>* Note that in 2010 – 2012, not all potential parents are included as candidate parents in the</w:t>
      </w:r>
      <w:r w:rsidR="00704616" w:rsidRPr="00D71476">
        <w:rPr>
          <w:sz w:val="20"/>
          <w:szCs w:val="20"/>
        </w:rPr>
        <w:t xml:space="preserve"> genetic parentage analysis.</w:t>
      </w:r>
      <w:r w:rsidRPr="00D71476">
        <w:rPr>
          <w:sz w:val="20"/>
          <w:szCs w:val="20"/>
        </w:rPr>
        <w:t xml:space="preserve"> </w:t>
      </w:r>
    </w:p>
    <w:p w14:paraId="49FB8CB8" w14:textId="7C40D253" w:rsidR="00704616" w:rsidRPr="00D71476" w:rsidRDefault="00704616" w:rsidP="005741DF">
      <w:pPr>
        <w:spacing w:line="360" w:lineRule="auto"/>
        <w:rPr>
          <w:sz w:val="20"/>
          <w:szCs w:val="20"/>
        </w:rPr>
      </w:pPr>
    </w:p>
    <w:p w14:paraId="5DD1A752" w14:textId="77777777" w:rsidR="00704616" w:rsidRPr="00D71476" w:rsidRDefault="00704616" w:rsidP="005741DF">
      <w:pPr>
        <w:spacing w:line="360" w:lineRule="auto"/>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04616" w:rsidRPr="00D71476" w14:paraId="36924C38"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20245442" w14:textId="77777777" w:rsidR="00704616" w:rsidRPr="00D71476" w:rsidRDefault="00704616" w:rsidP="00704616">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2CC11F46" w14:textId="77777777" w:rsidR="00704616" w:rsidRPr="00D71476" w:rsidRDefault="00704616" w:rsidP="00704616">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7D99C38" w14:textId="77777777" w:rsidR="00704616" w:rsidRPr="00D71476" w:rsidRDefault="00704616" w:rsidP="00704616">
            <w:pPr>
              <w:jc w:val="center"/>
              <w:rPr>
                <w:b/>
                <w:bCs/>
                <w:color w:val="000000"/>
                <w:sz w:val="20"/>
                <w:szCs w:val="20"/>
              </w:rPr>
            </w:pPr>
            <w:r w:rsidRPr="00D71476">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424AD760" w14:textId="77777777" w:rsidR="00704616" w:rsidRPr="00D71476" w:rsidRDefault="00704616" w:rsidP="00704616">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4C355F35" w14:textId="77777777" w:rsidR="00704616" w:rsidRPr="00D71476" w:rsidRDefault="00704616" w:rsidP="00704616">
            <w:pPr>
              <w:jc w:val="center"/>
              <w:rPr>
                <w:b/>
                <w:bCs/>
                <w:color w:val="000000"/>
                <w:sz w:val="20"/>
                <w:szCs w:val="20"/>
              </w:rPr>
            </w:pPr>
            <w:r w:rsidRPr="00D71476">
              <w:rPr>
                <w:b/>
                <w:bCs/>
                <w:color w:val="000000"/>
                <w:sz w:val="20"/>
                <w:szCs w:val="20"/>
              </w:rPr>
              <w:t>SGS</w:t>
            </w:r>
          </w:p>
        </w:tc>
      </w:tr>
      <w:tr w:rsidR="00704616" w:rsidRPr="00D71476" w14:paraId="4D80FA55" w14:textId="77777777" w:rsidTr="007309CB">
        <w:trPr>
          <w:trHeight w:val="320"/>
          <w:jc w:val="center"/>
        </w:trPr>
        <w:tc>
          <w:tcPr>
            <w:tcW w:w="1300" w:type="dxa"/>
            <w:tcBorders>
              <w:top w:val="nil"/>
              <w:left w:val="nil"/>
              <w:bottom w:val="single" w:sz="4" w:space="0" w:color="auto"/>
              <w:right w:val="nil"/>
            </w:tcBorders>
            <w:shd w:val="clear" w:color="auto" w:fill="auto"/>
            <w:noWrap/>
            <w:vAlign w:val="bottom"/>
            <w:hideMark/>
          </w:tcPr>
          <w:p w14:paraId="2582E3A0" w14:textId="77777777" w:rsidR="00704616" w:rsidRPr="00D71476" w:rsidRDefault="00704616" w:rsidP="0070461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29633E74" w14:textId="77777777" w:rsidR="00704616" w:rsidRPr="00D71476" w:rsidRDefault="00704616" w:rsidP="00704616">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5F5FAD00" w14:textId="77777777" w:rsidR="00704616" w:rsidRPr="00D71476" w:rsidRDefault="00704616" w:rsidP="00704616">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747CB010" w14:textId="77777777" w:rsidR="00704616" w:rsidRPr="00D71476" w:rsidRDefault="00704616" w:rsidP="00704616">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6E7B588F" w14:textId="77777777" w:rsidR="00704616" w:rsidRPr="00D71476" w:rsidRDefault="00704616" w:rsidP="00704616">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D0164CE" w14:textId="77777777" w:rsidR="00704616" w:rsidRPr="00D71476" w:rsidRDefault="00704616" w:rsidP="00704616">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0984FA3F" w14:textId="77777777" w:rsidR="00704616" w:rsidRPr="00D71476" w:rsidRDefault="00704616" w:rsidP="00704616">
            <w:pPr>
              <w:jc w:val="center"/>
              <w:rPr>
                <w:sz w:val="20"/>
                <w:szCs w:val="20"/>
              </w:rPr>
            </w:pPr>
          </w:p>
        </w:tc>
      </w:tr>
      <w:tr w:rsidR="00704616" w:rsidRPr="00D71476" w14:paraId="7094C032"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6810789A" w14:textId="77777777" w:rsidR="00704616" w:rsidRPr="00D71476" w:rsidRDefault="00704616" w:rsidP="007309CB">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5AEF9119" w14:textId="77777777" w:rsidR="00704616" w:rsidRPr="00D71476" w:rsidRDefault="00704616" w:rsidP="007309CB">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339E4E2A" w14:textId="77777777" w:rsidR="00704616" w:rsidRPr="00D71476" w:rsidRDefault="00704616" w:rsidP="007309CB">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B29722E" w14:textId="77777777" w:rsidR="00704616" w:rsidRPr="00D71476" w:rsidRDefault="00704616" w:rsidP="007309CB">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600E2F24" w14:textId="77777777" w:rsidR="00704616" w:rsidRPr="00D71476" w:rsidRDefault="00704616" w:rsidP="007309CB">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1B336F84" w14:textId="77777777" w:rsidR="00704616" w:rsidRPr="00D71476" w:rsidRDefault="00704616" w:rsidP="007309CB">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1F49E2F6" w14:textId="77777777" w:rsidR="00704616" w:rsidRPr="00D71476" w:rsidRDefault="00704616" w:rsidP="007309CB">
            <w:pPr>
              <w:jc w:val="center"/>
              <w:rPr>
                <w:sz w:val="20"/>
                <w:szCs w:val="20"/>
              </w:rPr>
            </w:pPr>
          </w:p>
        </w:tc>
      </w:tr>
      <w:tr w:rsidR="00704616" w:rsidRPr="00D71476" w14:paraId="608AB98A"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59E2D49" w14:textId="77777777" w:rsidR="00704616" w:rsidRPr="00D71476" w:rsidRDefault="00704616" w:rsidP="007309CB">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703C0B61" w14:textId="77777777" w:rsidR="00704616" w:rsidRPr="00D71476" w:rsidRDefault="00704616" w:rsidP="007309CB">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4A8D7B7A"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30C6DF3F"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86F4B40"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40A6CE83"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5A4D3F85" w14:textId="77777777" w:rsidR="00704616" w:rsidRPr="00D71476" w:rsidRDefault="00704616" w:rsidP="007309CB">
            <w:pPr>
              <w:jc w:val="center"/>
              <w:rPr>
                <w:sz w:val="20"/>
                <w:szCs w:val="20"/>
              </w:rPr>
            </w:pPr>
          </w:p>
        </w:tc>
      </w:tr>
      <w:tr w:rsidR="00704616" w:rsidRPr="00D71476" w14:paraId="35D13BDC"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44FCD65F" w14:textId="77777777" w:rsidR="00704616" w:rsidRPr="00D71476" w:rsidRDefault="00704616" w:rsidP="007309CB">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8E24A" w14:textId="77777777" w:rsidR="00704616" w:rsidRPr="00D71476" w:rsidRDefault="00704616" w:rsidP="007309CB">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79CDFA4F"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6E08A933"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D4FF725"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5FC93CC0"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62C8AAF" w14:textId="77777777" w:rsidR="00704616" w:rsidRPr="00D71476" w:rsidRDefault="00704616" w:rsidP="007309CB">
            <w:pPr>
              <w:jc w:val="center"/>
              <w:rPr>
                <w:sz w:val="20"/>
                <w:szCs w:val="20"/>
              </w:rPr>
            </w:pPr>
          </w:p>
        </w:tc>
      </w:tr>
      <w:tr w:rsidR="00704616" w:rsidRPr="00D71476" w14:paraId="57422D06"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6F22A0F" w14:textId="77777777" w:rsidR="00704616" w:rsidRPr="00D71476" w:rsidRDefault="00704616" w:rsidP="007309CB">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034451B4" w14:textId="77777777" w:rsidR="00704616" w:rsidRPr="00D71476" w:rsidRDefault="00704616" w:rsidP="007309CB">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6EFF081B" w14:textId="77777777" w:rsidR="00704616" w:rsidRPr="00D71476" w:rsidRDefault="00704616" w:rsidP="007309CB">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48E6E9F9" w14:textId="77777777" w:rsidR="00704616" w:rsidRPr="00D71476" w:rsidRDefault="00704616" w:rsidP="007309CB">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5DAAD118"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D24652D"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84A58EB" w14:textId="77777777" w:rsidR="00704616" w:rsidRPr="00D71476" w:rsidRDefault="00704616" w:rsidP="007309CB">
            <w:pPr>
              <w:jc w:val="center"/>
              <w:rPr>
                <w:sz w:val="20"/>
                <w:szCs w:val="20"/>
              </w:rPr>
            </w:pPr>
          </w:p>
        </w:tc>
      </w:tr>
      <w:tr w:rsidR="00704616" w:rsidRPr="00D71476" w14:paraId="1343B70B"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0C6308C" w14:textId="77777777" w:rsidR="00704616" w:rsidRPr="00D71476" w:rsidRDefault="00704616" w:rsidP="007309CB">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E413DE1" w14:textId="77777777" w:rsidR="00704616" w:rsidRPr="00D71476" w:rsidRDefault="00704616" w:rsidP="007309CB">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7EFC477" w14:textId="77777777" w:rsidR="00704616" w:rsidRPr="00D71476" w:rsidRDefault="00704616" w:rsidP="007309CB">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24510072" w14:textId="77777777" w:rsidR="00704616" w:rsidRPr="00D71476" w:rsidRDefault="00704616" w:rsidP="007309CB">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528AC884"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13B4526"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9D88A70" w14:textId="77777777" w:rsidR="00704616" w:rsidRPr="00D71476" w:rsidRDefault="00704616" w:rsidP="007309CB">
            <w:pPr>
              <w:jc w:val="center"/>
              <w:rPr>
                <w:sz w:val="20"/>
                <w:szCs w:val="20"/>
              </w:rPr>
            </w:pPr>
          </w:p>
        </w:tc>
      </w:tr>
      <w:tr w:rsidR="00704616" w:rsidRPr="00D71476" w14:paraId="20A58580"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7D1D7FF" w14:textId="77777777" w:rsidR="00704616" w:rsidRPr="00D71476" w:rsidRDefault="00704616" w:rsidP="007309CB">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3858118D" w14:textId="77777777" w:rsidR="00704616" w:rsidRPr="00D71476" w:rsidRDefault="00704616" w:rsidP="007309CB">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25A625BE" w14:textId="77777777" w:rsidR="00704616" w:rsidRPr="00D71476" w:rsidRDefault="00704616" w:rsidP="007309CB">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7202A37E" w14:textId="77777777" w:rsidR="00704616" w:rsidRPr="00D71476" w:rsidRDefault="00704616" w:rsidP="007309CB">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6A46FED3"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0AACDC7"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3A51F0F" w14:textId="77777777" w:rsidR="00704616" w:rsidRPr="00D71476" w:rsidRDefault="00704616" w:rsidP="007309CB">
            <w:pPr>
              <w:jc w:val="center"/>
              <w:rPr>
                <w:sz w:val="20"/>
                <w:szCs w:val="20"/>
              </w:rPr>
            </w:pPr>
          </w:p>
        </w:tc>
      </w:tr>
      <w:tr w:rsidR="00704616" w:rsidRPr="00D71476" w14:paraId="2A47A0B2"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08FF4D81" w14:textId="77777777" w:rsidR="00704616" w:rsidRPr="00D71476" w:rsidRDefault="00704616" w:rsidP="007309CB">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454D04B6" w14:textId="77777777" w:rsidR="00704616" w:rsidRPr="00D71476" w:rsidRDefault="00704616" w:rsidP="007309CB">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36BA9275" w14:textId="77777777" w:rsidR="00704616" w:rsidRPr="00D71476" w:rsidRDefault="00704616" w:rsidP="007309CB">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2E917243" w14:textId="77777777" w:rsidR="00704616" w:rsidRPr="00D71476" w:rsidRDefault="00704616" w:rsidP="007309CB">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1CD9536D"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58624354"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CBDD956" w14:textId="77777777" w:rsidR="00704616" w:rsidRPr="00D71476" w:rsidRDefault="00704616" w:rsidP="007309CB">
            <w:pPr>
              <w:jc w:val="center"/>
              <w:rPr>
                <w:sz w:val="20"/>
                <w:szCs w:val="20"/>
              </w:rPr>
            </w:pPr>
          </w:p>
        </w:tc>
      </w:tr>
      <w:tr w:rsidR="00704616" w:rsidRPr="00D71476" w14:paraId="51F8069D"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8EC8816" w14:textId="77777777" w:rsidR="00704616" w:rsidRPr="00D71476" w:rsidRDefault="00704616" w:rsidP="007309CB">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452D690B" w14:textId="77777777" w:rsidR="00704616" w:rsidRPr="00D71476" w:rsidRDefault="00704616" w:rsidP="007309CB">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7A23958C" w14:textId="77777777" w:rsidR="00704616" w:rsidRPr="00D71476" w:rsidRDefault="00704616" w:rsidP="007309CB">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422D11CC" w14:textId="77777777" w:rsidR="00704616" w:rsidRPr="00D71476" w:rsidRDefault="00704616" w:rsidP="007309CB">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5610955A"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553E7A28" w14:textId="77777777" w:rsidR="00704616" w:rsidRPr="00D71476" w:rsidRDefault="00704616" w:rsidP="007309CB">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58E12FEA" w14:textId="77777777" w:rsidR="00704616" w:rsidRPr="00D71476" w:rsidRDefault="00704616" w:rsidP="007309CB">
            <w:pPr>
              <w:jc w:val="center"/>
              <w:rPr>
                <w:color w:val="222222"/>
                <w:sz w:val="20"/>
                <w:szCs w:val="20"/>
              </w:rPr>
            </w:pPr>
            <w:r w:rsidRPr="00D71476">
              <w:rPr>
                <w:color w:val="222222"/>
                <w:sz w:val="20"/>
                <w:szCs w:val="20"/>
              </w:rPr>
              <w:t>1</w:t>
            </w:r>
          </w:p>
        </w:tc>
      </w:tr>
      <w:tr w:rsidR="00704616" w:rsidRPr="00D71476" w14:paraId="6316883E"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3229060" w14:textId="77777777" w:rsidR="00704616" w:rsidRPr="00D71476" w:rsidRDefault="00704616" w:rsidP="007309CB">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50097676" w14:textId="77777777" w:rsidR="00704616" w:rsidRPr="00D71476" w:rsidRDefault="00704616" w:rsidP="007309CB">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16126091" w14:textId="77777777" w:rsidR="00704616" w:rsidRPr="00D71476" w:rsidRDefault="00704616" w:rsidP="007309CB">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5A0F4A07" w14:textId="77777777" w:rsidR="00704616" w:rsidRPr="00D71476" w:rsidRDefault="00704616" w:rsidP="007309CB">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1797E6F5"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983F482"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1647FF36" w14:textId="77777777" w:rsidR="00704616" w:rsidRPr="00D71476" w:rsidRDefault="00704616" w:rsidP="007309CB">
            <w:pPr>
              <w:jc w:val="center"/>
              <w:rPr>
                <w:sz w:val="20"/>
                <w:szCs w:val="20"/>
              </w:rPr>
            </w:pPr>
          </w:p>
        </w:tc>
      </w:tr>
      <w:tr w:rsidR="00704616" w:rsidRPr="00D71476" w14:paraId="21D40EC6" w14:textId="77777777" w:rsidTr="007309CB">
        <w:trPr>
          <w:trHeight w:val="320"/>
          <w:jc w:val="center"/>
        </w:trPr>
        <w:tc>
          <w:tcPr>
            <w:tcW w:w="1300" w:type="dxa"/>
            <w:tcBorders>
              <w:top w:val="nil"/>
              <w:left w:val="nil"/>
              <w:right w:val="nil"/>
            </w:tcBorders>
            <w:shd w:val="clear" w:color="auto" w:fill="auto"/>
            <w:noWrap/>
            <w:vAlign w:val="center"/>
            <w:hideMark/>
          </w:tcPr>
          <w:p w14:paraId="72759341" w14:textId="77777777" w:rsidR="00704616" w:rsidRPr="00D71476" w:rsidRDefault="00704616" w:rsidP="007309CB">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239F1190" w14:textId="77777777" w:rsidR="00704616" w:rsidRPr="00D71476" w:rsidRDefault="00704616" w:rsidP="007309CB">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287178FC" w14:textId="77777777" w:rsidR="00704616" w:rsidRPr="00D71476" w:rsidRDefault="00704616" w:rsidP="007309CB">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243B33D0" w14:textId="77777777" w:rsidR="00704616" w:rsidRPr="00D71476" w:rsidRDefault="00704616" w:rsidP="007309CB">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0E3F8B5B"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36D1DEE7" w14:textId="77777777" w:rsidR="00704616" w:rsidRPr="00D71476" w:rsidRDefault="00704616" w:rsidP="007309CB">
            <w:pPr>
              <w:jc w:val="center"/>
              <w:rPr>
                <w:color w:val="222222"/>
                <w:sz w:val="20"/>
                <w:szCs w:val="20"/>
              </w:rPr>
            </w:pPr>
          </w:p>
        </w:tc>
        <w:tc>
          <w:tcPr>
            <w:tcW w:w="270" w:type="dxa"/>
            <w:tcBorders>
              <w:top w:val="nil"/>
              <w:left w:val="nil"/>
              <w:right w:val="nil"/>
            </w:tcBorders>
            <w:shd w:val="clear" w:color="auto" w:fill="auto"/>
            <w:noWrap/>
            <w:vAlign w:val="center"/>
            <w:hideMark/>
          </w:tcPr>
          <w:p w14:paraId="2C610A47" w14:textId="77777777" w:rsidR="00704616" w:rsidRPr="00D71476" w:rsidRDefault="00704616" w:rsidP="007309CB">
            <w:pPr>
              <w:jc w:val="center"/>
              <w:rPr>
                <w:color w:val="222222"/>
                <w:sz w:val="20"/>
                <w:szCs w:val="20"/>
              </w:rPr>
            </w:pPr>
            <w:r w:rsidRPr="00D71476">
              <w:rPr>
                <w:color w:val="222222"/>
                <w:sz w:val="20"/>
                <w:szCs w:val="20"/>
              </w:rPr>
              <w:t>4</w:t>
            </w:r>
          </w:p>
        </w:tc>
      </w:tr>
      <w:tr w:rsidR="00704616" w:rsidRPr="00D71476" w14:paraId="696DC0F1" w14:textId="77777777" w:rsidTr="007309CB">
        <w:trPr>
          <w:trHeight w:val="320"/>
          <w:jc w:val="center"/>
        </w:trPr>
        <w:tc>
          <w:tcPr>
            <w:tcW w:w="1300" w:type="dxa"/>
            <w:tcBorders>
              <w:top w:val="nil"/>
              <w:left w:val="nil"/>
              <w:bottom w:val="single" w:sz="4" w:space="0" w:color="auto"/>
              <w:right w:val="nil"/>
            </w:tcBorders>
            <w:shd w:val="clear" w:color="auto" w:fill="auto"/>
            <w:noWrap/>
            <w:vAlign w:val="center"/>
            <w:hideMark/>
          </w:tcPr>
          <w:p w14:paraId="5F47989F" w14:textId="77777777" w:rsidR="00704616" w:rsidRPr="00D71476" w:rsidRDefault="00704616" w:rsidP="007309CB">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58B6EBAB" w14:textId="77777777" w:rsidR="00704616" w:rsidRPr="00D71476" w:rsidRDefault="00704616" w:rsidP="007309CB">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7C7BEC23" w14:textId="77777777" w:rsidR="00704616" w:rsidRPr="00D71476" w:rsidRDefault="00704616" w:rsidP="007309CB">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91F05EF" w14:textId="77777777" w:rsidR="00704616" w:rsidRPr="00D71476" w:rsidRDefault="00704616" w:rsidP="007309CB">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633682E"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2D309C0E" w14:textId="77777777" w:rsidR="00704616" w:rsidRPr="00D71476" w:rsidRDefault="00704616" w:rsidP="007309CB">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3CDF9BEE" w14:textId="77777777" w:rsidR="00704616" w:rsidRPr="00D71476" w:rsidRDefault="00704616" w:rsidP="007309CB">
            <w:pPr>
              <w:jc w:val="center"/>
              <w:rPr>
                <w:sz w:val="20"/>
                <w:szCs w:val="20"/>
              </w:rPr>
            </w:pPr>
          </w:p>
        </w:tc>
      </w:tr>
    </w:tbl>
    <w:p w14:paraId="33F09216" w14:textId="58ED2C58" w:rsidR="00B74F59" w:rsidRPr="00D71476" w:rsidRDefault="00704616" w:rsidP="00715942">
      <w:pPr>
        <w:ind w:left="1350" w:right="1260"/>
      </w:pPr>
      <w:r w:rsidRPr="00D71476">
        <w:rPr>
          <w:b/>
          <w:bCs/>
          <w:sz w:val="20"/>
          <w:szCs w:val="20"/>
        </w:rPr>
        <w:t>Table 4:</w:t>
      </w:r>
      <w:r w:rsidRPr="00D71476">
        <w:rPr>
          <w:sz w:val="20"/>
          <w:szCs w:val="20"/>
        </w:rPr>
        <w:t xml:space="preserve"> </w:t>
      </w:r>
      <w:r w:rsidR="00B74F59" w:rsidRPr="00D71476">
        <w:rPr>
          <w:color w:val="333333"/>
          <w:sz w:val="21"/>
          <w:szCs w:val="21"/>
          <w:shd w:val="clear" w:color="auto" w:fill="FFFFFF"/>
        </w:rPr>
        <w:t xml:space="preserve">Number of individuals released or </w:t>
      </w:r>
      <w:r w:rsidR="00E22F70">
        <w:rPr>
          <w:color w:val="333333"/>
          <w:sz w:val="21"/>
          <w:szCs w:val="21"/>
          <w:shd w:val="clear" w:color="auto" w:fill="FFFFFF"/>
        </w:rPr>
        <w:t>otherwise sampled</w:t>
      </w:r>
      <w:r w:rsidR="00B74F59" w:rsidRPr="00D71476">
        <w:rPr>
          <w:color w:val="333333"/>
          <w:sz w:val="21"/>
          <w:szCs w:val="21"/>
          <w:shd w:val="clear" w:color="auto" w:fill="FFFFFF"/>
        </w:rPr>
        <w:t xml:space="preserve"> above Cougar dam retained in the final filtered dataset. These values correspond to candidate parents used in genetic parentage analysis. All hatchery outplants are HOR, all precocial males and SGS individuals are NOR. </w:t>
      </w:r>
    </w:p>
    <w:p w14:paraId="157852E0" w14:textId="2F2122A5" w:rsidR="00704616" w:rsidRPr="00D7147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57A0B7C3" w:rsidR="00A83BF3" w:rsidRDefault="00704616" w:rsidP="00704616">
      <w:pPr>
        <w:spacing w:line="360" w:lineRule="auto"/>
        <w:ind w:firstLine="720"/>
      </w:pPr>
      <w:r w:rsidRPr="00D71476">
        <w:t xml:space="preserve">Considering only years where all potential parents were include in the genetic parentage analysis as candidate parents (2013 - 2020), the </w:t>
      </w:r>
      <w:commentRangeStart w:id="29"/>
      <w:commentRangeStart w:id="30"/>
      <w:r w:rsidRPr="00D71476">
        <w:t xml:space="preserve">average proportion of individuals assigned to at least one parent above Cougar Dam was 71%. </w:t>
      </w:r>
      <w:commentRangeEnd w:id="29"/>
      <w:r w:rsidR="00900606" w:rsidRPr="00D71476">
        <w:rPr>
          <w:rStyle w:val="CommentReference"/>
        </w:rPr>
        <w:commentReference w:id="29"/>
      </w:r>
      <w:commentRangeEnd w:id="30"/>
      <w:r w:rsidR="00CD6806" w:rsidRPr="00D71476">
        <w:rPr>
          <w:rStyle w:val="CommentReference"/>
        </w:rPr>
        <w:commentReference w:id="30"/>
      </w:r>
      <w:r w:rsidRPr="00D71476">
        <w:t>Assuming individuals that do not assign to a</w:t>
      </w:r>
      <w:r w:rsidR="00900606" w:rsidRPr="00D71476">
        <w:t xml:space="preserve">t least </w:t>
      </w:r>
      <w:r w:rsidR="00900606" w:rsidRPr="00D71476">
        <w:lastRenderedPageBreak/>
        <w:t>one</w:t>
      </w:r>
      <w:r w:rsidRPr="00D71476">
        <w:t xml:space="preserve"> parent above the dam were not produced above the dam, this suggests 29% of NOR salmon collected at Cougar dam are</w:t>
      </w:r>
      <w:r w:rsidR="007309CB">
        <w:t xml:space="preserve"> </w:t>
      </w:r>
      <w:r w:rsidR="00DE4036">
        <w:t>NOR immigrants</w:t>
      </w:r>
      <w:r w:rsidRPr="00D71476">
        <w:t>.</w:t>
      </w:r>
      <w:r w:rsidR="00FB5A9F" w:rsidRPr="00D71476">
        <w:t xml:space="preserve"> We found that the probability </w:t>
      </w:r>
      <w:r w:rsidR="007309CB">
        <w:t>of collecting NOR immigrants at the Cougar Trap</w:t>
      </w:r>
      <w:r w:rsidR="00FB5A9F" w:rsidRPr="00D71476">
        <w:t xml:space="preserve"> </w:t>
      </w:r>
      <w:r w:rsidR="007309CB">
        <w:t>in</w:t>
      </w:r>
      <w:r w:rsidR="00FB5A9F" w:rsidRPr="00D71476">
        <w:t>creased through</w:t>
      </w:r>
      <w:r w:rsidR="00900606" w:rsidRPr="00D71476">
        <w:t>out</w:t>
      </w:r>
      <w:r w:rsidR="00FB5A9F" w:rsidRPr="00D71476">
        <w:t xml:space="preserve"> the season, </w:t>
      </w:r>
      <w:r w:rsidR="0065541C">
        <w:t>and that males were more likely to be</w:t>
      </w:r>
      <w:r w:rsidR="007309CB">
        <w:t xml:space="preserve"> NOR</w:t>
      </w:r>
      <w:r w:rsidR="0065541C">
        <w:t xml:space="preserve"> immigrants than females </w:t>
      </w:r>
      <w:r w:rsidR="00FB5A9F" w:rsidRPr="00D71476">
        <w:t xml:space="preserve">(Table 5, Fig. </w:t>
      </w:r>
      <w:r w:rsidR="004F6A0D" w:rsidRPr="00D71476">
        <w:t>4</w:t>
      </w:r>
      <w:r w:rsidR="00FB5A9F" w:rsidRPr="00D71476">
        <w:t>).</w:t>
      </w:r>
      <w:r w:rsidR="007A0D87">
        <w:t xml:space="preserve"> </w:t>
      </w:r>
      <w:r w:rsidR="007309CB">
        <w:t>In our model, t</w:t>
      </w:r>
      <w:r w:rsidR="007A0D87">
        <w:t xml:space="preserve">he proportion of NOR immigrants collected at Cougar Trap was estimated to increase from less than 10% early in the season to </w:t>
      </w:r>
      <w:r w:rsidR="0065541C">
        <w:t>~</w:t>
      </w:r>
      <w:r w:rsidR="007A0D87">
        <w:t>40% by September 1</w:t>
      </w:r>
      <w:r w:rsidR="007A0D87" w:rsidRPr="007A0D87">
        <w:rPr>
          <w:vertAlign w:val="superscript"/>
        </w:rPr>
        <w:t>st</w:t>
      </w:r>
      <w:r w:rsidR="00D733D9">
        <w:t>.</w:t>
      </w:r>
      <w:r w:rsidR="001930BA">
        <w:t xml:space="preserve"> </w:t>
      </w:r>
      <w:r w:rsidR="00D733D9">
        <w:t xml:space="preserve">However, </w:t>
      </w:r>
      <w:r w:rsidR="001930BA">
        <w:t>there was substantial variation among years in the relationship between time and the</w:t>
      </w:r>
      <w:r w:rsidR="007A0D87">
        <w:t xml:space="preserve"> </w:t>
      </w:r>
      <w:r w:rsidR="001930BA">
        <w:t xml:space="preserve">proportion of NOR immigrants collected at Cougar Trap. </w:t>
      </w:r>
      <w:r w:rsidR="000539A7">
        <w:t>The 95% confidence interval of the estimate on September 1</w:t>
      </w:r>
      <w:r w:rsidR="000539A7" w:rsidRPr="000539A7">
        <w:rPr>
          <w:vertAlign w:val="superscript"/>
        </w:rPr>
        <w:t>st</w:t>
      </w:r>
      <w:r w:rsidR="000539A7">
        <w:t xml:space="preserve"> spanned from ~ 25% – 50% NOR immigrants. </w:t>
      </w:r>
    </w:p>
    <w:p w14:paraId="1EB54641" w14:textId="7657B4FA" w:rsidR="0065541C" w:rsidRDefault="0065541C" w:rsidP="00704616">
      <w:pPr>
        <w:spacing w:line="360" w:lineRule="auto"/>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65541C" w:rsidRPr="005F41AF" w14:paraId="6C49B388" w14:textId="77777777" w:rsidTr="00D46780">
        <w:trPr>
          <w:jc w:val="center"/>
        </w:trPr>
        <w:tc>
          <w:tcPr>
            <w:tcW w:w="3325" w:type="dxa"/>
            <w:tcBorders>
              <w:top w:val="single" w:sz="4" w:space="0" w:color="auto"/>
              <w:bottom w:val="single" w:sz="4" w:space="0" w:color="auto"/>
            </w:tcBorders>
            <w:shd w:val="clear" w:color="auto" w:fill="E7E6E6" w:themeFill="background2"/>
          </w:tcPr>
          <w:p w14:paraId="6D71CD84" w14:textId="77777777" w:rsidR="0065541C" w:rsidRPr="005F41AF" w:rsidRDefault="0065541C" w:rsidP="00D46780">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D46780">
        <w:trPr>
          <w:jc w:val="center"/>
        </w:trPr>
        <w:tc>
          <w:tcPr>
            <w:tcW w:w="3325" w:type="dxa"/>
            <w:tcBorders>
              <w:top w:val="single" w:sz="4" w:space="0" w:color="auto"/>
            </w:tcBorders>
          </w:tcPr>
          <w:p w14:paraId="627964A3" w14:textId="77777777" w:rsidR="0065541C" w:rsidRPr="005F41AF" w:rsidRDefault="0065541C" w:rsidP="00D46780">
            <w:pPr>
              <w:spacing w:after="112" w:line="259" w:lineRule="auto"/>
              <w:rPr>
                <w:sz w:val="20"/>
                <w:szCs w:val="20"/>
              </w:rPr>
            </w:pPr>
            <w:r w:rsidRPr="005F41AF">
              <w:rPr>
                <w:sz w:val="20"/>
                <w:szCs w:val="20"/>
              </w:rPr>
              <w:t>(Intercept)</w:t>
            </w:r>
          </w:p>
        </w:tc>
        <w:tc>
          <w:tcPr>
            <w:tcW w:w="1080" w:type="dxa"/>
            <w:tcBorders>
              <w:top w:val="single" w:sz="4" w:space="0" w:color="auto"/>
            </w:tcBorders>
          </w:tcPr>
          <w:p w14:paraId="6616A159" w14:textId="6640359B" w:rsidR="0065541C" w:rsidRPr="005F41AF" w:rsidRDefault="00481161" w:rsidP="00D46780">
            <w:pPr>
              <w:jc w:val="center"/>
              <w:rPr>
                <w:color w:val="000000"/>
                <w:sz w:val="20"/>
                <w:szCs w:val="20"/>
              </w:rPr>
            </w:pPr>
            <w:r>
              <w:rPr>
                <w:color w:val="000000"/>
                <w:sz w:val="20"/>
                <w:szCs w:val="20"/>
              </w:rPr>
              <w:t>5.040</w:t>
            </w:r>
          </w:p>
        </w:tc>
        <w:tc>
          <w:tcPr>
            <w:tcW w:w="1080" w:type="dxa"/>
            <w:tcBorders>
              <w:top w:val="single" w:sz="4" w:space="0" w:color="auto"/>
            </w:tcBorders>
          </w:tcPr>
          <w:p w14:paraId="0D38AEE6" w14:textId="305353D7" w:rsidR="0065541C" w:rsidRPr="005F41AF" w:rsidRDefault="00481161" w:rsidP="00D46780">
            <w:pPr>
              <w:jc w:val="center"/>
              <w:rPr>
                <w:color w:val="000000"/>
                <w:sz w:val="20"/>
                <w:szCs w:val="20"/>
              </w:rPr>
            </w:pPr>
            <w:r w:rsidRPr="00481161">
              <w:rPr>
                <w:color w:val="000000"/>
                <w:sz w:val="20"/>
                <w:szCs w:val="20"/>
              </w:rPr>
              <w:t>0.923</w:t>
            </w:r>
          </w:p>
        </w:tc>
        <w:tc>
          <w:tcPr>
            <w:tcW w:w="1080" w:type="dxa"/>
            <w:tcBorders>
              <w:top w:val="single" w:sz="4" w:space="0" w:color="auto"/>
            </w:tcBorders>
          </w:tcPr>
          <w:p w14:paraId="529A5FAE" w14:textId="77777777" w:rsidR="0065541C" w:rsidRPr="005F41AF" w:rsidRDefault="0065541C" w:rsidP="00D46780">
            <w:pPr>
              <w:spacing w:after="112" w:line="259" w:lineRule="auto"/>
              <w:jc w:val="center"/>
              <w:rPr>
                <w:sz w:val="20"/>
                <w:szCs w:val="20"/>
              </w:rPr>
            </w:pPr>
          </w:p>
        </w:tc>
        <w:tc>
          <w:tcPr>
            <w:tcW w:w="1223" w:type="dxa"/>
            <w:tcBorders>
              <w:top w:val="single" w:sz="4" w:space="0" w:color="auto"/>
            </w:tcBorders>
          </w:tcPr>
          <w:p w14:paraId="075583E9" w14:textId="74776EB2" w:rsidR="0065541C" w:rsidRPr="00481161" w:rsidRDefault="00481161" w:rsidP="00D46780">
            <w:pPr>
              <w:spacing w:after="112" w:line="259" w:lineRule="auto"/>
              <w:jc w:val="center"/>
              <w:rPr>
                <w:b/>
                <w:bCs/>
                <w:sz w:val="20"/>
                <w:szCs w:val="20"/>
              </w:rPr>
            </w:pPr>
            <w:r w:rsidRPr="00481161">
              <w:rPr>
                <w:b/>
                <w:bCs/>
                <w:sz w:val="20"/>
                <w:szCs w:val="20"/>
              </w:rPr>
              <w:t>&lt;0.001</w:t>
            </w:r>
          </w:p>
        </w:tc>
      </w:tr>
      <w:tr w:rsidR="0065541C" w:rsidRPr="005F41AF" w14:paraId="2D8210D6" w14:textId="77777777" w:rsidTr="00D46780">
        <w:trPr>
          <w:jc w:val="center"/>
        </w:trPr>
        <w:tc>
          <w:tcPr>
            <w:tcW w:w="3325" w:type="dxa"/>
          </w:tcPr>
          <w:p w14:paraId="2D39BD1C" w14:textId="00C7790D" w:rsidR="0065541C" w:rsidRPr="005F41AF" w:rsidRDefault="0065541C" w:rsidP="00D46780">
            <w:pPr>
              <w:spacing w:after="112" w:line="259" w:lineRule="auto"/>
              <w:rPr>
                <w:sz w:val="20"/>
                <w:szCs w:val="20"/>
              </w:rPr>
            </w:pPr>
            <w:r w:rsidRPr="005F41AF">
              <w:rPr>
                <w:i/>
                <w:iCs/>
                <w:sz w:val="20"/>
                <w:szCs w:val="20"/>
              </w:rPr>
              <w:t xml:space="preserve">Julian </w:t>
            </w:r>
            <w:r>
              <w:rPr>
                <w:i/>
                <w:iCs/>
                <w:sz w:val="20"/>
                <w:szCs w:val="20"/>
              </w:rPr>
              <w:t>d</w:t>
            </w:r>
            <w:r w:rsidRPr="005F41AF">
              <w:rPr>
                <w:i/>
                <w:iCs/>
                <w:sz w:val="20"/>
                <w:szCs w:val="20"/>
              </w:rPr>
              <w:t xml:space="preserve">ay of </w:t>
            </w:r>
            <w:r>
              <w:rPr>
                <w:i/>
                <w:iCs/>
                <w:sz w:val="20"/>
                <w:szCs w:val="20"/>
              </w:rPr>
              <w:t>sampling</w:t>
            </w:r>
          </w:p>
        </w:tc>
        <w:tc>
          <w:tcPr>
            <w:tcW w:w="1080" w:type="dxa"/>
          </w:tcPr>
          <w:p w14:paraId="1B1899BD" w14:textId="72EE6017" w:rsidR="0065541C" w:rsidRPr="005F41AF" w:rsidRDefault="00481161" w:rsidP="00D46780">
            <w:pPr>
              <w:jc w:val="center"/>
              <w:rPr>
                <w:color w:val="000000"/>
                <w:sz w:val="20"/>
                <w:szCs w:val="20"/>
              </w:rPr>
            </w:pPr>
            <w:r w:rsidRPr="00481161">
              <w:rPr>
                <w:color w:val="000000"/>
                <w:sz w:val="20"/>
                <w:szCs w:val="20"/>
              </w:rPr>
              <w:t>-0.01</w:t>
            </w:r>
            <w:r>
              <w:rPr>
                <w:color w:val="000000"/>
                <w:sz w:val="20"/>
                <w:szCs w:val="20"/>
              </w:rPr>
              <w:t>8</w:t>
            </w:r>
          </w:p>
        </w:tc>
        <w:tc>
          <w:tcPr>
            <w:tcW w:w="1080" w:type="dxa"/>
          </w:tcPr>
          <w:p w14:paraId="19CEB4D7" w14:textId="3DE944C5" w:rsidR="0065541C" w:rsidRPr="005F41AF" w:rsidRDefault="00481161" w:rsidP="00D46780">
            <w:pPr>
              <w:jc w:val="center"/>
              <w:rPr>
                <w:color w:val="000000"/>
                <w:sz w:val="20"/>
                <w:szCs w:val="20"/>
              </w:rPr>
            </w:pPr>
            <w:r w:rsidRPr="00481161">
              <w:rPr>
                <w:color w:val="000000"/>
                <w:sz w:val="20"/>
                <w:szCs w:val="20"/>
              </w:rPr>
              <w:t>0.004</w:t>
            </w:r>
          </w:p>
        </w:tc>
        <w:tc>
          <w:tcPr>
            <w:tcW w:w="1080" w:type="dxa"/>
          </w:tcPr>
          <w:p w14:paraId="29FC5308" w14:textId="74C90FB4" w:rsidR="0065541C" w:rsidRPr="00481161" w:rsidRDefault="00481161" w:rsidP="00D46780">
            <w:pPr>
              <w:spacing w:after="112" w:line="259" w:lineRule="auto"/>
              <w:jc w:val="center"/>
              <w:rPr>
                <w:b/>
                <w:bCs/>
                <w:sz w:val="20"/>
                <w:szCs w:val="20"/>
              </w:rPr>
            </w:pPr>
            <w:r w:rsidRPr="00481161">
              <w:rPr>
                <w:b/>
                <w:bCs/>
                <w:sz w:val="20"/>
                <w:szCs w:val="20"/>
              </w:rPr>
              <w:t>0.004</w:t>
            </w:r>
          </w:p>
        </w:tc>
        <w:tc>
          <w:tcPr>
            <w:tcW w:w="1223" w:type="dxa"/>
          </w:tcPr>
          <w:p w14:paraId="500A12DA" w14:textId="6F672E79" w:rsidR="0065541C" w:rsidRPr="005F41AF" w:rsidRDefault="00481161" w:rsidP="00D46780">
            <w:pPr>
              <w:jc w:val="center"/>
              <w:rPr>
                <w:color w:val="000000"/>
                <w:sz w:val="20"/>
                <w:szCs w:val="20"/>
              </w:rPr>
            </w:pPr>
            <w:r w:rsidRPr="00481161">
              <w:rPr>
                <w:b/>
                <w:bCs/>
                <w:sz w:val="20"/>
                <w:szCs w:val="20"/>
              </w:rPr>
              <w:t>&lt;0.001</w:t>
            </w:r>
          </w:p>
        </w:tc>
      </w:tr>
      <w:tr w:rsidR="0065541C" w:rsidRPr="005F41AF" w14:paraId="52A9241C" w14:textId="77777777" w:rsidTr="00D46780">
        <w:trPr>
          <w:jc w:val="center"/>
        </w:trPr>
        <w:tc>
          <w:tcPr>
            <w:tcW w:w="3325" w:type="dxa"/>
          </w:tcPr>
          <w:p w14:paraId="71CC9AD6" w14:textId="5A8FB579" w:rsidR="0065541C" w:rsidRPr="005F41AF" w:rsidRDefault="0065541C" w:rsidP="00D46780">
            <w:pPr>
              <w:spacing w:after="112" w:line="259" w:lineRule="auto"/>
              <w:rPr>
                <w:sz w:val="20"/>
                <w:szCs w:val="20"/>
              </w:rPr>
            </w:pPr>
            <w:r>
              <w:rPr>
                <w:i/>
                <w:iCs/>
                <w:sz w:val="20"/>
                <w:szCs w:val="20"/>
              </w:rPr>
              <w:t>Sex</w:t>
            </w:r>
            <w:r>
              <w:rPr>
                <w:sz w:val="20"/>
                <w:szCs w:val="20"/>
              </w:rPr>
              <w:t>[Male]</w:t>
            </w:r>
          </w:p>
        </w:tc>
        <w:tc>
          <w:tcPr>
            <w:tcW w:w="1080" w:type="dxa"/>
          </w:tcPr>
          <w:p w14:paraId="515CED51" w14:textId="36FE9DE5" w:rsidR="0065541C" w:rsidRPr="005F41AF" w:rsidRDefault="00481161" w:rsidP="00D46780">
            <w:pPr>
              <w:jc w:val="center"/>
              <w:rPr>
                <w:color w:val="000000"/>
                <w:sz w:val="20"/>
                <w:szCs w:val="20"/>
              </w:rPr>
            </w:pPr>
            <w:r w:rsidRPr="00481161">
              <w:rPr>
                <w:color w:val="000000"/>
                <w:sz w:val="20"/>
                <w:szCs w:val="20"/>
              </w:rPr>
              <w:t>-0.351</w:t>
            </w:r>
          </w:p>
        </w:tc>
        <w:tc>
          <w:tcPr>
            <w:tcW w:w="1080" w:type="dxa"/>
          </w:tcPr>
          <w:p w14:paraId="750913B7" w14:textId="3D40FCC7" w:rsidR="0065541C" w:rsidRPr="005F41AF" w:rsidRDefault="00481161" w:rsidP="00D46780">
            <w:pPr>
              <w:jc w:val="center"/>
              <w:rPr>
                <w:color w:val="000000"/>
                <w:sz w:val="20"/>
                <w:szCs w:val="20"/>
              </w:rPr>
            </w:pPr>
            <w:r w:rsidRPr="00481161">
              <w:rPr>
                <w:color w:val="000000"/>
                <w:sz w:val="20"/>
                <w:szCs w:val="20"/>
              </w:rPr>
              <w:t>0.127</w:t>
            </w:r>
          </w:p>
        </w:tc>
        <w:tc>
          <w:tcPr>
            <w:tcW w:w="1080" w:type="dxa"/>
          </w:tcPr>
          <w:p w14:paraId="784644C5" w14:textId="09E583AF" w:rsidR="0065541C" w:rsidRPr="00481161" w:rsidRDefault="00481161" w:rsidP="00D46780">
            <w:pPr>
              <w:spacing w:after="112" w:line="259" w:lineRule="auto"/>
              <w:jc w:val="center"/>
              <w:rPr>
                <w:b/>
                <w:bCs/>
                <w:sz w:val="20"/>
                <w:szCs w:val="20"/>
              </w:rPr>
            </w:pPr>
            <w:r w:rsidRPr="00481161">
              <w:rPr>
                <w:b/>
                <w:bCs/>
                <w:sz w:val="20"/>
                <w:szCs w:val="20"/>
              </w:rPr>
              <w:t>0.006</w:t>
            </w:r>
          </w:p>
        </w:tc>
        <w:tc>
          <w:tcPr>
            <w:tcW w:w="1223" w:type="dxa"/>
          </w:tcPr>
          <w:p w14:paraId="3AC92BFC" w14:textId="646EC221" w:rsidR="0065541C" w:rsidRPr="005F41AF" w:rsidRDefault="00481161" w:rsidP="00D46780">
            <w:pPr>
              <w:jc w:val="center"/>
              <w:rPr>
                <w:b/>
                <w:bCs/>
                <w:color w:val="000000"/>
                <w:sz w:val="20"/>
                <w:szCs w:val="20"/>
              </w:rPr>
            </w:pPr>
            <w:r w:rsidRPr="00481161">
              <w:rPr>
                <w:b/>
                <w:bCs/>
                <w:sz w:val="20"/>
                <w:szCs w:val="20"/>
              </w:rPr>
              <w:t>&lt;0.001</w:t>
            </w:r>
          </w:p>
        </w:tc>
      </w:tr>
      <w:tr w:rsidR="0065541C" w:rsidRPr="005F41AF" w14:paraId="3C962BDF" w14:textId="77777777" w:rsidTr="00D46780">
        <w:trPr>
          <w:jc w:val="center"/>
        </w:trPr>
        <w:tc>
          <w:tcPr>
            <w:tcW w:w="3325" w:type="dxa"/>
            <w:tcBorders>
              <w:top w:val="single" w:sz="4" w:space="0" w:color="auto"/>
              <w:bottom w:val="single" w:sz="4" w:space="0" w:color="auto"/>
            </w:tcBorders>
            <w:shd w:val="clear" w:color="auto" w:fill="E7E6E6" w:themeFill="background2"/>
          </w:tcPr>
          <w:p w14:paraId="3DDB1D8A" w14:textId="69364316" w:rsidR="0065541C" w:rsidRPr="005F41AF" w:rsidRDefault="0065541C" w:rsidP="00D46780">
            <w:pPr>
              <w:spacing w:after="112" w:line="259" w:lineRule="auto"/>
              <w:rPr>
                <w:i/>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007022" w:rsidRDefault="00007022" w:rsidP="00D46780">
            <w:pPr>
              <w:jc w:val="center"/>
              <w:rPr>
                <w:b/>
                <w:bCs/>
                <w:color w:val="000000"/>
                <w:sz w:val="20"/>
                <w:szCs w:val="20"/>
              </w:rPr>
            </w:pPr>
            <w:r w:rsidRPr="00007022">
              <w:rPr>
                <w:b/>
                <w:bCs/>
                <w:sz w:val="20"/>
                <w:szCs w:val="20"/>
              </w:rPr>
              <w:t>σ</w:t>
            </w:r>
            <w:r w:rsidRPr="00007022">
              <w:rPr>
                <w:b/>
                <w:bCs/>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5F41AF" w:rsidRDefault="0065541C" w:rsidP="00D46780">
            <w:pPr>
              <w:jc w:val="center"/>
              <w:rPr>
                <w:color w:val="000000"/>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5F41AF" w:rsidRDefault="0087067D" w:rsidP="00D46780">
            <w:pPr>
              <w:spacing w:after="112" w:line="259" w:lineRule="auto"/>
              <w:jc w:val="center"/>
              <w:rPr>
                <w:b/>
                <w:bCs/>
                <w:sz w:val="20"/>
                <w:szCs w:val="20"/>
              </w:rPr>
            </w:pPr>
            <w:r w:rsidRPr="0087067D">
              <w:rPr>
                <w:b/>
                <w:bCs/>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5F41AF" w:rsidRDefault="0065541C" w:rsidP="00D46780">
            <w:pPr>
              <w:jc w:val="center"/>
              <w:rPr>
                <w:b/>
                <w:bCs/>
                <w:color w:val="000000"/>
                <w:sz w:val="20"/>
                <w:szCs w:val="20"/>
              </w:rPr>
            </w:pPr>
          </w:p>
        </w:tc>
      </w:tr>
      <w:tr w:rsidR="0065541C" w:rsidRPr="005F41AF" w14:paraId="7D0CC150" w14:textId="77777777" w:rsidTr="00D46780">
        <w:trPr>
          <w:jc w:val="center"/>
        </w:trPr>
        <w:tc>
          <w:tcPr>
            <w:tcW w:w="3325" w:type="dxa"/>
            <w:tcBorders>
              <w:top w:val="single" w:sz="4" w:space="0" w:color="auto"/>
            </w:tcBorders>
          </w:tcPr>
          <w:p w14:paraId="681DD370" w14:textId="0718A48F" w:rsidR="0065541C" w:rsidRPr="0065541C" w:rsidRDefault="0065541C" w:rsidP="00D46780">
            <w:pPr>
              <w:spacing w:after="112" w:line="259" w:lineRule="auto"/>
              <w:rPr>
                <w:sz w:val="20"/>
                <w:szCs w:val="20"/>
              </w:rPr>
            </w:pPr>
            <w:r w:rsidRPr="005F41AF">
              <w:rPr>
                <w:i/>
                <w:sz w:val="20"/>
                <w:szCs w:val="20"/>
              </w:rPr>
              <w:t>year</w:t>
            </w:r>
            <w:r w:rsidR="0087067D" w:rsidRPr="0087067D">
              <w:rPr>
                <w:iCs/>
                <w:sz w:val="20"/>
                <w:szCs w:val="20"/>
              </w:rPr>
              <w:t>(Intercept)</w:t>
            </w:r>
          </w:p>
        </w:tc>
        <w:tc>
          <w:tcPr>
            <w:tcW w:w="1080" w:type="dxa"/>
            <w:tcBorders>
              <w:top w:val="single" w:sz="4" w:space="0" w:color="auto"/>
            </w:tcBorders>
          </w:tcPr>
          <w:p w14:paraId="5B457030" w14:textId="490BD124" w:rsidR="0065541C" w:rsidRPr="005F41AF" w:rsidRDefault="00481161" w:rsidP="00D46780">
            <w:pPr>
              <w:jc w:val="center"/>
              <w:rPr>
                <w:color w:val="000000"/>
                <w:sz w:val="20"/>
                <w:szCs w:val="20"/>
              </w:rPr>
            </w:pPr>
            <w:r w:rsidRPr="00481161">
              <w:rPr>
                <w:sz w:val="20"/>
                <w:szCs w:val="20"/>
              </w:rPr>
              <w:t>4.62</w:t>
            </w:r>
            <w:r>
              <w:rPr>
                <w:sz w:val="20"/>
                <w:szCs w:val="20"/>
              </w:rPr>
              <w:t>3</w:t>
            </w:r>
          </w:p>
        </w:tc>
        <w:tc>
          <w:tcPr>
            <w:tcW w:w="1080" w:type="dxa"/>
            <w:tcBorders>
              <w:top w:val="single" w:sz="4" w:space="0" w:color="auto"/>
            </w:tcBorders>
          </w:tcPr>
          <w:p w14:paraId="11EDCEFC" w14:textId="1572912A" w:rsidR="0065541C" w:rsidRPr="005F41AF" w:rsidRDefault="00481161" w:rsidP="00D46780">
            <w:pPr>
              <w:jc w:val="center"/>
              <w:rPr>
                <w:color w:val="000000"/>
                <w:sz w:val="20"/>
                <w:szCs w:val="20"/>
              </w:rPr>
            </w:pPr>
            <w:r w:rsidRPr="00481161">
              <w:rPr>
                <w:sz w:val="20"/>
                <w:szCs w:val="20"/>
              </w:rPr>
              <w:t>2.15</w:t>
            </w:r>
            <w:r>
              <w:rPr>
                <w:sz w:val="20"/>
                <w:szCs w:val="20"/>
              </w:rPr>
              <w:t>0</w:t>
            </w:r>
          </w:p>
        </w:tc>
        <w:tc>
          <w:tcPr>
            <w:tcW w:w="1080" w:type="dxa"/>
            <w:tcBorders>
              <w:top w:val="single" w:sz="4" w:space="0" w:color="auto"/>
            </w:tcBorders>
          </w:tcPr>
          <w:p w14:paraId="6B2A6273" w14:textId="7DCAE71B" w:rsidR="0065541C" w:rsidRPr="005F41AF" w:rsidRDefault="00481161" w:rsidP="00D46780">
            <w:pPr>
              <w:spacing w:after="112" w:line="259" w:lineRule="auto"/>
              <w:jc w:val="center"/>
              <w:rPr>
                <w:sz w:val="20"/>
                <w:szCs w:val="20"/>
              </w:rPr>
            </w:pPr>
            <w:r>
              <w:rPr>
                <w:sz w:val="20"/>
                <w:szCs w:val="20"/>
              </w:rPr>
              <w:t>-0.95</w:t>
            </w:r>
          </w:p>
        </w:tc>
        <w:tc>
          <w:tcPr>
            <w:tcW w:w="1223" w:type="dxa"/>
            <w:tcBorders>
              <w:top w:val="single" w:sz="4" w:space="0" w:color="auto"/>
            </w:tcBorders>
          </w:tcPr>
          <w:p w14:paraId="540FCBDD" w14:textId="2BDED01E" w:rsidR="0065541C" w:rsidRPr="005F41AF" w:rsidRDefault="0065541C" w:rsidP="00D46780">
            <w:pPr>
              <w:jc w:val="center"/>
              <w:rPr>
                <w:b/>
                <w:bCs/>
                <w:color w:val="000000"/>
                <w:sz w:val="20"/>
                <w:szCs w:val="20"/>
              </w:rPr>
            </w:pPr>
          </w:p>
        </w:tc>
      </w:tr>
      <w:tr w:rsidR="0087067D" w:rsidRPr="005F41AF" w14:paraId="06BC3884" w14:textId="77777777" w:rsidTr="00D46780">
        <w:trPr>
          <w:jc w:val="center"/>
        </w:trPr>
        <w:tc>
          <w:tcPr>
            <w:tcW w:w="3325" w:type="dxa"/>
            <w:tcBorders>
              <w:bottom w:val="single" w:sz="4" w:space="0" w:color="auto"/>
            </w:tcBorders>
          </w:tcPr>
          <w:p w14:paraId="7C177883" w14:textId="70A9FC35" w:rsidR="0087067D" w:rsidRDefault="0087067D" w:rsidP="00D46780">
            <w:pPr>
              <w:spacing w:after="112" w:line="259" w:lineRule="auto"/>
              <w:rPr>
                <w:i/>
                <w:sz w:val="20"/>
                <w:szCs w:val="20"/>
              </w:rPr>
            </w:pPr>
            <w:r>
              <w:rPr>
                <w:i/>
                <w:sz w:val="20"/>
                <w:szCs w:val="20"/>
              </w:rPr>
              <w:t>year *</w:t>
            </w:r>
            <w:r w:rsidRPr="005F41AF">
              <w:rPr>
                <w:i/>
                <w:iCs/>
                <w:sz w:val="20"/>
                <w:szCs w:val="20"/>
              </w:rPr>
              <w:t xml:space="preserve"> Julian </w:t>
            </w:r>
            <w:r>
              <w:rPr>
                <w:i/>
                <w:iCs/>
                <w:sz w:val="20"/>
                <w:szCs w:val="20"/>
              </w:rPr>
              <w:t>d</w:t>
            </w:r>
            <w:r w:rsidRPr="005F41AF">
              <w:rPr>
                <w:i/>
                <w:iCs/>
                <w:sz w:val="20"/>
                <w:szCs w:val="20"/>
              </w:rPr>
              <w:t xml:space="preserve">ay of </w:t>
            </w:r>
            <w:r>
              <w:rPr>
                <w:i/>
                <w:iCs/>
                <w:sz w:val="20"/>
                <w:szCs w:val="20"/>
              </w:rPr>
              <w:t>sampling</w:t>
            </w:r>
          </w:p>
        </w:tc>
        <w:tc>
          <w:tcPr>
            <w:tcW w:w="1080" w:type="dxa"/>
            <w:tcBorders>
              <w:bottom w:val="single" w:sz="4" w:space="0" w:color="auto"/>
            </w:tcBorders>
          </w:tcPr>
          <w:p w14:paraId="2B77391F" w14:textId="2344F23E" w:rsidR="0087067D" w:rsidRDefault="00481161" w:rsidP="00D46780">
            <w:pPr>
              <w:jc w:val="center"/>
              <w:rPr>
                <w:sz w:val="20"/>
                <w:szCs w:val="20"/>
              </w:rPr>
            </w:pPr>
            <w:r w:rsidRPr="00481161">
              <w:rPr>
                <w:sz w:val="20"/>
                <w:szCs w:val="20"/>
              </w:rPr>
              <w:t>0.0001</w:t>
            </w:r>
          </w:p>
        </w:tc>
        <w:tc>
          <w:tcPr>
            <w:tcW w:w="1080" w:type="dxa"/>
            <w:tcBorders>
              <w:bottom w:val="single" w:sz="4" w:space="0" w:color="auto"/>
            </w:tcBorders>
          </w:tcPr>
          <w:p w14:paraId="17D713BC" w14:textId="05A8ED07" w:rsidR="0087067D" w:rsidRDefault="00481161" w:rsidP="00D46780">
            <w:pPr>
              <w:jc w:val="center"/>
              <w:rPr>
                <w:sz w:val="20"/>
                <w:szCs w:val="20"/>
              </w:rPr>
            </w:pPr>
            <w:r w:rsidRPr="00481161">
              <w:rPr>
                <w:sz w:val="20"/>
                <w:szCs w:val="20"/>
              </w:rPr>
              <w:t>0.010</w:t>
            </w:r>
          </w:p>
        </w:tc>
        <w:tc>
          <w:tcPr>
            <w:tcW w:w="1080" w:type="dxa"/>
            <w:tcBorders>
              <w:bottom w:val="single" w:sz="4" w:space="0" w:color="auto"/>
            </w:tcBorders>
          </w:tcPr>
          <w:p w14:paraId="311CD2FD" w14:textId="77777777" w:rsidR="0087067D" w:rsidRPr="005F41AF" w:rsidRDefault="0087067D" w:rsidP="00D46780">
            <w:pPr>
              <w:spacing w:after="112" w:line="259" w:lineRule="auto"/>
              <w:jc w:val="center"/>
              <w:rPr>
                <w:b/>
                <w:bCs/>
                <w:sz w:val="20"/>
                <w:szCs w:val="20"/>
              </w:rPr>
            </w:pPr>
          </w:p>
        </w:tc>
        <w:tc>
          <w:tcPr>
            <w:tcW w:w="1223" w:type="dxa"/>
            <w:tcBorders>
              <w:bottom w:val="single" w:sz="4" w:space="0" w:color="auto"/>
            </w:tcBorders>
          </w:tcPr>
          <w:p w14:paraId="39D6F686" w14:textId="77777777" w:rsidR="0087067D" w:rsidRPr="005F41AF" w:rsidRDefault="0087067D" w:rsidP="00D46780">
            <w:pPr>
              <w:jc w:val="center"/>
              <w:rPr>
                <w:b/>
                <w:bCs/>
                <w:color w:val="000000"/>
                <w:sz w:val="20"/>
                <w:szCs w:val="20"/>
              </w:rPr>
            </w:pPr>
          </w:p>
        </w:tc>
      </w:tr>
    </w:tbl>
    <w:p w14:paraId="266FAA86" w14:textId="27D30051" w:rsidR="0087067D" w:rsidRPr="009A340C" w:rsidRDefault="0087067D" w:rsidP="00481161">
      <w:pPr>
        <w:ind w:left="810" w:right="720"/>
        <w:rPr>
          <w:sz w:val="20"/>
          <w:szCs w:val="20"/>
        </w:rPr>
      </w:pPr>
      <w:r w:rsidRPr="009A340C">
        <w:rPr>
          <w:b/>
          <w:bCs/>
          <w:sz w:val="20"/>
          <w:szCs w:val="20"/>
        </w:rPr>
        <w:t xml:space="preserve">Table 5: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or not a NOR salmon sampled at Cougar Trap was assigned to at least one parent from above the dam.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p>
    <w:p w14:paraId="1DC6C49F" w14:textId="77777777" w:rsidR="0065541C" w:rsidRPr="00D71476" w:rsidRDefault="0065541C" w:rsidP="00704616">
      <w:pPr>
        <w:spacing w:line="360" w:lineRule="auto"/>
        <w:ind w:firstLine="720"/>
      </w:pPr>
    </w:p>
    <w:p w14:paraId="1F8393AF" w14:textId="2F49E0AE" w:rsidR="00FB5A9F" w:rsidRPr="00D71476" w:rsidRDefault="00F069BD" w:rsidP="00715942">
      <w:pPr>
        <w:spacing w:line="360" w:lineRule="auto"/>
        <w:jc w:val="center"/>
      </w:pPr>
      <w:r>
        <w:rPr>
          <w:noProof/>
        </w:rPr>
        <w:lastRenderedPageBreak/>
        <w:drawing>
          <wp:inline distT="0" distB="0" distL="0" distR="0" wp14:anchorId="403D3885" wp14:editId="67F57431">
            <wp:extent cx="5943600" cy="3681095"/>
            <wp:effectExtent l="0" t="0" r="0" b="190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81095"/>
                    </a:xfrm>
                    <a:prstGeom prst="rect">
                      <a:avLst/>
                    </a:prstGeom>
                  </pic:spPr>
                </pic:pic>
              </a:graphicData>
            </a:graphic>
          </wp:inline>
        </w:drawing>
      </w:r>
    </w:p>
    <w:p w14:paraId="0D86ADB5" w14:textId="3DDBBB3B" w:rsidR="004F6A0D" w:rsidRPr="007309CB" w:rsidRDefault="004F6A0D" w:rsidP="009A340C">
      <w:pPr>
        <w:ind w:left="720" w:right="630"/>
        <w:rPr>
          <w:sz w:val="20"/>
          <w:szCs w:val="20"/>
        </w:rPr>
      </w:pPr>
      <w:r w:rsidRPr="00D71476">
        <w:rPr>
          <w:b/>
          <w:bCs/>
          <w:sz w:val="20"/>
          <w:szCs w:val="20"/>
        </w:rPr>
        <w:t xml:space="preserve">Figure 4: </w:t>
      </w:r>
      <w:r w:rsidR="001930BA">
        <w:rPr>
          <w:sz w:val="20"/>
          <w:szCs w:val="20"/>
        </w:rPr>
        <w:t>Effect</w:t>
      </w:r>
      <w:commentRangeStart w:id="31"/>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edicted proportion of NOR salmon collected at Cougar Trap</w:t>
      </w:r>
      <w:r w:rsidRPr="00D71476">
        <w:rPr>
          <w:sz w:val="20"/>
          <w:szCs w:val="20"/>
        </w:rPr>
        <w:t xml:space="preserve"> </w:t>
      </w:r>
      <w:r w:rsidR="00481161">
        <w:rPr>
          <w:sz w:val="20"/>
          <w:szCs w:val="20"/>
        </w:rPr>
        <w:t>was produced above the dam (heavy 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Vertical dash</w:t>
      </w:r>
      <w:r w:rsidR="00FD3720" w:rsidRPr="00D71476">
        <w:rPr>
          <w:sz w:val="20"/>
          <w:szCs w:val="20"/>
        </w:rPr>
        <w:t>ed</w:t>
      </w:r>
      <w:r w:rsidRPr="00D71476">
        <w:rPr>
          <w:sz w:val="20"/>
          <w:szCs w:val="20"/>
        </w:rPr>
        <w:t xml:space="preserve"> red line is Julian Day 245, which corresponds to either September 1</w:t>
      </w:r>
      <w:r w:rsidRPr="00D71476">
        <w:rPr>
          <w:sz w:val="20"/>
          <w:szCs w:val="20"/>
          <w:vertAlign w:val="superscript"/>
        </w:rPr>
        <w:t>st</w:t>
      </w:r>
      <w:r w:rsidRPr="00D71476">
        <w:rPr>
          <w:sz w:val="20"/>
          <w:szCs w:val="20"/>
        </w:rPr>
        <w:t xml:space="preserve"> or October 31</w:t>
      </w:r>
      <w:r w:rsidRPr="00D71476">
        <w:rPr>
          <w:sz w:val="20"/>
          <w:szCs w:val="20"/>
          <w:vertAlign w:val="superscript"/>
        </w:rPr>
        <w:t>st</w:t>
      </w:r>
      <w:r w:rsidRPr="00D71476">
        <w:rPr>
          <w:sz w:val="20"/>
          <w:szCs w:val="20"/>
        </w:rPr>
        <w:t>, depending on the year.</w:t>
      </w:r>
      <w:commentRangeEnd w:id="31"/>
      <w:r w:rsidR="00E14BA5">
        <w:rPr>
          <w:rStyle w:val="CommentReference"/>
        </w:rPr>
        <w:commentReference w:id="31"/>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77777777" w:rsidR="00900606" w:rsidRPr="00D71476" w:rsidRDefault="00900606" w:rsidP="005741DF">
      <w:pPr>
        <w:spacing w:line="360" w:lineRule="auto"/>
      </w:pPr>
    </w:p>
    <w:p w14:paraId="77E52D72" w14:textId="77777777" w:rsidR="00D92125" w:rsidRPr="00D71476" w:rsidRDefault="00D92125" w:rsidP="00D92125">
      <w:pPr>
        <w:spacing w:line="360" w:lineRule="auto"/>
        <w:rPr>
          <w:u w:val="single"/>
        </w:rPr>
      </w:pPr>
      <w:r w:rsidRPr="00D71476">
        <w:rPr>
          <w:u w:val="single"/>
        </w:rPr>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79629DD5" w:rsidR="00D92125" w:rsidRPr="00D71476" w:rsidRDefault="00715942" w:rsidP="00D92125">
      <w:pPr>
        <w:spacing w:line="360" w:lineRule="auto"/>
        <w:ind w:firstLine="720"/>
      </w:pPr>
      <w:r w:rsidRPr="00D71476">
        <w:t xml:space="preserve">The average age at maturity for NOR Chinook salmon that we were able to successfully assign to a parent was 4.4 years. Most salmon were ages 4 or 5 (54.6% and 42.0%, respectively), with few returning at age 3 or </w:t>
      </w:r>
      <w:r w:rsidR="00A357CF">
        <w:t xml:space="preserve">age </w:t>
      </w:r>
      <w:r w:rsidRPr="00D71476">
        <w:t>6</w:t>
      </w:r>
      <w:r w:rsidR="00A357CF">
        <w:t xml:space="preserve"> (</w:t>
      </w:r>
      <w:r w:rsidRPr="00D71476">
        <w:t>1.6% and 1.8%, respectively</w:t>
      </w:r>
      <w:r w:rsidR="00A357CF">
        <w:t>)</w:t>
      </w:r>
      <w:r w:rsidRPr="00D71476">
        <w:t xml:space="preserve">. This pattern was consistent across all offspring years </w:t>
      </w:r>
      <w:r w:rsidR="00A357CF">
        <w:t>when</w:t>
      </w:r>
      <w:r w:rsidRPr="00D71476">
        <w:t xml:space="preserve"> we are able to identify all of age 3, 4, 5, and 6 salmon (</w:t>
      </w:r>
      <w:r w:rsidR="00D92125" w:rsidRPr="00D71476">
        <w:t>2013 – 2020</w:t>
      </w:r>
      <w:r w:rsidRPr="00D71476">
        <w:t>)</w:t>
      </w:r>
      <w:r w:rsidR="00D92125" w:rsidRPr="00D71476">
        <w:t xml:space="preserve">. </w:t>
      </w:r>
      <w:r w:rsidRPr="00D71476">
        <w:t>However, there was substantial variation in the proportion of age 4 and age 5 returns from year to year (figure 5).</w:t>
      </w:r>
      <w:r w:rsidR="006A214B">
        <w:t xml:space="preserve"> </w:t>
      </w:r>
    </w:p>
    <w:p w14:paraId="7A9D64D8" w14:textId="1CBD7CD5" w:rsidR="00715942" w:rsidRPr="00D71476" w:rsidRDefault="00715942" w:rsidP="00715942">
      <w:pPr>
        <w:spacing w:line="360" w:lineRule="auto"/>
        <w:jc w:val="center"/>
      </w:pPr>
      <w:r w:rsidRPr="00D71476">
        <w:rPr>
          <w:noProof/>
        </w:rPr>
        <w:lastRenderedPageBreak/>
        <w:drawing>
          <wp:inline distT="0" distB="0" distL="0" distR="0" wp14:anchorId="615119D5" wp14:editId="36DC4826">
            <wp:extent cx="5943600" cy="43980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2C6ABD10" w14:textId="47756777" w:rsidR="00715942" w:rsidRPr="00D71476" w:rsidRDefault="00715942" w:rsidP="009A340C">
      <w:pPr>
        <w:rPr>
          <w:sz w:val="20"/>
          <w:szCs w:val="20"/>
        </w:rPr>
      </w:pPr>
      <w:commentRangeStart w:id="32"/>
      <w:r w:rsidRPr="00D71476">
        <w:rPr>
          <w:b/>
          <w:bCs/>
          <w:sz w:val="20"/>
          <w:szCs w:val="20"/>
        </w:rPr>
        <w:t>Figure 5</w:t>
      </w:r>
      <w:commentRangeEnd w:id="32"/>
      <w:r w:rsidR="00216690">
        <w:rPr>
          <w:rStyle w:val="CommentReference"/>
        </w:rPr>
        <w:commentReference w:id="32"/>
      </w:r>
      <w:r w:rsidRPr="00D71476">
        <w:rPr>
          <w:b/>
          <w:bCs/>
          <w:sz w:val="20"/>
          <w:szCs w:val="20"/>
        </w:rPr>
        <w:t xml:space="preserve">: </w:t>
      </w:r>
      <w:r w:rsidR="00FD3720" w:rsidRPr="00D71476">
        <w:rPr>
          <w:sz w:val="20"/>
          <w:szCs w:val="20"/>
        </w:rPr>
        <w:t xml:space="preserve">Inferred age at maturity for NOR salmon sampled in South Fork McKenzie River from 2010 – 2020. </w:t>
      </w:r>
    </w:p>
    <w:p w14:paraId="7E0F2DFF" w14:textId="36876B22"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arents prior to 2007 are not included as candidate parents in the genetic parentage analysis. Therefore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t>Total Lifetime Fitness</w:t>
      </w:r>
    </w:p>
    <w:p w14:paraId="09490462" w14:textId="47CA8E88" w:rsidR="007A0D87" w:rsidRDefault="007A0D87" w:rsidP="00D92125">
      <w:pPr>
        <w:spacing w:line="360" w:lineRule="auto"/>
      </w:pPr>
      <w:r>
        <w:tab/>
      </w:r>
      <w:r w:rsidR="006A214B">
        <w:t>We present the mean TLF for candidate parents as well as its range and standard deviation by year, sex and origin in Table 6.</w:t>
      </w:r>
      <w:r w:rsidR="00013BAD">
        <w:t xml:space="preserve"> There was substantial variation in TLF among years.</w:t>
      </w:r>
      <w:r w:rsidR="006A214B">
        <w:t xml:space="preserve"> </w:t>
      </w:r>
      <w:r w:rsidR="003239BB">
        <w:t>For years when all (2007 – 2014</w:t>
      </w:r>
      <w:r w:rsidR="00013BAD">
        <w:t>)</w:t>
      </w:r>
      <w:r w:rsidR="003239BB">
        <w:t>, or most (2015) offspring are expected to have returned and TLF is likely to be accurate, the m</w:t>
      </w:r>
      <w:r>
        <w:t xml:space="preserve">ean </w:t>
      </w:r>
      <w:r w:rsidR="006A214B">
        <w:t>TLF</w:t>
      </w:r>
      <w:r>
        <w:t xml:space="preserve"> for all candidate parents was </w:t>
      </w:r>
      <w:r w:rsidR="00013BAD">
        <w:t>0.36</w:t>
      </w:r>
      <w:r w:rsidR="006A214B">
        <w:t xml:space="preserve"> and ranged from 0 - 17. Mean 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p>
    <w:p w14:paraId="21EC37D3" w14:textId="6A4A2737" w:rsidR="00013BAD" w:rsidRPr="00D71476" w:rsidRDefault="006A214B" w:rsidP="00013BAD">
      <w:pPr>
        <w:spacing w:line="360" w:lineRule="auto"/>
        <w:rPr>
          <w:sz w:val="20"/>
          <w:szCs w:val="20"/>
        </w:rPr>
      </w:pPr>
      <w:r w:rsidRPr="0092246C">
        <w:t xml:space="preserve"> </w:t>
      </w:r>
    </w:p>
    <w:p w14:paraId="6056BD37" w14:textId="24166C1C" w:rsidR="002F4D52" w:rsidRPr="00D71476" w:rsidRDefault="002F4D52" w:rsidP="002F4D52">
      <w:pPr>
        <w:spacing w:line="360" w:lineRule="auto"/>
        <w:ind w:right="90"/>
        <w:rPr>
          <w:sz w:val="20"/>
          <w:szCs w:val="20"/>
        </w:rPr>
      </w:pPr>
    </w:p>
    <w:p w14:paraId="6BF13B41" w14:textId="5F338E8F" w:rsidR="002F4D52" w:rsidRPr="00D71476" w:rsidRDefault="002F4D52" w:rsidP="001C4128">
      <w:pPr>
        <w:spacing w:line="360" w:lineRule="auto"/>
        <w:ind w:right="2340"/>
        <w:rPr>
          <w:sz w:val="20"/>
          <w:szCs w:val="20"/>
        </w:rPr>
      </w:pPr>
    </w:p>
    <w:p w14:paraId="57F0F098" w14:textId="0425D5FD" w:rsidR="00997BBA" w:rsidRDefault="00997BBA" w:rsidP="001C4128">
      <w:pPr>
        <w:spacing w:line="360" w:lineRule="auto"/>
        <w:ind w:right="2340"/>
        <w:rPr>
          <w:sz w:val="20"/>
          <w:szCs w:val="20"/>
        </w:rPr>
      </w:pPr>
    </w:p>
    <w:p w14:paraId="3A8F0E32" w14:textId="77777777" w:rsidR="00A357CF" w:rsidRPr="00D71476" w:rsidRDefault="00A357CF" w:rsidP="001C4128">
      <w:pPr>
        <w:spacing w:line="360" w:lineRule="auto"/>
        <w:ind w:right="234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4D2C50" w:rsidRPr="004D2C50" w14:paraId="37CFCE2F"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lastRenderedPageBreak/>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4D2C50" w:rsidRPr="004D2C50" w14:paraId="7F83693D" w14:textId="77777777" w:rsidTr="004D2C50">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4D2C50"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4D2C50"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4D2C50"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4D2C50"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4D2C50"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4D2C50"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4D2C50"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4D2C50"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4D2C50"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4D2C50"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4D2C50"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555DAA6D" w14:textId="56117D12" w:rsidR="00997BBA" w:rsidRPr="00D71476" w:rsidRDefault="00997BBA" w:rsidP="009A340C">
      <w:pPr>
        <w:ind w:left="1440" w:right="1260"/>
        <w:rPr>
          <w:sz w:val="20"/>
          <w:szCs w:val="20"/>
        </w:rPr>
      </w:pPr>
      <w:r w:rsidRPr="00D71476">
        <w:rPr>
          <w:b/>
          <w:bCs/>
          <w:sz w:val="20"/>
          <w:szCs w:val="20"/>
        </w:rPr>
        <w:t xml:space="preserve">Table 6: </w:t>
      </w:r>
      <w:commentRangeStart w:id="33"/>
      <w:r w:rsidR="004D2C50">
        <w:rPr>
          <w:sz w:val="20"/>
          <w:szCs w:val="20"/>
        </w:rPr>
        <w:t>Mean</w:t>
      </w:r>
      <w:r w:rsidRPr="00D71476">
        <w:rPr>
          <w:sz w:val="20"/>
          <w:szCs w:val="20"/>
        </w:rPr>
        <w:t xml:space="preserve"> TLF</w:t>
      </w:r>
      <w:commentRangeEnd w:id="33"/>
      <w:r w:rsidR="00216690">
        <w:rPr>
          <w:rStyle w:val="CommentReference"/>
        </w:rPr>
        <w:commentReference w:id="33"/>
      </w:r>
      <w:r w:rsidR="004D2C50">
        <w:rPr>
          <w:sz w:val="20"/>
          <w:szCs w:val="20"/>
        </w:rPr>
        <w:t>,</w:t>
      </w:r>
      <w:r w:rsidRPr="00D71476">
        <w:rPr>
          <w:sz w:val="20"/>
          <w:szCs w:val="20"/>
        </w:rPr>
        <w:t xml:space="preserve"> standard deviation</w:t>
      </w:r>
      <w:r w:rsidR="004D2C50">
        <w:rPr>
          <w:sz w:val="20"/>
          <w:szCs w:val="20"/>
        </w:rPr>
        <w:t xml:space="preserve"> and range</w:t>
      </w:r>
      <w:r w:rsidRPr="00D71476">
        <w:rPr>
          <w:sz w:val="20"/>
          <w:szCs w:val="20"/>
        </w:rPr>
        <w:t xml:space="preserve"> per parent year, sex and origin.</w:t>
      </w:r>
    </w:p>
    <w:p w14:paraId="055FF3FD" w14:textId="77777777" w:rsidR="00997BBA" w:rsidRPr="00D71476" w:rsidRDefault="00997BBA" w:rsidP="009A340C">
      <w:pPr>
        <w:ind w:left="1440" w:right="1260"/>
        <w:rPr>
          <w:sz w:val="20"/>
          <w:szCs w:val="20"/>
        </w:rPr>
      </w:pPr>
      <w:r w:rsidRPr="00D71476">
        <w:rPr>
          <w:sz w:val="20"/>
          <w:szCs w:val="20"/>
        </w:rPr>
        <w:t>* Note that 2015 estimates do not include potential year 6 offspring. However we expect these offspring to contribute very little to TLF (&lt; 2%)</w:t>
      </w:r>
    </w:p>
    <w:p w14:paraId="3651D4DC" w14:textId="13C09C29" w:rsidR="001C4128" w:rsidRPr="00D71476" w:rsidRDefault="00997BBA" w:rsidP="009A340C">
      <w:pPr>
        <w:ind w:left="1440" w:right="1260"/>
        <w:rPr>
          <w:sz w:val="20"/>
          <w:szCs w:val="20"/>
        </w:rPr>
      </w:pPr>
      <w:r w:rsidRPr="00D71476">
        <w:rPr>
          <w:sz w:val="20"/>
          <w:szCs w:val="20"/>
        </w:rPr>
        <w:t>** Note that 2016 and 2017 offspring do not include potential year 5 and 6 offspring, and potential year 4 5 and 6 offspring, which are expected to substantially contribute to TLF for these parents years</w:t>
      </w: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lastRenderedPageBreak/>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39272355" w:rsidR="00E432FA" w:rsidRPr="00D71476" w:rsidRDefault="00E432FA" w:rsidP="009A340C">
      <w:pPr>
        <w:rPr>
          <w:sz w:val="20"/>
          <w:szCs w:val="20"/>
        </w:rPr>
      </w:pPr>
      <w:commentRangeStart w:id="34"/>
      <w:r w:rsidRPr="00D71476">
        <w:rPr>
          <w:b/>
          <w:bCs/>
          <w:sz w:val="20"/>
          <w:szCs w:val="20"/>
        </w:rPr>
        <w:t>Figure 6</w:t>
      </w:r>
      <w:commentRangeEnd w:id="34"/>
      <w:r w:rsidRPr="00D71476">
        <w:rPr>
          <w:rStyle w:val="CommentReference"/>
          <w:sz w:val="20"/>
          <w:szCs w:val="20"/>
        </w:rPr>
        <w:commentReference w:id="34"/>
      </w:r>
      <w:r w:rsidRPr="00D71476">
        <w:rPr>
          <w:b/>
          <w:bCs/>
          <w:sz w:val="20"/>
          <w:szCs w:val="20"/>
        </w:rPr>
        <w:t xml:space="preserve">: </w:t>
      </w:r>
      <w:r w:rsidR="00A357CF" w:rsidRPr="00A357CF">
        <w:rPr>
          <w:sz w:val="20"/>
          <w:szCs w:val="20"/>
        </w:rPr>
        <w:t xml:space="preserve">Mean </w:t>
      </w:r>
      <w:r w:rsidRPr="00D71476">
        <w:rPr>
          <w:sz w:val="20"/>
          <w:szCs w:val="20"/>
        </w:rPr>
        <w:t xml:space="preserve">Total lifetime </w:t>
      </w:r>
      <w:r w:rsidR="00A357CF">
        <w:rPr>
          <w:sz w:val="20"/>
          <w:szCs w:val="20"/>
        </w:rPr>
        <w:t>F</w:t>
      </w:r>
      <w:r w:rsidRPr="00D71476">
        <w:rPr>
          <w:sz w:val="20"/>
          <w:szCs w:val="20"/>
        </w:rPr>
        <w:t xml:space="preserve">itness </w:t>
      </w:r>
      <w:r w:rsidR="00A357CF">
        <w:rPr>
          <w:sz w:val="20"/>
          <w:szCs w:val="20"/>
        </w:rPr>
        <w:t xml:space="preserve">and standard deviation </w:t>
      </w:r>
      <w:r w:rsidRPr="00D71476">
        <w:rPr>
          <w:sz w:val="20"/>
          <w:szCs w:val="20"/>
        </w:rPr>
        <w:t xml:space="preserve">from </w:t>
      </w:r>
      <w:commentRangeStart w:id="35"/>
      <w:r w:rsidRPr="00D71476">
        <w:rPr>
          <w:sz w:val="20"/>
          <w:szCs w:val="20"/>
        </w:rPr>
        <w:t xml:space="preserve">2007 </w:t>
      </w:r>
      <w:commentRangeEnd w:id="35"/>
      <w:r w:rsidR="00A67FCF">
        <w:rPr>
          <w:rStyle w:val="CommentReference"/>
        </w:rPr>
        <w:commentReference w:id="35"/>
      </w:r>
      <w:r w:rsidRPr="00D71476">
        <w:rPr>
          <w:sz w:val="20"/>
          <w:szCs w:val="20"/>
        </w:rPr>
        <w:t xml:space="preserve">to 2015, by sex and </w:t>
      </w:r>
      <w:r w:rsidR="004D2C50">
        <w:rPr>
          <w:sz w:val="20"/>
          <w:szCs w:val="20"/>
        </w:rPr>
        <w:t>origin</w:t>
      </w:r>
      <w:r w:rsidR="00A357CF">
        <w:rPr>
          <w:sz w:val="20"/>
          <w:szCs w:val="20"/>
        </w:rPr>
        <w:t xml:space="preserve">. </w:t>
      </w:r>
    </w:p>
    <w:p w14:paraId="50168005" w14:textId="0AE07357" w:rsidR="00E432FA" w:rsidRPr="00D71476" w:rsidRDefault="00E432FA" w:rsidP="009A340C">
      <w:pPr>
        <w:rPr>
          <w:rStyle w:val="Emphasis"/>
          <w:color w:val="333333"/>
          <w:sz w:val="20"/>
          <w:szCs w:val="20"/>
          <w:shd w:val="clear" w:color="auto" w:fill="FFFFFF"/>
        </w:rPr>
      </w:pPr>
      <w:r w:rsidRPr="00D71476">
        <w:rPr>
          <w:rStyle w:val="Emphasis"/>
          <w:color w:val="333333"/>
          <w:sz w:val="20"/>
          <w:szCs w:val="20"/>
          <w:shd w:val="clear" w:color="auto" w:fill="FFFFFF"/>
        </w:rPr>
        <w:t>* Note that 2015</w:t>
      </w:r>
      <w:r w:rsidR="009A340C">
        <w:rPr>
          <w:rStyle w:val="Emphasis"/>
          <w:color w:val="333333"/>
          <w:sz w:val="20"/>
          <w:szCs w:val="20"/>
          <w:shd w:val="clear" w:color="auto" w:fill="FFFFFF"/>
        </w:rPr>
        <w:t xml:space="preserve"> TLF</w:t>
      </w:r>
      <w:r w:rsidRPr="00D71476">
        <w:rPr>
          <w:rStyle w:val="Emphasis"/>
          <w:color w:val="333333"/>
          <w:sz w:val="20"/>
          <w:szCs w:val="20"/>
          <w:shd w:val="clear" w:color="auto" w:fill="FFFFFF"/>
        </w:rPr>
        <w:t xml:space="preserve"> estimates do not include potential year 6 offspring. However we expect these offspring to contribute very little to TLF (~2%)</w:t>
      </w:r>
    </w:p>
    <w:p w14:paraId="702B2865" w14:textId="42B98B46" w:rsidR="00E432FA" w:rsidRPr="00D71476" w:rsidRDefault="00E432FA" w:rsidP="00E432FA">
      <w:pPr>
        <w:rPr>
          <w:rStyle w:val="Emphasis"/>
          <w:color w:val="333333"/>
          <w:sz w:val="20"/>
          <w:szCs w:val="20"/>
          <w:shd w:val="clear" w:color="auto" w:fill="FFFFFF"/>
        </w:rPr>
      </w:pPr>
    </w:p>
    <w:p w14:paraId="6320DB83" w14:textId="77777777" w:rsidR="00E432FA" w:rsidRPr="00D71476" w:rsidRDefault="00E432FA" w:rsidP="00E432FA"/>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06A3B5A8" w:rsidR="0071182D" w:rsidRPr="00C9610A" w:rsidRDefault="0071182D" w:rsidP="00D92125">
      <w:pPr>
        <w:spacing w:line="360" w:lineRule="auto"/>
      </w:pPr>
      <w:r w:rsidRPr="00D71476">
        <w:tab/>
      </w:r>
      <w:r w:rsidR="00A15E5C">
        <w:t>The cohort replacement rate was less than 1 in all years from 2007 – 2015, indicating that the population above Cougar Dam is not replacing itself (Table 7). Maximum CRR (0.44) was observed in 2007, and minimum CRR (0.08) was observed in 2009, both years where only HOR hatchery outplants were released above the dam. In most years (2007 – 2012) females were the limiting sex. CRR</w:t>
      </w:r>
      <w:r w:rsidR="00A15E5C">
        <w:rPr>
          <w:vertAlign w:val="subscript"/>
        </w:rPr>
        <w:t>F</w:t>
      </w:r>
      <w:r w:rsidR="00A15E5C">
        <w:t xml:space="preserve"> was less than one in these years. In the three years when males were the limiting sex (</w:t>
      </w:r>
      <w:r w:rsidR="00C9610A">
        <w:t>2013 - 2015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77777777" w:rsidR="0071182D" w:rsidRPr="00D71476" w:rsidRDefault="0071182D" w:rsidP="00D92125">
      <w:pPr>
        <w:spacing w:line="360" w:lineRule="auto"/>
      </w:pPr>
    </w:p>
    <w:tbl>
      <w:tblPr>
        <w:tblW w:w="6960" w:type="dxa"/>
        <w:jc w:val="center"/>
        <w:tblLook w:val="04A0" w:firstRow="1" w:lastRow="0" w:firstColumn="1" w:lastColumn="0" w:noHBand="0" w:noVBand="1"/>
      </w:tblPr>
      <w:tblGrid>
        <w:gridCol w:w="817"/>
        <w:gridCol w:w="902"/>
        <w:gridCol w:w="946"/>
        <w:gridCol w:w="823"/>
        <w:gridCol w:w="823"/>
        <w:gridCol w:w="1162"/>
        <w:gridCol w:w="924"/>
        <w:gridCol w:w="773"/>
      </w:tblGrid>
      <w:tr w:rsidR="004359A4" w:rsidRPr="00D71476" w14:paraId="7B2E0B99" w14:textId="77777777" w:rsidTr="004359A4">
        <w:trPr>
          <w:trHeight w:val="320"/>
          <w:jc w:val="center"/>
        </w:trPr>
        <w:tc>
          <w:tcPr>
            <w:tcW w:w="817" w:type="dxa"/>
            <w:tcBorders>
              <w:top w:val="single" w:sz="4" w:space="0" w:color="auto"/>
              <w:left w:val="nil"/>
              <w:bottom w:val="single" w:sz="4" w:space="0" w:color="auto"/>
              <w:right w:val="nil"/>
            </w:tcBorders>
            <w:shd w:val="clear" w:color="auto" w:fill="auto"/>
            <w:noWrap/>
            <w:vAlign w:val="center"/>
            <w:hideMark/>
          </w:tcPr>
          <w:p w14:paraId="68A83107" w14:textId="040BD4E3" w:rsidR="004359A4" w:rsidRPr="00D71476" w:rsidRDefault="004359A4" w:rsidP="004359A4">
            <w:pPr>
              <w:jc w:val="center"/>
              <w:rPr>
                <w:b/>
                <w:bCs/>
                <w:color w:val="000000"/>
                <w:sz w:val="20"/>
                <w:szCs w:val="20"/>
              </w:rPr>
            </w:pPr>
            <w:r w:rsidRPr="00D71476">
              <w:rPr>
                <w:b/>
                <w:bCs/>
                <w:color w:val="000000"/>
                <w:sz w:val="20"/>
                <w:szCs w:val="20"/>
              </w:rPr>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823" w:type="dxa"/>
            <w:tcBorders>
              <w:top w:val="single" w:sz="4" w:space="0" w:color="auto"/>
              <w:left w:val="nil"/>
              <w:bottom w:val="single" w:sz="4" w:space="0" w:color="auto"/>
              <w:right w:val="nil"/>
            </w:tcBorders>
            <w:shd w:val="clear" w:color="auto" w:fill="auto"/>
            <w:noWrap/>
            <w:vAlign w:val="center"/>
            <w:hideMark/>
          </w:tcPr>
          <w:p w14:paraId="7BB5F569" w14:textId="36BBBB66"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00A15E5C">
              <w:rPr>
                <w:b/>
                <w:bCs/>
                <w:i/>
                <w:iCs/>
                <w:color w:val="000000"/>
                <w:sz w:val="20"/>
                <w:szCs w:val="20"/>
                <w:vertAlign w:val="subscript"/>
              </w:rPr>
              <w:t xml:space="preserve"> female</w:t>
            </w:r>
          </w:p>
        </w:tc>
        <w:tc>
          <w:tcPr>
            <w:tcW w:w="823" w:type="dxa"/>
            <w:tcBorders>
              <w:top w:val="single" w:sz="4" w:space="0" w:color="auto"/>
              <w:left w:val="nil"/>
              <w:bottom w:val="single" w:sz="4" w:space="0" w:color="auto"/>
              <w:right w:val="nil"/>
            </w:tcBorders>
            <w:shd w:val="clear" w:color="auto" w:fill="auto"/>
            <w:noWrap/>
            <w:vAlign w:val="center"/>
            <w:hideMark/>
          </w:tcPr>
          <w:p w14:paraId="0E94AD2A" w14:textId="233DFED4"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Pr="00D71476">
              <w:rPr>
                <w:b/>
                <w:bCs/>
                <w:i/>
                <w:iCs/>
                <w:color w:val="000000"/>
                <w:sz w:val="20"/>
                <w:szCs w:val="20"/>
                <w:vertAlign w:val="subscript"/>
              </w:rPr>
              <w:t xml:space="preserve"> </w:t>
            </w:r>
            <w:r w:rsidR="00A15E5C">
              <w:rPr>
                <w:b/>
                <w:bCs/>
                <w:i/>
                <w:iCs/>
                <w:color w:val="000000"/>
                <w:sz w:val="20"/>
                <w:szCs w:val="20"/>
                <w:vertAlign w:val="subscript"/>
              </w:rPr>
              <w:t>male</w:t>
            </w:r>
          </w:p>
        </w:tc>
        <w:tc>
          <w:tcPr>
            <w:tcW w:w="1162" w:type="dxa"/>
            <w:tcBorders>
              <w:top w:val="single" w:sz="4" w:space="0" w:color="auto"/>
              <w:left w:val="nil"/>
              <w:bottom w:val="single" w:sz="4" w:space="0" w:color="auto"/>
              <w:right w:val="nil"/>
            </w:tcBorders>
            <w:shd w:val="clear" w:color="auto" w:fill="auto"/>
            <w:noWrap/>
            <w:vAlign w:val="center"/>
            <w:hideMark/>
          </w:tcPr>
          <w:p w14:paraId="78C3ED03" w14:textId="77777777" w:rsidR="004359A4" w:rsidRPr="00D71476" w:rsidRDefault="004359A4" w:rsidP="004359A4">
            <w:pPr>
              <w:jc w:val="center"/>
              <w:rPr>
                <w:b/>
                <w:bCs/>
                <w:color w:val="000000"/>
                <w:sz w:val="20"/>
                <w:szCs w:val="20"/>
              </w:rPr>
            </w:pPr>
            <w:r w:rsidRPr="00D71476">
              <w:rPr>
                <w:b/>
                <w:bCs/>
                <w:color w:val="000000"/>
                <w:sz w:val="20"/>
                <w:szCs w:val="20"/>
              </w:rPr>
              <w:t>CRR</w:t>
            </w:r>
          </w:p>
        </w:tc>
        <w:tc>
          <w:tcPr>
            <w:tcW w:w="729" w:type="dxa"/>
            <w:tcBorders>
              <w:top w:val="single" w:sz="4" w:space="0" w:color="auto"/>
              <w:left w:val="nil"/>
              <w:bottom w:val="single" w:sz="4" w:space="0" w:color="auto"/>
              <w:right w:val="nil"/>
            </w:tcBorders>
            <w:shd w:val="clear" w:color="auto" w:fill="auto"/>
            <w:noWrap/>
            <w:vAlign w:val="center"/>
            <w:hideMark/>
          </w:tcPr>
          <w:p w14:paraId="0F68743E" w14:textId="3DA7CDC0" w:rsidR="004359A4" w:rsidRPr="00C909E4" w:rsidRDefault="004359A4" w:rsidP="004359A4">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sidR="00C909E4">
              <w:rPr>
                <w:b/>
                <w:bCs/>
                <w:color w:val="000000"/>
                <w:sz w:val="20"/>
                <w:szCs w:val="20"/>
                <w:vertAlign w:val="superscript"/>
              </w:rPr>
              <w:t>***</w:t>
            </w:r>
          </w:p>
        </w:tc>
        <w:tc>
          <w:tcPr>
            <w:tcW w:w="758" w:type="dxa"/>
            <w:tcBorders>
              <w:top w:val="single" w:sz="4" w:space="0" w:color="auto"/>
              <w:left w:val="nil"/>
              <w:bottom w:val="single" w:sz="4" w:space="0" w:color="auto"/>
              <w:right w:val="nil"/>
            </w:tcBorders>
            <w:shd w:val="clear" w:color="auto" w:fill="auto"/>
            <w:noWrap/>
            <w:vAlign w:val="center"/>
            <w:hideMark/>
          </w:tcPr>
          <w:p w14:paraId="35403495" w14:textId="25641208" w:rsidR="004359A4" w:rsidRPr="00D71476" w:rsidRDefault="004359A4" w:rsidP="004359A4">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4359A4" w:rsidRPr="00D71476" w14:paraId="0F9DC3B1" w14:textId="77777777" w:rsidTr="004359A4">
        <w:trPr>
          <w:trHeight w:val="320"/>
          <w:jc w:val="center"/>
        </w:trPr>
        <w:tc>
          <w:tcPr>
            <w:tcW w:w="817" w:type="dxa"/>
            <w:tcBorders>
              <w:top w:val="single" w:sz="4" w:space="0" w:color="auto"/>
              <w:left w:val="nil"/>
              <w:bottom w:val="nil"/>
              <w:right w:val="nil"/>
            </w:tcBorders>
            <w:shd w:val="clear" w:color="auto" w:fill="auto"/>
            <w:noWrap/>
            <w:vAlign w:val="center"/>
            <w:hideMark/>
          </w:tcPr>
          <w:p w14:paraId="307FD3C2" w14:textId="77777777" w:rsidR="004359A4" w:rsidRPr="00D71476" w:rsidRDefault="004359A4" w:rsidP="004359A4">
            <w:pPr>
              <w:jc w:val="center"/>
              <w:rPr>
                <w:color w:val="000000"/>
                <w:sz w:val="20"/>
                <w:szCs w:val="20"/>
              </w:rPr>
            </w:pPr>
            <w:commentRangeStart w:id="36"/>
            <w:r w:rsidRPr="00D71476">
              <w:rPr>
                <w:color w:val="000000"/>
                <w:sz w:val="20"/>
                <w:szCs w:val="20"/>
              </w:rPr>
              <w:t>2007</w:t>
            </w:r>
            <w:commentRangeEnd w:id="36"/>
            <w:r w:rsidR="00A67FCF">
              <w:rPr>
                <w:rStyle w:val="CommentReference"/>
              </w:rPr>
              <w:commentReference w:id="36"/>
            </w:r>
          </w:p>
        </w:tc>
        <w:tc>
          <w:tcPr>
            <w:tcW w:w="902" w:type="dxa"/>
            <w:tcBorders>
              <w:top w:val="single" w:sz="4" w:space="0" w:color="auto"/>
              <w:left w:val="nil"/>
              <w:bottom w:val="nil"/>
              <w:right w:val="nil"/>
            </w:tcBorders>
            <w:shd w:val="clear" w:color="auto" w:fill="auto"/>
            <w:noWrap/>
            <w:vAlign w:val="center"/>
            <w:hideMark/>
          </w:tcPr>
          <w:p w14:paraId="32EB97F6" w14:textId="77777777" w:rsidR="004359A4" w:rsidRPr="00D71476" w:rsidRDefault="004359A4" w:rsidP="004359A4">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4359A4" w:rsidRPr="00D71476" w:rsidRDefault="004359A4" w:rsidP="004359A4">
            <w:pPr>
              <w:jc w:val="center"/>
              <w:rPr>
                <w:color w:val="000000"/>
                <w:sz w:val="20"/>
                <w:szCs w:val="20"/>
              </w:rPr>
            </w:pPr>
            <w:r w:rsidRPr="00D71476">
              <w:rPr>
                <w:color w:val="000000"/>
                <w:sz w:val="20"/>
                <w:szCs w:val="20"/>
              </w:rPr>
              <w:t>745</w:t>
            </w:r>
          </w:p>
        </w:tc>
        <w:tc>
          <w:tcPr>
            <w:tcW w:w="823" w:type="dxa"/>
            <w:tcBorders>
              <w:top w:val="single" w:sz="4" w:space="0" w:color="auto"/>
              <w:left w:val="nil"/>
              <w:bottom w:val="nil"/>
              <w:right w:val="nil"/>
            </w:tcBorders>
            <w:shd w:val="clear" w:color="auto" w:fill="auto"/>
            <w:noWrap/>
            <w:vAlign w:val="center"/>
            <w:hideMark/>
          </w:tcPr>
          <w:p w14:paraId="700AA9B1" w14:textId="77777777" w:rsidR="004359A4" w:rsidRPr="00D71476" w:rsidRDefault="004359A4" w:rsidP="004359A4">
            <w:pPr>
              <w:jc w:val="center"/>
              <w:rPr>
                <w:color w:val="000000"/>
                <w:sz w:val="20"/>
                <w:szCs w:val="20"/>
              </w:rPr>
            </w:pPr>
            <w:r w:rsidRPr="00D71476">
              <w:rPr>
                <w:color w:val="000000"/>
                <w:sz w:val="20"/>
                <w:szCs w:val="20"/>
              </w:rPr>
              <w:t>318</w:t>
            </w:r>
          </w:p>
        </w:tc>
        <w:tc>
          <w:tcPr>
            <w:tcW w:w="823" w:type="dxa"/>
            <w:tcBorders>
              <w:top w:val="single" w:sz="4" w:space="0" w:color="auto"/>
              <w:left w:val="nil"/>
              <w:bottom w:val="nil"/>
              <w:right w:val="nil"/>
            </w:tcBorders>
            <w:shd w:val="clear" w:color="auto" w:fill="auto"/>
            <w:noWrap/>
            <w:vAlign w:val="center"/>
            <w:hideMark/>
          </w:tcPr>
          <w:p w14:paraId="641CD0C0" w14:textId="77777777" w:rsidR="004359A4" w:rsidRPr="00D71476" w:rsidRDefault="004359A4" w:rsidP="004359A4">
            <w:pPr>
              <w:jc w:val="center"/>
              <w:rPr>
                <w:color w:val="000000"/>
                <w:sz w:val="20"/>
                <w:szCs w:val="20"/>
              </w:rPr>
            </w:pPr>
            <w:r w:rsidRPr="00D71476">
              <w:rPr>
                <w:color w:val="000000"/>
                <w:sz w:val="20"/>
                <w:szCs w:val="20"/>
              </w:rPr>
              <w:t>427</w:t>
            </w:r>
          </w:p>
        </w:tc>
        <w:tc>
          <w:tcPr>
            <w:tcW w:w="1162" w:type="dxa"/>
            <w:tcBorders>
              <w:top w:val="single" w:sz="4" w:space="0" w:color="auto"/>
              <w:left w:val="nil"/>
              <w:bottom w:val="nil"/>
              <w:right w:val="nil"/>
            </w:tcBorders>
            <w:shd w:val="clear" w:color="auto" w:fill="auto"/>
            <w:noWrap/>
            <w:vAlign w:val="center"/>
            <w:hideMark/>
          </w:tcPr>
          <w:p w14:paraId="408153DB" w14:textId="711DF379" w:rsidR="004359A4" w:rsidRPr="00D71476" w:rsidRDefault="004359A4" w:rsidP="004359A4">
            <w:pPr>
              <w:jc w:val="center"/>
              <w:rPr>
                <w:color w:val="000000"/>
                <w:sz w:val="20"/>
                <w:szCs w:val="20"/>
              </w:rPr>
            </w:pPr>
            <w:r w:rsidRPr="00D71476">
              <w:rPr>
                <w:color w:val="000000"/>
                <w:sz w:val="20"/>
                <w:szCs w:val="20"/>
              </w:rPr>
              <w:t>0.44</w:t>
            </w:r>
          </w:p>
        </w:tc>
        <w:tc>
          <w:tcPr>
            <w:tcW w:w="729" w:type="dxa"/>
            <w:tcBorders>
              <w:top w:val="single" w:sz="4" w:space="0" w:color="auto"/>
              <w:left w:val="nil"/>
              <w:bottom w:val="nil"/>
              <w:right w:val="nil"/>
            </w:tcBorders>
            <w:shd w:val="clear" w:color="auto" w:fill="auto"/>
            <w:noWrap/>
            <w:vAlign w:val="center"/>
            <w:hideMark/>
          </w:tcPr>
          <w:p w14:paraId="3C7AC6EF" w14:textId="4CFD4B5D" w:rsidR="004359A4" w:rsidRPr="00D71476" w:rsidRDefault="004359A4" w:rsidP="004359A4">
            <w:pPr>
              <w:jc w:val="center"/>
              <w:rPr>
                <w:color w:val="000000"/>
                <w:sz w:val="20"/>
                <w:szCs w:val="20"/>
              </w:rPr>
            </w:pPr>
            <w:r w:rsidRPr="00D71476">
              <w:rPr>
                <w:color w:val="000000"/>
                <w:sz w:val="20"/>
                <w:szCs w:val="20"/>
              </w:rPr>
              <w:t>0.36</w:t>
            </w:r>
          </w:p>
        </w:tc>
        <w:tc>
          <w:tcPr>
            <w:tcW w:w="758" w:type="dxa"/>
            <w:tcBorders>
              <w:top w:val="single" w:sz="4" w:space="0" w:color="auto"/>
              <w:left w:val="nil"/>
              <w:bottom w:val="nil"/>
              <w:right w:val="nil"/>
            </w:tcBorders>
            <w:shd w:val="clear" w:color="auto" w:fill="auto"/>
            <w:noWrap/>
            <w:vAlign w:val="center"/>
            <w:hideMark/>
          </w:tcPr>
          <w:p w14:paraId="4D2E9883" w14:textId="57F73CA5" w:rsidR="004359A4" w:rsidRPr="00D71476" w:rsidRDefault="004359A4" w:rsidP="004359A4">
            <w:pPr>
              <w:jc w:val="center"/>
              <w:rPr>
                <w:color w:val="000000"/>
                <w:sz w:val="20"/>
                <w:szCs w:val="20"/>
              </w:rPr>
            </w:pPr>
            <w:r w:rsidRPr="00D71476">
              <w:rPr>
                <w:color w:val="000000"/>
                <w:sz w:val="20"/>
                <w:szCs w:val="20"/>
              </w:rPr>
              <w:t>0.43</w:t>
            </w:r>
          </w:p>
        </w:tc>
      </w:tr>
      <w:tr w:rsidR="004359A4" w:rsidRPr="00D71476" w14:paraId="1C32948E"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32691892" w14:textId="77777777" w:rsidR="004359A4" w:rsidRPr="00D71476" w:rsidRDefault="004359A4" w:rsidP="004359A4">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4359A4" w:rsidRPr="00D71476" w:rsidRDefault="004359A4" w:rsidP="004359A4">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4359A4" w:rsidRPr="00D71476" w:rsidRDefault="004359A4" w:rsidP="004359A4">
            <w:pPr>
              <w:jc w:val="center"/>
              <w:rPr>
                <w:color w:val="000000"/>
                <w:sz w:val="20"/>
                <w:szCs w:val="20"/>
              </w:rPr>
            </w:pPr>
            <w:r w:rsidRPr="00D71476">
              <w:rPr>
                <w:color w:val="000000"/>
                <w:sz w:val="20"/>
                <w:szCs w:val="20"/>
              </w:rPr>
              <w:t>873</w:t>
            </w:r>
          </w:p>
        </w:tc>
        <w:tc>
          <w:tcPr>
            <w:tcW w:w="823" w:type="dxa"/>
            <w:tcBorders>
              <w:top w:val="nil"/>
              <w:left w:val="nil"/>
              <w:bottom w:val="nil"/>
              <w:right w:val="nil"/>
            </w:tcBorders>
            <w:shd w:val="clear" w:color="auto" w:fill="auto"/>
            <w:noWrap/>
            <w:vAlign w:val="center"/>
            <w:hideMark/>
          </w:tcPr>
          <w:p w14:paraId="665B9C93" w14:textId="77777777" w:rsidR="004359A4" w:rsidRPr="00D71476" w:rsidRDefault="004359A4" w:rsidP="004359A4">
            <w:pPr>
              <w:jc w:val="center"/>
              <w:rPr>
                <w:color w:val="000000"/>
                <w:sz w:val="20"/>
                <w:szCs w:val="20"/>
              </w:rPr>
            </w:pPr>
            <w:r w:rsidRPr="00D71476">
              <w:rPr>
                <w:color w:val="000000"/>
                <w:sz w:val="20"/>
                <w:szCs w:val="20"/>
              </w:rPr>
              <w:t>288</w:t>
            </w:r>
          </w:p>
        </w:tc>
        <w:tc>
          <w:tcPr>
            <w:tcW w:w="823" w:type="dxa"/>
            <w:tcBorders>
              <w:top w:val="nil"/>
              <w:left w:val="nil"/>
              <w:bottom w:val="nil"/>
              <w:right w:val="nil"/>
            </w:tcBorders>
            <w:shd w:val="clear" w:color="auto" w:fill="auto"/>
            <w:noWrap/>
            <w:vAlign w:val="center"/>
            <w:hideMark/>
          </w:tcPr>
          <w:p w14:paraId="63929089" w14:textId="77777777" w:rsidR="004359A4" w:rsidRPr="00D71476" w:rsidRDefault="004359A4" w:rsidP="004359A4">
            <w:pPr>
              <w:jc w:val="center"/>
              <w:rPr>
                <w:color w:val="000000"/>
                <w:sz w:val="20"/>
                <w:szCs w:val="20"/>
              </w:rPr>
            </w:pPr>
            <w:r w:rsidRPr="00D71476">
              <w:rPr>
                <w:color w:val="000000"/>
                <w:sz w:val="20"/>
                <w:szCs w:val="20"/>
              </w:rPr>
              <w:t>585</w:t>
            </w:r>
          </w:p>
        </w:tc>
        <w:tc>
          <w:tcPr>
            <w:tcW w:w="1162" w:type="dxa"/>
            <w:tcBorders>
              <w:top w:val="nil"/>
              <w:left w:val="nil"/>
              <w:bottom w:val="nil"/>
              <w:right w:val="nil"/>
            </w:tcBorders>
            <w:shd w:val="clear" w:color="auto" w:fill="auto"/>
            <w:noWrap/>
            <w:vAlign w:val="center"/>
            <w:hideMark/>
          </w:tcPr>
          <w:p w14:paraId="08BFCF82" w14:textId="6C6B7B05" w:rsidR="004359A4" w:rsidRPr="00D71476" w:rsidRDefault="004359A4" w:rsidP="004359A4">
            <w:pPr>
              <w:jc w:val="center"/>
              <w:rPr>
                <w:color w:val="000000"/>
                <w:sz w:val="20"/>
                <w:szCs w:val="20"/>
              </w:rPr>
            </w:pPr>
            <w:r w:rsidRPr="00D71476">
              <w:rPr>
                <w:color w:val="000000"/>
                <w:sz w:val="20"/>
                <w:szCs w:val="20"/>
              </w:rPr>
              <w:t>0.28</w:t>
            </w:r>
          </w:p>
        </w:tc>
        <w:tc>
          <w:tcPr>
            <w:tcW w:w="729" w:type="dxa"/>
            <w:tcBorders>
              <w:top w:val="nil"/>
              <w:left w:val="nil"/>
              <w:bottom w:val="nil"/>
              <w:right w:val="nil"/>
            </w:tcBorders>
            <w:shd w:val="clear" w:color="auto" w:fill="auto"/>
            <w:noWrap/>
            <w:vAlign w:val="center"/>
            <w:hideMark/>
          </w:tcPr>
          <w:p w14:paraId="41886BBE" w14:textId="34273989" w:rsidR="004359A4" w:rsidRPr="00D71476" w:rsidRDefault="004359A4" w:rsidP="004359A4">
            <w:pPr>
              <w:jc w:val="center"/>
              <w:rPr>
                <w:color w:val="000000"/>
                <w:sz w:val="20"/>
                <w:szCs w:val="20"/>
              </w:rPr>
            </w:pPr>
            <w:r w:rsidRPr="00D71476">
              <w:rPr>
                <w:color w:val="000000"/>
                <w:sz w:val="20"/>
                <w:szCs w:val="20"/>
              </w:rPr>
              <w:t>0.30</w:t>
            </w:r>
          </w:p>
        </w:tc>
        <w:tc>
          <w:tcPr>
            <w:tcW w:w="758" w:type="dxa"/>
            <w:tcBorders>
              <w:top w:val="nil"/>
              <w:left w:val="nil"/>
              <w:bottom w:val="nil"/>
              <w:right w:val="nil"/>
            </w:tcBorders>
            <w:shd w:val="clear" w:color="auto" w:fill="auto"/>
            <w:noWrap/>
            <w:vAlign w:val="center"/>
            <w:hideMark/>
          </w:tcPr>
          <w:p w14:paraId="299A36BC" w14:textId="5574DF6B"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C8D6827"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5B79BF49" w14:textId="77777777" w:rsidR="004359A4" w:rsidRPr="00D71476" w:rsidRDefault="004359A4" w:rsidP="004359A4">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4359A4" w:rsidRPr="00D71476" w:rsidRDefault="004359A4" w:rsidP="004359A4">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4359A4" w:rsidRPr="00D71476" w:rsidRDefault="004359A4" w:rsidP="004359A4">
            <w:pPr>
              <w:jc w:val="center"/>
              <w:rPr>
                <w:color w:val="000000"/>
                <w:sz w:val="20"/>
                <w:szCs w:val="20"/>
              </w:rPr>
            </w:pPr>
            <w:r w:rsidRPr="00D71476">
              <w:rPr>
                <w:color w:val="000000"/>
                <w:sz w:val="20"/>
                <w:szCs w:val="20"/>
              </w:rPr>
              <w:t>1383</w:t>
            </w:r>
          </w:p>
        </w:tc>
        <w:tc>
          <w:tcPr>
            <w:tcW w:w="823" w:type="dxa"/>
            <w:tcBorders>
              <w:top w:val="nil"/>
              <w:left w:val="nil"/>
              <w:bottom w:val="nil"/>
              <w:right w:val="nil"/>
            </w:tcBorders>
            <w:shd w:val="clear" w:color="auto" w:fill="auto"/>
            <w:noWrap/>
            <w:vAlign w:val="center"/>
            <w:hideMark/>
          </w:tcPr>
          <w:p w14:paraId="00E76786" w14:textId="77777777" w:rsidR="004359A4" w:rsidRPr="00D71476" w:rsidRDefault="004359A4" w:rsidP="004359A4">
            <w:pPr>
              <w:jc w:val="center"/>
              <w:rPr>
                <w:color w:val="000000"/>
                <w:sz w:val="20"/>
                <w:szCs w:val="20"/>
              </w:rPr>
            </w:pPr>
            <w:r w:rsidRPr="00D71476">
              <w:rPr>
                <w:color w:val="000000"/>
                <w:sz w:val="20"/>
                <w:szCs w:val="20"/>
              </w:rPr>
              <w:t>603</w:t>
            </w:r>
          </w:p>
        </w:tc>
        <w:tc>
          <w:tcPr>
            <w:tcW w:w="823" w:type="dxa"/>
            <w:tcBorders>
              <w:top w:val="nil"/>
              <w:left w:val="nil"/>
              <w:bottom w:val="nil"/>
              <w:right w:val="nil"/>
            </w:tcBorders>
            <w:shd w:val="clear" w:color="auto" w:fill="auto"/>
            <w:noWrap/>
            <w:vAlign w:val="center"/>
            <w:hideMark/>
          </w:tcPr>
          <w:p w14:paraId="487B40DE" w14:textId="77777777" w:rsidR="004359A4" w:rsidRPr="00D71476" w:rsidRDefault="004359A4" w:rsidP="004359A4">
            <w:pPr>
              <w:jc w:val="center"/>
              <w:rPr>
                <w:color w:val="000000"/>
                <w:sz w:val="20"/>
                <w:szCs w:val="20"/>
              </w:rPr>
            </w:pPr>
            <w:r w:rsidRPr="00D71476">
              <w:rPr>
                <w:color w:val="000000"/>
                <w:sz w:val="20"/>
                <w:szCs w:val="20"/>
              </w:rPr>
              <w:t>780</w:t>
            </w:r>
          </w:p>
        </w:tc>
        <w:tc>
          <w:tcPr>
            <w:tcW w:w="1162" w:type="dxa"/>
            <w:tcBorders>
              <w:top w:val="nil"/>
              <w:left w:val="nil"/>
              <w:bottom w:val="nil"/>
              <w:right w:val="nil"/>
            </w:tcBorders>
            <w:shd w:val="clear" w:color="auto" w:fill="auto"/>
            <w:noWrap/>
            <w:vAlign w:val="center"/>
            <w:hideMark/>
          </w:tcPr>
          <w:p w14:paraId="3B745F8A" w14:textId="011C82D8" w:rsidR="004359A4" w:rsidRPr="00D71476" w:rsidRDefault="004359A4" w:rsidP="004359A4">
            <w:pPr>
              <w:jc w:val="center"/>
              <w:rPr>
                <w:color w:val="000000"/>
                <w:sz w:val="20"/>
                <w:szCs w:val="20"/>
              </w:rPr>
            </w:pPr>
            <w:r w:rsidRPr="00D71476">
              <w:rPr>
                <w:color w:val="000000"/>
                <w:sz w:val="20"/>
                <w:szCs w:val="20"/>
              </w:rPr>
              <w:t>0.08</w:t>
            </w:r>
          </w:p>
        </w:tc>
        <w:tc>
          <w:tcPr>
            <w:tcW w:w="729" w:type="dxa"/>
            <w:tcBorders>
              <w:top w:val="nil"/>
              <w:left w:val="nil"/>
              <w:bottom w:val="nil"/>
              <w:right w:val="nil"/>
            </w:tcBorders>
            <w:shd w:val="clear" w:color="auto" w:fill="auto"/>
            <w:noWrap/>
            <w:vAlign w:val="center"/>
            <w:hideMark/>
          </w:tcPr>
          <w:p w14:paraId="7A81FCBB" w14:textId="14B7517C" w:rsidR="004359A4" w:rsidRPr="00D71476" w:rsidRDefault="004359A4" w:rsidP="004359A4">
            <w:pPr>
              <w:jc w:val="center"/>
              <w:rPr>
                <w:color w:val="000000"/>
                <w:sz w:val="20"/>
                <w:szCs w:val="20"/>
              </w:rPr>
            </w:pPr>
            <w:r w:rsidRPr="00D71476">
              <w:rPr>
                <w:color w:val="000000"/>
                <w:sz w:val="20"/>
                <w:szCs w:val="20"/>
              </w:rPr>
              <w:t>0.06</w:t>
            </w:r>
          </w:p>
        </w:tc>
        <w:tc>
          <w:tcPr>
            <w:tcW w:w="758" w:type="dxa"/>
            <w:tcBorders>
              <w:top w:val="nil"/>
              <w:left w:val="nil"/>
              <w:bottom w:val="nil"/>
              <w:right w:val="nil"/>
            </w:tcBorders>
            <w:shd w:val="clear" w:color="auto" w:fill="auto"/>
            <w:noWrap/>
            <w:vAlign w:val="center"/>
            <w:hideMark/>
          </w:tcPr>
          <w:p w14:paraId="67C99CB3" w14:textId="27FD1868" w:rsidR="004359A4" w:rsidRPr="00D71476" w:rsidRDefault="004359A4" w:rsidP="004359A4">
            <w:pPr>
              <w:jc w:val="center"/>
              <w:rPr>
                <w:color w:val="000000"/>
                <w:sz w:val="20"/>
                <w:szCs w:val="20"/>
              </w:rPr>
            </w:pPr>
            <w:r w:rsidRPr="00D71476">
              <w:rPr>
                <w:color w:val="000000"/>
                <w:sz w:val="20"/>
                <w:szCs w:val="20"/>
              </w:rPr>
              <w:t>0.08</w:t>
            </w:r>
          </w:p>
        </w:tc>
      </w:tr>
      <w:tr w:rsidR="004359A4" w:rsidRPr="00D71476" w14:paraId="25177A0F"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17E173F1" w14:textId="77777777" w:rsidR="004359A4" w:rsidRPr="00D71476" w:rsidRDefault="004359A4" w:rsidP="004359A4">
            <w:pPr>
              <w:jc w:val="center"/>
              <w:rPr>
                <w:color w:val="000000"/>
                <w:sz w:val="20"/>
                <w:szCs w:val="20"/>
              </w:rPr>
            </w:pPr>
            <w:r w:rsidRPr="00D71476">
              <w:rPr>
                <w:color w:val="000000"/>
                <w:sz w:val="20"/>
                <w:szCs w:val="20"/>
              </w:rPr>
              <w:lastRenderedPageBreak/>
              <w:t>2010</w:t>
            </w:r>
          </w:p>
        </w:tc>
        <w:tc>
          <w:tcPr>
            <w:tcW w:w="902" w:type="dxa"/>
            <w:tcBorders>
              <w:top w:val="nil"/>
              <w:left w:val="nil"/>
              <w:bottom w:val="nil"/>
              <w:right w:val="nil"/>
            </w:tcBorders>
            <w:shd w:val="clear" w:color="auto" w:fill="auto"/>
            <w:noWrap/>
            <w:vAlign w:val="center"/>
            <w:hideMark/>
          </w:tcPr>
          <w:p w14:paraId="3F299AE0" w14:textId="77777777" w:rsidR="004359A4" w:rsidRPr="00D71476" w:rsidRDefault="004359A4" w:rsidP="004359A4">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4359A4" w:rsidRPr="00D71476" w:rsidRDefault="004359A4" w:rsidP="004359A4">
            <w:pPr>
              <w:jc w:val="center"/>
              <w:rPr>
                <w:color w:val="000000"/>
                <w:sz w:val="20"/>
                <w:szCs w:val="20"/>
              </w:rPr>
            </w:pPr>
            <w:r w:rsidRPr="00D71476">
              <w:rPr>
                <w:color w:val="000000"/>
                <w:sz w:val="20"/>
                <w:szCs w:val="20"/>
              </w:rPr>
              <w:t>747</w:t>
            </w:r>
          </w:p>
        </w:tc>
        <w:tc>
          <w:tcPr>
            <w:tcW w:w="823" w:type="dxa"/>
            <w:tcBorders>
              <w:top w:val="nil"/>
              <w:left w:val="nil"/>
              <w:bottom w:val="nil"/>
              <w:right w:val="nil"/>
            </w:tcBorders>
            <w:shd w:val="clear" w:color="auto" w:fill="auto"/>
            <w:noWrap/>
            <w:vAlign w:val="center"/>
            <w:hideMark/>
          </w:tcPr>
          <w:p w14:paraId="1166CD38" w14:textId="77777777" w:rsidR="004359A4" w:rsidRPr="00D71476" w:rsidRDefault="004359A4" w:rsidP="004359A4">
            <w:pPr>
              <w:jc w:val="center"/>
              <w:rPr>
                <w:color w:val="000000"/>
                <w:sz w:val="20"/>
                <w:szCs w:val="20"/>
              </w:rPr>
            </w:pPr>
            <w:r w:rsidRPr="00D71476">
              <w:rPr>
                <w:color w:val="000000"/>
                <w:sz w:val="20"/>
                <w:szCs w:val="20"/>
              </w:rPr>
              <w:t>263</w:t>
            </w:r>
          </w:p>
        </w:tc>
        <w:tc>
          <w:tcPr>
            <w:tcW w:w="823" w:type="dxa"/>
            <w:tcBorders>
              <w:top w:val="nil"/>
              <w:left w:val="nil"/>
              <w:bottom w:val="nil"/>
              <w:right w:val="nil"/>
            </w:tcBorders>
            <w:shd w:val="clear" w:color="auto" w:fill="auto"/>
            <w:noWrap/>
            <w:vAlign w:val="center"/>
            <w:hideMark/>
          </w:tcPr>
          <w:p w14:paraId="2FDB9371" w14:textId="77777777" w:rsidR="004359A4" w:rsidRPr="00D71476" w:rsidRDefault="004359A4" w:rsidP="004359A4">
            <w:pPr>
              <w:jc w:val="center"/>
              <w:rPr>
                <w:color w:val="000000"/>
                <w:sz w:val="20"/>
                <w:szCs w:val="20"/>
              </w:rPr>
            </w:pPr>
            <w:r w:rsidRPr="00D71476">
              <w:rPr>
                <w:color w:val="000000"/>
                <w:sz w:val="20"/>
                <w:szCs w:val="20"/>
              </w:rPr>
              <w:t>484</w:t>
            </w:r>
          </w:p>
        </w:tc>
        <w:tc>
          <w:tcPr>
            <w:tcW w:w="1162" w:type="dxa"/>
            <w:tcBorders>
              <w:top w:val="nil"/>
              <w:left w:val="nil"/>
              <w:bottom w:val="nil"/>
              <w:right w:val="nil"/>
            </w:tcBorders>
            <w:shd w:val="clear" w:color="auto" w:fill="auto"/>
            <w:noWrap/>
            <w:vAlign w:val="center"/>
            <w:hideMark/>
          </w:tcPr>
          <w:p w14:paraId="15B43570" w14:textId="555A30D2" w:rsidR="004359A4" w:rsidRPr="00D71476" w:rsidRDefault="004359A4" w:rsidP="004359A4">
            <w:pPr>
              <w:jc w:val="center"/>
              <w:rPr>
                <w:color w:val="000000"/>
                <w:sz w:val="20"/>
                <w:szCs w:val="20"/>
              </w:rPr>
            </w:pPr>
            <w:r w:rsidRPr="00D71476">
              <w:rPr>
                <w:color w:val="000000"/>
                <w:sz w:val="20"/>
                <w:szCs w:val="20"/>
              </w:rPr>
              <w:t>0.13</w:t>
            </w:r>
          </w:p>
        </w:tc>
        <w:tc>
          <w:tcPr>
            <w:tcW w:w="729" w:type="dxa"/>
            <w:tcBorders>
              <w:top w:val="nil"/>
              <w:left w:val="nil"/>
              <w:bottom w:val="nil"/>
              <w:right w:val="nil"/>
            </w:tcBorders>
            <w:shd w:val="clear" w:color="auto" w:fill="auto"/>
            <w:noWrap/>
            <w:vAlign w:val="center"/>
            <w:hideMark/>
          </w:tcPr>
          <w:p w14:paraId="3D72C5EE" w14:textId="79604918" w:rsidR="004359A4" w:rsidRPr="00D71476" w:rsidRDefault="004359A4" w:rsidP="004359A4">
            <w:pPr>
              <w:jc w:val="center"/>
              <w:rPr>
                <w:color w:val="000000"/>
                <w:sz w:val="20"/>
                <w:szCs w:val="20"/>
              </w:rPr>
            </w:pPr>
            <w:r w:rsidRPr="00D71476">
              <w:rPr>
                <w:color w:val="000000"/>
                <w:sz w:val="20"/>
                <w:szCs w:val="20"/>
              </w:rPr>
              <w:t>0.12</w:t>
            </w:r>
          </w:p>
        </w:tc>
        <w:tc>
          <w:tcPr>
            <w:tcW w:w="758" w:type="dxa"/>
            <w:tcBorders>
              <w:top w:val="nil"/>
              <w:left w:val="nil"/>
              <w:bottom w:val="nil"/>
              <w:right w:val="nil"/>
            </w:tcBorders>
            <w:shd w:val="clear" w:color="auto" w:fill="auto"/>
            <w:noWrap/>
            <w:vAlign w:val="center"/>
            <w:hideMark/>
          </w:tcPr>
          <w:p w14:paraId="772016CC" w14:textId="3FBEAC46"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00E781B"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10B2654C" w14:textId="77777777" w:rsidR="004359A4" w:rsidRPr="00D71476" w:rsidRDefault="004359A4" w:rsidP="004359A4">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4359A4" w:rsidRPr="00D71476" w:rsidRDefault="004359A4" w:rsidP="004359A4">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4359A4" w:rsidRPr="00D71476" w:rsidRDefault="004359A4" w:rsidP="004359A4">
            <w:pPr>
              <w:jc w:val="center"/>
              <w:rPr>
                <w:color w:val="000000"/>
                <w:sz w:val="20"/>
                <w:szCs w:val="20"/>
              </w:rPr>
            </w:pPr>
            <w:r w:rsidRPr="00D71476">
              <w:rPr>
                <w:color w:val="000000"/>
                <w:sz w:val="20"/>
                <w:szCs w:val="20"/>
              </w:rPr>
              <w:t>725</w:t>
            </w:r>
          </w:p>
        </w:tc>
        <w:tc>
          <w:tcPr>
            <w:tcW w:w="823" w:type="dxa"/>
            <w:tcBorders>
              <w:top w:val="nil"/>
              <w:left w:val="nil"/>
              <w:bottom w:val="nil"/>
              <w:right w:val="nil"/>
            </w:tcBorders>
            <w:shd w:val="clear" w:color="auto" w:fill="auto"/>
            <w:noWrap/>
            <w:vAlign w:val="center"/>
            <w:hideMark/>
          </w:tcPr>
          <w:p w14:paraId="6BA013D2" w14:textId="77777777" w:rsidR="004359A4" w:rsidRPr="00D71476" w:rsidRDefault="004359A4" w:rsidP="004359A4">
            <w:pPr>
              <w:jc w:val="center"/>
              <w:rPr>
                <w:color w:val="000000"/>
                <w:sz w:val="20"/>
                <w:szCs w:val="20"/>
              </w:rPr>
            </w:pPr>
            <w:r w:rsidRPr="00D71476">
              <w:rPr>
                <w:color w:val="000000"/>
                <w:sz w:val="20"/>
                <w:szCs w:val="20"/>
              </w:rPr>
              <w:t>320</w:t>
            </w:r>
          </w:p>
        </w:tc>
        <w:tc>
          <w:tcPr>
            <w:tcW w:w="823" w:type="dxa"/>
            <w:tcBorders>
              <w:top w:val="nil"/>
              <w:left w:val="nil"/>
              <w:bottom w:val="nil"/>
              <w:right w:val="nil"/>
            </w:tcBorders>
            <w:shd w:val="clear" w:color="auto" w:fill="auto"/>
            <w:noWrap/>
            <w:vAlign w:val="center"/>
            <w:hideMark/>
          </w:tcPr>
          <w:p w14:paraId="77255E97" w14:textId="77777777" w:rsidR="004359A4" w:rsidRPr="00D71476" w:rsidRDefault="004359A4" w:rsidP="004359A4">
            <w:pPr>
              <w:jc w:val="center"/>
              <w:rPr>
                <w:color w:val="000000"/>
                <w:sz w:val="20"/>
                <w:szCs w:val="20"/>
              </w:rPr>
            </w:pPr>
            <w:r w:rsidRPr="00D71476">
              <w:rPr>
                <w:color w:val="000000"/>
                <w:sz w:val="20"/>
                <w:szCs w:val="20"/>
              </w:rPr>
              <w:t>405</w:t>
            </w:r>
          </w:p>
        </w:tc>
        <w:tc>
          <w:tcPr>
            <w:tcW w:w="1162" w:type="dxa"/>
            <w:tcBorders>
              <w:top w:val="nil"/>
              <w:left w:val="nil"/>
              <w:bottom w:val="nil"/>
              <w:right w:val="nil"/>
            </w:tcBorders>
            <w:shd w:val="clear" w:color="auto" w:fill="auto"/>
            <w:noWrap/>
            <w:vAlign w:val="center"/>
            <w:hideMark/>
          </w:tcPr>
          <w:p w14:paraId="6FAAB812" w14:textId="0C137370" w:rsidR="004359A4" w:rsidRPr="00D71476" w:rsidRDefault="004359A4" w:rsidP="004359A4">
            <w:pPr>
              <w:jc w:val="center"/>
              <w:rPr>
                <w:color w:val="000000"/>
                <w:sz w:val="20"/>
                <w:szCs w:val="20"/>
              </w:rPr>
            </w:pPr>
            <w:r w:rsidRPr="00D71476">
              <w:rPr>
                <w:color w:val="000000"/>
                <w:sz w:val="20"/>
                <w:szCs w:val="20"/>
              </w:rPr>
              <w:t>0.39</w:t>
            </w:r>
          </w:p>
        </w:tc>
        <w:tc>
          <w:tcPr>
            <w:tcW w:w="729" w:type="dxa"/>
            <w:tcBorders>
              <w:top w:val="nil"/>
              <w:left w:val="nil"/>
              <w:bottom w:val="nil"/>
              <w:right w:val="nil"/>
            </w:tcBorders>
            <w:shd w:val="clear" w:color="auto" w:fill="auto"/>
            <w:noWrap/>
            <w:vAlign w:val="center"/>
            <w:hideMark/>
          </w:tcPr>
          <w:p w14:paraId="03647611" w14:textId="7746CBFB" w:rsidR="004359A4" w:rsidRPr="00D71476" w:rsidRDefault="004359A4" w:rsidP="004359A4">
            <w:pPr>
              <w:jc w:val="center"/>
              <w:rPr>
                <w:color w:val="000000"/>
                <w:sz w:val="20"/>
                <w:szCs w:val="20"/>
              </w:rPr>
            </w:pPr>
            <w:r w:rsidRPr="00D71476">
              <w:rPr>
                <w:color w:val="000000"/>
                <w:sz w:val="20"/>
                <w:szCs w:val="20"/>
              </w:rPr>
              <w:t>0.34</w:t>
            </w:r>
          </w:p>
        </w:tc>
        <w:tc>
          <w:tcPr>
            <w:tcW w:w="758" w:type="dxa"/>
            <w:tcBorders>
              <w:top w:val="nil"/>
              <w:left w:val="nil"/>
              <w:bottom w:val="nil"/>
              <w:right w:val="nil"/>
            </w:tcBorders>
            <w:shd w:val="clear" w:color="auto" w:fill="auto"/>
            <w:noWrap/>
            <w:vAlign w:val="center"/>
            <w:hideMark/>
          </w:tcPr>
          <w:p w14:paraId="40121077" w14:textId="5F1315C7" w:rsidR="004359A4" w:rsidRPr="00D71476" w:rsidRDefault="004359A4" w:rsidP="004359A4">
            <w:pPr>
              <w:jc w:val="center"/>
              <w:rPr>
                <w:color w:val="000000"/>
                <w:sz w:val="20"/>
                <w:szCs w:val="20"/>
              </w:rPr>
            </w:pPr>
            <w:r w:rsidRPr="00D71476">
              <w:rPr>
                <w:color w:val="000000"/>
                <w:sz w:val="20"/>
                <w:szCs w:val="20"/>
              </w:rPr>
              <w:t>0.32</w:t>
            </w:r>
          </w:p>
        </w:tc>
      </w:tr>
      <w:tr w:rsidR="004359A4" w:rsidRPr="00D71476" w14:paraId="6284408C"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1622533E" w14:textId="77777777" w:rsidR="004359A4" w:rsidRPr="00D71476" w:rsidRDefault="004359A4" w:rsidP="004359A4">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4359A4" w:rsidRPr="00D71476" w:rsidRDefault="004359A4" w:rsidP="004359A4">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4359A4" w:rsidRPr="00D71476" w:rsidRDefault="004359A4" w:rsidP="004359A4">
            <w:pPr>
              <w:jc w:val="center"/>
              <w:rPr>
                <w:color w:val="000000"/>
                <w:sz w:val="20"/>
                <w:szCs w:val="20"/>
              </w:rPr>
            </w:pPr>
            <w:r w:rsidRPr="00D71476">
              <w:rPr>
                <w:color w:val="000000"/>
                <w:sz w:val="20"/>
                <w:szCs w:val="20"/>
              </w:rPr>
              <w:t>947</w:t>
            </w:r>
          </w:p>
        </w:tc>
        <w:tc>
          <w:tcPr>
            <w:tcW w:w="823" w:type="dxa"/>
            <w:tcBorders>
              <w:top w:val="nil"/>
              <w:left w:val="nil"/>
              <w:bottom w:val="nil"/>
              <w:right w:val="nil"/>
            </w:tcBorders>
            <w:shd w:val="clear" w:color="auto" w:fill="auto"/>
            <w:noWrap/>
            <w:vAlign w:val="center"/>
            <w:hideMark/>
          </w:tcPr>
          <w:p w14:paraId="441C0D14" w14:textId="77777777" w:rsidR="004359A4" w:rsidRPr="00D71476" w:rsidRDefault="004359A4" w:rsidP="004359A4">
            <w:pPr>
              <w:jc w:val="center"/>
              <w:rPr>
                <w:color w:val="000000"/>
                <w:sz w:val="20"/>
                <w:szCs w:val="20"/>
              </w:rPr>
            </w:pPr>
            <w:r w:rsidRPr="00D71476">
              <w:rPr>
                <w:color w:val="000000"/>
                <w:sz w:val="20"/>
                <w:szCs w:val="20"/>
              </w:rPr>
              <w:t>439</w:t>
            </w:r>
          </w:p>
        </w:tc>
        <w:tc>
          <w:tcPr>
            <w:tcW w:w="823" w:type="dxa"/>
            <w:tcBorders>
              <w:top w:val="nil"/>
              <w:left w:val="nil"/>
              <w:bottom w:val="nil"/>
              <w:right w:val="nil"/>
            </w:tcBorders>
            <w:shd w:val="clear" w:color="auto" w:fill="auto"/>
            <w:noWrap/>
            <w:vAlign w:val="center"/>
            <w:hideMark/>
          </w:tcPr>
          <w:p w14:paraId="032E8260" w14:textId="77777777" w:rsidR="004359A4" w:rsidRPr="00D71476" w:rsidRDefault="004359A4" w:rsidP="004359A4">
            <w:pPr>
              <w:jc w:val="center"/>
              <w:rPr>
                <w:color w:val="000000"/>
                <w:sz w:val="20"/>
                <w:szCs w:val="20"/>
              </w:rPr>
            </w:pPr>
            <w:r w:rsidRPr="00D71476">
              <w:rPr>
                <w:color w:val="000000"/>
                <w:sz w:val="20"/>
                <w:szCs w:val="20"/>
              </w:rPr>
              <w:t>508</w:t>
            </w:r>
          </w:p>
        </w:tc>
        <w:tc>
          <w:tcPr>
            <w:tcW w:w="1162" w:type="dxa"/>
            <w:tcBorders>
              <w:top w:val="nil"/>
              <w:left w:val="nil"/>
              <w:bottom w:val="nil"/>
              <w:right w:val="nil"/>
            </w:tcBorders>
            <w:shd w:val="clear" w:color="auto" w:fill="auto"/>
            <w:noWrap/>
            <w:vAlign w:val="center"/>
            <w:hideMark/>
          </w:tcPr>
          <w:p w14:paraId="2A4C42A4" w14:textId="3BB5A80D" w:rsidR="004359A4" w:rsidRPr="00D71476" w:rsidRDefault="004359A4" w:rsidP="004359A4">
            <w:pPr>
              <w:jc w:val="center"/>
              <w:rPr>
                <w:color w:val="000000"/>
                <w:sz w:val="20"/>
                <w:szCs w:val="20"/>
              </w:rPr>
            </w:pPr>
            <w:r w:rsidRPr="00D71476">
              <w:rPr>
                <w:color w:val="000000"/>
                <w:sz w:val="20"/>
                <w:szCs w:val="20"/>
              </w:rPr>
              <w:t>0.18</w:t>
            </w:r>
          </w:p>
        </w:tc>
        <w:tc>
          <w:tcPr>
            <w:tcW w:w="729" w:type="dxa"/>
            <w:tcBorders>
              <w:top w:val="nil"/>
              <w:left w:val="nil"/>
              <w:bottom w:val="nil"/>
              <w:right w:val="nil"/>
            </w:tcBorders>
            <w:shd w:val="clear" w:color="auto" w:fill="auto"/>
            <w:noWrap/>
            <w:vAlign w:val="center"/>
            <w:hideMark/>
          </w:tcPr>
          <w:p w14:paraId="4AA55609" w14:textId="787EE977" w:rsidR="004359A4" w:rsidRPr="00D71476" w:rsidRDefault="004359A4" w:rsidP="004359A4">
            <w:pPr>
              <w:jc w:val="center"/>
              <w:rPr>
                <w:color w:val="000000"/>
                <w:sz w:val="20"/>
                <w:szCs w:val="20"/>
              </w:rPr>
            </w:pPr>
            <w:r w:rsidRPr="00D71476">
              <w:rPr>
                <w:color w:val="000000"/>
                <w:sz w:val="20"/>
                <w:szCs w:val="20"/>
              </w:rPr>
              <w:t>0.11</w:t>
            </w:r>
          </w:p>
        </w:tc>
        <w:tc>
          <w:tcPr>
            <w:tcW w:w="758" w:type="dxa"/>
            <w:tcBorders>
              <w:top w:val="nil"/>
              <w:left w:val="nil"/>
              <w:bottom w:val="nil"/>
              <w:right w:val="nil"/>
            </w:tcBorders>
            <w:shd w:val="clear" w:color="auto" w:fill="auto"/>
            <w:noWrap/>
            <w:vAlign w:val="center"/>
            <w:hideMark/>
          </w:tcPr>
          <w:p w14:paraId="43E27A8D" w14:textId="2B0F234D" w:rsidR="004359A4" w:rsidRPr="00D71476" w:rsidRDefault="004359A4" w:rsidP="004359A4">
            <w:pPr>
              <w:jc w:val="center"/>
              <w:rPr>
                <w:color w:val="000000"/>
                <w:sz w:val="20"/>
                <w:szCs w:val="20"/>
              </w:rPr>
            </w:pPr>
            <w:r w:rsidRPr="00D71476">
              <w:rPr>
                <w:color w:val="000000"/>
                <w:sz w:val="20"/>
                <w:szCs w:val="20"/>
              </w:rPr>
              <w:t>0.19</w:t>
            </w:r>
          </w:p>
        </w:tc>
      </w:tr>
      <w:tr w:rsidR="004359A4" w:rsidRPr="00D71476" w14:paraId="7A53E5DF"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06AD2616" w14:textId="77777777" w:rsidR="004359A4" w:rsidRPr="00D71476" w:rsidRDefault="004359A4" w:rsidP="004359A4">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4359A4" w:rsidRPr="00D71476" w:rsidRDefault="004359A4" w:rsidP="004359A4">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4359A4" w:rsidRPr="00D71476" w:rsidRDefault="004359A4" w:rsidP="004359A4">
            <w:pPr>
              <w:jc w:val="center"/>
              <w:rPr>
                <w:color w:val="000000"/>
                <w:sz w:val="20"/>
                <w:szCs w:val="20"/>
              </w:rPr>
            </w:pPr>
            <w:r w:rsidRPr="00D71476">
              <w:rPr>
                <w:color w:val="000000"/>
                <w:sz w:val="20"/>
                <w:szCs w:val="20"/>
              </w:rPr>
              <w:t>627</w:t>
            </w:r>
          </w:p>
        </w:tc>
        <w:tc>
          <w:tcPr>
            <w:tcW w:w="823" w:type="dxa"/>
            <w:tcBorders>
              <w:top w:val="nil"/>
              <w:left w:val="nil"/>
              <w:bottom w:val="nil"/>
              <w:right w:val="nil"/>
            </w:tcBorders>
            <w:shd w:val="clear" w:color="auto" w:fill="auto"/>
            <w:noWrap/>
            <w:vAlign w:val="center"/>
            <w:hideMark/>
          </w:tcPr>
          <w:p w14:paraId="206C2A24" w14:textId="77777777" w:rsidR="004359A4" w:rsidRPr="00D71476" w:rsidRDefault="004359A4" w:rsidP="004359A4">
            <w:pPr>
              <w:jc w:val="center"/>
              <w:rPr>
                <w:color w:val="000000"/>
                <w:sz w:val="20"/>
                <w:szCs w:val="20"/>
              </w:rPr>
            </w:pPr>
            <w:r w:rsidRPr="00D71476">
              <w:rPr>
                <w:color w:val="000000"/>
                <w:sz w:val="20"/>
                <w:szCs w:val="20"/>
              </w:rPr>
              <w:t>325</w:t>
            </w:r>
          </w:p>
        </w:tc>
        <w:tc>
          <w:tcPr>
            <w:tcW w:w="823" w:type="dxa"/>
            <w:tcBorders>
              <w:top w:val="nil"/>
              <w:left w:val="nil"/>
              <w:bottom w:val="nil"/>
              <w:right w:val="nil"/>
            </w:tcBorders>
            <w:shd w:val="clear" w:color="auto" w:fill="auto"/>
            <w:noWrap/>
            <w:vAlign w:val="center"/>
            <w:hideMark/>
          </w:tcPr>
          <w:p w14:paraId="70996770" w14:textId="77777777" w:rsidR="004359A4" w:rsidRPr="00D71476" w:rsidRDefault="004359A4" w:rsidP="004359A4">
            <w:pPr>
              <w:jc w:val="center"/>
              <w:rPr>
                <w:color w:val="000000"/>
                <w:sz w:val="20"/>
                <w:szCs w:val="20"/>
              </w:rPr>
            </w:pPr>
            <w:r w:rsidRPr="00D71476">
              <w:rPr>
                <w:color w:val="000000"/>
                <w:sz w:val="20"/>
                <w:szCs w:val="20"/>
              </w:rPr>
              <w:t>302</w:t>
            </w:r>
          </w:p>
        </w:tc>
        <w:tc>
          <w:tcPr>
            <w:tcW w:w="1162" w:type="dxa"/>
            <w:tcBorders>
              <w:top w:val="nil"/>
              <w:left w:val="nil"/>
              <w:bottom w:val="nil"/>
              <w:right w:val="nil"/>
            </w:tcBorders>
            <w:shd w:val="clear" w:color="auto" w:fill="auto"/>
            <w:noWrap/>
            <w:vAlign w:val="center"/>
            <w:hideMark/>
          </w:tcPr>
          <w:p w14:paraId="48223503" w14:textId="2745F3D6" w:rsidR="004359A4" w:rsidRPr="00D71476" w:rsidRDefault="004359A4" w:rsidP="004359A4">
            <w:pPr>
              <w:jc w:val="center"/>
              <w:rPr>
                <w:color w:val="000000"/>
                <w:sz w:val="20"/>
                <w:szCs w:val="20"/>
              </w:rPr>
            </w:pPr>
            <w:r w:rsidRPr="00D71476">
              <w:rPr>
                <w:color w:val="000000"/>
                <w:sz w:val="20"/>
                <w:szCs w:val="20"/>
              </w:rPr>
              <w:t>0.24</w:t>
            </w:r>
          </w:p>
        </w:tc>
        <w:tc>
          <w:tcPr>
            <w:tcW w:w="729" w:type="dxa"/>
            <w:tcBorders>
              <w:top w:val="nil"/>
              <w:left w:val="nil"/>
              <w:bottom w:val="nil"/>
              <w:right w:val="nil"/>
            </w:tcBorders>
            <w:shd w:val="clear" w:color="auto" w:fill="auto"/>
            <w:noWrap/>
            <w:vAlign w:val="center"/>
            <w:hideMark/>
          </w:tcPr>
          <w:p w14:paraId="6358A1B5" w14:textId="69287826" w:rsidR="004359A4" w:rsidRPr="00D71476" w:rsidRDefault="004359A4" w:rsidP="004359A4">
            <w:pPr>
              <w:jc w:val="center"/>
              <w:rPr>
                <w:color w:val="000000"/>
                <w:sz w:val="20"/>
                <w:szCs w:val="20"/>
              </w:rPr>
            </w:pPr>
            <w:r w:rsidRPr="00D71476">
              <w:rPr>
                <w:color w:val="000000"/>
                <w:sz w:val="20"/>
                <w:szCs w:val="20"/>
              </w:rPr>
              <w:t>0.14</w:t>
            </w:r>
          </w:p>
        </w:tc>
        <w:tc>
          <w:tcPr>
            <w:tcW w:w="758" w:type="dxa"/>
            <w:tcBorders>
              <w:top w:val="nil"/>
              <w:left w:val="nil"/>
              <w:bottom w:val="nil"/>
              <w:right w:val="nil"/>
            </w:tcBorders>
            <w:shd w:val="clear" w:color="auto" w:fill="auto"/>
            <w:noWrap/>
            <w:vAlign w:val="center"/>
            <w:hideMark/>
          </w:tcPr>
          <w:p w14:paraId="5A4092FD" w14:textId="2DC7E140"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5444B46"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7FA6A6C6" w14:textId="77777777" w:rsidR="004359A4" w:rsidRPr="00D71476" w:rsidRDefault="004359A4" w:rsidP="004359A4">
            <w:pPr>
              <w:jc w:val="center"/>
              <w:rPr>
                <w:color w:val="000000"/>
                <w:sz w:val="20"/>
                <w:szCs w:val="20"/>
              </w:rPr>
            </w:pPr>
            <w:r w:rsidRPr="00D71476">
              <w:rPr>
                <w:color w:val="000000"/>
                <w:sz w:val="20"/>
                <w:szCs w:val="20"/>
              </w:rPr>
              <w:t>2014</w:t>
            </w:r>
          </w:p>
        </w:tc>
        <w:tc>
          <w:tcPr>
            <w:tcW w:w="902" w:type="dxa"/>
            <w:tcBorders>
              <w:top w:val="nil"/>
              <w:left w:val="nil"/>
              <w:bottom w:val="nil"/>
              <w:right w:val="nil"/>
            </w:tcBorders>
            <w:shd w:val="clear" w:color="auto" w:fill="auto"/>
            <w:noWrap/>
            <w:vAlign w:val="center"/>
            <w:hideMark/>
          </w:tcPr>
          <w:p w14:paraId="3759096B" w14:textId="77777777" w:rsidR="004359A4" w:rsidRPr="00D71476" w:rsidRDefault="004359A4" w:rsidP="004359A4">
            <w:pPr>
              <w:jc w:val="center"/>
              <w:rPr>
                <w:color w:val="000000"/>
                <w:sz w:val="20"/>
                <w:szCs w:val="20"/>
              </w:rPr>
            </w:pPr>
            <w:r w:rsidRPr="00D71476">
              <w:rPr>
                <w:color w:val="000000"/>
                <w:sz w:val="20"/>
                <w:szCs w:val="20"/>
              </w:rPr>
              <w:t>73</w:t>
            </w:r>
          </w:p>
        </w:tc>
        <w:tc>
          <w:tcPr>
            <w:tcW w:w="946" w:type="dxa"/>
            <w:tcBorders>
              <w:top w:val="nil"/>
              <w:left w:val="nil"/>
              <w:bottom w:val="nil"/>
              <w:right w:val="nil"/>
            </w:tcBorders>
            <w:shd w:val="clear" w:color="auto" w:fill="auto"/>
            <w:noWrap/>
            <w:vAlign w:val="center"/>
            <w:hideMark/>
          </w:tcPr>
          <w:p w14:paraId="6DCB21B7" w14:textId="77777777" w:rsidR="004359A4" w:rsidRPr="00D71476" w:rsidRDefault="004359A4" w:rsidP="004359A4">
            <w:pPr>
              <w:jc w:val="center"/>
              <w:rPr>
                <w:color w:val="000000"/>
                <w:sz w:val="20"/>
                <w:szCs w:val="20"/>
              </w:rPr>
            </w:pPr>
            <w:r w:rsidRPr="00D71476">
              <w:rPr>
                <w:color w:val="000000"/>
                <w:sz w:val="20"/>
                <w:szCs w:val="20"/>
              </w:rPr>
              <w:t>652</w:t>
            </w:r>
          </w:p>
        </w:tc>
        <w:tc>
          <w:tcPr>
            <w:tcW w:w="823" w:type="dxa"/>
            <w:tcBorders>
              <w:top w:val="nil"/>
              <w:left w:val="nil"/>
              <w:bottom w:val="nil"/>
              <w:right w:val="nil"/>
            </w:tcBorders>
            <w:shd w:val="clear" w:color="auto" w:fill="auto"/>
            <w:noWrap/>
            <w:vAlign w:val="center"/>
            <w:hideMark/>
          </w:tcPr>
          <w:p w14:paraId="24D94D23" w14:textId="77777777" w:rsidR="004359A4" w:rsidRPr="00D71476" w:rsidRDefault="004359A4" w:rsidP="004359A4">
            <w:pPr>
              <w:jc w:val="center"/>
              <w:rPr>
                <w:color w:val="000000"/>
                <w:sz w:val="20"/>
                <w:szCs w:val="20"/>
              </w:rPr>
            </w:pPr>
            <w:r w:rsidRPr="00D71476">
              <w:rPr>
                <w:color w:val="000000"/>
                <w:sz w:val="20"/>
                <w:szCs w:val="20"/>
              </w:rPr>
              <w:t>386</w:t>
            </w:r>
          </w:p>
        </w:tc>
        <w:tc>
          <w:tcPr>
            <w:tcW w:w="823" w:type="dxa"/>
            <w:tcBorders>
              <w:top w:val="nil"/>
              <w:left w:val="nil"/>
              <w:bottom w:val="nil"/>
              <w:right w:val="nil"/>
            </w:tcBorders>
            <w:shd w:val="clear" w:color="auto" w:fill="auto"/>
            <w:noWrap/>
            <w:vAlign w:val="center"/>
            <w:hideMark/>
          </w:tcPr>
          <w:p w14:paraId="3F7101AB" w14:textId="77777777" w:rsidR="004359A4" w:rsidRPr="00D71476" w:rsidRDefault="004359A4" w:rsidP="004359A4">
            <w:pPr>
              <w:jc w:val="center"/>
              <w:rPr>
                <w:color w:val="000000"/>
                <w:sz w:val="20"/>
                <w:szCs w:val="20"/>
              </w:rPr>
            </w:pPr>
            <w:r w:rsidRPr="00D71476">
              <w:rPr>
                <w:color w:val="000000"/>
                <w:sz w:val="20"/>
                <w:szCs w:val="20"/>
              </w:rPr>
              <w:t>266</w:t>
            </w:r>
          </w:p>
        </w:tc>
        <w:tc>
          <w:tcPr>
            <w:tcW w:w="1162" w:type="dxa"/>
            <w:tcBorders>
              <w:top w:val="nil"/>
              <w:left w:val="nil"/>
              <w:bottom w:val="nil"/>
              <w:right w:val="nil"/>
            </w:tcBorders>
            <w:shd w:val="clear" w:color="auto" w:fill="auto"/>
            <w:noWrap/>
            <w:vAlign w:val="center"/>
            <w:hideMark/>
          </w:tcPr>
          <w:p w14:paraId="6D59E1AC" w14:textId="24DCAA23" w:rsidR="004359A4" w:rsidRPr="00D71476" w:rsidRDefault="004359A4" w:rsidP="004359A4">
            <w:pPr>
              <w:jc w:val="center"/>
              <w:rPr>
                <w:color w:val="000000"/>
                <w:sz w:val="20"/>
                <w:szCs w:val="20"/>
              </w:rPr>
            </w:pPr>
            <w:r w:rsidRPr="00D71476">
              <w:rPr>
                <w:color w:val="000000"/>
                <w:sz w:val="20"/>
                <w:szCs w:val="20"/>
              </w:rPr>
              <w:t>0.11</w:t>
            </w:r>
          </w:p>
        </w:tc>
        <w:tc>
          <w:tcPr>
            <w:tcW w:w="729" w:type="dxa"/>
            <w:tcBorders>
              <w:top w:val="nil"/>
              <w:left w:val="nil"/>
              <w:bottom w:val="nil"/>
              <w:right w:val="nil"/>
            </w:tcBorders>
            <w:shd w:val="clear" w:color="auto" w:fill="auto"/>
            <w:noWrap/>
            <w:vAlign w:val="center"/>
            <w:hideMark/>
          </w:tcPr>
          <w:p w14:paraId="2C337A8C" w14:textId="50BD8E9F" w:rsidR="004359A4" w:rsidRPr="00D71476" w:rsidRDefault="004359A4" w:rsidP="004359A4">
            <w:pPr>
              <w:jc w:val="center"/>
              <w:rPr>
                <w:color w:val="000000"/>
                <w:sz w:val="20"/>
                <w:szCs w:val="20"/>
              </w:rPr>
            </w:pPr>
            <w:r w:rsidRPr="00D71476">
              <w:rPr>
                <w:color w:val="000000"/>
                <w:sz w:val="20"/>
                <w:szCs w:val="20"/>
              </w:rPr>
              <w:t>0.08</w:t>
            </w:r>
          </w:p>
        </w:tc>
        <w:tc>
          <w:tcPr>
            <w:tcW w:w="758" w:type="dxa"/>
            <w:tcBorders>
              <w:top w:val="nil"/>
              <w:left w:val="nil"/>
              <w:bottom w:val="nil"/>
              <w:right w:val="nil"/>
            </w:tcBorders>
            <w:shd w:val="clear" w:color="auto" w:fill="auto"/>
            <w:noWrap/>
            <w:vAlign w:val="center"/>
            <w:hideMark/>
          </w:tcPr>
          <w:p w14:paraId="4DF11876" w14:textId="308D4B1A"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376E409" w14:textId="77777777" w:rsidTr="004359A4">
        <w:trPr>
          <w:trHeight w:val="320"/>
          <w:jc w:val="center"/>
        </w:trPr>
        <w:tc>
          <w:tcPr>
            <w:tcW w:w="817" w:type="dxa"/>
            <w:tcBorders>
              <w:top w:val="nil"/>
              <w:left w:val="nil"/>
              <w:bottom w:val="nil"/>
              <w:right w:val="nil"/>
            </w:tcBorders>
            <w:shd w:val="clear" w:color="auto" w:fill="auto"/>
            <w:noWrap/>
            <w:vAlign w:val="center"/>
            <w:hideMark/>
          </w:tcPr>
          <w:p w14:paraId="18087F32" w14:textId="77777777" w:rsidR="004359A4" w:rsidRPr="00D71476" w:rsidRDefault="004359A4" w:rsidP="004359A4">
            <w:pPr>
              <w:jc w:val="center"/>
              <w:rPr>
                <w:color w:val="000000"/>
                <w:sz w:val="20"/>
                <w:szCs w:val="20"/>
              </w:rPr>
            </w:pPr>
            <w:r w:rsidRPr="00D71476">
              <w:rPr>
                <w:color w:val="000000"/>
                <w:sz w:val="20"/>
                <w:szCs w:val="20"/>
              </w:rPr>
              <w:t>2015*</w:t>
            </w:r>
          </w:p>
        </w:tc>
        <w:tc>
          <w:tcPr>
            <w:tcW w:w="902" w:type="dxa"/>
            <w:tcBorders>
              <w:top w:val="nil"/>
              <w:left w:val="nil"/>
              <w:bottom w:val="nil"/>
              <w:right w:val="nil"/>
            </w:tcBorders>
            <w:shd w:val="clear" w:color="auto" w:fill="auto"/>
            <w:noWrap/>
            <w:vAlign w:val="center"/>
            <w:hideMark/>
          </w:tcPr>
          <w:p w14:paraId="19044E93" w14:textId="77777777" w:rsidR="004359A4" w:rsidRPr="00D71476" w:rsidRDefault="004359A4" w:rsidP="004359A4">
            <w:pPr>
              <w:jc w:val="center"/>
              <w:rPr>
                <w:color w:val="000000"/>
                <w:sz w:val="20"/>
                <w:szCs w:val="20"/>
              </w:rPr>
            </w:pPr>
            <w:r w:rsidRPr="00D71476">
              <w:rPr>
                <w:color w:val="000000"/>
                <w:sz w:val="20"/>
                <w:szCs w:val="20"/>
              </w:rPr>
              <w:t>69</w:t>
            </w:r>
          </w:p>
        </w:tc>
        <w:tc>
          <w:tcPr>
            <w:tcW w:w="946" w:type="dxa"/>
            <w:tcBorders>
              <w:top w:val="nil"/>
              <w:left w:val="nil"/>
              <w:bottom w:val="nil"/>
              <w:right w:val="nil"/>
            </w:tcBorders>
            <w:shd w:val="clear" w:color="auto" w:fill="auto"/>
            <w:noWrap/>
            <w:vAlign w:val="center"/>
            <w:hideMark/>
          </w:tcPr>
          <w:p w14:paraId="554713B9" w14:textId="77777777" w:rsidR="004359A4" w:rsidRPr="00D71476" w:rsidRDefault="004359A4" w:rsidP="004359A4">
            <w:pPr>
              <w:jc w:val="center"/>
              <w:rPr>
                <w:color w:val="000000"/>
                <w:sz w:val="20"/>
                <w:szCs w:val="20"/>
              </w:rPr>
            </w:pPr>
            <w:r w:rsidRPr="00D71476">
              <w:rPr>
                <w:color w:val="000000"/>
                <w:sz w:val="20"/>
                <w:szCs w:val="20"/>
              </w:rPr>
              <w:t>754</w:t>
            </w:r>
          </w:p>
        </w:tc>
        <w:tc>
          <w:tcPr>
            <w:tcW w:w="823" w:type="dxa"/>
            <w:tcBorders>
              <w:top w:val="nil"/>
              <w:left w:val="nil"/>
              <w:bottom w:val="nil"/>
              <w:right w:val="nil"/>
            </w:tcBorders>
            <w:shd w:val="clear" w:color="auto" w:fill="auto"/>
            <w:noWrap/>
            <w:vAlign w:val="center"/>
            <w:hideMark/>
          </w:tcPr>
          <w:p w14:paraId="22CC947F" w14:textId="77777777" w:rsidR="004359A4" w:rsidRPr="00D71476" w:rsidRDefault="004359A4" w:rsidP="004359A4">
            <w:pPr>
              <w:jc w:val="center"/>
              <w:rPr>
                <w:color w:val="000000"/>
                <w:sz w:val="20"/>
                <w:szCs w:val="20"/>
              </w:rPr>
            </w:pPr>
            <w:r w:rsidRPr="00D71476">
              <w:rPr>
                <w:color w:val="000000"/>
                <w:sz w:val="20"/>
                <w:szCs w:val="20"/>
              </w:rPr>
              <w:t>465</w:t>
            </w:r>
          </w:p>
        </w:tc>
        <w:tc>
          <w:tcPr>
            <w:tcW w:w="823" w:type="dxa"/>
            <w:tcBorders>
              <w:top w:val="nil"/>
              <w:left w:val="nil"/>
              <w:bottom w:val="nil"/>
              <w:right w:val="nil"/>
            </w:tcBorders>
            <w:shd w:val="clear" w:color="auto" w:fill="auto"/>
            <w:noWrap/>
            <w:vAlign w:val="center"/>
            <w:hideMark/>
          </w:tcPr>
          <w:p w14:paraId="1D69A262" w14:textId="77777777" w:rsidR="004359A4" w:rsidRPr="00D71476" w:rsidRDefault="004359A4" w:rsidP="004359A4">
            <w:pPr>
              <w:jc w:val="center"/>
              <w:rPr>
                <w:color w:val="000000"/>
                <w:sz w:val="20"/>
                <w:szCs w:val="20"/>
              </w:rPr>
            </w:pPr>
            <w:r w:rsidRPr="00D71476">
              <w:rPr>
                <w:color w:val="000000"/>
                <w:sz w:val="20"/>
                <w:szCs w:val="20"/>
              </w:rPr>
              <w:t>289</w:t>
            </w:r>
          </w:p>
        </w:tc>
        <w:tc>
          <w:tcPr>
            <w:tcW w:w="1162" w:type="dxa"/>
            <w:tcBorders>
              <w:top w:val="nil"/>
              <w:left w:val="nil"/>
              <w:bottom w:val="nil"/>
              <w:right w:val="nil"/>
            </w:tcBorders>
            <w:shd w:val="clear" w:color="auto" w:fill="auto"/>
            <w:noWrap/>
            <w:vAlign w:val="center"/>
            <w:hideMark/>
          </w:tcPr>
          <w:p w14:paraId="78873FB2" w14:textId="50F2C6E6" w:rsidR="004359A4" w:rsidRPr="00D71476" w:rsidRDefault="004359A4" w:rsidP="004359A4">
            <w:pPr>
              <w:jc w:val="center"/>
              <w:rPr>
                <w:color w:val="000000"/>
                <w:sz w:val="20"/>
                <w:szCs w:val="20"/>
              </w:rPr>
            </w:pPr>
            <w:r w:rsidRPr="00D71476">
              <w:rPr>
                <w:color w:val="000000"/>
                <w:sz w:val="20"/>
                <w:szCs w:val="20"/>
              </w:rPr>
              <w:t>0.09</w:t>
            </w:r>
          </w:p>
        </w:tc>
        <w:tc>
          <w:tcPr>
            <w:tcW w:w="729" w:type="dxa"/>
            <w:tcBorders>
              <w:top w:val="nil"/>
              <w:left w:val="nil"/>
              <w:bottom w:val="nil"/>
              <w:right w:val="nil"/>
            </w:tcBorders>
            <w:shd w:val="clear" w:color="auto" w:fill="auto"/>
            <w:noWrap/>
            <w:vAlign w:val="center"/>
            <w:hideMark/>
          </w:tcPr>
          <w:p w14:paraId="77A39568" w14:textId="059F5D0F" w:rsidR="004359A4" w:rsidRPr="00D71476" w:rsidRDefault="004359A4" w:rsidP="004359A4">
            <w:pPr>
              <w:jc w:val="center"/>
              <w:rPr>
                <w:color w:val="000000"/>
                <w:sz w:val="20"/>
                <w:szCs w:val="20"/>
              </w:rPr>
            </w:pPr>
            <w:r w:rsidRPr="00D71476">
              <w:rPr>
                <w:color w:val="000000"/>
                <w:sz w:val="20"/>
                <w:szCs w:val="20"/>
              </w:rPr>
              <w:t>0.06</w:t>
            </w:r>
          </w:p>
        </w:tc>
        <w:tc>
          <w:tcPr>
            <w:tcW w:w="758" w:type="dxa"/>
            <w:tcBorders>
              <w:top w:val="nil"/>
              <w:left w:val="nil"/>
              <w:bottom w:val="nil"/>
              <w:right w:val="nil"/>
            </w:tcBorders>
            <w:shd w:val="clear" w:color="auto" w:fill="auto"/>
            <w:noWrap/>
            <w:vAlign w:val="center"/>
            <w:hideMark/>
          </w:tcPr>
          <w:p w14:paraId="59A7BFD3" w14:textId="1AAF97A7" w:rsidR="004359A4" w:rsidRPr="00D71476" w:rsidRDefault="004359A4" w:rsidP="004359A4">
            <w:pPr>
              <w:jc w:val="center"/>
              <w:rPr>
                <w:color w:val="000000"/>
                <w:sz w:val="20"/>
                <w:szCs w:val="20"/>
              </w:rPr>
            </w:pPr>
            <w:r w:rsidRPr="00D71476">
              <w:rPr>
                <w:color w:val="000000"/>
                <w:sz w:val="20"/>
                <w:szCs w:val="20"/>
              </w:rPr>
              <w:t>0.12</w:t>
            </w:r>
          </w:p>
        </w:tc>
      </w:tr>
      <w:tr w:rsidR="004359A4" w:rsidRPr="00D71476" w14:paraId="54455F78" w14:textId="77777777" w:rsidTr="004359A4">
        <w:trPr>
          <w:trHeight w:val="320"/>
          <w:jc w:val="center"/>
        </w:trPr>
        <w:tc>
          <w:tcPr>
            <w:tcW w:w="817" w:type="dxa"/>
            <w:tcBorders>
              <w:top w:val="nil"/>
              <w:left w:val="nil"/>
              <w:right w:val="nil"/>
            </w:tcBorders>
            <w:shd w:val="clear" w:color="auto" w:fill="auto"/>
            <w:noWrap/>
            <w:vAlign w:val="center"/>
            <w:hideMark/>
          </w:tcPr>
          <w:p w14:paraId="5316F3B4" w14:textId="77777777" w:rsidR="004359A4" w:rsidRPr="00D71476" w:rsidRDefault="004359A4" w:rsidP="004359A4">
            <w:pPr>
              <w:jc w:val="center"/>
              <w:rPr>
                <w:color w:val="000000"/>
                <w:sz w:val="20"/>
                <w:szCs w:val="20"/>
              </w:rPr>
            </w:pPr>
            <w:r w:rsidRPr="00D71476">
              <w:rPr>
                <w:color w:val="000000"/>
                <w:sz w:val="20"/>
                <w:szCs w:val="20"/>
              </w:rPr>
              <w:t>2016**</w:t>
            </w:r>
          </w:p>
        </w:tc>
        <w:tc>
          <w:tcPr>
            <w:tcW w:w="902" w:type="dxa"/>
            <w:tcBorders>
              <w:top w:val="nil"/>
              <w:left w:val="nil"/>
              <w:right w:val="nil"/>
            </w:tcBorders>
            <w:shd w:val="clear" w:color="auto" w:fill="auto"/>
            <w:noWrap/>
            <w:vAlign w:val="center"/>
            <w:hideMark/>
          </w:tcPr>
          <w:p w14:paraId="32901057" w14:textId="77777777" w:rsidR="004359A4" w:rsidRPr="00D71476" w:rsidRDefault="004359A4" w:rsidP="004359A4">
            <w:pPr>
              <w:jc w:val="center"/>
              <w:rPr>
                <w:color w:val="000000"/>
                <w:sz w:val="20"/>
                <w:szCs w:val="20"/>
              </w:rPr>
            </w:pPr>
            <w:r w:rsidRPr="00D71476">
              <w:rPr>
                <w:color w:val="000000"/>
                <w:sz w:val="20"/>
                <w:szCs w:val="20"/>
              </w:rPr>
              <w:t>135</w:t>
            </w:r>
          </w:p>
        </w:tc>
        <w:tc>
          <w:tcPr>
            <w:tcW w:w="946" w:type="dxa"/>
            <w:tcBorders>
              <w:top w:val="nil"/>
              <w:left w:val="nil"/>
              <w:right w:val="nil"/>
            </w:tcBorders>
            <w:shd w:val="clear" w:color="auto" w:fill="auto"/>
            <w:noWrap/>
            <w:vAlign w:val="center"/>
            <w:hideMark/>
          </w:tcPr>
          <w:p w14:paraId="5BCFAC2D" w14:textId="77777777" w:rsidR="004359A4" w:rsidRPr="00D71476" w:rsidRDefault="004359A4" w:rsidP="004359A4">
            <w:pPr>
              <w:jc w:val="center"/>
              <w:rPr>
                <w:color w:val="000000"/>
                <w:sz w:val="20"/>
                <w:szCs w:val="20"/>
              </w:rPr>
            </w:pPr>
            <w:r w:rsidRPr="00D71476">
              <w:rPr>
                <w:color w:val="000000"/>
                <w:sz w:val="20"/>
                <w:szCs w:val="20"/>
              </w:rPr>
              <w:t>705</w:t>
            </w:r>
          </w:p>
        </w:tc>
        <w:tc>
          <w:tcPr>
            <w:tcW w:w="823" w:type="dxa"/>
            <w:tcBorders>
              <w:top w:val="nil"/>
              <w:left w:val="nil"/>
              <w:right w:val="nil"/>
            </w:tcBorders>
            <w:shd w:val="clear" w:color="auto" w:fill="auto"/>
            <w:noWrap/>
            <w:vAlign w:val="center"/>
            <w:hideMark/>
          </w:tcPr>
          <w:p w14:paraId="490D1AA1" w14:textId="77777777" w:rsidR="004359A4" w:rsidRPr="00D71476" w:rsidRDefault="004359A4" w:rsidP="004359A4">
            <w:pPr>
              <w:jc w:val="center"/>
              <w:rPr>
                <w:color w:val="000000"/>
                <w:sz w:val="20"/>
                <w:szCs w:val="20"/>
              </w:rPr>
            </w:pPr>
            <w:r w:rsidRPr="00D71476">
              <w:rPr>
                <w:color w:val="000000"/>
                <w:sz w:val="20"/>
                <w:szCs w:val="20"/>
              </w:rPr>
              <w:t>403</w:t>
            </w:r>
          </w:p>
        </w:tc>
        <w:tc>
          <w:tcPr>
            <w:tcW w:w="823" w:type="dxa"/>
            <w:tcBorders>
              <w:top w:val="nil"/>
              <w:left w:val="nil"/>
              <w:right w:val="nil"/>
            </w:tcBorders>
            <w:shd w:val="clear" w:color="auto" w:fill="auto"/>
            <w:noWrap/>
            <w:vAlign w:val="center"/>
            <w:hideMark/>
          </w:tcPr>
          <w:p w14:paraId="16C37BFD" w14:textId="77777777" w:rsidR="004359A4" w:rsidRPr="00D71476" w:rsidRDefault="004359A4" w:rsidP="004359A4">
            <w:pPr>
              <w:jc w:val="center"/>
              <w:rPr>
                <w:color w:val="000000"/>
                <w:sz w:val="20"/>
                <w:szCs w:val="20"/>
              </w:rPr>
            </w:pPr>
            <w:r w:rsidRPr="00D71476">
              <w:rPr>
                <w:color w:val="000000"/>
                <w:sz w:val="20"/>
                <w:szCs w:val="20"/>
              </w:rPr>
              <w:t>302</w:t>
            </w:r>
          </w:p>
        </w:tc>
        <w:tc>
          <w:tcPr>
            <w:tcW w:w="1162" w:type="dxa"/>
            <w:tcBorders>
              <w:top w:val="nil"/>
              <w:left w:val="nil"/>
              <w:right w:val="nil"/>
            </w:tcBorders>
            <w:shd w:val="clear" w:color="auto" w:fill="auto"/>
            <w:noWrap/>
            <w:vAlign w:val="center"/>
            <w:hideMark/>
          </w:tcPr>
          <w:p w14:paraId="64786928" w14:textId="549851A0" w:rsidR="004359A4" w:rsidRPr="00D71476" w:rsidRDefault="004359A4" w:rsidP="004359A4">
            <w:pPr>
              <w:jc w:val="center"/>
              <w:rPr>
                <w:color w:val="000000"/>
                <w:sz w:val="20"/>
                <w:szCs w:val="20"/>
              </w:rPr>
            </w:pPr>
            <w:r w:rsidRPr="00D71476">
              <w:rPr>
                <w:color w:val="000000"/>
                <w:sz w:val="20"/>
                <w:szCs w:val="20"/>
              </w:rPr>
              <w:t>0.19</w:t>
            </w:r>
          </w:p>
        </w:tc>
        <w:tc>
          <w:tcPr>
            <w:tcW w:w="729" w:type="dxa"/>
            <w:tcBorders>
              <w:top w:val="nil"/>
              <w:left w:val="nil"/>
              <w:right w:val="nil"/>
            </w:tcBorders>
            <w:shd w:val="clear" w:color="auto" w:fill="auto"/>
            <w:noWrap/>
            <w:vAlign w:val="center"/>
            <w:hideMark/>
          </w:tcPr>
          <w:p w14:paraId="7A6711F9" w14:textId="3D7CD313" w:rsidR="004359A4" w:rsidRPr="00D71476" w:rsidRDefault="004359A4" w:rsidP="004359A4">
            <w:pPr>
              <w:jc w:val="center"/>
              <w:rPr>
                <w:color w:val="000000"/>
                <w:sz w:val="20"/>
                <w:szCs w:val="20"/>
              </w:rPr>
            </w:pPr>
            <w:r w:rsidRPr="00D71476">
              <w:rPr>
                <w:color w:val="000000"/>
                <w:sz w:val="20"/>
                <w:szCs w:val="20"/>
              </w:rPr>
              <w:t>0.10</w:t>
            </w:r>
          </w:p>
        </w:tc>
        <w:tc>
          <w:tcPr>
            <w:tcW w:w="758" w:type="dxa"/>
            <w:tcBorders>
              <w:top w:val="nil"/>
              <w:left w:val="nil"/>
              <w:right w:val="nil"/>
            </w:tcBorders>
            <w:shd w:val="clear" w:color="auto" w:fill="auto"/>
            <w:noWrap/>
            <w:vAlign w:val="center"/>
            <w:hideMark/>
          </w:tcPr>
          <w:p w14:paraId="5F29739E" w14:textId="20621C14" w:rsidR="004359A4" w:rsidRPr="00D71476" w:rsidRDefault="004359A4" w:rsidP="004359A4">
            <w:pPr>
              <w:jc w:val="center"/>
              <w:rPr>
                <w:color w:val="000000"/>
                <w:sz w:val="20"/>
                <w:szCs w:val="20"/>
              </w:rPr>
            </w:pPr>
            <w:r w:rsidRPr="00D71476">
              <w:rPr>
                <w:color w:val="000000"/>
                <w:sz w:val="20"/>
                <w:szCs w:val="20"/>
              </w:rPr>
              <w:t>0.29</w:t>
            </w:r>
          </w:p>
        </w:tc>
      </w:tr>
      <w:tr w:rsidR="004359A4" w:rsidRPr="00D71476" w14:paraId="57E34D2C" w14:textId="77777777" w:rsidTr="004359A4">
        <w:trPr>
          <w:trHeight w:val="320"/>
          <w:jc w:val="center"/>
        </w:trPr>
        <w:tc>
          <w:tcPr>
            <w:tcW w:w="817" w:type="dxa"/>
            <w:tcBorders>
              <w:top w:val="nil"/>
              <w:left w:val="nil"/>
              <w:bottom w:val="single" w:sz="4" w:space="0" w:color="auto"/>
              <w:right w:val="nil"/>
            </w:tcBorders>
            <w:shd w:val="clear" w:color="auto" w:fill="auto"/>
            <w:noWrap/>
            <w:vAlign w:val="center"/>
            <w:hideMark/>
          </w:tcPr>
          <w:p w14:paraId="046C6E17" w14:textId="5105336B" w:rsidR="004359A4" w:rsidRPr="00D71476" w:rsidRDefault="004359A4" w:rsidP="004359A4">
            <w:pPr>
              <w:jc w:val="center"/>
              <w:rPr>
                <w:color w:val="000000"/>
                <w:sz w:val="20"/>
                <w:szCs w:val="20"/>
              </w:rPr>
            </w:pPr>
            <w:r w:rsidRPr="00D71476">
              <w:rPr>
                <w:color w:val="000000"/>
                <w:sz w:val="20"/>
                <w:szCs w:val="20"/>
              </w:rPr>
              <w:t>2017**</w:t>
            </w:r>
          </w:p>
        </w:tc>
        <w:tc>
          <w:tcPr>
            <w:tcW w:w="902" w:type="dxa"/>
            <w:tcBorders>
              <w:top w:val="nil"/>
              <w:left w:val="nil"/>
              <w:bottom w:val="single" w:sz="4" w:space="0" w:color="auto"/>
              <w:right w:val="nil"/>
            </w:tcBorders>
            <w:shd w:val="clear" w:color="auto" w:fill="auto"/>
            <w:noWrap/>
            <w:vAlign w:val="center"/>
            <w:hideMark/>
          </w:tcPr>
          <w:p w14:paraId="4EC8269F" w14:textId="77777777" w:rsidR="004359A4" w:rsidRPr="00D71476" w:rsidRDefault="004359A4" w:rsidP="004359A4">
            <w:pPr>
              <w:jc w:val="center"/>
              <w:rPr>
                <w:color w:val="000000"/>
                <w:sz w:val="20"/>
                <w:szCs w:val="20"/>
              </w:rPr>
            </w:pPr>
            <w:r w:rsidRPr="00D71476">
              <w:rPr>
                <w:color w:val="000000"/>
                <w:sz w:val="20"/>
                <w:szCs w:val="20"/>
              </w:rPr>
              <w:t>0</w:t>
            </w:r>
          </w:p>
        </w:tc>
        <w:tc>
          <w:tcPr>
            <w:tcW w:w="946" w:type="dxa"/>
            <w:tcBorders>
              <w:top w:val="nil"/>
              <w:left w:val="nil"/>
              <w:bottom w:val="single" w:sz="4" w:space="0" w:color="auto"/>
              <w:right w:val="nil"/>
            </w:tcBorders>
            <w:shd w:val="clear" w:color="auto" w:fill="auto"/>
            <w:noWrap/>
            <w:vAlign w:val="center"/>
            <w:hideMark/>
          </w:tcPr>
          <w:p w14:paraId="6F7E796D" w14:textId="77777777" w:rsidR="004359A4" w:rsidRPr="00D71476" w:rsidRDefault="004359A4" w:rsidP="004359A4">
            <w:pPr>
              <w:jc w:val="center"/>
              <w:rPr>
                <w:color w:val="000000"/>
                <w:sz w:val="20"/>
                <w:szCs w:val="20"/>
              </w:rPr>
            </w:pPr>
            <w:r w:rsidRPr="00D71476">
              <w:rPr>
                <w:color w:val="000000"/>
                <w:sz w:val="20"/>
                <w:szCs w:val="20"/>
              </w:rPr>
              <w:t>605</w:t>
            </w:r>
          </w:p>
        </w:tc>
        <w:tc>
          <w:tcPr>
            <w:tcW w:w="823" w:type="dxa"/>
            <w:tcBorders>
              <w:top w:val="nil"/>
              <w:left w:val="nil"/>
              <w:bottom w:val="single" w:sz="4" w:space="0" w:color="auto"/>
              <w:right w:val="nil"/>
            </w:tcBorders>
            <w:shd w:val="clear" w:color="auto" w:fill="auto"/>
            <w:noWrap/>
            <w:vAlign w:val="center"/>
            <w:hideMark/>
          </w:tcPr>
          <w:p w14:paraId="6205385E" w14:textId="77777777" w:rsidR="004359A4" w:rsidRPr="00D71476" w:rsidRDefault="004359A4" w:rsidP="004359A4">
            <w:pPr>
              <w:jc w:val="center"/>
              <w:rPr>
                <w:color w:val="000000"/>
                <w:sz w:val="20"/>
                <w:szCs w:val="20"/>
              </w:rPr>
            </w:pPr>
            <w:r w:rsidRPr="00D71476">
              <w:rPr>
                <w:color w:val="000000"/>
                <w:sz w:val="20"/>
                <w:szCs w:val="20"/>
              </w:rPr>
              <w:t>370</w:t>
            </w:r>
          </w:p>
        </w:tc>
        <w:tc>
          <w:tcPr>
            <w:tcW w:w="823" w:type="dxa"/>
            <w:tcBorders>
              <w:top w:val="nil"/>
              <w:left w:val="nil"/>
              <w:bottom w:val="single" w:sz="4" w:space="0" w:color="auto"/>
              <w:right w:val="nil"/>
            </w:tcBorders>
            <w:shd w:val="clear" w:color="auto" w:fill="auto"/>
            <w:noWrap/>
            <w:vAlign w:val="center"/>
            <w:hideMark/>
          </w:tcPr>
          <w:p w14:paraId="7D504C08" w14:textId="77777777" w:rsidR="004359A4" w:rsidRPr="00D71476" w:rsidRDefault="004359A4" w:rsidP="004359A4">
            <w:pPr>
              <w:jc w:val="center"/>
              <w:rPr>
                <w:color w:val="000000"/>
                <w:sz w:val="20"/>
                <w:szCs w:val="20"/>
              </w:rPr>
            </w:pPr>
            <w:r w:rsidRPr="00D71476">
              <w:rPr>
                <w:color w:val="000000"/>
                <w:sz w:val="20"/>
                <w:szCs w:val="20"/>
              </w:rPr>
              <w:t>235</w:t>
            </w:r>
          </w:p>
        </w:tc>
        <w:tc>
          <w:tcPr>
            <w:tcW w:w="1162" w:type="dxa"/>
            <w:tcBorders>
              <w:top w:val="nil"/>
              <w:left w:val="nil"/>
              <w:bottom w:val="single" w:sz="4" w:space="0" w:color="auto"/>
              <w:right w:val="nil"/>
            </w:tcBorders>
            <w:shd w:val="clear" w:color="auto" w:fill="auto"/>
            <w:noWrap/>
            <w:vAlign w:val="center"/>
            <w:hideMark/>
          </w:tcPr>
          <w:p w14:paraId="0C81BF9A" w14:textId="03E5F1BC" w:rsidR="004359A4" w:rsidRPr="00D71476" w:rsidRDefault="004359A4" w:rsidP="004359A4">
            <w:pPr>
              <w:jc w:val="center"/>
              <w:rPr>
                <w:color w:val="000000"/>
                <w:sz w:val="20"/>
                <w:szCs w:val="20"/>
              </w:rPr>
            </w:pPr>
            <w:r w:rsidRPr="00D71476">
              <w:rPr>
                <w:color w:val="000000"/>
                <w:sz w:val="20"/>
                <w:szCs w:val="20"/>
              </w:rPr>
              <w:t>0.00</w:t>
            </w:r>
          </w:p>
        </w:tc>
        <w:tc>
          <w:tcPr>
            <w:tcW w:w="729" w:type="dxa"/>
            <w:tcBorders>
              <w:top w:val="nil"/>
              <w:left w:val="nil"/>
              <w:bottom w:val="single" w:sz="4" w:space="0" w:color="auto"/>
              <w:right w:val="nil"/>
            </w:tcBorders>
            <w:shd w:val="clear" w:color="auto" w:fill="auto"/>
            <w:noWrap/>
            <w:vAlign w:val="center"/>
            <w:hideMark/>
          </w:tcPr>
          <w:p w14:paraId="68A0319D" w14:textId="2ABA436F" w:rsidR="004359A4" w:rsidRPr="00D71476" w:rsidRDefault="004359A4" w:rsidP="004359A4">
            <w:pPr>
              <w:jc w:val="center"/>
              <w:rPr>
                <w:color w:val="000000"/>
                <w:sz w:val="20"/>
                <w:szCs w:val="20"/>
              </w:rPr>
            </w:pPr>
            <w:r w:rsidRPr="00D71476">
              <w:rPr>
                <w:color w:val="000000"/>
                <w:sz w:val="20"/>
                <w:szCs w:val="20"/>
              </w:rPr>
              <w:t>0.00</w:t>
            </w:r>
          </w:p>
        </w:tc>
        <w:tc>
          <w:tcPr>
            <w:tcW w:w="758" w:type="dxa"/>
            <w:tcBorders>
              <w:top w:val="nil"/>
              <w:left w:val="nil"/>
              <w:bottom w:val="single" w:sz="4" w:space="0" w:color="auto"/>
              <w:right w:val="nil"/>
            </w:tcBorders>
            <w:shd w:val="clear" w:color="auto" w:fill="auto"/>
            <w:noWrap/>
            <w:vAlign w:val="center"/>
            <w:hideMark/>
          </w:tcPr>
          <w:p w14:paraId="649C367D" w14:textId="5D073C0E" w:rsidR="004359A4" w:rsidRPr="00D71476" w:rsidRDefault="004359A4" w:rsidP="004359A4">
            <w:pPr>
              <w:jc w:val="center"/>
              <w:rPr>
                <w:color w:val="000000"/>
                <w:sz w:val="20"/>
                <w:szCs w:val="20"/>
              </w:rPr>
            </w:pPr>
            <w:r w:rsidRPr="00D71476">
              <w:rPr>
                <w:color w:val="000000"/>
                <w:sz w:val="20"/>
                <w:szCs w:val="20"/>
              </w:rPr>
              <w:t>0.00</w:t>
            </w:r>
          </w:p>
        </w:tc>
      </w:tr>
    </w:tbl>
    <w:p w14:paraId="4A95C11B" w14:textId="698D021C" w:rsidR="004359A4" w:rsidRDefault="0071182D" w:rsidP="0071182D">
      <w:pPr>
        <w:ind w:left="1260" w:right="1170"/>
        <w:rPr>
          <w:rStyle w:val="Emphasis"/>
          <w:color w:val="333333"/>
          <w:sz w:val="20"/>
          <w:szCs w:val="20"/>
          <w:shd w:val="clear" w:color="auto" w:fill="FFFFFF"/>
        </w:rPr>
      </w:pPr>
      <w:r w:rsidRPr="00D71476">
        <w:rPr>
          <w:rStyle w:val="Strong"/>
          <w:color w:val="333333"/>
          <w:sz w:val="20"/>
          <w:szCs w:val="20"/>
          <w:shd w:val="clear" w:color="auto" w:fill="FFFFFF"/>
        </w:rPr>
        <w:t>Table 7:</w:t>
      </w:r>
      <w:r w:rsidRPr="00D71476">
        <w:rPr>
          <w:color w:val="333333"/>
          <w:sz w:val="20"/>
          <w:szCs w:val="20"/>
          <w:shd w:val="clear" w:color="auto" w:fill="FFFFFF"/>
        </w:rPr>
        <w:t> </w:t>
      </w:r>
      <w:commentRangeStart w:id="37"/>
      <w:r w:rsidRPr="00D71476">
        <w:rPr>
          <w:color w:val="333333"/>
          <w:sz w:val="20"/>
          <w:szCs w:val="20"/>
          <w:shd w:val="clear" w:color="auto" w:fill="FFFFFF"/>
        </w:rPr>
        <w:t xml:space="preserve">Cohort Replacement Rate (CRR) </w:t>
      </w:r>
      <w:commentRangeEnd w:id="37"/>
      <w:r w:rsidR="008C662F">
        <w:rPr>
          <w:rStyle w:val="CommentReference"/>
        </w:rPr>
        <w:commentReference w:id="37"/>
      </w:r>
      <w:r w:rsidRPr="00D71476">
        <w:rPr>
          <w:color w:val="333333"/>
          <w:sz w:val="20"/>
          <w:szCs w:val="20"/>
          <w:shd w:val="clear" w:color="auto" w:fill="FFFFFF"/>
        </w:rPr>
        <w:t>per parent year. CRR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00A15E5C">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D71476">
        <w:rPr>
          <w:rStyle w:val="Emphasis"/>
          <w:color w:val="333333"/>
          <w:sz w:val="20"/>
          <w:szCs w:val="20"/>
          <w:shd w:val="clear" w:color="auto" w:fill="FFFFFF"/>
        </w:rPr>
        <w:t>* Note that 2015 estimates do not include potential year 6 offspring. However we expect these offspring to contribute very little to TLF (~2%)</w:t>
      </w:r>
      <w:r w:rsidRPr="00D71476">
        <w:rPr>
          <w:color w:val="333333"/>
          <w:sz w:val="20"/>
          <w:szCs w:val="20"/>
        </w:rPr>
        <w:br/>
      </w:r>
      <w:r w:rsidRPr="00D71476">
        <w:rPr>
          <w:rStyle w:val="Emphasis"/>
          <w:color w:val="333333"/>
          <w:sz w:val="20"/>
          <w:szCs w:val="20"/>
          <w:shd w:val="clear" w:color="auto" w:fill="FFFFFF"/>
        </w:rPr>
        <w:t>** Note that 2016 and 2017 offspring do not include potential year 5 and 6 offspring, and potential year 4 5 and 6 offspring, which are expected to substantially contribute to TLF for these parents years</w:t>
      </w:r>
    </w:p>
    <w:p w14:paraId="6196D153" w14:textId="1D7C02D0" w:rsidR="00C909E4" w:rsidRPr="00C909E4" w:rsidRDefault="00C909E4" w:rsidP="0071182D">
      <w:pPr>
        <w:ind w:left="1260" w:right="1170"/>
        <w:rPr>
          <w:sz w:val="20"/>
          <w:szCs w:val="20"/>
        </w:rPr>
      </w:pPr>
      <w:r>
        <w:rPr>
          <w:rStyle w:val="Strong"/>
          <w:color w:val="333333"/>
          <w:sz w:val="20"/>
          <w:szCs w:val="20"/>
          <w:shd w:val="clear" w:color="auto" w:fill="FFFFFF"/>
        </w:rPr>
        <w:t xml:space="preserve">*** </w:t>
      </w:r>
      <w:r>
        <w:rPr>
          <w:rStyle w:val="Strong"/>
          <w:b w:val="0"/>
          <w:bCs w:val="0"/>
          <w:color w:val="333333"/>
          <w:sz w:val="20"/>
          <w:szCs w:val="20"/>
          <w:shd w:val="clear" w:color="auto" w:fill="FFFFFF"/>
        </w:rPr>
        <w:t>Previous reports present CRR</w:t>
      </w:r>
      <w:r>
        <w:rPr>
          <w:rStyle w:val="Strong"/>
          <w:b w:val="0"/>
          <w:bCs w:val="0"/>
          <w:color w:val="333333"/>
          <w:sz w:val="20"/>
          <w:szCs w:val="20"/>
          <w:shd w:val="clear" w:color="auto" w:fill="FFFFFF"/>
          <w:vertAlign w:val="subscript"/>
        </w:rPr>
        <w:t>F</w:t>
      </w:r>
      <w:r>
        <w:rPr>
          <w:rStyle w:val="Strong"/>
          <w:b w:val="0"/>
          <w:bCs w:val="0"/>
          <w:color w:val="333333"/>
          <w:sz w:val="20"/>
          <w:szCs w:val="20"/>
          <w:shd w:val="clear" w:color="auto" w:fill="FFFFFF"/>
        </w:rPr>
        <w:t xml:space="preserve"> as CRR. </w:t>
      </w:r>
    </w:p>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189E0AB5" w14:textId="4ECF5106" w:rsidR="00EF621B" w:rsidRPr="0029245D" w:rsidRDefault="00C5137D" w:rsidP="00C5137D">
      <w:pPr>
        <w:spacing w:line="360" w:lineRule="auto"/>
        <w:ind w:firstLine="720"/>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commentRangeStart w:id="38"/>
      <w:r w:rsidR="00EF621B">
        <w:t xml:space="preserve">The relationship between </w:t>
      </w:r>
      <w:r w:rsidR="00EF621B" w:rsidRPr="00811F41">
        <w:rPr>
          <w:i/>
          <w:iCs/>
        </w:rPr>
        <w:t>N</w:t>
      </w:r>
      <w:r w:rsidR="00EF621B" w:rsidRPr="00811F41">
        <w:rPr>
          <w:i/>
          <w:iCs/>
          <w:vertAlign w:val="subscript"/>
        </w:rPr>
        <w:t>b</w:t>
      </w:r>
      <w:r w:rsidR="00EF621B">
        <w:t xml:space="preserve"> and the number of successful parents in our pedigree is influenced by the genetic characteristics of the parental cohorts, the completeness of our sampling and the accuracy of our inferred pedigrees. </w:t>
      </w:r>
      <w:r w:rsidR="00EF621B" w:rsidRPr="00811F41">
        <w:t xml:space="preserve">An </w:t>
      </w:r>
      <w:r w:rsidR="00EF621B" w:rsidRPr="00811F41">
        <w:rPr>
          <w:i/>
          <w:iCs/>
        </w:rPr>
        <w:t>N</w:t>
      </w:r>
      <w:r w:rsidR="00EF621B" w:rsidRPr="00811F41">
        <w:rPr>
          <w:i/>
          <w:iCs/>
          <w:vertAlign w:val="subscript"/>
        </w:rPr>
        <w:t>b</w:t>
      </w:r>
      <w:r w:rsidR="00EF621B" w:rsidRPr="00811F41">
        <w:t xml:space="preserve"> estimate </w:t>
      </w:r>
      <w:r w:rsidR="00EF621B">
        <w:t xml:space="preserve">much </w:t>
      </w:r>
      <w:r w:rsidR="00EF621B" w:rsidRPr="00811F41">
        <w:t>greater than the number of successful parents in the pedigree may be due to disassortative mating, unsampled parents</w:t>
      </w:r>
      <w:r w:rsidR="00EF621B">
        <w:t>,</w:t>
      </w:r>
      <w:r w:rsidR="00EF621B" w:rsidRPr="00811F41">
        <w:t xml:space="preserve"> or </w:t>
      </w:r>
      <w:proofErr w:type="spellStart"/>
      <w:r w:rsidR="00EF621B" w:rsidRPr="00811F41">
        <w:t>underassignment</w:t>
      </w:r>
      <w:proofErr w:type="spellEnd"/>
      <w:r w:rsidR="00EF621B" w:rsidRPr="00811F41">
        <w:t xml:space="preserve"> of offspring to parents (e.g. offspring assigns </w:t>
      </w:r>
      <w:r w:rsidR="0018163C">
        <w:t>does not assign to a parent</w:t>
      </w:r>
      <w:r w:rsidR="00EF621B" w:rsidRPr="00811F41">
        <w:t xml:space="preserve"> because the parent was not sampled or </w:t>
      </w:r>
      <w:r w:rsidR="0018163C">
        <w:t xml:space="preserve">was </w:t>
      </w:r>
      <w:r w:rsidR="00EF621B" w:rsidRPr="00811F41">
        <w:t xml:space="preserve">incorrectly </w:t>
      </w:r>
      <w:r w:rsidR="00EF621B">
        <w:t>excluded</w:t>
      </w:r>
      <w:r w:rsidR="00EF621B" w:rsidRPr="00811F41">
        <w:t xml:space="preserve"> during assignment).</w:t>
      </w:r>
      <w:r w:rsidR="00EF621B">
        <w:t xml:space="preserve"> In contrast, </w:t>
      </w:r>
      <w:r w:rsidR="00EF621B">
        <w:rPr>
          <w:color w:val="000000" w:themeColor="text1"/>
        </w:rPr>
        <w:t>a</w:t>
      </w:r>
      <w:r w:rsidR="00EF621B" w:rsidRPr="00811F41">
        <w:rPr>
          <w:color w:val="000000" w:themeColor="text1"/>
        </w:rPr>
        <w:t xml:space="preserve">n </w:t>
      </w:r>
      <w:r w:rsidR="00EF621B" w:rsidRPr="00811F41">
        <w:rPr>
          <w:i/>
          <w:iCs/>
          <w:color w:val="000000" w:themeColor="text1"/>
        </w:rPr>
        <w:t>N</w:t>
      </w:r>
      <w:r w:rsidR="00EF621B" w:rsidRPr="00811F41">
        <w:rPr>
          <w:i/>
          <w:iCs/>
          <w:color w:val="000000" w:themeColor="text1"/>
          <w:vertAlign w:val="subscript"/>
        </w:rPr>
        <w:t>b</w:t>
      </w:r>
      <w:r w:rsidR="00EF621B" w:rsidRPr="00811F41">
        <w:rPr>
          <w:color w:val="000000" w:themeColor="text1"/>
        </w:rPr>
        <w:t xml:space="preserve"> estimate </w:t>
      </w:r>
      <w:r w:rsidR="00EF621B">
        <w:rPr>
          <w:color w:val="000000" w:themeColor="text1"/>
        </w:rPr>
        <w:t xml:space="preserve">much </w:t>
      </w:r>
      <w:r w:rsidR="00EF621B" w:rsidRPr="00811F41">
        <w:rPr>
          <w:color w:val="000000" w:themeColor="text1"/>
        </w:rPr>
        <w:t xml:space="preserve">less than the number of successful parents in the estimated pedigree may be due to unbalanced sex ratios, fluctuations in </w:t>
      </w:r>
      <w:r w:rsidR="00EF621B" w:rsidRPr="00811F41">
        <w:rPr>
          <w:i/>
          <w:color w:val="000000" w:themeColor="text1"/>
        </w:rPr>
        <w:t>N</w:t>
      </w:r>
      <w:r w:rsidR="00EF621B" w:rsidRPr="00811F41">
        <w:rPr>
          <w:i/>
          <w:color w:val="000000" w:themeColor="text1"/>
          <w:vertAlign w:val="subscript"/>
        </w:rPr>
        <w:t>b</w:t>
      </w:r>
      <w:r w:rsidR="00EF621B" w:rsidRPr="00811F41">
        <w:rPr>
          <w:color w:val="000000" w:themeColor="text1"/>
        </w:rPr>
        <w:t xml:space="preserve"> over time, assortative mating, or spurious assignments of offspring to parents.</w:t>
      </w:r>
      <w:commentRangeEnd w:id="38"/>
      <w:r w:rsidR="0029245D">
        <w:rPr>
          <w:rStyle w:val="CommentReference"/>
        </w:rPr>
        <w:commentReference w:id="38"/>
      </w:r>
      <w:r w:rsidR="00EF621B">
        <w:rPr>
          <w:color w:val="000000" w:themeColor="text1"/>
        </w:rPr>
        <w:t xml:space="preserve"> </w:t>
      </w:r>
      <w:r w:rsidR="00EF621B" w:rsidRPr="00EF621B">
        <w:rPr>
          <w:i/>
          <w:iCs/>
          <w:color w:val="000000" w:themeColor="text1"/>
        </w:rPr>
        <w:t>N</w:t>
      </w:r>
      <w:r w:rsidR="00EF621B" w:rsidRPr="00EF621B">
        <w:rPr>
          <w:i/>
          <w:iCs/>
          <w:color w:val="000000" w:themeColor="text1"/>
          <w:vertAlign w:val="subscript"/>
        </w:rPr>
        <w:t>b</w:t>
      </w:r>
      <w:r w:rsidR="00EF621B">
        <w:rPr>
          <w:color w:val="000000" w:themeColor="text1"/>
        </w:rPr>
        <w:t xml:space="preserve"> and the ratio between </w:t>
      </w:r>
      <w:r w:rsidR="00EF621B" w:rsidRPr="00EF621B">
        <w:rPr>
          <w:i/>
          <w:iCs/>
          <w:color w:val="000000" w:themeColor="text1"/>
        </w:rPr>
        <w:t>N</w:t>
      </w:r>
      <w:r w:rsidR="00EF621B" w:rsidRPr="00EF621B">
        <w:rPr>
          <w:i/>
          <w:iCs/>
          <w:color w:val="000000" w:themeColor="text1"/>
          <w:vertAlign w:val="subscript"/>
        </w:rPr>
        <w:t>b</w:t>
      </w:r>
      <w:r w:rsidR="00EF621B">
        <w:rPr>
          <w:i/>
          <w:iCs/>
        </w:rPr>
        <w:t xml:space="preserve"> </w:t>
      </w:r>
      <w:r w:rsidR="00EF621B">
        <w:t>and the number of successful parents in our pedigree for each parent cohort is presented in table 8. The ratio was substantially greater than one (1.5x) in four of the nine years that we considered</w:t>
      </w:r>
      <w:r w:rsidR="0029245D">
        <w:t xml:space="preserve">, however </w:t>
      </w:r>
      <w:r w:rsidR="000F316F">
        <w:t xml:space="preserve">estimates of </w:t>
      </w:r>
      <w:r w:rsidR="000F316F" w:rsidRPr="000F316F">
        <w:rPr>
          <w:i/>
          <w:iCs/>
        </w:rPr>
        <w:t>N</w:t>
      </w:r>
      <w:r w:rsidR="000F316F" w:rsidRPr="000F316F">
        <w:rPr>
          <w:i/>
          <w:iCs/>
          <w:vertAlign w:val="subscript"/>
        </w:rPr>
        <w:t>b</w:t>
      </w:r>
      <w:r w:rsidR="000F316F" w:rsidRPr="000F316F">
        <w:rPr>
          <w:vertAlign w:val="subscript"/>
        </w:rPr>
        <w:t xml:space="preserve"> </w:t>
      </w:r>
      <w:r w:rsidR="000F316F">
        <w:t xml:space="preserve">in these years were associated with smaller datasets </w:t>
      </w:r>
      <w:r w:rsidR="000F316F" w:rsidRPr="000F316F">
        <w:t>(</w:t>
      </w:r>
      <w:proofErr w:type="spellStart"/>
      <w:r w:rsidR="000F316F" w:rsidRPr="000F316F">
        <w:rPr>
          <w:i/>
          <w:iCs/>
          <w:color w:val="000000"/>
        </w:rPr>
        <w:t>n</w:t>
      </w:r>
      <w:r w:rsidR="000F316F" w:rsidRPr="000F316F">
        <w:rPr>
          <w:i/>
          <w:iCs/>
          <w:color w:val="000000"/>
          <w:vertAlign w:val="subscript"/>
        </w:rPr>
        <w:t>offspring</w:t>
      </w:r>
      <w:proofErr w:type="spellEnd"/>
      <w:r w:rsidR="000F316F" w:rsidRPr="000F316F">
        <w:rPr>
          <w:color w:val="000000"/>
        </w:rPr>
        <w:t>) and lar</w:t>
      </w:r>
      <w:r w:rsidR="000F316F">
        <w:rPr>
          <w:color w:val="000000"/>
        </w:rPr>
        <w:t>ger confidence intervals than other years</w:t>
      </w:r>
      <w:r w:rsidR="0029245D" w:rsidRPr="000F316F">
        <w:t>.</w:t>
      </w:r>
      <w:r w:rsidR="00EF621B" w:rsidRPr="000F316F">
        <w:t xml:space="preserve">  </w:t>
      </w:r>
    </w:p>
    <w:p w14:paraId="588E1471" w14:textId="77777777" w:rsidR="0071182D" w:rsidRPr="00D71476" w:rsidRDefault="0071182D" w:rsidP="00D92125">
      <w:pPr>
        <w:spacing w:line="360" w:lineRule="auto"/>
      </w:pPr>
    </w:p>
    <w:tbl>
      <w:tblPr>
        <w:tblW w:w="8280" w:type="dxa"/>
        <w:jc w:val="center"/>
        <w:tblLayout w:type="fixed"/>
        <w:tblLook w:val="04A0" w:firstRow="1" w:lastRow="0" w:firstColumn="1" w:lastColumn="0" w:noHBand="0" w:noVBand="1"/>
      </w:tblPr>
      <w:tblGrid>
        <w:gridCol w:w="1008"/>
        <w:gridCol w:w="1008"/>
        <w:gridCol w:w="1008"/>
        <w:gridCol w:w="1008"/>
        <w:gridCol w:w="1008"/>
        <w:gridCol w:w="1008"/>
        <w:gridCol w:w="1008"/>
        <w:gridCol w:w="1224"/>
      </w:tblGrid>
      <w:tr w:rsidR="0071182D" w:rsidRPr="00D71476" w14:paraId="7F46F4D6" w14:textId="77777777" w:rsidTr="005B3AF6">
        <w:trPr>
          <w:trHeight w:val="320"/>
          <w:jc w:val="center"/>
        </w:trPr>
        <w:tc>
          <w:tcPr>
            <w:tcW w:w="1008" w:type="dxa"/>
            <w:tcBorders>
              <w:top w:val="single" w:sz="4" w:space="0" w:color="auto"/>
              <w:left w:val="nil"/>
              <w:bottom w:val="single" w:sz="4" w:space="0" w:color="auto"/>
              <w:right w:val="nil"/>
            </w:tcBorders>
            <w:shd w:val="clear" w:color="auto" w:fill="auto"/>
            <w:noWrap/>
            <w:vAlign w:val="center"/>
            <w:hideMark/>
          </w:tcPr>
          <w:p w14:paraId="529F2CBA" w14:textId="46F83870" w:rsidR="0071182D" w:rsidRPr="00D71476" w:rsidRDefault="0071182D" w:rsidP="0071182D">
            <w:pPr>
              <w:jc w:val="center"/>
              <w:rPr>
                <w:b/>
                <w:bCs/>
                <w:sz w:val="20"/>
                <w:szCs w:val="20"/>
              </w:rPr>
            </w:pPr>
            <w:r w:rsidRPr="00D71476">
              <w:rPr>
                <w:b/>
                <w:bCs/>
                <w:color w:val="000000"/>
                <w:sz w:val="20"/>
                <w:szCs w:val="20"/>
              </w:rPr>
              <w:lastRenderedPageBreak/>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71182D" w:rsidRPr="00D71476" w:rsidRDefault="005B3AF6"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71182D" w:rsidRPr="00D71476" w:rsidRDefault="0071182D" w:rsidP="0071182D">
            <w:pPr>
              <w:jc w:val="center"/>
              <w:rPr>
                <w:b/>
                <w:bCs/>
                <w:i/>
                <w:iCs/>
                <w:sz w:val="20"/>
                <w:szCs w:val="20"/>
              </w:rPr>
            </w:pPr>
            <w:r w:rsidRPr="00D71476">
              <w:rPr>
                <w:b/>
                <w:bCs/>
                <w:i/>
                <w:iCs/>
                <w:color w:val="000000"/>
                <w:sz w:val="20"/>
                <w:szCs w:val="20"/>
              </w:rPr>
              <w:t>Nb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shd w:val="clear" w:color="auto" w:fill="auto"/>
            <w:noWrap/>
            <w:vAlign w:val="center"/>
            <w:hideMark/>
          </w:tcPr>
          <w:p w14:paraId="0ADA99B2" w14:textId="24AF5763" w:rsidR="0071182D" w:rsidRPr="00D71476" w:rsidRDefault="0071182D" w:rsidP="0071182D">
            <w:pPr>
              <w:jc w:val="center"/>
              <w:rPr>
                <w:b/>
                <w:bCs/>
                <w:sz w:val="20"/>
                <w:szCs w:val="20"/>
              </w:rPr>
            </w:pPr>
            <w:r w:rsidRPr="00D71476">
              <w:rPr>
                <w:b/>
                <w:bCs/>
                <w:color w:val="000000"/>
                <w:sz w:val="20"/>
                <w:szCs w:val="20"/>
              </w:rPr>
              <w:t xml:space="preserve">Nb </w:t>
            </w:r>
            <w:proofErr w:type="spellStart"/>
            <w:r w:rsidRPr="00D71476">
              <w:rPr>
                <w:b/>
                <w:bCs/>
                <w:color w:val="000000"/>
                <w:sz w:val="20"/>
                <w:szCs w:val="20"/>
              </w:rPr>
              <w:t>n</w:t>
            </w:r>
            <w:r w:rsidRPr="00D71476">
              <w:rPr>
                <w:b/>
                <w:bCs/>
                <w:color w:val="000000"/>
                <w:sz w:val="20"/>
                <w:szCs w:val="20"/>
                <w:vertAlign w:val="subscript"/>
              </w:rPr>
              <w:t>success</w:t>
            </w:r>
            <w:proofErr w:type="spellEnd"/>
            <w:r w:rsidRPr="00D71476">
              <w:rPr>
                <w:b/>
                <w:bCs/>
                <w:color w:val="000000"/>
                <w:sz w:val="20"/>
                <w:szCs w:val="20"/>
                <w:vertAlign w:val="subscript"/>
              </w:rPr>
              <w:t xml:space="preserve"> </w:t>
            </w:r>
            <w:r w:rsidRPr="00D71476">
              <w:rPr>
                <w:b/>
                <w:bCs/>
                <w:sz w:val="20"/>
                <w:szCs w:val="20"/>
              </w:rPr>
              <w:t>ratio</w:t>
            </w:r>
          </w:p>
        </w:tc>
      </w:tr>
      <w:tr w:rsidR="0071182D" w:rsidRPr="00D71476" w14:paraId="5BC40088" w14:textId="77777777" w:rsidTr="005B3AF6">
        <w:trPr>
          <w:trHeight w:val="320"/>
          <w:jc w:val="center"/>
        </w:trPr>
        <w:tc>
          <w:tcPr>
            <w:tcW w:w="1008" w:type="dxa"/>
            <w:tcBorders>
              <w:top w:val="single" w:sz="4" w:space="0" w:color="auto"/>
              <w:left w:val="nil"/>
              <w:bottom w:val="nil"/>
              <w:right w:val="nil"/>
            </w:tcBorders>
            <w:shd w:val="clear" w:color="auto" w:fill="auto"/>
            <w:noWrap/>
            <w:vAlign w:val="center"/>
            <w:hideMark/>
          </w:tcPr>
          <w:p w14:paraId="602BB844" w14:textId="0DF02380" w:rsidR="0071182D" w:rsidRPr="00D71476" w:rsidRDefault="0071182D" w:rsidP="0071182D">
            <w:pPr>
              <w:jc w:val="center"/>
              <w:rPr>
                <w:sz w:val="20"/>
                <w:szCs w:val="20"/>
              </w:rPr>
            </w:pPr>
            <w:commentRangeStart w:id="39"/>
            <w:r w:rsidRPr="00D71476">
              <w:rPr>
                <w:color w:val="000000"/>
                <w:sz w:val="20"/>
                <w:szCs w:val="20"/>
              </w:rPr>
              <w:t>2007</w:t>
            </w:r>
            <w:commentRangeEnd w:id="39"/>
            <w:r w:rsidR="00EA2B57">
              <w:rPr>
                <w:rStyle w:val="CommentReference"/>
              </w:rPr>
              <w:commentReference w:id="39"/>
            </w:r>
          </w:p>
        </w:tc>
        <w:tc>
          <w:tcPr>
            <w:tcW w:w="1008" w:type="dxa"/>
            <w:tcBorders>
              <w:top w:val="single" w:sz="4" w:space="0" w:color="auto"/>
              <w:left w:val="nil"/>
              <w:bottom w:val="nil"/>
              <w:right w:val="nil"/>
            </w:tcBorders>
            <w:shd w:val="clear" w:color="auto" w:fill="auto"/>
            <w:noWrap/>
            <w:vAlign w:val="center"/>
            <w:hideMark/>
          </w:tcPr>
          <w:p w14:paraId="0848F2BB" w14:textId="508EA689" w:rsidR="0071182D" w:rsidRPr="00D71476" w:rsidRDefault="0071182D"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71182D" w:rsidRPr="00D71476" w:rsidRDefault="0071182D"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71182D" w:rsidRPr="00D71476" w:rsidRDefault="0071182D"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71182D" w:rsidRPr="00D71476" w:rsidRDefault="0071182D"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71182D" w:rsidRPr="00D71476" w:rsidRDefault="0071182D"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71182D" w:rsidRPr="00D71476" w:rsidRDefault="0071182D"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shd w:val="clear" w:color="auto" w:fill="auto"/>
            <w:noWrap/>
            <w:vAlign w:val="center"/>
            <w:hideMark/>
          </w:tcPr>
          <w:p w14:paraId="7450D338" w14:textId="1D98F49F" w:rsidR="0071182D" w:rsidRPr="00D71476" w:rsidRDefault="0071182D" w:rsidP="0071182D">
            <w:pPr>
              <w:jc w:val="center"/>
              <w:rPr>
                <w:sz w:val="20"/>
                <w:szCs w:val="20"/>
              </w:rPr>
            </w:pPr>
            <w:r w:rsidRPr="00D71476">
              <w:rPr>
                <w:color w:val="000000"/>
                <w:sz w:val="20"/>
                <w:szCs w:val="20"/>
              </w:rPr>
              <w:t>1.02</w:t>
            </w:r>
          </w:p>
        </w:tc>
      </w:tr>
      <w:tr w:rsidR="0071182D" w:rsidRPr="00D71476" w14:paraId="23CCFE6E"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9553E8C" w14:textId="198C4A3B" w:rsidR="0071182D" w:rsidRPr="00D71476" w:rsidRDefault="0071182D"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71182D" w:rsidRPr="00D71476" w:rsidRDefault="0071182D"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71182D" w:rsidRPr="00D71476" w:rsidRDefault="0071182D"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71182D" w:rsidRPr="00D71476" w:rsidRDefault="0071182D"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71182D" w:rsidRPr="00D71476" w:rsidRDefault="0071182D"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71182D" w:rsidRPr="00D71476" w:rsidRDefault="0071182D"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71182D" w:rsidRPr="00D71476" w:rsidRDefault="0071182D"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shd w:val="clear" w:color="auto" w:fill="auto"/>
            <w:noWrap/>
            <w:vAlign w:val="center"/>
            <w:hideMark/>
          </w:tcPr>
          <w:p w14:paraId="76AE9D14" w14:textId="22549C2A" w:rsidR="0071182D" w:rsidRPr="00D71476" w:rsidRDefault="0071182D" w:rsidP="0071182D">
            <w:pPr>
              <w:jc w:val="center"/>
              <w:rPr>
                <w:color w:val="000000"/>
                <w:sz w:val="20"/>
                <w:szCs w:val="20"/>
              </w:rPr>
            </w:pPr>
            <w:r w:rsidRPr="00D71476">
              <w:rPr>
                <w:color w:val="000000"/>
                <w:sz w:val="20"/>
                <w:szCs w:val="20"/>
              </w:rPr>
              <w:t>1.08</w:t>
            </w:r>
          </w:p>
        </w:tc>
      </w:tr>
      <w:tr w:rsidR="0071182D" w:rsidRPr="00D71476" w14:paraId="1A4D4F75"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A4986AC" w14:textId="123E2165" w:rsidR="0071182D" w:rsidRPr="00D71476" w:rsidRDefault="0071182D"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71182D" w:rsidRPr="00D71476" w:rsidRDefault="0071182D"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71182D" w:rsidRPr="00D71476" w:rsidRDefault="0071182D"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71182D" w:rsidRPr="00D71476" w:rsidRDefault="0071182D"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71182D" w:rsidRPr="00D71476" w:rsidRDefault="0071182D"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71182D" w:rsidRPr="00D71476" w:rsidRDefault="0071182D"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71182D" w:rsidRPr="00D71476" w:rsidRDefault="0071182D"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shd w:val="clear" w:color="auto" w:fill="auto"/>
            <w:noWrap/>
            <w:vAlign w:val="center"/>
            <w:hideMark/>
          </w:tcPr>
          <w:p w14:paraId="639305AB" w14:textId="3F05EE32" w:rsidR="0071182D" w:rsidRPr="00D71476" w:rsidRDefault="0071182D" w:rsidP="0071182D">
            <w:pPr>
              <w:jc w:val="center"/>
              <w:rPr>
                <w:color w:val="000000"/>
                <w:sz w:val="20"/>
                <w:szCs w:val="20"/>
              </w:rPr>
            </w:pPr>
            <w:r w:rsidRPr="00D71476">
              <w:rPr>
                <w:color w:val="000000"/>
                <w:sz w:val="20"/>
                <w:szCs w:val="20"/>
              </w:rPr>
              <w:t>2.36</w:t>
            </w:r>
          </w:p>
        </w:tc>
      </w:tr>
      <w:tr w:rsidR="0071182D" w:rsidRPr="00D71476" w14:paraId="08F3EB52"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22EE0948" w14:textId="66C7780C" w:rsidR="0071182D" w:rsidRPr="00D71476" w:rsidRDefault="0071182D"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71182D" w:rsidRPr="00D71476" w:rsidRDefault="0071182D"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71182D" w:rsidRPr="00D71476" w:rsidRDefault="0071182D"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71182D" w:rsidRPr="00D71476" w:rsidRDefault="0071182D"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71182D" w:rsidRPr="00D71476" w:rsidRDefault="0071182D"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71182D" w:rsidRPr="00D71476" w:rsidRDefault="0071182D"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71182D" w:rsidRPr="00D71476" w:rsidRDefault="0071182D"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shd w:val="clear" w:color="auto" w:fill="auto"/>
            <w:noWrap/>
            <w:vAlign w:val="center"/>
            <w:hideMark/>
          </w:tcPr>
          <w:p w14:paraId="3F325501" w14:textId="4B8B8B80" w:rsidR="0071182D" w:rsidRPr="00D71476" w:rsidRDefault="0071182D" w:rsidP="0071182D">
            <w:pPr>
              <w:jc w:val="center"/>
              <w:rPr>
                <w:color w:val="000000"/>
                <w:sz w:val="20"/>
                <w:szCs w:val="20"/>
              </w:rPr>
            </w:pPr>
            <w:r w:rsidRPr="00D71476">
              <w:rPr>
                <w:color w:val="000000"/>
                <w:sz w:val="20"/>
                <w:szCs w:val="20"/>
              </w:rPr>
              <w:t>1.62</w:t>
            </w:r>
          </w:p>
        </w:tc>
      </w:tr>
      <w:tr w:rsidR="0071182D" w:rsidRPr="00D71476" w14:paraId="6C0EFF3F"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097681B" w14:textId="4152AF55" w:rsidR="0071182D" w:rsidRPr="00D71476" w:rsidRDefault="0071182D"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71182D" w:rsidRPr="00D71476" w:rsidRDefault="0071182D"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71182D" w:rsidRPr="00D71476" w:rsidRDefault="0071182D"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71182D" w:rsidRPr="00D71476" w:rsidRDefault="0071182D"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71182D" w:rsidRPr="00D71476" w:rsidRDefault="0071182D"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71182D" w:rsidRPr="00D71476" w:rsidRDefault="0071182D"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71182D" w:rsidRPr="00D71476" w:rsidRDefault="0071182D"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shd w:val="clear" w:color="auto" w:fill="auto"/>
            <w:noWrap/>
            <w:vAlign w:val="center"/>
            <w:hideMark/>
          </w:tcPr>
          <w:p w14:paraId="458074D6" w14:textId="27705CE2" w:rsidR="0071182D" w:rsidRPr="00D71476" w:rsidRDefault="0071182D" w:rsidP="0071182D">
            <w:pPr>
              <w:jc w:val="center"/>
              <w:rPr>
                <w:color w:val="000000"/>
                <w:sz w:val="20"/>
                <w:szCs w:val="20"/>
              </w:rPr>
            </w:pPr>
            <w:r w:rsidRPr="00D71476">
              <w:rPr>
                <w:color w:val="000000"/>
                <w:sz w:val="20"/>
                <w:szCs w:val="20"/>
              </w:rPr>
              <w:t>1.05</w:t>
            </w:r>
          </w:p>
        </w:tc>
      </w:tr>
      <w:tr w:rsidR="0071182D" w:rsidRPr="00D71476" w14:paraId="79196F01"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662F4FF" w14:textId="743662BF" w:rsidR="0071182D" w:rsidRPr="00D71476" w:rsidRDefault="0071182D"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71182D" w:rsidRPr="00D71476" w:rsidRDefault="0071182D"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71182D" w:rsidRPr="00D71476" w:rsidRDefault="0071182D"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71182D" w:rsidRPr="00D71476" w:rsidRDefault="0071182D"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71182D" w:rsidRPr="00D71476" w:rsidRDefault="0071182D"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71182D" w:rsidRPr="00D71476" w:rsidRDefault="0071182D"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71182D" w:rsidRPr="00D71476" w:rsidRDefault="0071182D"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shd w:val="clear" w:color="auto" w:fill="auto"/>
            <w:noWrap/>
            <w:vAlign w:val="center"/>
            <w:hideMark/>
          </w:tcPr>
          <w:p w14:paraId="39291BBA" w14:textId="0ED2B036" w:rsidR="0071182D" w:rsidRPr="00D71476" w:rsidRDefault="0071182D" w:rsidP="0071182D">
            <w:pPr>
              <w:jc w:val="center"/>
              <w:rPr>
                <w:color w:val="000000"/>
                <w:sz w:val="20"/>
                <w:szCs w:val="20"/>
              </w:rPr>
            </w:pPr>
            <w:r w:rsidRPr="00D71476">
              <w:rPr>
                <w:color w:val="000000"/>
                <w:sz w:val="20"/>
                <w:szCs w:val="20"/>
              </w:rPr>
              <w:t>1.44</w:t>
            </w:r>
          </w:p>
        </w:tc>
      </w:tr>
      <w:tr w:rsidR="0071182D" w:rsidRPr="00D71476" w14:paraId="53D72FB4"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5FC481A8" w14:textId="08E564D5" w:rsidR="0071182D" w:rsidRPr="00D71476" w:rsidRDefault="0071182D"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71182D" w:rsidRPr="00D71476" w:rsidRDefault="0071182D"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71182D" w:rsidRPr="00D71476" w:rsidRDefault="0071182D"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71182D" w:rsidRPr="00D71476" w:rsidRDefault="0071182D"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71182D" w:rsidRPr="00D71476" w:rsidRDefault="0071182D"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71182D" w:rsidRPr="00D71476" w:rsidRDefault="0071182D"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71182D" w:rsidRPr="00D71476" w:rsidRDefault="0071182D"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shd w:val="clear" w:color="auto" w:fill="auto"/>
            <w:noWrap/>
            <w:vAlign w:val="center"/>
            <w:hideMark/>
          </w:tcPr>
          <w:p w14:paraId="7DC39926" w14:textId="6494AAFB" w:rsidR="0071182D" w:rsidRPr="00D71476" w:rsidRDefault="0071182D" w:rsidP="0071182D">
            <w:pPr>
              <w:jc w:val="center"/>
              <w:rPr>
                <w:color w:val="000000"/>
                <w:sz w:val="20"/>
                <w:szCs w:val="20"/>
              </w:rPr>
            </w:pPr>
            <w:r w:rsidRPr="00D71476">
              <w:rPr>
                <w:color w:val="000000"/>
                <w:sz w:val="20"/>
                <w:szCs w:val="20"/>
              </w:rPr>
              <w:t>0.92</w:t>
            </w:r>
          </w:p>
        </w:tc>
      </w:tr>
      <w:tr w:rsidR="0071182D" w:rsidRPr="00D71476" w14:paraId="06F67B42" w14:textId="77777777" w:rsidTr="005B3AF6">
        <w:trPr>
          <w:trHeight w:val="320"/>
          <w:jc w:val="center"/>
        </w:trPr>
        <w:tc>
          <w:tcPr>
            <w:tcW w:w="1008" w:type="dxa"/>
            <w:tcBorders>
              <w:top w:val="nil"/>
              <w:left w:val="nil"/>
              <w:right w:val="nil"/>
            </w:tcBorders>
            <w:shd w:val="clear" w:color="auto" w:fill="auto"/>
            <w:noWrap/>
            <w:vAlign w:val="center"/>
            <w:hideMark/>
          </w:tcPr>
          <w:p w14:paraId="014DF19F" w14:textId="0BA15D56" w:rsidR="0071182D" w:rsidRPr="00D71476" w:rsidRDefault="0071182D"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71182D" w:rsidRPr="00D71476" w:rsidRDefault="0071182D"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71182D" w:rsidRPr="00D71476" w:rsidRDefault="0071182D"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71182D" w:rsidRPr="00D71476" w:rsidRDefault="0071182D"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71182D" w:rsidRPr="00D71476" w:rsidRDefault="0071182D"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71182D" w:rsidRPr="00D71476" w:rsidRDefault="0071182D"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71182D" w:rsidRPr="00D71476" w:rsidRDefault="0071182D"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shd w:val="clear" w:color="auto" w:fill="auto"/>
            <w:noWrap/>
            <w:vAlign w:val="center"/>
            <w:hideMark/>
          </w:tcPr>
          <w:p w14:paraId="58F9EC98" w14:textId="312BE2FB" w:rsidR="0071182D" w:rsidRPr="00D71476" w:rsidRDefault="0071182D" w:rsidP="0071182D">
            <w:pPr>
              <w:jc w:val="center"/>
              <w:rPr>
                <w:color w:val="000000"/>
                <w:sz w:val="20"/>
                <w:szCs w:val="20"/>
              </w:rPr>
            </w:pPr>
            <w:r w:rsidRPr="00D71476">
              <w:rPr>
                <w:color w:val="000000"/>
                <w:sz w:val="20"/>
                <w:szCs w:val="20"/>
              </w:rPr>
              <w:t>1.86</w:t>
            </w:r>
          </w:p>
        </w:tc>
      </w:tr>
      <w:tr w:rsidR="0071182D" w:rsidRPr="00D71476" w14:paraId="17FCBE49" w14:textId="77777777" w:rsidTr="005B3AF6">
        <w:trPr>
          <w:trHeight w:val="320"/>
          <w:jc w:val="center"/>
        </w:trPr>
        <w:tc>
          <w:tcPr>
            <w:tcW w:w="1008" w:type="dxa"/>
            <w:tcBorders>
              <w:top w:val="nil"/>
              <w:left w:val="nil"/>
              <w:bottom w:val="single" w:sz="4" w:space="0" w:color="auto"/>
              <w:right w:val="nil"/>
            </w:tcBorders>
            <w:shd w:val="clear" w:color="auto" w:fill="auto"/>
            <w:noWrap/>
            <w:vAlign w:val="center"/>
            <w:hideMark/>
          </w:tcPr>
          <w:p w14:paraId="38E34601" w14:textId="169284ED" w:rsidR="0071182D" w:rsidRPr="00D71476" w:rsidRDefault="0071182D"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71182D" w:rsidRPr="00D71476" w:rsidRDefault="0071182D"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71182D" w:rsidRPr="00D71476" w:rsidRDefault="0071182D"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71182D" w:rsidRPr="00D71476" w:rsidRDefault="0071182D"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71182D" w:rsidRPr="00D71476" w:rsidRDefault="0071182D"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71182D" w:rsidRPr="00D71476" w:rsidRDefault="0071182D"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71182D" w:rsidRPr="00D71476" w:rsidRDefault="0071182D"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shd w:val="clear" w:color="auto" w:fill="auto"/>
            <w:noWrap/>
            <w:vAlign w:val="center"/>
            <w:hideMark/>
          </w:tcPr>
          <w:p w14:paraId="0A41C3AF" w14:textId="50DDC9D3" w:rsidR="0071182D" w:rsidRPr="00D71476" w:rsidRDefault="0071182D" w:rsidP="0071182D">
            <w:pPr>
              <w:jc w:val="center"/>
              <w:rPr>
                <w:color w:val="000000"/>
                <w:sz w:val="20"/>
                <w:szCs w:val="20"/>
              </w:rPr>
            </w:pPr>
            <w:r w:rsidRPr="00D71476">
              <w:rPr>
                <w:color w:val="000000"/>
                <w:sz w:val="20"/>
                <w:szCs w:val="20"/>
              </w:rPr>
              <w:t>2.06</w:t>
            </w:r>
          </w:p>
        </w:tc>
      </w:tr>
    </w:tbl>
    <w:p w14:paraId="34C676C3" w14:textId="1F510B07" w:rsidR="005B3AF6" w:rsidRDefault="005B3AF6" w:rsidP="005B3AF6">
      <w:pPr>
        <w:ind w:left="720"/>
        <w:rPr>
          <w:color w:val="333333"/>
          <w:sz w:val="20"/>
          <w:szCs w:val="20"/>
          <w:shd w:val="clear" w:color="auto" w:fill="FFFFFF"/>
        </w:rPr>
      </w:pPr>
      <w:r w:rsidRPr="00D71476">
        <w:rPr>
          <w:b/>
          <w:bCs/>
          <w:color w:val="333333"/>
          <w:sz w:val="20"/>
          <w:szCs w:val="20"/>
          <w:shd w:val="clear" w:color="auto" w:fill="FFFFFF"/>
        </w:rPr>
        <w:t>Table 8:</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Cougar Dam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Finally the Nb :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w:t>
      </w:r>
      <w:proofErr w:type="spellEnd"/>
      <w:r w:rsidRPr="00D71476">
        <w:rPr>
          <w:color w:val="333333"/>
          <w:sz w:val="20"/>
          <w:szCs w:val="20"/>
          <w:shd w:val="clear" w:color="auto" w:fill="FFFFFF"/>
        </w:rPr>
        <w:t xml:space="preserve"> ratio is the Nb estimate divided by the number of successful breeders.</w:t>
      </w:r>
    </w:p>
    <w:p w14:paraId="0320DFFE" w14:textId="1F3DBB96" w:rsidR="00A06A19" w:rsidRPr="00D71476" w:rsidRDefault="00A06A19" w:rsidP="005B3AF6">
      <w:pPr>
        <w:ind w:left="720"/>
        <w:rPr>
          <w:sz w:val="20"/>
          <w:szCs w:val="20"/>
        </w:rPr>
      </w:pPr>
      <w:r w:rsidRPr="00D71476">
        <w:rPr>
          <w:rStyle w:val="Emphasis"/>
          <w:color w:val="333333"/>
          <w:sz w:val="20"/>
          <w:szCs w:val="20"/>
          <w:shd w:val="clear" w:color="auto" w:fill="FFFFFF"/>
        </w:rPr>
        <w:t>* Note that 2015 estimates do not include potential year 6 offspring. However we expect these offspring to contribute very little to TLF (~2%)</w:t>
      </w:r>
    </w:p>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3BCE0153"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D46780">
        <w:rPr>
          <w:color w:val="000000" w:themeColor="text1"/>
        </w:rPr>
        <w:t>, and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Parameter estimates and their standard errors, as well as significance testing for each predictor retained in the final model is presented</w:t>
      </w:r>
      <w:r>
        <w:rPr>
          <w:i/>
          <w:iCs/>
        </w:rPr>
        <w:t xml:space="preserve"> </w:t>
      </w:r>
      <w:r w:rsidR="00D46780">
        <w:t xml:space="preserve">in </w:t>
      </w:r>
      <w:r>
        <w:t>Table 9</w:t>
      </w:r>
      <w:r>
        <w:rPr>
          <w:i/>
          <w:iCs/>
        </w:rPr>
        <w:t>.</w:t>
      </w:r>
    </w:p>
    <w:p w14:paraId="05006ABF" w14:textId="77777777" w:rsidR="00D7409D" w:rsidRDefault="00D7409D" w:rsidP="006D5CC7">
      <w:pPr>
        <w:spacing w:after="112" w:line="360" w:lineRule="auto"/>
        <w:ind w:firstLine="720"/>
        <w:rPr>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DA3BD9" w:rsidRPr="005F41AF" w14:paraId="1D87E7A4" w14:textId="77777777" w:rsidTr="005F41AF">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5F41AF">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5F41AF">
        <w:trPr>
          <w:jc w:val="center"/>
        </w:trPr>
        <w:tc>
          <w:tcPr>
            <w:tcW w:w="3325" w:type="dxa"/>
          </w:tcPr>
          <w:p w14:paraId="774D3A7F" w14:textId="05D433B8" w:rsidR="00DA3BD9" w:rsidRPr="005F41AF" w:rsidRDefault="00DA3BD9" w:rsidP="00A67FCF">
            <w:pPr>
              <w:spacing w:after="112" w:line="259" w:lineRule="auto"/>
              <w:rPr>
                <w:sz w:val="20"/>
                <w:szCs w:val="20"/>
              </w:rPr>
            </w:pPr>
            <w:r w:rsidRPr="005F41AF">
              <w:rPr>
                <w:i/>
                <w:iCs/>
                <w:sz w:val="20"/>
                <w:szCs w:val="20"/>
              </w:rPr>
              <w:t>sex</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5F41AF">
        <w:trPr>
          <w:jc w:val="center"/>
        </w:trPr>
        <w:tc>
          <w:tcPr>
            <w:tcW w:w="3325" w:type="dxa"/>
          </w:tcPr>
          <w:p w14:paraId="6FA22D1C" w14:textId="682A78BC" w:rsidR="00DA3BD9" w:rsidRPr="005F41AF" w:rsidRDefault="00DA3BD9" w:rsidP="00A67FCF">
            <w:pPr>
              <w:spacing w:after="112" w:line="259" w:lineRule="auto"/>
              <w:rPr>
                <w:sz w:val="20"/>
                <w:szCs w:val="20"/>
              </w:rPr>
            </w:pPr>
            <w:r w:rsidRPr="005F41AF">
              <w:rPr>
                <w:i/>
                <w:iCs/>
                <w:sz w:val="20"/>
                <w:szCs w:val="20"/>
              </w:rPr>
              <w:t>origin</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5F41AF">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5F41AF">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lastRenderedPageBreak/>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5F41AF">
        <w:trPr>
          <w:jc w:val="center"/>
        </w:trPr>
        <w:tc>
          <w:tcPr>
            <w:tcW w:w="3325" w:type="dxa"/>
          </w:tcPr>
          <w:p w14:paraId="28CA7C33" w14:textId="1A14A1F9" w:rsidR="00DA3BD9" w:rsidRPr="005F41AF" w:rsidRDefault="00DA3BD9" w:rsidP="00A67FCF">
            <w:pPr>
              <w:spacing w:after="112" w:line="259" w:lineRule="auto"/>
              <w:rPr>
                <w:i/>
                <w:iCs/>
                <w:sz w:val="20"/>
                <w:szCs w:val="20"/>
              </w:rPr>
            </w:pPr>
            <w:r w:rsidRPr="005F41AF">
              <w:rPr>
                <w:i/>
                <w:iCs/>
                <w:sz w:val="20"/>
                <w:szCs w:val="20"/>
              </w:rPr>
              <w:t>sex</w:t>
            </w:r>
            <w:r w:rsidRPr="005F41AF">
              <w:rPr>
                <w:sz w:val="20"/>
                <w:szCs w:val="20"/>
              </w:rPr>
              <w:t xml:space="preserve">[male] * </w:t>
            </w:r>
            <w:r w:rsidRPr="005F41AF">
              <w:rPr>
                <w:i/>
                <w:iCs/>
                <w:sz w:val="20"/>
                <w:szCs w:val="20"/>
              </w:rPr>
              <w:t>origin</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5F41AF">
        <w:trPr>
          <w:jc w:val="center"/>
        </w:trPr>
        <w:tc>
          <w:tcPr>
            <w:tcW w:w="3325" w:type="dxa"/>
            <w:tcBorders>
              <w:bottom w:val="single" w:sz="4" w:space="0" w:color="auto"/>
            </w:tcBorders>
          </w:tcPr>
          <w:p w14:paraId="2568F3F1" w14:textId="65B5ADAA" w:rsidR="00DA3BD9" w:rsidRPr="005F41AF" w:rsidRDefault="00DA3BD9" w:rsidP="00A67FCF">
            <w:pPr>
              <w:spacing w:after="112" w:line="259" w:lineRule="auto"/>
              <w:rPr>
                <w:sz w:val="20"/>
                <w:szCs w:val="20"/>
              </w:rPr>
            </w:pPr>
            <w:r w:rsidRPr="005F41AF">
              <w:rPr>
                <w:i/>
                <w:sz w:val="20"/>
                <w:szCs w:val="20"/>
              </w:rPr>
              <w:t>sex</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DA3BD9" w:rsidRPr="005F41AF" w14:paraId="29174DB2" w14:textId="77777777" w:rsidTr="005F41AF">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5F41AF">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5F41AF">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489792B9" w:rsidR="006D5CC7" w:rsidRPr="00D7409D" w:rsidRDefault="005F41AF" w:rsidP="004E734D">
      <w:pPr>
        <w:spacing w:after="112"/>
        <w:ind w:left="810" w:right="720"/>
        <w:rPr>
          <w:color w:val="000000" w:themeColor="text1"/>
          <w:sz w:val="20"/>
          <w:szCs w:val="20"/>
        </w:rPr>
      </w:pPr>
      <w:r w:rsidRPr="005F41AF">
        <w:rPr>
          <w:b/>
          <w:bCs/>
          <w:sz w:val="20"/>
          <w:szCs w:val="20"/>
        </w:rPr>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00D7409D"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sidR="00D7409D">
        <w:rPr>
          <w:sz w:val="20"/>
          <w:szCs w:val="20"/>
        </w:rPr>
        <w:t xml:space="preserve">Cougar </w:t>
      </w:r>
      <w:r w:rsidRPr="005F41AF">
        <w:rPr>
          <w:sz w:val="20"/>
          <w:szCs w:val="20"/>
        </w:rPr>
        <w:t xml:space="preserve">Dam </w:t>
      </w:r>
      <w:r w:rsidR="00D7409D">
        <w:rPr>
          <w:sz w:val="20"/>
          <w:szCs w:val="20"/>
        </w:rPr>
        <w:t>from</w:t>
      </w:r>
      <w:r w:rsidRPr="005F41AF">
        <w:rPr>
          <w:sz w:val="20"/>
          <w:szCs w:val="20"/>
        </w:rPr>
        <w:t xml:space="preserve"> 20</w:t>
      </w:r>
      <w:r w:rsidR="00D7409D">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sidR="00D7409D">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xml:space="preserve">) are presented for random effects. </w:t>
      </w: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30E43114" w:rsidR="006D5CC7" w:rsidRDefault="00D7409D" w:rsidP="00D92125">
      <w:pPr>
        <w:spacing w:line="360" w:lineRule="auto"/>
      </w:pPr>
      <w:r>
        <w:tab/>
        <w:t>To aid in interpretation of the parameters estimated in the final model</w:t>
      </w:r>
      <w:r w:rsidR="00947960">
        <w:t>,</w:t>
      </w:r>
      <w:r>
        <w:t xml:space="preserve"> we also estimated effects of </w:t>
      </w:r>
      <w:r w:rsidR="00D46780">
        <w:t xml:space="preserve">each </w:t>
      </w:r>
      <w:r>
        <w:t>significant predictor on the response scale (TLF)</w:t>
      </w:r>
      <w:r w:rsidR="00D46780">
        <w:t xml:space="preserve"> after accounting for variation at all other significant predictors</w:t>
      </w:r>
      <w:r>
        <w:t xml:space="preserve">. </w:t>
      </w:r>
      <w:r w:rsidRPr="00D7409D">
        <w:t xml:space="preserve">NOR salmon have substantially higher predicted fitness than HOR and this effect is somewhat stronger for males than females, but this interaction is only marginally significant and has a limited effect size </w:t>
      </w:r>
      <w:r w:rsidR="004E734D">
        <w:t>(Fig. 7</w:t>
      </w:r>
      <w:r w:rsidRPr="00D7409D">
        <w:t>). NOR males are predicted to be 2.1 fold more fit the HOR males, and NOR females are predicted to be 1.6 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61A9430B" w:rsidR="004E734D" w:rsidRPr="004E734D" w:rsidRDefault="004E734D" w:rsidP="004E734D">
      <w:pPr>
        <w:ind w:left="1170" w:right="1260"/>
        <w:rPr>
          <w:sz w:val="20"/>
          <w:szCs w:val="20"/>
        </w:rPr>
      </w:pPr>
      <w:r w:rsidRPr="004E734D">
        <w:rPr>
          <w:b/>
          <w:bCs/>
          <w:sz w:val="20"/>
          <w:szCs w:val="20"/>
        </w:rPr>
        <w:lastRenderedPageBreak/>
        <w:t xml:space="preserve">Fig 7: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the final GLMM.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560DE6AD" w:rsidR="004E734D" w:rsidRDefault="004E734D" w:rsidP="004E734D">
      <w:pPr>
        <w:ind w:firstLine="720"/>
      </w:pPr>
      <w:r w:rsidRPr="004E734D">
        <w:t xml:space="preserve">Overall, the </w:t>
      </w:r>
      <w:r w:rsidRPr="004E734D">
        <w:rPr>
          <w:i/>
          <w:iCs/>
        </w:rPr>
        <w:t>annual sex ratio</w:t>
      </w:r>
      <w:r w:rsidRPr="004E734D">
        <w:t xml:space="preserve"> has a small effect on </w:t>
      </w:r>
      <w:r>
        <w:t>TLF</w:t>
      </w:r>
      <w:r w:rsidRPr="004E734D">
        <w:t>, with male biased sex ratios producing somewhat higher fitness than female</w:t>
      </w:r>
      <w:r w:rsidR="00D46780">
        <w:t xml:space="preserve"> biased sex ratios</w:t>
      </w:r>
      <w:r w:rsidRPr="004E734D">
        <w:t>, however this effect was much stronger for females than males</w:t>
      </w:r>
      <w:r w:rsidR="00D46780">
        <w:t>.</w:t>
      </w:r>
      <w:r w:rsidRPr="004E734D">
        <w:t xml:space="preserve"> </w:t>
      </w:r>
      <w:r>
        <w:t>When consider</w:t>
      </w:r>
      <w:r w:rsidR="00D46780">
        <w:t xml:space="preserve">ed </w:t>
      </w:r>
      <w:r w:rsidR="008471F2">
        <w:t>on</w:t>
      </w:r>
      <w:r>
        <w:t xml:space="preserve"> response scale </w:t>
      </w:r>
      <w:r w:rsidR="008471F2">
        <w:t xml:space="preserve">(TLF) </w:t>
      </w:r>
      <w:r>
        <w:t>(Fig. 8),</w:t>
      </w:r>
      <w:r w:rsidRPr="004E734D">
        <w:t xml:space="preserve"> changes in </w:t>
      </w:r>
      <w:r w:rsidRPr="004E734D">
        <w:rPr>
          <w:i/>
          <w:iCs/>
        </w:rPr>
        <w:t>annual sex ratio</w:t>
      </w:r>
      <w:r w:rsidRPr="004E734D">
        <w:t xml:space="preserve"> affects fitness mostly through females, who perform worse when the sex ratio is female biased. Using the most extreme values in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38C5B1B5" w:rsidR="00AD329B" w:rsidRPr="004E734D" w:rsidRDefault="004E734D" w:rsidP="00AD329B">
      <w:pPr>
        <w:ind w:left="1170" w:right="1260"/>
        <w:rPr>
          <w:sz w:val="20"/>
          <w:szCs w:val="20"/>
        </w:rPr>
      </w:pPr>
      <w:r w:rsidRPr="004E734D">
        <w:rPr>
          <w:b/>
          <w:bCs/>
          <w:sz w:val="20"/>
          <w:szCs w:val="20"/>
        </w:rPr>
        <w:t>Fig. 8:</w:t>
      </w:r>
      <w:r>
        <w:rPr>
          <w:sz w:val="20"/>
          <w:szCs w:val="20"/>
        </w:rPr>
        <w:t xml:space="preserve"> Predicted effects of </w:t>
      </w:r>
      <w:r>
        <w:rPr>
          <w:i/>
          <w:iCs/>
          <w:sz w:val="20"/>
          <w:szCs w:val="20"/>
        </w:rPr>
        <w:t>annual sex ratio</w:t>
      </w:r>
      <w:r>
        <w:rPr>
          <w:sz w:val="20"/>
          <w:szCs w:val="20"/>
        </w:rPr>
        <w:t xml:space="preserve"> and </w:t>
      </w:r>
      <w:r w:rsidRPr="004E734D">
        <w:rPr>
          <w:i/>
          <w:iCs/>
          <w:sz w:val="20"/>
          <w:szCs w:val="20"/>
        </w:rPr>
        <w:t>sex</w:t>
      </w:r>
      <w:r>
        <w:rPr>
          <w:sz w:val="20"/>
          <w:szCs w:val="20"/>
        </w:rPr>
        <w:t xml:space="preserve"> on TLF from the final GLMM. Predicted values are conditioned on the typical values of all other predictors in the final model (</w:t>
      </w:r>
      <w:r>
        <w:rPr>
          <w:i/>
          <w:iCs/>
          <w:sz w:val="20"/>
          <w:szCs w:val="20"/>
        </w:rPr>
        <w:t xml:space="preserve">Julian day of release, </w:t>
      </w:r>
      <w:r w:rsidR="008471F2">
        <w:rPr>
          <w:i/>
          <w:iCs/>
          <w:sz w:val="20"/>
          <w:szCs w:val="20"/>
        </w:rPr>
        <w:t>origin</w:t>
      </w:r>
      <w:r>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CF605BB" w14:textId="004A2FB4" w:rsidR="004E734D" w:rsidRPr="008471F2" w:rsidRDefault="004E734D" w:rsidP="008471F2">
      <w:pPr>
        <w:ind w:left="1350" w:right="450"/>
      </w:pPr>
    </w:p>
    <w:p w14:paraId="52FC6E5D" w14:textId="77777777" w:rsidR="008471F2" w:rsidRDefault="008471F2" w:rsidP="008471F2"/>
    <w:p w14:paraId="20DF8ACD" w14:textId="51BE9ABA" w:rsidR="00AD329B" w:rsidRDefault="008471F2" w:rsidP="00AD3A95">
      <w:pPr>
        <w:ind w:firstLine="720"/>
      </w:pPr>
      <w:r>
        <w:t xml:space="preserve">Finally, </w:t>
      </w:r>
      <w:r w:rsidR="00AD329B">
        <w:t xml:space="preserve">salmon released above Cougar Dam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(Fig. 9)</w:t>
      </w:r>
      <w:r w:rsidRPr="008471F2">
        <w:t>. Individuals released on the earliest</w:t>
      </w:r>
      <w:r w:rsidR="00AD329B">
        <w:t xml:space="preserve"> day</w:t>
      </w:r>
      <w:r w:rsidRPr="008471F2">
        <w:t xml:space="preserve"> </w:t>
      </w:r>
      <w:r w:rsidR="00AD329B">
        <w:t>in the dataset</w:t>
      </w:r>
      <w:r w:rsidRPr="008471F2">
        <w:t xml:space="preserve"> are predicted to have 1.7 fold greater fitness than the latest release day.</w:t>
      </w:r>
    </w:p>
    <w:p w14:paraId="3A107705" w14:textId="77777777" w:rsidR="00AD329B" w:rsidRDefault="00AD329B" w:rsidP="008471F2"/>
    <w:p w14:paraId="79914753" w14:textId="77777777" w:rsidR="00AD329B" w:rsidRDefault="00AD329B" w:rsidP="00AD329B">
      <w:pPr>
        <w:jc w:val="center"/>
      </w:pPr>
      <w:r>
        <w:rPr>
          <w:noProof/>
        </w:rPr>
        <w:lastRenderedPageBreak/>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1646DE79" w:rsidR="00AD329B" w:rsidRPr="008471F2" w:rsidRDefault="00AD329B" w:rsidP="00AD329B">
      <w:pPr>
        <w:ind w:left="1350" w:right="450"/>
      </w:pPr>
      <w:r w:rsidRPr="004E734D">
        <w:rPr>
          <w:b/>
          <w:bCs/>
          <w:sz w:val="20"/>
          <w:szCs w:val="20"/>
        </w:rPr>
        <w:t xml:space="preserve">Fig. </w:t>
      </w:r>
      <w:r>
        <w:rPr>
          <w:b/>
          <w:bCs/>
          <w:sz w:val="20"/>
          <w:szCs w:val="20"/>
        </w:rPr>
        <w:t>9</w:t>
      </w:r>
      <w:r w:rsidRPr="004E734D">
        <w:rPr>
          <w:b/>
          <w:bCs/>
          <w:sz w:val="20"/>
          <w:szCs w:val="20"/>
        </w:rPr>
        <w:t>:</w:t>
      </w:r>
      <w:r>
        <w:rPr>
          <w:sz w:val="20"/>
          <w:szCs w:val="20"/>
        </w:rPr>
        <w:t xml:space="preserve"> Predicted effects of </w:t>
      </w:r>
      <w:r>
        <w:rPr>
          <w:i/>
          <w:iCs/>
          <w:sz w:val="20"/>
          <w:szCs w:val="20"/>
        </w:rPr>
        <w:t>Julian day of release</w:t>
      </w:r>
      <w:r>
        <w:rPr>
          <w:sz w:val="20"/>
          <w:szCs w:val="20"/>
        </w:rPr>
        <w:t xml:space="preserve"> on TLF from the final GLMM. Predicted values are conditioned on the typical values of all other predictors in the final model (</w:t>
      </w:r>
      <w:r>
        <w:rPr>
          <w:i/>
          <w:iCs/>
          <w:sz w:val="20"/>
          <w:szCs w:val="20"/>
        </w:rPr>
        <w:t>Julian sex, origin, annual sex ratio</w:t>
      </w:r>
      <w:r>
        <w:rPr>
          <w:sz w:val="20"/>
          <w:szCs w:val="20"/>
        </w:rPr>
        <w:t>). Grey band represents 95% confidence intervals for the estimates.</w:t>
      </w:r>
    </w:p>
    <w:p w14:paraId="0FD1C1B7" w14:textId="77777777" w:rsidR="00B92690" w:rsidRDefault="00B92690" w:rsidP="00AD329B">
      <w:pPr>
        <w:jc w:val="center"/>
      </w:pPr>
    </w:p>
    <w:p w14:paraId="3241CF0D" w14:textId="77777777" w:rsidR="00B92690" w:rsidRDefault="00B92690" w:rsidP="00AD329B">
      <w:pPr>
        <w:jc w:val="center"/>
      </w:pPr>
    </w:p>
    <w:p w14:paraId="7954441B" w14:textId="22C5757B" w:rsidR="005D4051" w:rsidRPr="004E734D" w:rsidRDefault="00B92690" w:rsidP="00B92690">
      <w:commentRangeStart w:id="40"/>
      <w:r>
        <w:t>Other results</w:t>
      </w:r>
      <w:commentRangeEnd w:id="40"/>
      <w:r>
        <w:rPr>
          <w:rStyle w:val="CommentReference"/>
        </w:rPr>
        <w:commentReference w:id="40"/>
      </w:r>
      <w:r w:rsidR="005D4051"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01342670" w14:textId="385CBDEF" w:rsidR="005D4051" w:rsidRPr="00D71476" w:rsidRDefault="005D4051" w:rsidP="00D92125">
      <w:pPr>
        <w:spacing w:line="360" w:lineRule="auto"/>
        <w:rPr>
          <w:u w:val="single"/>
        </w:rPr>
      </w:pPr>
      <w:r w:rsidRPr="00D71476">
        <w:rPr>
          <w:u w:val="single"/>
        </w:rPr>
        <w:t>Main Findings</w:t>
      </w:r>
    </w:p>
    <w:p w14:paraId="58EF3BE9" w14:textId="633FB8F2" w:rsidR="005D4051" w:rsidRPr="00D71476" w:rsidRDefault="005D4051" w:rsidP="005D4051">
      <w:pPr>
        <w:pStyle w:val="ListParagraph"/>
        <w:numPr>
          <w:ilvl w:val="0"/>
          <w:numId w:val="4"/>
        </w:numPr>
        <w:spacing w:line="360" w:lineRule="auto"/>
        <w:rPr>
          <w:u w:val="single"/>
        </w:rPr>
      </w:pPr>
      <w:r w:rsidRPr="00D71476">
        <w:t>Main findings presented in same order as objectives</w:t>
      </w:r>
    </w:p>
    <w:p w14:paraId="1EA70125" w14:textId="611742C9" w:rsidR="005D4051" w:rsidRPr="00D71476" w:rsidRDefault="005D4051" w:rsidP="005D4051">
      <w:pPr>
        <w:pStyle w:val="ListParagraph"/>
        <w:numPr>
          <w:ilvl w:val="0"/>
          <w:numId w:val="4"/>
        </w:numPr>
        <w:spacing w:line="360" w:lineRule="auto"/>
        <w:rPr>
          <w:u w:val="single"/>
        </w:rPr>
      </w:pPr>
      <w:r w:rsidRPr="00D71476">
        <w:t>Main Finding 2</w:t>
      </w:r>
    </w:p>
    <w:p w14:paraId="5CD7FED2" w14:textId="1C692751" w:rsidR="005D4051" w:rsidRPr="00D71476" w:rsidRDefault="005D4051" w:rsidP="005D4051">
      <w:pPr>
        <w:pStyle w:val="ListParagraph"/>
        <w:numPr>
          <w:ilvl w:val="0"/>
          <w:numId w:val="4"/>
        </w:numPr>
        <w:spacing w:line="360" w:lineRule="auto"/>
        <w:rPr>
          <w:u w:val="single"/>
        </w:rPr>
      </w:pPr>
      <w:r w:rsidRPr="00D71476">
        <w:t>Main Finding 3</w:t>
      </w:r>
    </w:p>
    <w:p w14:paraId="65579B93" w14:textId="2F89E79B" w:rsidR="005D4051" w:rsidRPr="00D71476" w:rsidRDefault="005D4051" w:rsidP="005D4051">
      <w:pPr>
        <w:pStyle w:val="ListParagraph"/>
        <w:numPr>
          <w:ilvl w:val="0"/>
          <w:numId w:val="4"/>
        </w:numPr>
        <w:spacing w:line="360" w:lineRule="auto"/>
        <w:rPr>
          <w:u w:val="single"/>
        </w:rPr>
      </w:pPr>
      <w:r w:rsidRPr="00D71476">
        <w:t>Main Finding 4</w:t>
      </w:r>
    </w:p>
    <w:p w14:paraId="6CF84CB6" w14:textId="49BE571A" w:rsidR="005D4051" w:rsidRPr="00D71476" w:rsidRDefault="005D4051" w:rsidP="005D4051">
      <w:pPr>
        <w:pStyle w:val="ListParagraph"/>
        <w:numPr>
          <w:ilvl w:val="0"/>
          <w:numId w:val="4"/>
        </w:numPr>
        <w:spacing w:line="360" w:lineRule="auto"/>
        <w:rPr>
          <w:u w:val="single"/>
        </w:rPr>
      </w:pPr>
      <w:r w:rsidRPr="00D71476">
        <w:t>Main Finding 5</w:t>
      </w:r>
    </w:p>
    <w:p w14:paraId="0CA3DB0E" w14:textId="44621B1A" w:rsidR="005D4051" w:rsidRPr="00D71476" w:rsidRDefault="005D4051" w:rsidP="005D4051">
      <w:pPr>
        <w:pStyle w:val="ListParagraph"/>
        <w:numPr>
          <w:ilvl w:val="0"/>
          <w:numId w:val="4"/>
        </w:numPr>
        <w:spacing w:line="360" w:lineRule="auto"/>
        <w:rPr>
          <w:u w:val="single"/>
        </w:rPr>
      </w:pPr>
      <w:r w:rsidRPr="00D71476">
        <w:t>Main Finding 6</w:t>
      </w:r>
    </w:p>
    <w:p w14:paraId="05176229" w14:textId="109498E3" w:rsidR="005D4051" w:rsidRPr="00D71476" w:rsidRDefault="005D4051" w:rsidP="005D4051">
      <w:pPr>
        <w:pStyle w:val="ListParagraph"/>
        <w:numPr>
          <w:ilvl w:val="0"/>
          <w:numId w:val="4"/>
        </w:numPr>
        <w:spacing w:line="360" w:lineRule="auto"/>
        <w:rPr>
          <w:u w:val="single"/>
        </w:rPr>
      </w:pPr>
      <w:r w:rsidRPr="00D71476">
        <w:t>Main Finding 7</w:t>
      </w:r>
    </w:p>
    <w:p w14:paraId="2FB9F171" w14:textId="5E922DA9" w:rsidR="005D4051" w:rsidRPr="00D71476" w:rsidRDefault="005D4051" w:rsidP="005D4051">
      <w:pPr>
        <w:spacing w:line="360" w:lineRule="auto"/>
        <w:rPr>
          <w:u w:val="single"/>
        </w:rPr>
      </w:pPr>
    </w:p>
    <w:p w14:paraId="28EE887C" w14:textId="0689BC80" w:rsidR="005D4051" w:rsidRPr="00D71476" w:rsidRDefault="005D4051" w:rsidP="005D4051">
      <w:pPr>
        <w:spacing w:line="360" w:lineRule="auto"/>
      </w:pPr>
      <w:r w:rsidRPr="00D71476">
        <w:rPr>
          <w:u w:val="single"/>
        </w:rPr>
        <w:t>Assignment Rates</w:t>
      </w:r>
    </w:p>
    <w:p w14:paraId="6D11401B" w14:textId="491998FA" w:rsidR="005D4051" w:rsidRPr="00D71476" w:rsidRDefault="005D4051" w:rsidP="005D4051">
      <w:pPr>
        <w:spacing w:line="360" w:lineRule="auto"/>
      </w:pPr>
      <w:r w:rsidRPr="00D71476">
        <w:tab/>
        <w:t>Discussion of any important results from the assignments. Including discussion of the rate of NOR immigrants arriving at the trap.</w:t>
      </w:r>
    </w:p>
    <w:p w14:paraId="513AA6B4" w14:textId="77777777" w:rsidR="005D4051" w:rsidRPr="00D71476" w:rsidRDefault="005D4051"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1D64A376" w14:textId="10B9164F" w:rsidR="005D4051" w:rsidRDefault="005D4051" w:rsidP="005D4051">
      <w:pPr>
        <w:spacing w:line="360" w:lineRule="auto"/>
      </w:pPr>
      <w:r w:rsidRPr="00D71476">
        <w:tab/>
        <w:t>Discussion paragraphs about the what drives variation in fitness among individuals, including environmental/release strategy variables and origin.</w:t>
      </w:r>
    </w:p>
    <w:p w14:paraId="27997DE9" w14:textId="468029BD" w:rsidR="00F635DF" w:rsidRDefault="00F635DF" w:rsidP="005D4051">
      <w:pPr>
        <w:spacing w:line="360" w:lineRule="auto"/>
      </w:pPr>
    </w:p>
    <w:p w14:paraId="3DCE062F" w14:textId="3DA8EA6A" w:rsidR="00F635DF" w:rsidRPr="00D71476" w:rsidRDefault="00F635DF" w:rsidP="00F635DF">
      <w:pPr>
        <w:pStyle w:val="ListParagraph"/>
        <w:numPr>
          <w:ilvl w:val="0"/>
          <w:numId w:val="8"/>
        </w:numPr>
        <w:spacing w:line="360" w:lineRule="auto"/>
      </w:pPr>
      <w:commentRangeStart w:id="41"/>
      <w:r>
        <w:t>Age length and origin are confounded. something</w:t>
      </w:r>
      <w:commentRangeEnd w:id="41"/>
      <w:r>
        <w:rPr>
          <w:rStyle w:val="CommentReference"/>
        </w:rPr>
        <w:commentReference w:id="41"/>
      </w:r>
      <w:r>
        <w:t xml:space="preserve"> previously noted</w:t>
      </w:r>
      <w:r w:rsidR="00E14BA5">
        <w:t xml:space="preserve"> in this system and fitting with the general observation that relative reproductive success of HOR and NOR salmon is at least partly mediated by differences in growth rates and AAM. I might conduct variance partitioning on the GLMM using commonality analysis to see how much we can tease apart this multicollinearity into shared and unique contributions of size and origin to TLF, but in any case, we should note how these variables are confounded</w:t>
      </w:r>
      <w:r w:rsidR="008469FF">
        <w:t xml:space="preserve"> in the discussion</w:t>
      </w:r>
      <w:r w:rsidR="00E14BA5">
        <w:t xml:space="preserve">. </w:t>
      </w:r>
    </w:p>
    <w:p w14:paraId="270DA806" w14:textId="51F3C060" w:rsidR="005D4051" w:rsidRPr="00D71476" w:rsidRDefault="005D4051" w:rsidP="005D4051">
      <w:pPr>
        <w:spacing w:line="360" w:lineRule="auto"/>
      </w:pPr>
    </w:p>
    <w:p w14:paraId="0F2806AF" w14:textId="0892FE00" w:rsidR="005D4051" w:rsidRPr="00D71476" w:rsidRDefault="005D4051" w:rsidP="005D4051">
      <w:pPr>
        <w:spacing w:line="360" w:lineRule="auto"/>
      </w:pPr>
      <w:r w:rsidRPr="00D71476">
        <w:rPr>
          <w:u w:val="single"/>
        </w:rPr>
        <w:t>Demography</w:t>
      </w:r>
    </w:p>
    <w:p w14:paraId="0A26FE5A" w14:textId="3DF198E1" w:rsidR="005D4051" w:rsidRDefault="005D4051" w:rsidP="005D4051">
      <w:pPr>
        <w:spacing w:line="360" w:lineRule="auto"/>
      </w:pPr>
      <w:r w:rsidRPr="00D71476">
        <w:tab/>
        <w:t>Discussion of whether or not the population is reaching replacement.</w:t>
      </w:r>
    </w:p>
    <w:p w14:paraId="7882C8E6" w14:textId="4C62259A" w:rsidR="00EF621B" w:rsidRDefault="00EF621B" w:rsidP="005D4051">
      <w:pPr>
        <w:spacing w:line="360" w:lineRule="auto"/>
      </w:pPr>
    </w:p>
    <w:p w14:paraId="6C495D22" w14:textId="4C0DF126" w:rsidR="00EF621B" w:rsidRDefault="00EF621B" w:rsidP="00EF621B">
      <w:pPr>
        <w:pStyle w:val="ListParagraph"/>
        <w:numPr>
          <w:ilvl w:val="0"/>
          <w:numId w:val="6"/>
        </w:numPr>
        <w:spacing w:line="360" w:lineRule="auto"/>
      </w:pPr>
      <w:commentRangeStart w:id="42"/>
      <w:r>
        <w:t>Unsampled parents</w:t>
      </w:r>
      <w:commentRangeEnd w:id="42"/>
      <w:r>
        <w:rPr>
          <w:rStyle w:val="CommentReference"/>
        </w:rPr>
        <w:commentReference w:id="42"/>
      </w:r>
      <w:r w:rsidR="0018163C">
        <w:t>?</w:t>
      </w:r>
    </w:p>
    <w:p w14:paraId="042A30DE" w14:textId="5CAD5B9F" w:rsidR="00EF621B" w:rsidRPr="00D71476" w:rsidRDefault="00EF621B" w:rsidP="00EF621B">
      <w:pPr>
        <w:pStyle w:val="ListParagraph"/>
        <w:numPr>
          <w:ilvl w:val="1"/>
          <w:numId w:val="6"/>
        </w:numPr>
        <w:spacing w:line="360" w:lineRule="auto"/>
      </w:pPr>
      <w:proofErr w:type="spellStart"/>
      <w:r>
        <w:lastRenderedPageBreak/>
        <w:t>Nb:Nsuccess</w:t>
      </w:r>
      <w:proofErr w:type="spellEnd"/>
      <w:r>
        <w:t xml:space="preserve"> ratio often greater than 1. Does this suggest unsampled parents? Reference discussions in previous paragraphs</w:t>
      </w:r>
      <w:r w:rsidR="008469FF">
        <w:t xml:space="preserve"> about </w:t>
      </w:r>
      <w:proofErr w:type="spellStart"/>
      <w:r w:rsidR="008469FF">
        <w:t>nb:nsuccessful</w:t>
      </w:r>
      <w:proofErr w:type="spellEnd"/>
      <w:r>
        <w:t xml:space="preserve">. We didn’t do the </w:t>
      </w:r>
      <w:commentRangeStart w:id="43"/>
      <w:proofErr w:type="spellStart"/>
      <w:r>
        <w:t>grandparentage</w:t>
      </w:r>
      <w:proofErr w:type="spellEnd"/>
      <w:r>
        <w:t xml:space="preserve"> analysis</w:t>
      </w:r>
      <w:r w:rsidR="0018163C">
        <w:t xml:space="preserve"> conducted in previous studies</w:t>
      </w:r>
      <w:commentRangeEnd w:id="43"/>
      <w:r w:rsidR="0018163C">
        <w:rPr>
          <w:rStyle w:val="CommentReference"/>
        </w:rPr>
        <w:commentReference w:id="43"/>
      </w:r>
      <w:r>
        <w:t>, but we were able to assess the reproductive success of some precocial males and some carcass samples above the dam</w:t>
      </w:r>
      <w:r w:rsidR="0018163C">
        <w:t xml:space="preserve"> (n = 17)</w:t>
      </w:r>
      <w:r>
        <w:t>. None produced offspring</w:t>
      </w:r>
      <w:r w:rsidR="0018163C">
        <w:t xml:space="preserve"> observed at Cougar trap or in subsequent SGS</w:t>
      </w:r>
      <w:r>
        <w:t xml:space="preserve">. This doesn’t mean there aren’t </w:t>
      </w:r>
      <w:r w:rsidR="0018163C">
        <w:t xml:space="preserve">precocial males or </w:t>
      </w:r>
      <w:proofErr w:type="spellStart"/>
      <w:r w:rsidR="0018163C">
        <w:t>adfluvials</w:t>
      </w:r>
      <w:proofErr w:type="spellEnd"/>
      <w:r w:rsidR="0018163C">
        <w:t xml:space="preserve"> above the dam contributing to the returns, but we didn’t find direct evidence of this from these additional samples.</w:t>
      </w:r>
      <w:r w:rsidR="00B92690">
        <w:t xml:space="preserve"> </w:t>
      </w:r>
    </w:p>
    <w:p w14:paraId="5A477952" w14:textId="03062658" w:rsidR="005D4051" w:rsidRPr="00D71476" w:rsidRDefault="005D4051" w:rsidP="005D4051">
      <w:pPr>
        <w:spacing w:line="360" w:lineRule="auto"/>
      </w:pPr>
    </w:p>
    <w:p w14:paraId="1DF9B27F" w14:textId="30DFA5F6" w:rsidR="005D4051" w:rsidRPr="00D71476" w:rsidRDefault="005D4051" w:rsidP="005D4051">
      <w:pPr>
        <w:spacing w:line="360" w:lineRule="auto"/>
      </w:pPr>
      <w:r w:rsidRPr="00D71476">
        <w:rPr>
          <w:u w:val="single"/>
        </w:rPr>
        <w:t>Conclusion</w:t>
      </w:r>
    </w:p>
    <w:p w14:paraId="72D75BEB" w14:textId="77777777" w:rsidR="005C6AE6" w:rsidRPr="00D71476" w:rsidRDefault="005D4051" w:rsidP="005C6AE6">
      <w:pPr>
        <w:spacing w:line="360" w:lineRule="auto"/>
      </w:pPr>
      <w:r w:rsidRPr="00D71476">
        <w:tab/>
      </w:r>
      <w:r w:rsidR="005C6AE6" w:rsidRPr="00D71476">
        <w:t>Example conclusion from 2016 report: We have consistently found that Chinook are not replacing themselves above Cougar Dam when only HOR Chinook were reintroduced. These results may suggest the need for improved juvenile survival</w:t>
      </w:r>
    </w:p>
    <w:p w14:paraId="0EEE99C0" w14:textId="13360296" w:rsidR="005D4051" w:rsidRPr="00D71476" w:rsidRDefault="005C6AE6" w:rsidP="005C6AE6">
      <w:pPr>
        <w:spacing w:line="360" w:lineRule="auto"/>
      </w:pPr>
      <w:r w:rsidRPr="00D71476">
        <w:t>through Cougar Dam. However, we have not evaluated CRR in years that both HOR and NOR Chinook have been reintroduced. These years may have higher CRR because we have found higher mean RS estimates among NOR Chinook in 2010 and 2011. However, we caution relying on the use of results made with RS estimates too heavily, because our results suggest that RS does not explain 74.3% of the variation in TLF. In this report, we also found that the LSDR method was effective at limiting the number of non-Cougar adult returns transported above Cougar Dam, and we recommend that managers continue to use this method. Results from adult-adult pedigrees in future years will provide valuable information regarding CRR rates and TLF estimates between HOR and NOR.</w:t>
      </w:r>
    </w:p>
    <w:p w14:paraId="255A664F" w14:textId="14E2BCD5" w:rsidR="005C6AE6" w:rsidRPr="00D71476" w:rsidRDefault="005C6AE6" w:rsidP="005C6AE6">
      <w:pPr>
        <w:spacing w:line="360" w:lineRule="auto"/>
        <w:rPr>
          <w:u w:val="single"/>
        </w:rPr>
      </w:pP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commentRangeStart w:id="44"/>
      <w:r w:rsidRPr="00710DB0">
        <w:rPr>
          <w:b/>
          <w:bCs/>
        </w:rPr>
        <w:lastRenderedPageBreak/>
        <w:t>References</w:t>
      </w:r>
      <w:commentRangeEnd w:id="44"/>
      <w:r w:rsidR="007611F6" w:rsidRPr="00710DB0">
        <w:rPr>
          <w:rStyle w:val="CommentReference"/>
          <w:sz w:val="24"/>
          <w:szCs w:val="24"/>
        </w:rPr>
        <w:commentReference w:id="44"/>
      </w:r>
    </w:p>
    <w:p w14:paraId="53A22496" w14:textId="77777777" w:rsidR="006605AD" w:rsidRPr="00710DB0" w:rsidRDefault="006605AD" w:rsidP="00710DB0"/>
    <w:p w14:paraId="5160BE3C" w14:textId="77777777" w:rsidR="00A86C6F" w:rsidRPr="00A86C6F" w:rsidRDefault="005C6AE6" w:rsidP="00A86C6F">
      <w:pPr>
        <w:pStyle w:val="EndNoteBibliography"/>
        <w:spacing w:after="240"/>
        <w:rPr>
          <w:noProof/>
        </w:rPr>
      </w:pPr>
      <w:r w:rsidRPr="00710DB0">
        <w:fldChar w:fldCharType="begin"/>
      </w:r>
      <w:r w:rsidRPr="00710DB0">
        <w:instrText xml:space="preserve"> ADDIN EN.REFLIST </w:instrText>
      </w:r>
      <w:r w:rsidRPr="00710DB0">
        <w:fldChar w:fldCharType="separate"/>
      </w:r>
      <w:r w:rsidR="00A86C6F" w:rsidRPr="00A86C6F">
        <w:rPr>
          <w:noProof/>
        </w:rPr>
        <w:t>Banks MA, O’Malley KG, Sard NM, Jacobson DP, Hogansen MJ, Schroeder RK, Johnson MA (2013) Genetic Pedigree Analysis of Spring Chinook Salmon Outplanted above Cougar Dam, South Fork McKenzie River. US Army Corps of Engineers.</w:t>
      </w:r>
    </w:p>
    <w:p w14:paraId="5B94CF34" w14:textId="77777777" w:rsidR="00A86C6F" w:rsidRPr="00A86C6F" w:rsidRDefault="00A86C6F" w:rsidP="00A86C6F">
      <w:pPr>
        <w:pStyle w:val="EndNoteBibliography"/>
        <w:spacing w:after="240"/>
        <w:rPr>
          <w:noProof/>
        </w:rPr>
      </w:pPr>
      <w:r w:rsidRPr="00A86C6F">
        <w:rPr>
          <w:noProof/>
        </w:rPr>
        <w:t>Banks MA, Sard NM, O’Malley KG, Jacobson DP, Hogansen MJ, Johnson MA (2016) A genetics-based evaluation of the spring Chinook salmon reintroduction program above Cougar Dam, South Fork McKenzie River, 2013-2015. US Army Corps of Engineers.</w:t>
      </w:r>
    </w:p>
    <w:p w14:paraId="30A49875" w14:textId="77777777" w:rsidR="00A86C6F" w:rsidRPr="00A86C6F" w:rsidRDefault="00A86C6F" w:rsidP="00A86C6F">
      <w:pPr>
        <w:pStyle w:val="EndNoteBibliography"/>
        <w:spacing w:after="240"/>
        <w:rPr>
          <w:noProof/>
        </w:rPr>
      </w:pPr>
      <w:r w:rsidRPr="00A86C6F">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4B96BC1C" w14:textId="77777777" w:rsidR="00A86C6F" w:rsidRPr="00A86C6F" w:rsidRDefault="00A86C6F" w:rsidP="00A86C6F">
      <w:pPr>
        <w:pStyle w:val="EndNoteBibliography"/>
        <w:spacing w:after="240"/>
        <w:rPr>
          <w:noProof/>
        </w:rPr>
      </w:pPr>
      <w:r w:rsidRPr="00A86C6F">
        <w:rPr>
          <w:noProof/>
        </w:rPr>
        <w:t>Botsford LW, Brittnacher JG (1998) Viability of sacramento river winter‐run Chinook salmon. Conservation Biology, 12, 65-79.</w:t>
      </w:r>
    </w:p>
    <w:p w14:paraId="5D6305D0" w14:textId="77777777" w:rsidR="00A86C6F" w:rsidRPr="00A86C6F" w:rsidRDefault="00A86C6F" w:rsidP="00A86C6F">
      <w:pPr>
        <w:pStyle w:val="EndNoteBibliography"/>
        <w:spacing w:after="240"/>
        <w:rPr>
          <w:noProof/>
        </w:rPr>
      </w:pPr>
      <w:r w:rsidRPr="00A86C6F">
        <w:rPr>
          <w:noProof/>
        </w:rPr>
        <w:t>Brunelli JP, Wertzler KJ, Sundin K, Thorgaard GH (2008) Y-specific sequences and polymorphisms in rainbow trout and Chinook salmon. Genome, 51, 739-748.</w:t>
      </w:r>
    </w:p>
    <w:p w14:paraId="03957A52" w14:textId="77777777" w:rsidR="00A86C6F" w:rsidRPr="00A86C6F" w:rsidRDefault="00A86C6F" w:rsidP="00A86C6F">
      <w:pPr>
        <w:pStyle w:val="EndNoteBibliography"/>
        <w:spacing w:after="240"/>
        <w:rPr>
          <w:noProof/>
        </w:rPr>
      </w:pPr>
      <w:r w:rsidRPr="00A86C6F">
        <w:rPr>
          <w:noProof/>
        </w:rPr>
        <w:t>Christie MR (2010) Parentage in natural populations: novel methods to detect parent-offspring pairs in large data sets. Mol Ecol Resour, 10, 115-128.</w:t>
      </w:r>
    </w:p>
    <w:p w14:paraId="5FAE0A08" w14:textId="77777777" w:rsidR="00A86C6F" w:rsidRPr="00A86C6F" w:rsidRDefault="00A86C6F" w:rsidP="00A86C6F">
      <w:pPr>
        <w:pStyle w:val="EndNoteBibliography"/>
        <w:spacing w:after="240"/>
        <w:rPr>
          <w:noProof/>
        </w:rPr>
      </w:pPr>
      <w:r w:rsidRPr="00A86C6F">
        <w:rPr>
          <w:noProof/>
        </w:rPr>
        <w:t>Do C, Waples RS, Peel D, Macbeth G, Tillett BJ, Ovenden JR (2014) NeEstimator v2: re‐implementation of software for the estimation of contemporary effective population size (Ne) from genetic data. Molecular ecology resources, 14, 209-214.</w:t>
      </w:r>
    </w:p>
    <w:p w14:paraId="1CC2E6A4" w14:textId="77777777" w:rsidR="00A86C6F" w:rsidRPr="00A86C6F" w:rsidRDefault="00A86C6F" w:rsidP="00A86C6F">
      <w:pPr>
        <w:pStyle w:val="EndNoteBibliography"/>
        <w:spacing w:after="240"/>
        <w:rPr>
          <w:noProof/>
        </w:rPr>
      </w:pPr>
      <w:r w:rsidRPr="00A86C6F">
        <w:rPr>
          <w:noProof/>
        </w:rPr>
        <w:t>Harrison HB, Saenz‐Agudelo P, Planes S, Jones GP, Berumen ML (2013) Relative accuracy of three common methods of parentage analysis in natural populations. Molecular ecology, 22, 1158-1170.</w:t>
      </w:r>
    </w:p>
    <w:p w14:paraId="137F65AF" w14:textId="77777777" w:rsidR="00A86C6F" w:rsidRPr="00A86C6F" w:rsidRDefault="00A86C6F" w:rsidP="00A86C6F">
      <w:pPr>
        <w:pStyle w:val="EndNoteBibliography"/>
        <w:spacing w:after="240"/>
        <w:rPr>
          <w:noProof/>
        </w:rPr>
      </w:pPr>
      <w:r w:rsidRPr="00A86C6F">
        <w:rPr>
          <w:noProof/>
        </w:rPr>
        <w:t>Ivanova NV, Dewaard JR, Hebert PDN (2006) An inexpensive, automation-friendly protocol for recovering high-quality DNA. Molecular Ecology Notes, 6, 998-1002.</w:t>
      </w:r>
    </w:p>
    <w:p w14:paraId="3D3ED55D" w14:textId="77777777" w:rsidR="00A86C6F" w:rsidRPr="00A86C6F" w:rsidRDefault="00A86C6F" w:rsidP="00A86C6F">
      <w:pPr>
        <w:pStyle w:val="EndNoteBibliography"/>
        <w:spacing w:after="240"/>
        <w:rPr>
          <w:noProof/>
        </w:rPr>
      </w:pPr>
      <w:r w:rsidRPr="00A86C6F">
        <w:rPr>
          <w:noProof/>
        </w:rPr>
        <w:t>Jones OR, Wang J (2010) COLONY: a program for parentage and sibship inference from multilocus genotype data. Molecular ecology resources, 10, 551-555.</w:t>
      </w:r>
    </w:p>
    <w:p w14:paraId="571C65BC" w14:textId="77777777" w:rsidR="00A86C6F" w:rsidRPr="00A86C6F" w:rsidRDefault="00A86C6F" w:rsidP="00A86C6F">
      <w:pPr>
        <w:pStyle w:val="EndNoteBibliography"/>
        <w:spacing w:after="240"/>
        <w:rPr>
          <w:noProof/>
        </w:rPr>
      </w:pPr>
      <w:r w:rsidRPr="00A86C6F">
        <w:rPr>
          <w:noProof/>
        </w:rPr>
        <w:t>Kalinowski ST, Taper ML, Marshall TC (2007) Revising how the computer program CERVUS accommodates genotyping error increases success in paternity assignment. Molecular ecology, 16, 1099-1106.</w:t>
      </w:r>
    </w:p>
    <w:p w14:paraId="4AE9BB26" w14:textId="77777777" w:rsidR="00A86C6F" w:rsidRPr="00A86C6F" w:rsidRDefault="00A86C6F" w:rsidP="00A86C6F">
      <w:pPr>
        <w:pStyle w:val="EndNoteBibliography"/>
        <w:spacing w:after="240"/>
        <w:rPr>
          <w:noProof/>
        </w:rPr>
      </w:pPr>
      <w:r w:rsidRPr="00A86C6F">
        <w:rPr>
          <w:noProof/>
        </w:rPr>
        <w:t>Sard NM, Johnson MA, Jacobson DP, Hogansen MJ, O'Malley KG, Banks MA (2016) Genetic monitoring guides adaptive management of a migratory fish reintroduction program. Animal Conservation, 19, 570-577.</w:t>
      </w:r>
    </w:p>
    <w:p w14:paraId="28401DCD" w14:textId="77777777" w:rsidR="00A86C6F" w:rsidRPr="00A86C6F" w:rsidRDefault="00A86C6F" w:rsidP="00A86C6F">
      <w:pPr>
        <w:pStyle w:val="EndNoteBibliography"/>
        <w:spacing w:after="240"/>
        <w:rPr>
          <w:noProof/>
        </w:rPr>
      </w:pPr>
      <w:r w:rsidRPr="00A86C6F">
        <w:rPr>
          <w:noProof/>
        </w:rPr>
        <w:t>Wang J (2018) Estimating genotyping errors from genotype and reconstructed pedigree data. Methods in Ecology and Evolution, 9, 109-120.</w:t>
      </w:r>
    </w:p>
    <w:p w14:paraId="6B033780" w14:textId="77777777" w:rsidR="00A86C6F" w:rsidRPr="00A86C6F" w:rsidRDefault="00A86C6F" w:rsidP="00A86C6F">
      <w:pPr>
        <w:pStyle w:val="EndNoteBibliography"/>
        <w:rPr>
          <w:noProof/>
        </w:rPr>
      </w:pPr>
      <w:r w:rsidRPr="00A86C6F">
        <w:rPr>
          <w:noProof/>
        </w:rPr>
        <w:lastRenderedPageBreak/>
        <w:t>Waples RS, Do C (2008) LDNE: a program for estimating effective population size from data on linkage disequilibrium. Molecular ecology resources, 8, 753-756.</w:t>
      </w:r>
    </w:p>
    <w:p w14:paraId="0D385F0D" w14:textId="005C2BA6"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555EC7B8" w14:textId="69C38972" w:rsidR="007611F6" w:rsidRPr="00D71476" w:rsidRDefault="007611F6" w:rsidP="005C6AE6">
      <w:pPr>
        <w:spacing w:line="360" w:lineRule="auto"/>
      </w:pPr>
      <w:r w:rsidRPr="00D71476">
        <w:t>APPENDIX A: ASSIGNMENT POWER</w:t>
      </w:r>
    </w:p>
    <w:p w14:paraId="7DBC94DE" w14:textId="46A80A33" w:rsidR="007611F6" w:rsidRPr="00D71476" w:rsidRDefault="007611F6" w:rsidP="005C6AE6">
      <w:pPr>
        <w:spacing w:line="360" w:lineRule="auto"/>
      </w:pPr>
    </w:p>
    <w:p w14:paraId="16729064" w14:textId="7E7148C5" w:rsidR="007611F6" w:rsidRPr="00D71476" w:rsidRDefault="007611F6" w:rsidP="005C6AE6">
      <w:pPr>
        <w:spacing w:line="360" w:lineRule="auto"/>
      </w:pPr>
      <w:r w:rsidRPr="00D71476">
        <w:t>This appendix will hold all the tables describing allele frequencies and variation, marker information content, non-exclusion probabilities, expected false parentages, and estimated genotype error rates for each offspring year and their set of candidate parents. I plan to generally follow the approach to presenting these values as Evans 2016, with a few changes. Most importantly, I will estimate a worst case scenario NEP, which assumes each parent offspring pair is evaluated at only the 7 markers with the largest (i.e. least powerful) NEPs.</w:t>
      </w:r>
      <w:r w:rsidR="002935A6" w:rsidRPr="00D71476">
        <w:t xml:space="preserve"> </w:t>
      </w:r>
    </w:p>
    <w:sectPr w:rsidR="007611F6" w:rsidRPr="00D71476" w:rsidSect="00AD6AF1">
      <w:pgSz w:w="12240" w:h="15840"/>
      <w:pgMar w:top="1440" w:right="1440" w:bottom="1440" w:left="1440" w:header="720" w:footer="720" w:gutter="0"/>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2-10-21T15:05:00Z" w:initials="DD">
    <w:p w14:paraId="7DAC6A39" w14:textId="30524CB4" w:rsidR="00D46780" w:rsidRDefault="00D46780">
      <w:pPr>
        <w:pStyle w:val="CommentText"/>
      </w:pPr>
      <w:r>
        <w:rPr>
          <w:rStyle w:val="CommentReference"/>
        </w:rPr>
        <w:annotationRef/>
      </w:r>
      <w:r>
        <w:t>These are just for us to keep things straight for now.</w:t>
      </w:r>
    </w:p>
  </w:comment>
  <w:comment w:id="2" w:author="David Dayan" w:date="2022-09-30T16:04:00Z" w:initials="DD">
    <w:p w14:paraId="3A68EAB0" w14:textId="77777777" w:rsidR="00D46780" w:rsidRDefault="00D46780">
      <w:pPr>
        <w:pStyle w:val="CommentText"/>
      </w:pPr>
      <w:r>
        <w:rPr>
          <w:rStyle w:val="CommentReference"/>
        </w:rPr>
        <w:annotationRef/>
      </w:r>
      <w:r>
        <w:t xml:space="preserve">All NOR candidate parents are from the Cougar Trap, but HOR candidate parents come from three sources: </w:t>
      </w:r>
      <w:proofErr w:type="spellStart"/>
      <w:r>
        <w:t>Leaburg</w:t>
      </w:r>
      <w:proofErr w:type="spellEnd"/>
      <w:r>
        <w:t xml:space="preserve"> Hatchery, McKenzie Hatchery and the Cougar Trap. In the lab (following ODFW) we’ve been using the term “hatchery outplant” to refer to HOR candidate parents that are trapped at the hatchery and hauled above the dam, but these “hatchery outplants” don’t include all HOR candidate parents. This is a potentially confusing situation.</w:t>
      </w:r>
    </w:p>
    <w:p w14:paraId="66002A17" w14:textId="77777777" w:rsidR="00D46780" w:rsidRDefault="00D46780">
      <w:pPr>
        <w:pStyle w:val="CommentText"/>
      </w:pPr>
    </w:p>
    <w:p w14:paraId="2F5BB17D" w14:textId="77777777" w:rsidR="00D46780" w:rsidRDefault="00D46780">
      <w:pPr>
        <w:pStyle w:val="CommentText"/>
      </w:pPr>
      <w:r>
        <w:t xml:space="preserve">I propose distinguishing the source of candidate parents (Cougar Trap vs </w:t>
      </w:r>
      <w:proofErr w:type="spellStart"/>
      <w:r>
        <w:t>Leaburg</w:t>
      </w:r>
      <w:proofErr w:type="spellEnd"/>
      <w:r>
        <w:t>/McKenzie Hatchery) from their origin (HOR/NOR) and avoiding terms like hatchery outplant, or Cougar trap individual.</w:t>
      </w:r>
    </w:p>
  </w:comment>
  <w:comment w:id="3" w:author="Kathleen O'Malley" w:date="2022-10-15T14:11:00Z" w:initials="OMKG">
    <w:p w14:paraId="6BB4C8EC" w14:textId="77777777" w:rsidR="00D46780" w:rsidRDefault="00D46780">
      <w:pPr>
        <w:pStyle w:val="CommentText"/>
      </w:pPr>
      <w:r>
        <w:rPr>
          <w:rStyle w:val="CommentReference"/>
        </w:rPr>
        <w:annotationRef/>
      </w:r>
      <w:r>
        <w:t>Your acronym is described after it is used</w:t>
      </w:r>
    </w:p>
  </w:comment>
  <w:comment w:id="4" w:author="Kathleen O'Malley" w:date="2022-10-15T14:12:00Z" w:initials="OMKG">
    <w:p w14:paraId="118CEEA3" w14:textId="77777777" w:rsidR="00D46780" w:rsidRDefault="00D46780">
      <w:pPr>
        <w:pStyle w:val="CommentText"/>
      </w:pPr>
      <w:r>
        <w:rPr>
          <w:rStyle w:val="CommentReference"/>
        </w:rPr>
        <w:annotationRef/>
      </w:r>
      <w:r>
        <w:t>This is different from the North Santiam and will have to be stated clearly throughout to avoid confusion</w:t>
      </w:r>
    </w:p>
  </w:comment>
  <w:comment w:id="7" w:author="Kathleen O'Malley" w:date="2022-10-15T14:15:00Z" w:initials="OMKG">
    <w:p w14:paraId="66ABA214" w14:textId="77777777" w:rsidR="00D46780" w:rsidRDefault="00D46780">
      <w:pPr>
        <w:pStyle w:val="CommentText"/>
      </w:pPr>
      <w:r>
        <w:rPr>
          <w:rStyle w:val="CommentReference"/>
        </w:rPr>
        <w:annotationRef/>
      </w:r>
      <w:r>
        <w:t>So this is different from hatchery outplant above?</w:t>
      </w:r>
    </w:p>
  </w:comment>
  <w:comment w:id="8" w:author="David Dayan" w:date="2022-10-21T14:51:00Z" w:initials="DD">
    <w:p w14:paraId="6175C250" w14:textId="6F582875" w:rsidR="00D46780" w:rsidRDefault="00D46780">
      <w:pPr>
        <w:pStyle w:val="CommentText"/>
      </w:pPr>
      <w:r>
        <w:rPr>
          <w:rStyle w:val="CommentReference"/>
        </w:rPr>
        <w:annotationRef/>
      </w:r>
      <w:r>
        <w:t>Yes, this is how we did it in the NSNT report. Outplant was a verb, as was reintroduce. I’m proposing to avoid the confusion and only use the verb “release”.</w:t>
      </w:r>
    </w:p>
  </w:comment>
  <w:comment w:id="10" w:author="David Dayan" w:date="2022-09-30T14:26:00Z" w:initials="DD">
    <w:p w14:paraId="4CB8A940" w14:textId="7BC30163" w:rsidR="00D46780" w:rsidRDefault="00D46780">
      <w:pPr>
        <w:pStyle w:val="CommentText"/>
        <w:rPr>
          <w:rFonts w:ascii="Arial" w:hAnsi="Arial" w:cs="Arial"/>
        </w:rPr>
      </w:pPr>
      <w:r w:rsidRPr="00AD6AF1">
        <w:rPr>
          <w:rStyle w:val="CommentReference"/>
          <w:b/>
          <w:bCs/>
        </w:rPr>
        <w:annotationRef/>
      </w:r>
      <w:r w:rsidRPr="00AD6AF1">
        <w:rPr>
          <w:rFonts w:ascii="Arial" w:hAnsi="Arial" w:cs="Arial"/>
        </w:rPr>
        <w:t>Main Text Formatting:</w:t>
      </w:r>
    </w:p>
    <w:p w14:paraId="0319380B" w14:textId="687666C8" w:rsidR="00D46780" w:rsidRPr="00AD6AF1" w:rsidRDefault="00D46780">
      <w:pPr>
        <w:pStyle w:val="CommentText"/>
        <w:rPr>
          <w:rFonts w:ascii="Arial" w:hAnsi="Arial" w:cs="Arial"/>
        </w:rPr>
      </w:pPr>
      <w:r>
        <w:rPr>
          <w:rFonts w:ascii="Arial" w:hAnsi="Arial" w:cs="Arial"/>
        </w:rPr>
        <w:t>Font: Arial 12</w:t>
      </w:r>
    </w:p>
    <w:p w14:paraId="44D14653" w14:textId="77777777" w:rsidR="00D46780" w:rsidRPr="00AD6AF1" w:rsidRDefault="00D46780">
      <w:pPr>
        <w:pStyle w:val="CommentText"/>
        <w:rPr>
          <w:rFonts w:ascii="Arial" w:hAnsi="Arial" w:cs="Arial"/>
          <w:b/>
          <w:bCs/>
        </w:rPr>
      </w:pPr>
    </w:p>
    <w:p w14:paraId="17131EAA" w14:textId="7EA45627" w:rsidR="00D46780" w:rsidRDefault="00D46780">
      <w:pPr>
        <w:pStyle w:val="CommentText"/>
        <w:rPr>
          <w:rFonts w:ascii="Arial" w:hAnsi="Arial" w:cs="Arial"/>
          <w:b/>
          <w:bCs/>
        </w:rPr>
      </w:pPr>
      <w:r w:rsidRPr="00AD6AF1">
        <w:rPr>
          <w:rFonts w:ascii="Arial" w:hAnsi="Arial" w:cs="Arial"/>
          <w:b/>
          <w:bCs/>
        </w:rPr>
        <w:t>Bold Main Headers</w:t>
      </w:r>
    </w:p>
    <w:p w14:paraId="018A1361" w14:textId="7ADB0955" w:rsidR="00D46780" w:rsidRPr="00171088" w:rsidRDefault="00D46780">
      <w:pPr>
        <w:pStyle w:val="CommentText"/>
        <w:rPr>
          <w:rFonts w:ascii="Arial" w:hAnsi="Arial" w:cs="Arial"/>
          <w:u w:val="single"/>
        </w:rPr>
      </w:pPr>
      <w:r>
        <w:rPr>
          <w:rFonts w:ascii="Arial" w:hAnsi="Arial" w:cs="Arial"/>
          <w:u w:val="single"/>
        </w:rPr>
        <w:t>Underline Sub-header</w:t>
      </w:r>
    </w:p>
    <w:p w14:paraId="620AAEF9" w14:textId="16CAD6EF" w:rsidR="00D46780" w:rsidRPr="00AD6AF1" w:rsidRDefault="00D46780">
      <w:pPr>
        <w:pStyle w:val="CommentText"/>
        <w:rPr>
          <w:rFonts w:ascii="Arial" w:hAnsi="Arial" w:cs="Arial"/>
          <w:i/>
          <w:iCs/>
        </w:rPr>
      </w:pPr>
      <w:r w:rsidRPr="00AD6AF1">
        <w:rPr>
          <w:rFonts w:ascii="Arial" w:hAnsi="Arial" w:cs="Arial"/>
          <w:i/>
          <w:iCs/>
        </w:rPr>
        <w:t>Italics Sub-header</w:t>
      </w:r>
      <w:r>
        <w:rPr>
          <w:rFonts w:ascii="Arial" w:hAnsi="Arial" w:cs="Arial"/>
          <w:i/>
          <w:iCs/>
        </w:rPr>
        <w:t xml:space="preserve"> 2</w:t>
      </w:r>
    </w:p>
    <w:p w14:paraId="1DD6303D" w14:textId="72CF95EA" w:rsidR="00D46780" w:rsidRPr="00AD6AF1" w:rsidRDefault="00D46780">
      <w:pPr>
        <w:pStyle w:val="CommentText"/>
        <w:rPr>
          <w:rFonts w:ascii="Arial" w:hAnsi="Arial" w:cs="Arial"/>
          <w:i/>
          <w:iCs/>
        </w:rPr>
      </w:pPr>
    </w:p>
    <w:p w14:paraId="20B7325D" w14:textId="54F6E7A0" w:rsidR="00D46780" w:rsidRPr="00AD6AF1" w:rsidRDefault="00D46780">
      <w:pPr>
        <w:pStyle w:val="CommentText"/>
        <w:rPr>
          <w:rFonts w:ascii="Arial" w:hAnsi="Arial" w:cs="Arial"/>
        </w:rPr>
      </w:pPr>
      <w:r w:rsidRPr="00171088">
        <w:rPr>
          <w:rFonts w:ascii="Arial" w:hAnsi="Arial" w:cs="Arial"/>
        </w:rPr>
        <w:t>Spacing</w:t>
      </w:r>
      <w:r w:rsidRPr="00AD6AF1">
        <w:rPr>
          <w:rFonts w:ascii="Arial" w:hAnsi="Arial" w:cs="Arial"/>
        </w:rPr>
        <w:t>:</w:t>
      </w:r>
    </w:p>
    <w:p w14:paraId="000DDA6B" w14:textId="77777777" w:rsidR="00D46780" w:rsidRPr="00AD6AF1" w:rsidRDefault="00D46780">
      <w:pPr>
        <w:pStyle w:val="CommentText"/>
        <w:rPr>
          <w:rFonts w:ascii="Arial" w:hAnsi="Arial" w:cs="Arial"/>
        </w:rPr>
      </w:pPr>
      <w:r w:rsidRPr="00AD6AF1">
        <w:rPr>
          <w:rFonts w:ascii="Arial" w:hAnsi="Arial" w:cs="Arial"/>
        </w:rPr>
        <w:t>1.5x Line spacing</w:t>
      </w:r>
    </w:p>
    <w:p w14:paraId="7548B190" w14:textId="79514870" w:rsidR="00D46780" w:rsidRDefault="00D46780">
      <w:pPr>
        <w:pStyle w:val="CommentText"/>
        <w:rPr>
          <w:rFonts w:ascii="Arial" w:hAnsi="Arial" w:cs="Arial"/>
        </w:rPr>
      </w:pPr>
      <w:r w:rsidRPr="00AD6AF1">
        <w:rPr>
          <w:rFonts w:ascii="Arial" w:hAnsi="Arial" w:cs="Arial"/>
        </w:rPr>
        <w:t>No interstitial spacing between paragraphs</w:t>
      </w:r>
    </w:p>
    <w:p w14:paraId="3E54E0A1" w14:textId="4644D44B" w:rsidR="00D46780" w:rsidRPr="00AD6AF1" w:rsidRDefault="00D46780">
      <w:pPr>
        <w:pStyle w:val="CommentText"/>
        <w:rPr>
          <w:rFonts w:ascii="Arial" w:hAnsi="Arial" w:cs="Arial"/>
        </w:rPr>
      </w:pPr>
      <w:r>
        <w:rPr>
          <w:rFonts w:ascii="Arial" w:hAnsi="Arial" w:cs="Arial"/>
        </w:rPr>
        <w:t xml:space="preserve">No blank line at start of new text after header </w:t>
      </w:r>
    </w:p>
    <w:p w14:paraId="20827E11" w14:textId="7CD46FA8" w:rsidR="00D46780" w:rsidRDefault="00D46780">
      <w:pPr>
        <w:pStyle w:val="CommentText"/>
        <w:rPr>
          <w:rFonts w:ascii="Arial" w:hAnsi="Arial" w:cs="Arial"/>
        </w:rPr>
      </w:pPr>
      <w:r>
        <w:rPr>
          <w:rFonts w:ascii="Arial" w:hAnsi="Arial" w:cs="Arial"/>
        </w:rPr>
        <w:t>1 blank line</w:t>
      </w:r>
      <w:r w:rsidRPr="00AD6AF1">
        <w:rPr>
          <w:rFonts w:ascii="Arial" w:hAnsi="Arial" w:cs="Arial"/>
        </w:rPr>
        <w:t xml:space="preserve"> between text and </w:t>
      </w:r>
      <w:r>
        <w:rPr>
          <w:rFonts w:ascii="Arial" w:hAnsi="Arial" w:cs="Arial"/>
        </w:rPr>
        <w:t xml:space="preserve">new section </w:t>
      </w:r>
      <w:r w:rsidRPr="00AD6AF1">
        <w:rPr>
          <w:rFonts w:ascii="Arial" w:hAnsi="Arial" w:cs="Arial"/>
        </w:rPr>
        <w:t>headers</w:t>
      </w:r>
    </w:p>
    <w:p w14:paraId="15361B52" w14:textId="3324F7CC" w:rsidR="00D46780" w:rsidRDefault="00D46780">
      <w:pPr>
        <w:pStyle w:val="CommentText"/>
        <w:rPr>
          <w:rFonts w:ascii="Arial" w:hAnsi="Arial" w:cs="Arial"/>
        </w:rPr>
      </w:pPr>
      <w:r>
        <w:rPr>
          <w:rFonts w:ascii="Arial" w:hAnsi="Arial" w:cs="Arial"/>
        </w:rPr>
        <w:t>Page break between main headers</w:t>
      </w:r>
    </w:p>
    <w:p w14:paraId="66C72283" w14:textId="77777777" w:rsidR="00D46780" w:rsidRDefault="00D46780">
      <w:pPr>
        <w:pStyle w:val="CommentText"/>
        <w:rPr>
          <w:rFonts w:ascii="Arial" w:hAnsi="Arial" w:cs="Arial"/>
        </w:rPr>
      </w:pPr>
    </w:p>
    <w:p w14:paraId="2F3B23F1" w14:textId="77777777" w:rsidR="00D46780" w:rsidRDefault="00D46780">
      <w:pPr>
        <w:pStyle w:val="CommentText"/>
        <w:rPr>
          <w:rFonts w:ascii="Arial" w:hAnsi="Arial" w:cs="Arial"/>
        </w:rPr>
      </w:pPr>
      <w:r>
        <w:rPr>
          <w:rFonts w:ascii="Arial" w:hAnsi="Arial" w:cs="Arial"/>
        </w:rPr>
        <w:t>Tables and Figures:</w:t>
      </w:r>
    </w:p>
    <w:p w14:paraId="7C171EA6" w14:textId="77777777" w:rsidR="00D46780" w:rsidRDefault="00D46780">
      <w:pPr>
        <w:pStyle w:val="CommentText"/>
        <w:rPr>
          <w:rFonts w:ascii="Arial" w:hAnsi="Arial" w:cs="Arial"/>
        </w:rPr>
      </w:pPr>
      <w:r>
        <w:rPr>
          <w:rFonts w:ascii="Arial" w:hAnsi="Arial" w:cs="Arial"/>
        </w:rPr>
        <w:t>In line with text</w:t>
      </w:r>
    </w:p>
    <w:p w14:paraId="75560753" w14:textId="77777777" w:rsidR="00D46780" w:rsidRDefault="00D46780">
      <w:pPr>
        <w:pStyle w:val="CommentText"/>
        <w:rPr>
          <w:rFonts w:ascii="Arial" w:hAnsi="Arial" w:cs="Arial"/>
        </w:rPr>
      </w:pPr>
      <w:r>
        <w:rPr>
          <w:rFonts w:ascii="Arial" w:hAnsi="Arial" w:cs="Arial"/>
        </w:rPr>
        <w:t xml:space="preserve">Captions: </w:t>
      </w:r>
      <w:r>
        <w:rPr>
          <w:rFonts w:ascii="Arial" w:hAnsi="Arial" w:cs="Arial"/>
          <w:b/>
          <w:bCs/>
        </w:rPr>
        <w:t xml:space="preserve">Bold Title: </w:t>
      </w:r>
      <w:r>
        <w:rPr>
          <w:rFonts w:ascii="Arial" w:hAnsi="Arial" w:cs="Arial"/>
        </w:rPr>
        <w:t>plain caption text. Size 10</w:t>
      </w:r>
    </w:p>
    <w:p w14:paraId="1735BDCE" w14:textId="77777777" w:rsidR="00D46780" w:rsidRDefault="00D46780">
      <w:pPr>
        <w:pStyle w:val="CommentText"/>
        <w:rPr>
          <w:rFonts w:ascii="Arial" w:hAnsi="Arial" w:cs="Arial"/>
        </w:rPr>
      </w:pPr>
    </w:p>
    <w:p w14:paraId="59045F7D" w14:textId="77777777" w:rsidR="00D46780" w:rsidRDefault="00D46780">
      <w:pPr>
        <w:pStyle w:val="CommentText"/>
        <w:rPr>
          <w:rFonts w:ascii="Arial" w:hAnsi="Arial" w:cs="Arial"/>
        </w:rPr>
      </w:pPr>
      <w:r>
        <w:rPr>
          <w:rFonts w:ascii="Arial" w:hAnsi="Arial" w:cs="Arial"/>
        </w:rPr>
        <w:t>Color Scheme:</w:t>
      </w:r>
    </w:p>
    <w:p w14:paraId="232E7E8C" w14:textId="77777777" w:rsidR="00F069BD" w:rsidRDefault="00D46780">
      <w:pPr>
        <w:pStyle w:val="CommentText"/>
        <w:rPr>
          <w:rFonts w:ascii="Arial" w:hAnsi="Arial" w:cs="Arial"/>
        </w:rPr>
      </w:pPr>
      <w:r>
        <w:rPr>
          <w:rFonts w:ascii="Arial" w:hAnsi="Arial" w:cs="Arial"/>
        </w:rPr>
        <w:t>Paul Tol’s Bright Color Scheme for unordered categorical variables</w:t>
      </w:r>
    </w:p>
    <w:p w14:paraId="6C774086" w14:textId="733E8406" w:rsidR="00D46780" w:rsidRDefault="00F069BD">
      <w:pPr>
        <w:pStyle w:val="CommentText"/>
        <w:rPr>
          <w:rFonts w:ascii="Arial" w:hAnsi="Arial" w:cs="Arial"/>
        </w:rPr>
      </w:pPr>
      <w:proofErr w:type="spellStart"/>
      <w:r>
        <w:rPr>
          <w:rFonts w:ascii="Arial" w:hAnsi="Arial" w:cs="Arial"/>
        </w:rPr>
        <w:t>V</w:t>
      </w:r>
      <w:r w:rsidR="00D46780">
        <w:rPr>
          <w:rFonts w:ascii="Arial" w:hAnsi="Arial" w:cs="Arial"/>
        </w:rPr>
        <w:t>iridis</w:t>
      </w:r>
      <w:proofErr w:type="spellEnd"/>
      <w:r w:rsidR="00D46780">
        <w:rPr>
          <w:rFonts w:ascii="Arial" w:hAnsi="Arial" w:cs="Arial"/>
        </w:rPr>
        <w:t xml:space="preserve"> for continuous, or ordered variables</w:t>
      </w:r>
    </w:p>
    <w:p w14:paraId="617558C0" w14:textId="5F6FCC61" w:rsidR="00D46780" w:rsidRPr="00171088" w:rsidRDefault="00D46780">
      <w:pPr>
        <w:pStyle w:val="CommentText"/>
      </w:pPr>
    </w:p>
  </w:comment>
  <w:comment w:id="11" w:author="David Dayan" w:date="2022-10-05T17:29:00Z" w:initials="DD">
    <w:p w14:paraId="7640737F" w14:textId="32E3BA57" w:rsidR="00D46780" w:rsidRDefault="00D46780">
      <w:pPr>
        <w:pStyle w:val="CommentText"/>
      </w:pPr>
      <w:r>
        <w:rPr>
          <w:rStyle w:val="CommentReference"/>
        </w:rPr>
        <w:annotationRef/>
      </w:r>
      <w:r>
        <w:t>Construction of downstream passage was supposed to start this year? It’s very hard to understand what is actually happening on this front from the outside. Will be good to get input form Ryan if he agrees to be a co-author.</w:t>
      </w:r>
    </w:p>
  </w:comment>
  <w:comment w:id="12" w:author="David Dayan" w:date="2022-10-07T12:16:00Z" w:initials="DD">
    <w:p w14:paraId="3C71B80D" w14:textId="4EEB9D12" w:rsidR="00D46780" w:rsidRDefault="00D46780">
      <w:pPr>
        <w:pStyle w:val="CommentText"/>
      </w:pPr>
      <w:r>
        <w:rPr>
          <w:rStyle w:val="CommentReference"/>
        </w:rPr>
        <w:annotationRef/>
      </w:r>
      <w:r>
        <w:t xml:space="preserve">This is the map from Sard 2016. Time permitting, I’d really like to create a new map that demonstrates the location of the downstream release site, all sites above the dam with names, both the </w:t>
      </w:r>
      <w:proofErr w:type="spellStart"/>
      <w:r>
        <w:t>Leaburg</w:t>
      </w:r>
      <w:proofErr w:type="spellEnd"/>
      <w:r>
        <w:t xml:space="preserve"> and McKenzie hatcheries, and some depiction of the LSDR/recycling program</w:t>
      </w:r>
    </w:p>
  </w:comment>
  <w:comment w:id="13" w:author="Kathleen O'Malley" w:date="2022-10-15T14:24:00Z" w:initials="OMKG">
    <w:p w14:paraId="4E0DD0B5" w14:textId="4A2C9B06" w:rsidR="00D46780" w:rsidRDefault="00D46780">
      <w:pPr>
        <w:pStyle w:val="CommentText"/>
      </w:pPr>
      <w:r>
        <w:rPr>
          <w:rStyle w:val="CommentReference"/>
        </w:rPr>
        <w:annotationRef/>
      </w:r>
      <w:r>
        <w:t>Sounds good</w:t>
      </w:r>
    </w:p>
  </w:comment>
  <w:comment w:id="14" w:author="David Dayan" w:date="2022-10-21T15:08:00Z" w:initials="DD">
    <w:p w14:paraId="72F4E345" w14:textId="29EC2D94" w:rsidR="00D46780" w:rsidRDefault="00D46780">
      <w:pPr>
        <w:pStyle w:val="CommentText"/>
      </w:pPr>
      <w:r>
        <w:rPr>
          <w:rStyle w:val="CommentReference"/>
        </w:rPr>
        <w:annotationRef/>
      </w:r>
      <w:r>
        <w:t>Current figure doesn’t include Forest Glen (downstream release site)</w:t>
      </w:r>
    </w:p>
  </w:comment>
  <w:comment w:id="15" w:author="David Dayan" w:date="2022-10-21T15:15:00Z" w:initials="DD">
    <w:p w14:paraId="2CB8B6B2" w14:textId="191B61C6" w:rsidR="00D46780" w:rsidRDefault="00D46780" w:rsidP="00A86C6F">
      <w:pPr>
        <w:pStyle w:val="CommentText"/>
      </w:pPr>
      <w:r>
        <w:rPr>
          <w:rStyle w:val="CommentReference"/>
        </w:rPr>
        <w:annotationRef/>
      </w:r>
      <w:r>
        <w:t xml:space="preserve">After our discussion in lab meeting </w:t>
      </w:r>
      <w:r w:rsidRPr="005D720F">
        <w:rPr>
          <w:highlight w:val="cyan"/>
        </w:rPr>
        <w:t>I added comments in cyan</w:t>
      </w:r>
      <w:r>
        <w:t xml:space="preserve"> to highlight all major results presented in this report that were also presented in Sard 2016, Banks 2016 or Banks 2014, and attempt to briefly explain any differences in how they were calculated. </w:t>
      </w:r>
    </w:p>
    <w:p w14:paraId="12BC50AB" w14:textId="77777777" w:rsidR="00D46780" w:rsidRDefault="00D46780">
      <w:pPr>
        <w:pStyle w:val="CommentText"/>
      </w:pPr>
      <w:r>
        <w:t xml:space="preserve"> </w:t>
      </w:r>
    </w:p>
    <w:p w14:paraId="359F73DF" w14:textId="0A4A9722" w:rsidR="00D46780" w:rsidRDefault="00D46780">
      <w:pPr>
        <w:pStyle w:val="CommentText"/>
      </w:pPr>
      <w:r w:rsidRPr="00A86C6F">
        <w:rPr>
          <w:highlight w:val="cyan"/>
        </w:rPr>
        <w:t>This is the first explanation of how the datasets themselves differ between previous reports, and between previous reports and this report.</w:t>
      </w:r>
    </w:p>
  </w:comment>
  <w:comment w:id="16" w:author="David Dayan" w:date="2022-10-05T14:27:00Z" w:initials="DD">
    <w:p w14:paraId="63D66706" w14:textId="101098D5" w:rsidR="00D46780" w:rsidRDefault="00D46780">
      <w:pPr>
        <w:pStyle w:val="CommentText"/>
        <w:rPr>
          <w:rFonts w:ascii="Arial" w:hAnsi="Arial" w:cs="Arial"/>
        </w:rPr>
      </w:pPr>
      <w:r>
        <w:rPr>
          <w:rStyle w:val="CommentReference"/>
        </w:rPr>
        <w:annotationRef/>
      </w:r>
      <w:r>
        <w:rPr>
          <w:rFonts w:ascii="Arial" w:hAnsi="Arial" w:cs="Arial"/>
        </w:rPr>
        <w:t>I think a figure like this will help key terms and concepts related to parentage analysis to sink in.</w:t>
      </w:r>
    </w:p>
    <w:p w14:paraId="5BC0863B" w14:textId="77777777" w:rsidR="00D46780" w:rsidRDefault="00D46780">
      <w:pPr>
        <w:pStyle w:val="CommentText"/>
        <w:rPr>
          <w:rFonts w:ascii="Arial" w:hAnsi="Arial" w:cs="Arial"/>
        </w:rPr>
      </w:pPr>
    </w:p>
    <w:p w14:paraId="1BB95AB0" w14:textId="2217FC3E" w:rsidR="00D46780" w:rsidRPr="00857780" w:rsidRDefault="00D46780">
      <w:pPr>
        <w:pStyle w:val="CommentText"/>
        <w:rPr>
          <w:rFonts w:ascii="Arial" w:hAnsi="Arial" w:cs="Arial"/>
        </w:rPr>
      </w:pPr>
      <w:r>
        <w:rPr>
          <w:rFonts w:ascii="Arial" w:hAnsi="Arial" w:cs="Arial"/>
        </w:rPr>
        <w:t>It also elucidates some aspects of the releases that are confusing (like HOR salmon released above the dam includes both hatchery outplants AND cougar trap HORs).</w:t>
      </w:r>
    </w:p>
  </w:comment>
  <w:comment w:id="17" w:author="David Dayan" w:date="2022-10-21T15:19:00Z" w:initials="DD">
    <w:p w14:paraId="648E9C26" w14:textId="2743CCD1" w:rsidR="00D46780" w:rsidRDefault="00D46780">
      <w:pPr>
        <w:pStyle w:val="CommentText"/>
      </w:pPr>
      <w:r>
        <w:rPr>
          <w:rStyle w:val="CommentReference"/>
        </w:rPr>
        <w:annotationRef/>
      </w:r>
      <w:r w:rsidRPr="00A86C6F">
        <w:rPr>
          <w:highlight w:val="cyan"/>
        </w:rPr>
        <w:t>First mention of new pedigrees f</w:t>
      </w:r>
      <w:r>
        <w:rPr>
          <w:highlight w:val="cyan"/>
        </w:rPr>
        <w:t>rom</w:t>
      </w:r>
      <w:r w:rsidRPr="00A86C6F">
        <w:rPr>
          <w:highlight w:val="cyan"/>
        </w:rPr>
        <w:t xml:space="preserve"> old data</w:t>
      </w:r>
    </w:p>
  </w:comment>
  <w:comment w:id="18" w:author="David Dayan" w:date="2022-10-20T13:21:00Z" w:initials="DD">
    <w:p w14:paraId="14CD5B5C" w14:textId="66DCCF54" w:rsidR="00D46780" w:rsidRDefault="00D46780">
      <w:pPr>
        <w:pStyle w:val="CommentText"/>
      </w:pPr>
      <w:r>
        <w:rPr>
          <w:rStyle w:val="CommentReference"/>
        </w:rPr>
        <w:annotationRef/>
      </w:r>
      <w:r w:rsidR="00E1434C">
        <w:t>This one still needs a little revision: arrow directions and proof the numbers</w:t>
      </w:r>
    </w:p>
  </w:comment>
  <w:comment w:id="20" w:author="David Dayan" w:date="2022-10-21T15:29:00Z" w:initials="DD">
    <w:p w14:paraId="4135ABA9" w14:textId="06E04738" w:rsidR="00D46780" w:rsidRDefault="00D46780">
      <w:pPr>
        <w:pStyle w:val="CommentText"/>
      </w:pPr>
      <w:r>
        <w:rPr>
          <w:rStyle w:val="CommentReference"/>
        </w:rPr>
        <w:annotationRef/>
      </w:r>
      <w:r>
        <w:t>I want to avoid the words “revised” or “updated,” or anything to imply that there is something wrong with the previous pedigrees. The issue is just that it’s impossible to present interpretable results without consistently applied methods.</w:t>
      </w:r>
    </w:p>
    <w:p w14:paraId="0A6906F2" w14:textId="77777777" w:rsidR="00D46780" w:rsidRDefault="00D46780">
      <w:pPr>
        <w:pStyle w:val="CommentText"/>
      </w:pPr>
    </w:p>
    <w:p w14:paraId="22F441EA" w14:textId="031E89F9" w:rsidR="00D46780" w:rsidRDefault="00D46780">
      <w:pPr>
        <w:pStyle w:val="CommentText"/>
      </w:pPr>
      <w:r>
        <w:t>I settled on “new” and  “</w:t>
      </w:r>
      <w:r w:rsidRPr="00D71476">
        <w:t>pedigrees inferred</w:t>
      </w:r>
      <w:r>
        <w:t xml:space="preserve"> using the approach used in this report,” but I think this could still use some work</w:t>
      </w:r>
    </w:p>
  </w:comment>
  <w:comment w:id="19" w:author="David Dayan" w:date="2022-10-19T16:49:00Z" w:initials="DD">
    <w:p w14:paraId="02084465" w14:textId="71305DA8" w:rsidR="00D46780" w:rsidRDefault="00D46780">
      <w:pPr>
        <w:pStyle w:val="CommentText"/>
      </w:pPr>
      <w:r>
        <w:rPr>
          <w:rStyle w:val="CommentReference"/>
        </w:rPr>
        <w:annotationRef/>
      </w:r>
      <w:r w:rsidRPr="000E20F1">
        <w:t>Here is the first place that we note all results</w:t>
      </w:r>
      <w:r>
        <w:t xml:space="preserve"> presented here </w:t>
      </w:r>
      <w:r w:rsidRPr="000E20F1">
        <w:t xml:space="preserve"> are recalculated using the new pedigrees.</w:t>
      </w:r>
    </w:p>
    <w:p w14:paraId="04BC6444" w14:textId="77777777" w:rsidR="00D46780" w:rsidRDefault="00D46780">
      <w:pPr>
        <w:pStyle w:val="CommentText"/>
      </w:pPr>
    </w:p>
    <w:p w14:paraId="3E726750" w14:textId="77777777" w:rsidR="00D46780" w:rsidRDefault="00D46780">
      <w:pPr>
        <w:pStyle w:val="CommentText"/>
      </w:pPr>
      <w:r>
        <w:t xml:space="preserve">After our discussion in lab meeting </w:t>
      </w:r>
      <w:r w:rsidRPr="005D720F">
        <w:rPr>
          <w:highlight w:val="cyan"/>
        </w:rPr>
        <w:t>I added comments in cyan</w:t>
      </w:r>
      <w:r>
        <w:t xml:space="preserve"> to highlight all major results presented in this report that were also presented in Sard 2016, Banks 2016 or Banks 2014, and attempt to briefly explain any differences in how they were calculated.</w:t>
      </w:r>
    </w:p>
    <w:p w14:paraId="77D7639B" w14:textId="77777777" w:rsidR="00D46780" w:rsidRDefault="00D46780">
      <w:pPr>
        <w:pStyle w:val="CommentText"/>
      </w:pPr>
    </w:p>
    <w:p w14:paraId="7FFE31B8" w14:textId="45F23490" w:rsidR="00D46780" w:rsidRDefault="00D46780">
      <w:pPr>
        <w:pStyle w:val="CommentText"/>
      </w:pPr>
    </w:p>
  </w:comment>
  <w:comment w:id="21" w:author="David Dayan" w:date="2022-10-21T15:53:00Z" w:initials="DD">
    <w:p w14:paraId="10145595" w14:textId="77777777" w:rsidR="00D46780" w:rsidRDefault="00D46780" w:rsidP="0040081E">
      <w:pPr>
        <w:pStyle w:val="CommentText"/>
      </w:pPr>
      <w:r>
        <w:rPr>
          <w:rStyle w:val="CommentReference"/>
        </w:rPr>
        <w:annotationRef/>
      </w:r>
      <w:r w:rsidRPr="00F021CF">
        <w:rPr>
          <w:highlight w:val="cyan"/>
        </w:rPr>
        <w:t>Is this sufficient to explain why CRRs can’t be compared across reports</w:t>
      </w:r>
      <w:r>
        <w:rPr>
          <w:highlight w:val="cyan"/>
        </w:rPr>
        <w:t xml:space="preserve"> and we would benefit from presented the recalculated results</w:t>
      </w:r>
      <w:r w:rsidRPr="00F021CF">
        <w:rPr>
          <w:highlight w:val="cyan"/>
        </w:rPr>
        <w:t>?</w:t>
      </w:r>
    </w:p>
    <w:p w14:paraId="7723F171" w14:textId="77777777" w:rsidR="00D46780" w:rsidRDefault="00D46780" w:rsidP="0040081E">
      <w:pPr>
        <w:pStyle w:val="CommentText"/>
      </w:pPr>
    </w:p>
    <w:p w14:paraId="259DA82B" w14:textId="38F284B9" w:rsidR="00D46780" w:rsidRDefault="00D46780" w:rsidP="0040081E">
      <w:pPr>
        <w:pStyle w:val="CommentText"/>
      </w:pPr>
      <w:r>
        <w:t>We also we expect small changes in CRR due to changes in filtering and assignment procedures.</w:t>
      </w:r>
    </w:p>
  </w:comment>
  <w:comment w:id="22" w:author="David Dayan" w:date="2022-10-20T14:21:00Z" w:initials="DD">
    <w:p w14:paraId="3DE7B388" w14:textId="77777777" w:rsidR="00D46780" w:rsidRDefault="00D46780">
      <w:pPr>
        <w:pStyle w:val="CommentText"/>
      </w:pPr>
      <w:r>
        <w:rPr>
          <w:rStyle w:val="CommentReference"/>
        </w:rPr>
        <w:annotationRef/>
      </w:r>
      <w:r w:rsidRPr="00F021CF">
        <w:rPr>
          <w:highlight w:val="cyan"/>
        </w:rPr>
        <w:t xml:space="preserve">Is this sufficient to explain why </w:t>
      </w:r>
      <w:r>
        <w:rPr>
          <w:highlight w:val="cyan"/>
        </w:rPr>
        <w:t>Nb</w:t>
      </w:r>
      <w:r w:rsidRPr="00F021CF">
        <w:rPr>
          <w:highlight w:val="cyan"/>
        </w:rPr>
        <w:t xml:space="preserve"> can’t be compared across reports</w:t>
      </w:r>
      <w:r>
        <w:rPr>
          <w:highlight w:val="cyan"/>
        </w:rPr>
        <w:t xml:space="preserve"> and we would benefit from presented the recalculated results</w:t>
      </w:r>
      <w:r w:rsidRPr="00F021CF">
        <w:rPr>
          <w:highlight w:val="cyan"/>
        </w:rPr>
        <w:t>?</w:t>
      </w:r>
    </w:p>
    <w:p w14:paraId="18DB40A5" w14:textId="77777777" w:rsidR="00D46780" w:rsidRDefault="00D46780">
      <w:pPr>
        <w:pStyle w:val="CommentText"/>
      </w:pPr>
    </w:p>
    <w:p w14:paraId="11859ABB" w14:textId="2E82DAF0" w:rsidR="00D46780" w:rsidRDefault="00D46780">
      <w:pPr>
        <w:pStyle w:val="CommentText"/>
      </w:pPr>
      <w:r>
        <w:t>Also we expect small changes in Nb due to changes in filtering and assignment procedures.</w:t>
      </w:r>
    </w:p>
  </w:comment>
  <w:comment w:id="23" w:author="David Dayan" w:date="2022-10-18T12:57:00Z" w:initials="DD">
    <w:p w14:paraId="13EDAFC1" w14:textId="58CDA360" w:rsidR="00D46780" w:rsidRDefault="00D46780">
      <w:pPr>
        <w:pStyle w:val="CommentText"/>
      </w:pPr>
      <w:r>
        <w:rPr>
          <w:rStyle w:val="CommentReference"/>
        </w:rPr>
        <w:annotationRef/>
      </w:r>
      <w:r>
        <w:t xml:space="preserve">This table entered manually, should be proofed against itself (i.e. does the starting, missing, duplicate and final numbers add up?) and table 2 </w:t>
      </w:r>
      <w:r w:rsidRPr="00AD3A95">
        <w:rPr>
          <w:i/>
          <w:iCs/>
        </w:rPr>
        <w:t>at least</w:t>
      </w:r>
      <w:r>
        <w:t xml:space="preserve"> one more time before publishing</w:t>
      </w:r>
    </w:p>
  </w:comment>
  <w:comment w:id="24" w:author="David Dayan" w:date="2022-10-19T16:51:00Z" w:initials="DD">
    <w:p w14:paraId="11E191C7" w14:textId="3684DB38" w:rsidR="00D46780" w:rsidRDefault="00D46780">
      <w:pPr>
        <w:pStyle w:val="CommentText"/>
      </w:pPr>
      <w:r w:rsidRPr="000E20F1">
        <w:rPr>
          <w:rStyle w:val="CommentReference"/>
          <w:highlight w:val="cyan"/>
        </w:rPr>
        <w:annotationRef/>
      </w:r>
      <w:r w:rsidRPr="000E20F1">
        <w:rPr>
          <w:highlight w:val="cyan"/>
        </w:rPr>
        <w:t>There is way too much detail to present in a word comment, but in short, there was no consistent genotype filtering approach used across prior reports</w:t>
      </w:r>
      <w:r>
        <w:rPr>
          <w:highlight w:val="cyan"/>
        </w:rPr>
        <w:t xml:space="preserve"> (sometimes filtering was applied differently WITHIN a report too)</w:t>
      </w:r>
      <w:r w:rsidRPr="000E20F1">
        <w:rPr>
          <w:highlight w:val="cyan"/>
        </w:rPr>
        <w:t>. Th</w:t>
      </w:r>
      <w:r>
        <w:rPr>
          <w:highlight w:val="cyan"/>
        </w:rPr>
        <w:t>e</w:t>
      </w:r>
      <w:r w:rsidRPr="000E20F1">
        <w:rPr>
          <w:highlight w:val="cyan"/>
        </w:rPr>
        <w:t xml:space="preserve"> dataset</w:t>
      </w:r>
      <w:r>
        <w:rPr>
          <w:highlight w:val="cyan"/>
        </w:rPr>
        <w:t xml:space="preserve"> described in this table was filtered using</w:t>
      </w:r>
      <w:r w:rsidRPr="000E20F1">
        <w:rPr>
          <w:highlight w:val="cyan"/>
        </w:rPr>
        <w:t xml:space="preserve"> a single consistent approach</w:t>
      </w:r>
      <w:r>
        <w:rPr>
          <w:highlight w:val="cyan"/>
        </w:rPr>
        <w:t>, with a rationale based on non-exclusion probabilities calculated from the data</w:t>
      </w:r>
      <w:r w:rsidRPr="000E20F1">
        <w:rPr>
          <w:highlight w:val="cyan"/>
        </w:rPr>
        <w:t>, and as such, some of the final sample sizes differ from prior reports.</w:t>
      </w:r>
    </w:p>
  </w:comment>
  <w:comment w:id="25" w:author="David Dayan" w:date="2022-10-18T13:01:00Z" w:initials="DD">
    <w:p w14:paraId="59C662F2" w14:textId="6CD78791" w:rsidR="00D46780" w:rsidRDefault="00D46780">
      <w:pPr>
        <w:pStyle w:val="CommentText"/>
      </w:pPr>
      <w:r>
        <w:rPr>
          <w:rStyle w:val="CommentReference"/>
        </w:rPr>
        <w:annotationRef/>
      </w:r>
      <w:r>
        <w:t>Do we want a more thorough analysis here or would that just clutter the report?</w:t>
      </w:r>
    </w:p>
    <w:p w14:paraId="5BE44550" w14:textId="77777777" w:rsidR="00D46780" w:rsidRDefault="00D46780">
      <w:pPr>
        <w:pStyle w:val="CommentText"/>
      </w:pPr>
    </w:p>
    <w:p w14:paraId="072E3D06" w14:textId="789D916A" w:rsidR="00D46780" w:rsidRDefault="00D46780">
      <w:pPr>
        <w:pStyle w:val="CommentText"/>
      </w:pPr>
      <w:r>
        <w:t>For example, assignment rate may vary little, but the pedigrees could be quite different</w:t>
      </w:r>
    </w:p>
    <w:p w14:paraId="4C7D4B12" w14:textId="77777777" w:rsidR="00D46780" w:rsidRDefault="00D46780">
      <w:pPr>
        <w:pStyle w:val="CommentText"/>
      </w:pPr>
    </w:p>
    <w:p w14:paraId="4BBB11EC" w14:textId="34F5C95A" w:rsidR="00D46780" w:rsidRDefault="00D46780">
      <w:pPr>
        <w:pStyle w:val="CommentText"/>
      </w:pPr>
      <w:r>
        <w:t xml:space="preserve">I think the important metric is the assignment rate as it tracks all the other important demographic measures very well (mean TLF, CRR, </w:t>
      </w:r>
      <w:proofErr w:type="spellStart"/>
      <w:r>
        <w:t>etc</w:t>
      </w:r>
      <w:proofErr w:type="spellEnd"/>
      <w:r>
        <w:t>), but TLF at the individual level might vary substantially which would influence the GLMM.</w:t>
      </w:r>
    </w:p>
  </w:comment>
  <w:comment w:id="26" w:author="David Dayan" w:date="2022-10-07T14:30:00Z" w:initials="DD">
    <w:p w14:paraId="65C9AC14" w14:textId="180901AD" w:rsidR="00D46780" w:rsidRDefault="00D46780">
      <w:pPr>
        <w:pStyle w:val="CommentText"/>
      </w:pPr>
      <w:r>
        <w:rPr>
          <w:rStyle w:val="CommentReference"/>
        </w:rPr>
        <w:annotationRef/>
      </w:r>
      <w:r>
        <w:t>Splitting out Cougar Trap offspring from all offspring allows this table to also function as a comparison to Banks/Sard results and to present the rate of NOR immigrants.</w:t>
      </w:r>
    </w:p>
  </w:comment>
  <w:comment w:id="27" w:author="David Dayan" w:date="2022-10-19T15:50:00Z" w:initials="DD">
    <w:p w14:paraId="67FDA33B" w14:textId="638F205D" w:rsidR="00D46780" w:rsidRPr="005D720F" w:rsidRDefault="00D46780">
      <w:pPr>
        <w:pStyle w:val="CommentText"/>
        <w:rPr>
          <w:highlight w:val="cyan"/>
        </w:rPr>
      </w:pPr>
      <w:r>
        <w:rPr>
          <w:rStyle w:val="CommentReference"/>
        </w:rPr>
        <w:annotationRef/>
      </w:r>
      <w:r w:rsidRPr="005D720F">
        <w:rPr>
          <w:b/>
          <w:bCs/>
          <w:highlight w:val="cyan"/>
        </w:rPr>
        <w:t>Sard 2016:</w:t>
      </w:r>
      <w:r w:rsidRPr="005D720F">
        <w:rPr>
          <w:highlight w:val="cyan"/>
        </w:rPr>
        <w:t xml:space="preserve"> % assigned is only presented for Cougar trap returns (not carcasses) in 2012</w:t>
      </w:r>
      <w:r>
        <w:rPr>
          <w:highlight w:val="cyan"/>
        </w:rPr>
        <w:t xml:space="preserve"> and 2013 (64% and 68% respectively)</w:t>
      </w:r>
      <w:r w:rsidRPr="005D720F">
        <w:rPr>
          <w:highlight w:val="cyan"/>
        </w:rPr>
        <w:t>. In 2013,</w:t>
      </w:r>
      <w:r>
        <w:rPr>
          <w:highlight w:val="cyan"/>
        </w:rPr>
        <w:t xml:space="preserve"> </w:t>
      </w:r>
      <w:r w:rsidRPr="005D720F">
        <w:rPr>
          <w:highlight w:val="cyan"/>
        </w:rPr>
        <w:t xml:space="preserve"> the assignment rate after September 1</w:t>
      </w:r>
      <w:r w:rsidRPr="005D720F">
        <w:rPr>
          <w:highlight w:val="cyan"/>
          <w:vertAlign w:val="superscript"/>
        </w:rPr>
        <w:t>st</w:t>
      </w:r>
      <w:r w:rsidRPr="005D720F">
        <w:rPr>
          <w:highlight w:val="cyan"/>
        </w:rPr>
        <w:t xml:space="preserve"> is presented. </w:t>
      </w:r>
    </w:p>
    <w:p w14:paraId="2F3BF149" w14:textId="77777777" w:rsidR="00D46780" w:rsidRPr="005D720F" w:rsidRDefault="00D46780">
      <w:pPr>
        <w:pStyle w:val="CommentText"/>
        <w:rPr>
          <w:highlight w:val="cyan"/>
        </w:rPr>
      </w:pPr>
    </w:p>
    <w:p w14:paraId="687A3D1B" w14:textId="2BE1D275" w:rsidR="00D46780" w:rsidRPr="005D720F" w:rsidRDefault="00D46780" w:rsidP="00353BF3">
      <w:pPr>
        <w:pStyle w:val="CommentText"/>
        <w:rPr>
          <w:highlight w:val="cyan"/>
        </w:rPr>
      </w:pPr>
      <w:r w:rsidRPr="005D720F">
        <w:rPr>
          <w:b/>
          <w:bCs/>
          <w:highlight w:val="cyan"/>
        </w:rPr>
        <w:t xml:space="preserve">Banks 2016: </w:t>
      </w:r>
      <w:r w:rsidRPr="005D720F">
        <w:rPr>
          <w:highlight w:val="cyan"/>
        </w:rPr>
        <w:t>% assigned is presented only for  Cougar Trap samples for 2014 and 2015.</w:t>
      </w:r>
    </w:p>
    <w:p w14:paraId="68F28040" w14:textId="79449160" w:rsidR="00D46780" w:rsidRDefault="00D46780" w:rsidP="00353BF3">
      <w:pPr>
        <w:pStyle w:val="CommentText"/>
      </w:pPr>
      <w:r w:rsidRPr="005D720F">
        <w:rPr>
          <w:highlight w:val="cyan"/>
        </w:rPr>
        <w:t>Absolute numbers of assigned an unassigned carcasses are also presented for 2011- 2015.</w:t>
      </w:r>
      <w:r>
        <w:t xml:space="preserve"> </w:t>
      </w:r>
    </w:p>
    <w:p w14:paraId="568A037D" w14:textId="07B4B6BE" w:rsidR="00D46780" w:rsidRDefault="00D46780" w:rsidP="00353BF3">
      <w:pPr>
        <w:pStyle w:val="CommentText"/>
      </w:pPr>
    </w:p>
    <w:p w14:paraId="3AD352D1" w14:textId="7132A3ED" w:rsidR="00D46780" w:rsidRPr="005D720F" w:rsidRDefault="00D46780" w:rsidP="00353BF3">
      <w:pPr>
        <w:pStyle w:val="CommentText"/>
      </w:pPr>
      <w:r w:rsidRPr="000E20F1">
        <w:rPr>
          <w:b/>
          <w:bCs/>
          <w:highlight w:val="cyan"/>
        </w:rPr>
        <w:t xml:space="preserve">Banks 2014: </w:t>
      </w:r>
      <w:r w:rsidRPr="000E20F1">
        <w:rPr>
          <w:highlight w:val="cyan"/>
        </w:rPr>
        <w:t xml:space="preserve">% </w:t>
      </w:r>
      <w:r w:rsidRPr="005D720F">
        <w:rPr>
          <w:highlight w:val="cyan"/>
        </w:rPr>
        <w:t>assigned is only presented for Cougar trap returns (not carcasses) in 2012</w:t>
      </w:r>
      <w:r>
        <w:rPr>
          <w:highlight w:val="cyan"/>
        </w:rPr>
        <w:t xml:space="preserve"> and 2013. Also splits up into before and after September 1</w:t>
      </w:r>
      <w:r w:rsidRPr="005D720F">
        <w:rPr>
          <w:highlight w:val="cyan"/>
          <w:vertAlign w:val="superscript"/>
        </w:rPr>
        <w:t>st</w:t>
      </w:r>
      <w:r w:rsidRPr="005D720F">
        <w:rPr>
          <w:highlight w:val="cyan"/>
        </w:rPr>
        <w:t xml:space="preserve">. </w:t>
      </w:r>
    </w:p>
    <w:p w14:paraId="1DB6B4F2" w14:textId="77777777" w:rsidR="00D46780" w:rsidRDefault="00D46780">
      <w:pPr>
        <w:pStyle w:val="CommentText"/>
        <w:rPr>
          <w:b/>
          <w:bCs/>
        </w:rPr>
      </w:pPr>
    </w:p>
    <w:p w14:paraId="392F0970" w14:textId="2F093EC0" w:rsidR="00D46780" w:rsidRPr="005D720F" w:rsidRDefault="00D46780">
      <w:pPr>
        <w:pStyle w:val="CommentText"/>
      </w:pPr>
      <w:r w:rsidRPr="000E20F1">
        <w:rPr>
          <w:highlight w:val="cyan"/>
        </w:rPr>
        <w:t>To get the previously reported assignment rates, I pulled the final pedigrees used by Nick for each report and calculated the assignment rate myself. My recalculated values agreed with those previously reported. I also added 2010 and 2011 results.</w:t>
      </w:r>
    </w:p>
  </w:comment>
  <w:comment w:id="28" w:author="David Dayan" w:date="2022-10-21T15:38:00Z" w:initials="DD">
    <w:p w14:paraId="6D858196" w14:textId="2543026C" w:rsidR="00D46780" w:rsidRDefault="00D46780">
      <w:pPr>
        <w:pStyle w:val="CommentText"/>
      </w:pPr>
      <w:r>
        <w:rPr>
          <w:rStyle w:val="CommentReference"/>
        </w:rPr>
        <w:annotationRef/>
      </w:r>
      <w:r>
        <w:t xml:space="preserve">Formatting issue we should have addressed in the template: </w:t>
      </w:r>
    </w:p>
    <w:p w14:paraId="06EE6828" w14:textId="77777777" w:rsidR="00D46780" w:rsidRDefault="00D46780">
      <w:pPr>
        <w:pStyle w:val="CommentText"/>
      </w:pPr>
    </w:p>
    <w:p w14:paraId="1D25A315" w14:textId="35C94F27" w:rsidR="00D46780" w:rsidRDefault="00D46780">
      <w:pPr>
        <w:pStyle w:val="CommentText"/>
      </w:pPr>
      <w:r>
        <w:t>How do we want to deal with tables and figures that get split across pages like this?</w:t>
      </w:r>
    </w:p>
    <w:p w14:paraId="13262AE6" w14:textId="77777777" w:rsidR="00D46780" w:rsidRDefault="00D46780">
      <w:pPr>
        <w:pStyle w:val="CommentText"/>
      </w:pPr>
    </w:p>
    <w:p w14:paraId="31DF87EE" w14:textId="438CC571" w:rsidR="00D46780" w:rsidRDefault="00D46780">
      <w:pPr>
        <w:pStyle w:val="CommentText"/>
      </w:pPr>
      <w:r>
        <w:t xml:space="preserve">(1) Pad above the table with blank space until it falls on one page </w:t>
      </w:r>
    </w:p>
    <w:p w14:paraId="2DC6100C" w14:textId="2262583B" w:rsidR="00D46780" w:rsidRDefault="00D46780">
      <w:pPr>
        <w:pStyle w:val="CommentText"/>
      </w:pPr>
      <w:r>
        <w:t xml:space="preserve">or </w:t>
      </w:r>
    </w:p>
    <w:p w14:paraId="2279AA0F" w14:textId="50451C4C" w:rsidR="00D46780" w:rsidRDefault="00D46780">
      <w:pPr>
        <w:pStyle w:val="CommentText"/>
      </w:pPr>
      <w:r>
        <w:t>(2) rearrange within the text until they all fit correctly, at the expense of placing tables immediately adjacent to the corresponding text?</w:t>
      </w:r>
    </w:p>
  </w:comment>
  <w:comment w:id="29" w:author="David Dayan" w:date="2022-10-07T15:09:00Z" w:initials="DD">
    <w:p w14:paraId="33C1492E" w14:textId="242D9C4D" w:rsidR="00D46780" w:rsidRDefault="00D46780">
      <w:pPr>
        <w:pStyle w:val="CommentText"/>
      </w:pPr>
      <w:r>
        <w:rPr>
          <w:rStyle w:val="CommentReference"/>
        </w:rPr>
        <w:annotationRef/>
      </w:r>
      <w:r>
        <w:t xml:space="preserve"> I think we should include the analysis of NOR immigrants in the main text because of its implications for future management changes that we will likely consider in the discussion. </w:t>
      </w:r>
    </w:p>
    <w:p w14:paraId="2C8265E3" w14:textId="77777777" w:rsidR="00D46780" w:rsidRDefault="00D46780">
      <w:pPr>
        <w:pStyle w:val="CommentText"/>
      </w:pPr>
    </w:p>
    <w:p w14:paraId="149F2756" w14:textId="51B7402E" w:rsidR="00D46780" w:rsidRDefault="00D46780">
      <w:pPr>
        <w:pStyle w:val="CommentText"/>
      </w:pPr>
      <w:r>
        <w:t xml:space="preserve">For example, if we should find that NOR parents have much higher fitness in the modeling ( and we very likely will find this: from 2011 – 2015 NOR parent TLF is 2.1 fold greater than HOR parent TLF). Then there may be a desire to place more NOR Cougar Trap individuals above the dam. Since only about half of NOR individuals collected at Cougar Dam have been reintroduced above the dam since 2015 (due to recycling), an obvious way to increase productivity of the above dam population is to stop recycling or begin LSDR again. It is incumbent on us to clearly present the costs of such a decision (transport of NOR immigrants) if we are going to present the benefits (demographic benefit due to superior fitness of NOR parents). </w:t>
      </w:r>
    </w:p>
  </w:comment>
  <w:comment w:id="30" w:author="Kathleen O'Malley" w:date="2022-10-15T14:33:00Z" w:initials="OMKG">
    <w:p w14:paraId="1F6167DF" w14:textId="77777777" w:rsidR="00D46780" w:rsidRDefault="00D46780">
      <w:pPr>
        <w:pStyle w:val="CommentText"/>
      </w:pPr>
      <w:r>
        <w:rPr>
          <w:rStyle w:val="CommentReference"/>
        </w:rPr>
        <w:annotationRef/>
      </w:r>
      <w:r>
        <w:t xml:space="preserve">Note, the McKenzie proposal serves as a rough guideline based on past efforts. Due to time constraints, there wasn’t an opportunity for thorough discussion. </w:t>
      </w:r>
    </w:p>
    <w:p w14:paraId="39047025" w14:textId="77777777" w:rsidR="00D46780" w:rsidRDefault="00D46780">
      <w:pPr>
        <w:pStyle w:val="CommentText"/>
      </w:pPr>
    </w:p>
    <w:p w14:paraId="3EAC4F2F" w14:textId="502C123B" w:rsidR="00D46780" w:rsidRDefault="00D46780">
      <w:pPr>
        <w:pStyle w:val="CommentText"/>
      </w:pPr>
      <w:r>
        <w:t>Let’s discuss your “For example…” at a lab meeting. Perhaps the week of Oct 24</w:t>
      </w:r>
    </w:p>
  </w:comment>
  <w:comment w:id="31" w:author="David Dayan" w:date="2022-10-19T16:42:00Z" w:initials="DD">
    <w:p w14:paraId="4FCEA937" w14:textId="7830FCEA" w:rsidR="00D46780" w:rsidRDefault="00D46780">
      <w:pPr>
        <w:pStyle w:val="CommentText"/>
      </w:pPr>
      <w:r>
        <w:rPr>
          <w:rStyle w:val="CommentReference"/>
        </w:rPr>
        <w:annotationRef/>
      </w:r>
      <w:r w:rsidRPr="00E14BA5">
        <w:rPr>
          <w:highlight w:val="cyan"/>
        </w:rPr>
        <w:t xml:space="preserve">These results </w:t>
      </w:r>
      <w:r>
        <w:rPr>
          <w:highlight w:val="cyan"/>
        </w:rPr>
        <w:t>(and table 5) are based on</w:t>
      </w:r>
      <w:r w:rsidRPr="00E14BA5">
        <w:rPr>
          <w:highlight w:val="cyan"/>
        </w:rPr>
        <w:t xml:space="preserve"> data from previous reports, but much like the GLMM on TLF</w:t>
      </w:r>
      <w:r>
        <w:rPr>
          <w:highlight w:val="cyan"/>
        </w:rPr>
        <w:t>.</w:t>
      </w:r>
      <w:r w:rsidRPr="00E14BA5">
        <w:rPr>
          <w:highlight w:val="cyan"/>
        </w:rPr>
        <w:t xml:space="preserve"> I present the model fits from all </w:t>
      </w:r>
      <w:r w:rsidRPr="000E20F1">
        <w:rPr>
          <w:highlight w:val="cyan"/>
        </w:rPr>
        <w:t>years that we have available to us in the dataset (2013-2020)</w:t>
      </w:r>
      <w:r>
        <w:t xml:space="preserve">. </w:t>
      </w:r>
      <w:r w:rsidRPr="00216690">
        <w:rPr>
          <w:highlight w:val="cyan"/>
        </w:rPr>
        <w:t xml:space="preserve">This overlaps with similar analyses conducted using the </w:t>
      </w:r>
      <w:r>
        <w:rPr>
          <w:highlight w:val="cyan"/>
        </w:rPr>
        <w:t xml:space="preserve">2012 and </w:t>
      </w:r>
      <w:r w:rsidRPr="00216690">
        <w:rPr>
          <w:highlight w:val="cyan"/>
        </w:rPr>
        <w:t>2013 returns</w:t>
      </w:r>
      <w:r>
        <w:rPr>
          <w:highlight w:val="cyan"/>
        </w:rPr>
        <w:t xml:space="preserve"> (Sard 2016, Banks 2014)</w:t>
      </w:r>
      <w:r w:rsidRPr="00216690">
        <w:rPr>
          <w:highlight w:val="cyan"/>
        </w:rPr>
        <w:t>.</w:t>
      </w:r>
      <w:r>
        <w:t xml:space="preserve"> </w:t>
      </w:r>
      <w:r w:rsidRPr="001930BA">
        <w:rPr>
          <w:highlight w:val="cyan"/>
        </w:rPr>
        <w:t xml:space="preserve">The primary difference between previous </w:t>
      </w:r>
      <w:r>
        <w:rPr>
          <w:highlight w:val="cyan"/>
        </w:rPr>
        <w:t>results</w:t>
      </w:r>
      <w:r w:rsidRPr="001930BA">
        <w:rPr>
          <w:highlight w:val="cyan"/>
        </w:rPr>
        <w:t xml:space="preserve"> and th</w:t>
      </w:r>
      <w:r>
        <w:rPr>
          <w:highlight w:val="cyan"/>
        </w:rPr>
        <w:t xml:space="preserve">ese results </w:t>
      </w:r>
      <w:r w:rsidRPr="001930BA">
        <w:rPr>
          <w:highlight w:val="cyan"/>
        </w:rPr>
        <w:t>is that now we have enough years to account for interannual variation with a random effect instead of a fixed effect.</w:t>
      </w:r>
      <w:r>
        <w:t xml:space="preserve"> </w:t>
      </w:r>
    </w:p>
  </w:comment>
  <w:comment w:id="32" w:author="David Dayan" w:date="2022-10-19T17:01:00Z" w:initials="DD">
    <w:p w14:paraId="2B3E737E" w14:textId="4BE37A8B" w:rsidR="00D46780" w:rsidRDefault="00D46780">
      <w:pPr>
        <w:pStyle w:val="CommentText"/>
      </w:pPr>
      <w:r>
        <w:rPr>
          <w:rStyle w:val="CommentReference"/>
        </w:rPr>
        <w:annotationRef/>
      </w:r>
      <w:r w:rsidRPr="00216690">
        <w:rPr>
          <w:highlight w:val="cyan"/>
        </w:rPr>
        <w:t>There are no similar results presented in previous reports.</w:t>
      </w:r>
      <w:r>
        <w:t xml:space="preserve"> </w:t>
      </w:r>
    </w:p>
  </w:comment>
  <w:comment w:id="33" w:author="David Dayan" w:date="2022-10-19T17:03:00Z" w:initials="DD">
    <w:p w14:paraId="2527EDFF" w14:textId="071091BD" w:rsidR="00D46780" w:rsidRPr="00A67FCF" w:rsidRDefault="00D46780">
      <w:pPr>
        <w:pStyle w:val="CommentText"/>
        <w:rPr>
          <w:highlight w:val="cyan"/>
        </w:rPr>
      </w:pPr>
      <w:r>
        <w:rPr>
          <w:rStyle w:val="CommentReference"/>
        </w:rPr>
        <w:annotationRef/>
      </w:r>
      <w:r w:rsidRPr="00A67FCF">
        <w:rPr>
          <w:highlight w:val="cyan"/>
        </w:rPr>
        <w:t xml:space="preserve">A summary of TLF is never broken down exactly this way in previous reports. However because there are no NOR candidate parents in 2007 and 2008, we DO present the same results here as in previous reports. </w:t>
      </w:r>
    </w:p>
    <w:p w14:paraId="067B6BBE" w14:textId="77777777" w:rsidR="00D46780" w:rsidRPr="00A67FCF" w:rsidRDefault="00D46780">
      <w:pPr>
        <w:pStyle w:val="CommentText"/>
        <w:rPr>
          <w:highlight w:val="cyan"/>
        </w:rPr>
      </w:pPr>
    </w:p>
    <w:p w14:paraId="7CB27144" w14:textId="743AEB12" w:rsidR="00D46780" w:rsidRPr="00A67FCF" w:rsidRDefault="00D46780">
      <w:pPr>
        <w:pStyle w:val="CommentText"/>
        <w:rPr>
          <w:highlight w:val="cyan"/>
        </w:rPr>
      </w:pPr>
      <w:r w:rsidRPr="00A67FCF">
        <w:rPr>
          <w:highlight w:val="cyan"/>
        </w:rPr>
        <w:t xml:space="preserve">Banks 2014: Figure 12 presents a bar chart of TLF split by year and sex for 2007 and 2008.  </w:t>
      </w:r>
    </w:p>
    <w:p w14:paraId="58777CB3" w14:textId="77777777" w:rsidR="00D46780" w:rsidRPr="00A67FCF" w:rsidRDefault="00D46780">
      <w:pPr>
        <w:pStyle w:val="CommentText"/>
        <w:rPr>
          <w:highlight w:val="cyan"/>
        </w:rPr>
      </w:pPr>
    </w:p>
    <w:p w14:paraId="6771EAD5" w14:textId="74C692C8" w:rsidR="00D46780" w:rsidRPr="00A67FCF" w:rsidRDefault="00D46780">
      <w:pPr>
        <w:pStyle w:val="CommentText"/>
        <w:rPr>
          <w:highlight w:val="cyan"/>
        </w:rPr>
      </w:pPr>
      <w:r w:rsidRPr="00A67FCF">
        <w:rPr>
          <w:highlight w:val="cyan"/>
        </w:rPr>
        <w:t>Banks 2016: Never presents TLF</w:t>
      </w:r>
      <w:r>
        <w:rPr>
          <w:highlight w:val="cyan"/>
        </w:rPr>
        <w:t xml:space="preserve"> directly</w:t>
      </w:r>
      <w:r w:rsidRPr="00A67FCF">
        <w:rPr>
          <w:highlight w:val="cyan"/>
        </w:rPr>
        <w:t xml:space="preserve">. </w:t>
      </w:r>
    </w:p>
    <w:p w14:paraId="0830FC5D" w14:textId="77777777" w:rsidR="00D46780" w:rsidRPr="00A67FCF" w:rsidRDefault="00D46780">
      <w:pPr>
        <w:pStyle w:val="CommentText"/>
        <w:rPr>
          <w:highlight w:val="cyan"/>
        </w:rPr>
      </w:pPr>
    </w:p>
    <w:p w14:paraId="40FBE4BA" w14:textId="77777777" w:rsidR="00D46780" w:rsidRDefault="00D46780">
      <w:pPr>
        <w:pStyle w:val="CommentText"/>
      </w:pPr>
      <w:r w:rsidRPr="00A67FCF">
        <w:rPr>
          <w:highlight w:val="cyan"/>
        </w:rPr>
        <w:t>Sard 2016: table 3 presents a bar chart of TLF split by year and sex for 2007 and 2008, but not by origin. Results are very similar, (see below) and differences are probably explained by minor changes in the pedigree or filtering.</w:t>
      </w:r>
      <w:r>
        <w:t xml:space="preserve"> </w:t>
      </w:r>
    </w:p>
    <w:p w14:paraId="1C77F254" w14:textId="77777777" w:rsidR="00D46780" w:rsidRDefault="00D46780">
      <w:pPr>
        <w:pStyle w:val="CommentText"/>
      </w:pPr>
    </w:p>
    <w:p w14:paraId="70E10893" w14:textId="2D37249B" w:rsidR="00D46780" w:rsidRDefault="00D46780">
      <w:pPr>
        <w:pStyle w:val="CommentText"/>
      </w:pPr>
      <w:r>
        <w:rPr>
          <w:noProof/>
        </w:rPr>
        <w:drawing>
          <wp:inline distT="0" distB="0" distL="0" distR="0" wp14:anchorId="37842095" wp14:editId="48C36BC4">
            <wp:extent cx="2771422" cy="1463879"/>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804395" cy="1481295"/>
                    </a:xfrm>
                    <a:prstGeom prst="rect">
                      <a:avLst/>
                    </a:prstGeom>
                  </pic:spPr>
                </pic:pic>
              </a:graphicData>
            </a:graphic>
          </wp:inline>
        </w:drawing>
      </w:r>
    </w:p>
  </w:comment>
  <w:comment w:id="34" w:author="David Dayan" w:date="2022-10-07T16:30:00Z" w:initials="DD">
    <w:p w14:paraId="33794CE8" w14:textId="5E6954C0" w:rsidR="00D46780" w:rsidRDefault="00D46780">
      <w:pPr>
        <w:pStyle w:val="CommentText"/>
      </w:pPr>
      <w:r>
        <w:rPr>
          <w:rStyle w:val="CommentReference"/>
        </w:rPr>
        <w:annotationRef/>
      </w:r>
    </w:p>
    <w:p w14:paraId="72487BF2" w14:textId="0833CB61" w:rsidR="00D46780" w:rsidRDefault="00D46780">
      <w:pPr>
        <w:pStyle w:val="CommentText"/>
      </w:pPr>
      <w:r>
        <w:t>In general though I think presenting a TLF figure will be useful:</w:t>
      </w:r>
    </w:p>
    <w:p w14:paraId="62AA5A69" w14:textId="77777777" w:rsidR="00D46780" w:rsidRDefault="00D46780">
      <w:pPr>
        <w:pStyle w:val="CommentText"/>
      </w:pPr>
    </w:p>
    <w:p w14:paraId="7B058C6A" w14:textId="77777777" w:rsidR="00D46780" w:rsidRDefault="00D46780" w:rsidP="00E432FA">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From the figure, some trends appear that might be more difficult for some to notice in the tables:</w:t>
      </w:r>
      <w:r>
        <w:rPr>
          <w:rFonts w:ascii="Helvetica Neue" w:hAnsi="Helvetica Neue"/>
          <w:color w:val="333333"/>
          <w:sz w:val="21"/>
          <w:szCs w:val="21"/>
        </w:rPr>
        <w:br/>
      </w:r>
      <w:r>
        <w:rPr>
          <w:rFonts w:ascii="Helvetica Neue" w:hAnsi="Helvetica Neue"/>
          <w:color w:val="333333"/>
          <w:sz w:val="21"/>
          <w:szCs w:val="21"/>
          <w:shd w:val="clear" w:color="auto" w:fill="FFFFFF"/>
        </w:rPr>
        <w:t>(1) NOR usually have higher TLF than HOR</w:t>
      </w:r>
    </w:p>
    <w:p w14:paraId="3018FC25" w14:textId="17E2C7E6" w:rsidR="00D46780" w:rsidRDefault="00D46780" w:rsidP="00E432FA">
      <w:r>
        <w:rPr>
          <w:rFonts w:ascii="Helvetica Neue" w:hAnsi="Helvetica Neue"/>
          <w:color w:val="333333"/>
          <w:sz w:val="21"/>
          <w:szCs w:val="21"/>
          <w:shd w:val="clear" w:color="auto" w:fill="FFFFFF"/>
        </w:rPr>
        <w:t>(2) Male TLF is almost always lower than female TLF among HOR, but not among NOR.</w:t>
      </w:r>
      <w:r>
        <w:rPr>
          <w:rFonts w:ascii="Helvetica Neue" w:hAnsi="Helvetica Neue"/>
          <w:color w:val="333333"/>
          <w:sz w:val="21"/>
          <w:szCs w:val="21"/>
        </w:rPr>
        <w:br/>
      </w:r>
      <w:r>
        <w:rPr>
          <w:rFonts w:ascii="Helvetica Neue" w:hAnsi="Helvetica Neue"/>
          <w:color w:val="333333"/>
          <w:sz w:val="21"/>
          <w:szCs w:val="21"/>
          <w:shd w:val="clear" w:color="auto" w:fill="FFFFFF"/>
        </w:rPr>
        <w:t xml:space="preserve">(3) Changes in fitness from year to year appear correlated between HORs and </w:t>
      </w:r>
      <w:proofErr w:type="spellStart"/>
      <w:r>
        <w:rPr>
          <w:rFonts w:ascii="Helvetica Neue" w:hAnsi="Helvetica Neue"/>
          <w:color w:val="333333"/>
          <w:sz w:val="21"/>
          <w:szCs w:val="21"/>
          <w:shd w:val="clear" w:color="auto" w:fill="FFFFFF"/>
        </w:rPr>
        <w:t>NORs,and</w:t>
      </w:r>
      <w:proofErr w:type="spellEnd"/>
      <w:r>
        <w:rPr>
          <w:rFonts w:ascii="Helvetica Neue" w:hAnsi="Helvetica Neue"/>
          <w:color w:val="333333"/>
          <w:sz w:val="21"/>
          <w:szCs w:val="21"/>
          <w:shd w:val="clear" w:color="auto" w:fill="FFFFFF"/>
        </w:rPr>
        <w:t xml:space="preserve"> this interannual variation operates on a similar scale to the HOR NOR fitness differences (indeed we find this in the GLMM too).</w:t>
      </w:r>
    </w:p>
    <w:p w14:paraId="3429E2BF" w14:textId="518334A1" w:rsidR="00D46780" w:rsidRDefault="00D46780">
      <w:pPr>
        <w:pStyle w:val="CommentText"/>
      </w:pPr>
    </w:p>
    <w:p w14:paraId="3186D4D0" w14:textId="071D1C6B" w:rsidR="00D46780" w:rsidRDefault="00D46780">
      <w:pPr>
        <w:pStyle w:val="CommentText"/>
      </w:pPr>
      <w:r>
        <w:t xml:space="preserve">Also note one unusual year (2011), where HOR females  break from their otherwise tight correlation with HOR males and perform better than NOR females. </w:t>
      </w:r>
    </w:p>
    <w:p w14:paraId="57D1C888" w14:textId="6D78198E" w:rsidR="00D46780" w:rsidRDefault="00D46780">
      <w:pPr>
        <w:pStyle w:val="CommentText"/>
      </w:pPr>
    </w:p>
  </w:comment>
  <w:comment w:id="35" w:author="David Dayan" w:date="2022-10-19T17:28:00Z" w:initials="DD">
    <w:p w14:paraId="0C0A11E7" w14:textId="0458449B" w:rsidR="00D46780" w:rsidRDefault="00D46780">
      <w:pPr>
        <w:pStyle w:val="CommentText"/>
      </w:pPr>
      <w:r>
        <w:rPr>
          <w:rStyle w:val="CommentReference"/>
        </w:rPr>
        <w:annotationRef/>
      </w:r>
      <w:r w:rsidRPr="00A67FCF">
        <w:rPr>
          <w:highlight w:val="cyan"/>
        </w:rPr>
        <w:t>See comment on table 6</w:t>
      </w:r>
    </w:p>
  </w:comment>
  <w:comment w:id="36" w:author="David Dayan" w:date="2022-10-19T17:28:00Z" w:initials="DD">
    <w:p w14:paraId="4F2BE960" w14:textId="77777777" w:rsidR="00D46780" w:rsidRPr="00E511D3" w:rsidRDefault="00D46780">
      <w:pPr>
        <w:pStyle w:val="CommentText"/>
        <w:rPr>
          <w:highlight w:val="cyan"/>
        </w:rPr>
      </w:pPr>
      <w:r>
        <w:rPr>
          <w:rStyle w:val="CommentReference"/>
        </w:rPr>
        <w:annotationRef/>
      </w:r>
      <w:r w:rsidRPr="00E511D3">
        <w:rPr>
          <w:highlight w:val="cyan"/>
        </w:rPr>
        <w:t xml:space="preserve">CRRs are presented in previous reports for 2007 – 2010. </w:t>
      </w:r>
    </w:p>
    <w:p w14:paraId="69ADA413" w14:textId="77777777" w:rsidR="00D46780" w:rsidRPr="00E511D3" w:rsidRDefault="00D46780">
      <w:pPr>
        <w:pStyle w:val="CommentText"/>
        <w:rPr>
          <w:highlight w:val="cyan"/>
        </w:rPr>
      </w:pPr>
    </w:p>
    <w:p w14:paraId="1D248576" w14:textId="4A320F08" w:rsidR="00D46780" w:rsidRPr="00E511D3" w:rsidRDefault="00D46780">
      <w:pPr>
        <w:pStyle w:val="CommentText"/>
        <w:rPr>
          <w:highlight w:val="cyan"/>
        </w:rPr>
      </w:pPr>
      <w:r w:rsidRPr="00E511D3">
        <w:rPr>
          <w:highlight w:val="cyan"/>
        </w:rPr>
        <w:t xml:space="preserve">CRR can vary </w:t>
      </w:r>
      <w:r>
        <w:rPr>
          <w:highlight w:val="cyan"/>
        </w:rPr>
        <w:t>a little</w:t>
      </w:r>
      <w:r w:rsidRPr="00E511D3">
        <w:rPr>
          <w:highlight w:val="cyan"/>
        </w:rPr>
        <w:t xml:space="preserve"> between this table and previous reports, but they are also calculated very differently. Given the comments on the NSNT report, I think we should report CRR (using all individuals), but</w:t>
      </w:r>
      <w:r>
        <w:rPr>
          <w:highlight w:val="cyan"/>
        </w:rPr>
        <w:t xml:space="preserve"> if we wish our result to be compared to previous ones to understand how changes in assignment software and approaches affect the results</w:t>
      </w:r>
      <w:r w:rsidRPr="00E511D3">
        <w:rPr>
          <w:highlight w:val="cyan"/>
        </w:rPr>
        <w:t xml:space="preserve"> we should also present CRR</w:t>
      </w:r>
      <w:r w:rsidRPr="00E511D3">
        <w:rPr>
          <w:highlight w:val="cyan"/>
          <w:vertAlign w:val="subscript"/>
        </w:rPr>
        <w:t>F</w:t>
      </w:r>
      <w:r w:rsidRPr="00E511D3">
        <w:rPr>
          <w:highlight w:val="cyan"/>
        </w:rPr>
        <w:t xml:space="preserve"> and CRR</w:t>
      </w:r>
      <w:r w:rsidRPr="00E511D3">
        <w:rPr>
          <w:highlight w:val="cyan"/>
          <w:vertAlign w:val="subscript"/>
        </w:rPr>
        <w:t>M</w:t>
      </w:r>
    </w:p>
    <w:p w14:paraId="01DD2DA4" w14:textId="77777777" w:rsidR="00D46780" w:rsidRPr="00E511D3" w:rsidRDefault="00D46780">
      <w:pPr>
        <w:pStyle w:val="CommentText"/>
        <w:rPr>
          <w:highlight w:val="cyan"/>
        </w:rPr>
      </w:pPr>
    </w:p>
    <w:p w14:paraId="37E7ABE5" w14:textId="4DBA4C94" w:rsidR="00D46780" w:rsidRDefault="00D46780">
      <w:pPr>
        <w:pStyle w:val="CommentText"/>
        <w:rPr>
          <w:sz w:val="22"/>
          <w:szCs w:val="22"/>
          <w:highlight w:val="cyan"/>
        </w:rPr>
      </w:pPr>
      <w:r w:rsidRPr="00B01C3C">
        <w:rPr>
          <w:b/>
          <w:bCs/>
          <w:highlight w:val="cyan"/>
        </w:rPr>
        <w:t>Banks 2014:</w:t>
      </w:r>
      <w:r w:rsidRPr="00E511D3">
        <w:rPr>
          <w:highlight w:val="cyan"/>
        </w:rPr>
        <w:t xml:space="preserve"> “</w:t>
      </w:r>
      <w:r w:rsidRPr="00E511D3">
        <w:rPr>
          <w:sz w:val="22"/>
          <w:szCs w:val="22"/>
          <w:highlight w:val="cyan"/>
        </w:rPr>
        <w:t>We only used females in our calculations because the sex ratio was male biased in both years”</w:t>
      </w:r>
    </w:p>
    <w:p w14:paraId="7F18A22D" w14:textId="77777777" w:rsidR="00D46780" w:rsidRDefault="00D46780">
      <w:pPr>
        <w:pStyle w:val="CommentText"/>
        <w:rPr>
          <w:sz w:val="22"/>
          <w:szCs w:val="22"/>
          <w:highlight w:val="cyan"/>
        </w:rPr>
      </w:pPr>
    </w:p>
    <w:p w14:paraId="52B66663" w14:textId="3FA70286" w:rsidR="00D46780" w:rsidRPr="00E511D3" w:rsidRDefault="00D46780">
      <w:pPr>
        <w:pStyle w:val="CommentText"/>
        <w:rPr>
          <w:sz w:val="22"/>
          <w:szCs w:val="22"/>
          <w:highlight w:val="cyan"/>
        </w:rPr>
      </w:pPr>
      <w:r w:rsidRPr="00E511D3">
        <w:rPr>
          <w:sz w:val="22"/>
          <w:szCs w:val="22"/>
          <w:highlight w:val="cyan"/>
        </w:rPr>
        <w:t>So the CRR</w:t>
      </w:r>
      <w:r w:rsidRPr="00E511D3">
        <w:rPr>
          <w:sz w:val="22"/>
          <w:szCs w:val="22"/>
          <w:highlight w:val="cyan"/>
          <w:vertAlign w:val="subscript"/>
        </w:rPr>
        <w:t>F</w:t>
      </w:r>
      <w:r w:rsidRPr="00E511D3">
        <w:rPr>
          <w:sz w:val="22"/>
          <w:szCs w:val="22"/>
          <w:highlight w:val="cyan"/>
        </w:rPr>
        <w:t xml:space="preserve"> presented in our table matches to CRR from Banks 2014. Their reported values are 0.41 and 0.31 for 2007 and 2008, ours are somewhat different (0.36 and 0.30). Also, carcasses are excluded from the</w:t>
      </w:r>
      <w:r>
        <w:rPr>
          <w:sz w:val="22"/>
          <w:szCs w:val="22"/>
          <w:highlight w:val="cyan"/>
        </w:rPr>
        <w:t>ir</w:t>
      </w:r>
      <w:r w:rsidRPr="00E511D3">
        <w:rPr>
          <w:sz w:val="22"/>
          <w:szCs w:val="22"/>
          <w:highlight w:val="cyan"/>
        </w:rPr>
        <w:t xml:space="preserve"> calculation.</w:t>
      </w:r>
    </w:p>
    <w:p w14:paraId="6476B007" w14:textId="77777777" w:rsidR="00D46780" w:rsidRPr="00E511D3" w:rsidRDefault="00D46780">
      <w:pPr>
        <w:pStyle w:val="CommentText"/>
        <w:rPr>
          <w:sz w:val="22"/>
          <w:szCs w:val="22"/>
          <w:highlight w:val="cyan"/>
        </w:rPr>
      </w:pPr>
    </w:p>
    <w:p w14:paraId="525DDC22" w14:textId="77777777" w:rsidR="00D46780" w:rsidRPr="00E511D3" w:rsidRDefault="00D46780">
      <w:pPr>
        <w:pStyle w:val="CommentText"/>
        <w:rPr>
          <w:sz w:val="22"/>
          <w:szCs w:val="22"/>
          <w:highlight w:val="cyan"/>
        </w:rPr>
      </w:pPr>
      <w:r w:rsidRPr="00B01C3C">
        <w:rPr>
          <w:b/>
          <w:bCs/>
          <w:sz w:val="22"/>
          <w:szCs w:val="22"/>
          <w:highlight w:val="cyan"/>
        </w:rPr>
        <w:t>Sard 2016:</w:t>
      </w:r>
      <w:r w:rsidRPr="00E511D3">
        <w:rPr>
          <w:sz w:val="22"/>
          <w:szCs w:val="22"/>
          <w:highlight w:val="cyan"/>
        </w:rPr>
        <w:t xml:space="preserve"> Same as Banks 2014. </w:t>
      </w:r>
    </w:p>
    <w:p w14:paraId="258C6615" w14:textId="77777777" w:rsidR="00D46780" w:rsidRPr="00E511D3" w:rsidRDefault="00D46780">
      <w:pPr>
        <w:pStyle w:val="CommentText"/>
        <w:rPr>
          <w:sz w:val="22"/>
          <w:szCs w:val="22"/>
          <w:highlight w:val="cyan"/>
        </w:rPr>
      </w:pPr>
    </w:p>
    <w:p w14:paraId="0E0A113E" w14:textId="77777777" w:rsidR="00D46780" w:rsidRDefault="00D46780">
      <w:pPr>
        <w:pStyle w:val="CommentText"/>
        <w:rPr>
          <w:sz w:val="22"/>
          <w:szCs w:val="22"/>
        </w:rPr>
      </w:pPr>
      <w:r w:rsidRPr="00B01C3C">
        <w:rPr>
          <w:b/>
          <w:bCs/>
          <w:sz w:val="22"/>
          <w:szCs w:val="22"/>
          <w:highlight w:val="cyan"/>
        </w:rPr>
        <w:t>Banks 2016:</w:t>
      </w:r>
      <w:r w:rsidRPr="00E511D3">
        <w:rPr>
          <w:sz w:val="22"/>
          <w:szCs w:val="22"/>
          <w:highlight w:val="cyan"/>
        </w:rPr>
        <w:t xml:space="preserve"> In their next report (2016) CRR is calculated differently. They still present what we call CRR</w:t>
      </w:r>
      <w:r w:rsidRPr="00E511D3">
        <w:rPr>
          <w:sz w:val="22"/>
          <w:szCs w:val="22"/>
          <w:highlight w:val="cyan"/>
          <w:vertAlign w:val="subscript"/>
        </w:rPr>
        <w:t>F</w:t>
      </w:r>
      <w:r w:rsidRPr="00E511D3">
        <w:rPr>
          <w:sz w:val="22"/>
          <w:szCs w:val="22"/>
          <w:highlight w:val="cyan"/>
        </w:rPr>
        <w:t xml:space="preserve"> as CRR, but the number of inferred F1s from </w:t>
      </w:r>
      <w:proofErr w:type="spellStart"/>
      <w:r w:rsidRPr="00E511D3">
        <w:rPr>
          <w:sz w:val="22"/>
          <w:szCs w:val="22"/>
          <w:highlight w:val="cyan"/>
        </w:rPr>
        <w:t>grandparentage</w:t>
      </w:r>
      <w:proofErr w:type="spellEnd"/>
      <w:r w:rsidRPr="00E511D3">
        <w:rPr>
          <w:sz w:val="22"/>
          <w:szCs w:val="22"/>
          <w:highlight w:val="cyan"/>
        </w:rPr>
        <w:t xml:space="preserve"> analysis and assigned carcasses are added to the number of offspring contributing to their parent’s CRR. This allows them to revise CRR up for 2007 (0.46) and 2008 (0.45) and present new CRRs for 2009 (0.07) and 2010 (0.18).</w:t>
      </w:r>
    </w:p>
    <w:p w14:paraId="7F9FC10A" w14:textId="77777777" w:rsidR="00D46780" w:rsidRDefault="00D46780">
      <w:pPr>
        <w:pStyle w:val="CommentText"/>
        <w:rPr>
          <w:sz w:val="22"/>
          <w:szCs w:val="22"/>
        </w:rPr>
      </w:pPr>
      <w:r w:rsidRPr="00E511D3">
        <w:rPr>
          <w:sz w:val="22"/>
          <w:szCs w:val="22"/>
          <w:highlight w:val="cyan"/>
        </w:rPr>
        <w:t>The inferred F1s have little impact on the CRRs in 2009 and 2010, contributing 0.0017 to CRR in 2009 and 0 in 2010</w:t>
      </w:r>
      <w:r>
        <w:rPr>
          <w:sz w:val="22"/>
          <w:szCs w:val="22"/>
        </w:rPr>
        <w:t xml:space="preserve"> </w:t>
      </w:r>
    </w:p>
    <w:p w14:paraId="3CDD1C8E" w14:textId="77777777" w:rsidR="00D46780" w:rsidRDefault="00D46780">
      <w:pPr>
        <w:pStyle w:val="CommentText"/>
        <w:rPr>
          <w:sz w:val="22"/>
          <w:szCs w:val="22"/>
        </w:rPr>
      </w:pPr>
    </w:p>
    <w:p w14:paraId="2A6036F2" w14:textId="69A13950" w:rsidR="00D46780" w:rsidRDefault="00D46780">
      <w:pPr>
        <w:pStyle w:val="CommentText"/>
        <w:rPr>
          <w:sz w:val="22"/>
          <w:szCs w:val="22"/>
        </w:rPr>
      </w:pPr>
      <w:r>
        <w:rPr>
          <w:sz w:val="22"/>
          <w:szCs w:val="22"/>
        </w:rPr>
        <w:t xml:space="preserve">If we use the values without inferred F1s, the Pearson correlation between our </w:t>
      </w:r>
      <w:proofErr w:type="spellStart"/>
      <w:r>
        <w:rPr>
          <w:sz w:val="22"/>
          <w:szCs w:val="22"/>
        </w:rPr>
        <w:t>CRRf</w:t>
      </w:r>
      <w:proofErr w:type="spellEnd"/>
      <w:r>
        <w:rPr>
          <w:sz w:val="22"/>
          <w:szCs w:val="22"/>
        </w:rPr>
        <w:t xml:space="preserve"> values and previous values is 0.985. So, just as with the assignment % comparisons, we can see that changes to the assignment methods and filtering have only a limited effect on a downstream result: </w:t>
      </w:r>
      <w:proofErr w:type="spellStart"/>
      <w:r>
        <w:rPr>
          <w:sz w:val="22"/>
          <w:szCs w:val="22"/>
        </w:rPr>
        <w:t>CRRf</w:t>
      </w:r>
      <w:proofErr w:type="spellEnd"/>
      <w:r>
        <w:rPr>
          <w:sz w:val="22"/>
          <w:szCs w:val="22"/>
        </w:rPr>
        <w:t>.</w:t>
      </w:r>
    </w:p>
    <w:p w14:paraId="494C98B8" w14:textId="124E365C" w:rsidR="00D46780" w:rsidRDefault="00D46780">
      <w:pPr>
        <w:pStyle w:val="CommentText"/>
      </w:pPr>
    </w:p>
  </w:comment>
  <w:comment w:id="37" w:author="David Dayan" w:date="2022-10-19T11:34:00Z" w:initials="DD">
    <w:p w14:paraId="4FE08C30" w14:textId="746EF0DD" w:rsidR="00D46780" w:rsidRDefault="00D46780">
      <w:pPr>
        <w:pStyle w:val="CommentText"/>
      </w:pPr>
      <w:r>
        <w:rPr>
          <w:rStyle w:val="CommentReference"/>
        </w:rPr>
        <w:annotationRef/>
      </w:r>
    </w:p>
  </w:comment>
  <w:comment w:id="38" w:author="David Dayan" w:date="2022-10-18T15:06:00Z" w:initials="DD">
    <w:p w14:paraId="19475704" w14:textId="7EC6FCF2" w:rsidR="00D46780" w:rsidRDefault="00D46780">
      <w:pPr>
        <w:pStyle w:val="CommentText"/>
      </w:pPr>
      <w:r>
        <w:rPr>
          <w:rStyle w:val="CommentReference"/>
        </w:rPr>
        <w:annotationRef/>
      </w:r>
      <w:r>
        <w:t>Included this here because we put the interpretation of Nb in the results in the NSNT report but perhaps better in discussion?</w:t>
      </w:r>
    </w:p>
  </w:comment>
  <w:comment w:id="39" w:author="David Dayan" w:date="2022-10-19T18:06:00Z" w:initials="DD">
    <w:p w14:paraId="01143F55" w14:textId="048301D2" w:rsidR="00D46780" w:rsidRPr="00D22DD3" w:rsidRDefault="00D46780">
      <w:pPr>
        <w:pStyle w:val="CommentText"/>
        <w:rPr>
          <w:highlight w:val="cyan"/>
        </w:rPr>
      </w:pPr>
      <w:r>
        <w:rPr>
          <w:rStyle w:val="CommentReference"/>
        </w:rPr>
        <w:annotationRef/>
      </w:r>
      <w:r>
        <w:t>T</w:t>
      </w:r>
      <w:r w:rsidRPr="00D22DD3">
        <w:rPr>
          <w:highlight w:val="cyan"/>
        </w:rPr>
        <w:t>his is perhaps the clearest case of why it makes sense to present the updated results.</w:t>
      </w:r>
    </w:p>
    <w:p w14:paraId="7C302C43" w14:textId="5331DB99" w:rsidR="00D46780" w:rsidRPr="00D22DD3" w:rsidRDefault="00D46780">
      <w:pPr>
        <w:pStyle w:val="CommentText"/>
        <w:rPr>
          <w:highlight w:val="cyan"/>
        </w:rPr>
      </w:pPr>
    </w:p>
    <w:p w14:paraId="0C346C61" w14:textId="297AD54F" w:rsidR="00D46780" w:rsidRPr="00D22DD3" w:rsidRDefault="00D46780">
      <w:pPr>
        <w:pStyle w:val="CommentText"/>
        <w:rPr>
          <w:highlight w:val="cyan"/>
        </w:rPr>
      </w:pPr>
      <w:r w:rsidRPr="00D22DD3">
        <w:rPr>
          <w:highlight w:val="cyan"/>
        </w:rPr>
        <w:t xml:space="preserve">Previous work used </w:t>
      </w:r>
      <w:proofErr w:type="spellStart"/>
      <w:r w:rsidRPr="00D22DD3">
        <w:rPr>
          <w:highlight w:val="cyan"/>
        </w:rPr>
        <w:t>p_crit</w:t>
      </w:r>
      <w:proofErr w:type="spellEnd"/>
      <w:r w:rsidRPr="00D22DD3">
        <w:rPr>
          <w:highlight w:val="cyan"/>
        </w:rPr>
        <w:t xml:space="preserve"> of 0.02. We calculate NB at many </w:t>
      </w:r>
      <w:proofErr w:type="spellStart"/>
      <w:r w:rsidRPr="00D22DD3">
        <w:rPr>
          <w:highlight w:val="cyan"/>
        </w:rPr>
        <w:t>pcrits</w:t>
      </w:r>
      <w:proofErr w:type="spellEnd"/>
      <w:r w:rsidRPr="00D22DD3">
        <w:rPr>
          <w:highlight w:val="cyan"/>
        </w:rPr>
        <w:t xml:space="preserve">, but only present results using singleton filtering given new guidelines for </w:t>
      </w:r>
      <w:proofErr w:type="spellStart"/>
      <w:r w:rsidRPr="00D22DD3">
        <w:rPr>
          <w:highlight w:val="cyan"/>
        </w:rPr>
        <w:t>NeEstimator</w:t>
      </w:r>
      <w:proofErr w:type="spellEnd"/>
      <w:r w:rsidRPr="00D22DD3">
        <w:rPr>
          <w:highlight w:val="cyan"/>
        </w:rPr>
        <w:t xml:space="preserve">. This more liberal filtering approach increases the Nb estimate by around 40%. </w:t>
      </w:r>
    </w:p>
    <w:p w14:paraId="4ECFB404" w14:textId="194CBC6D" w:rsidR="00D46780" w:rsidRPr="00D22DD3" w:rsidRDefault="00D46780">
      <w:pPr>
        <w:pStyle w:val="CommentText"/>
        <w:rPr>
          <w:highlight w:val="cyan"/>
        </w:rPr>
      </w:pPr>
    </w:p>
    <w:p w14:paraId="3AC2590B" w14:textId="04730522" w:rsidR="00D46780" w:rsidRPr="00D22DD3" w:rsidRDefault="00D46780">
      <w:pPr>
        <w:pStyle w:val="CommentText"/>
        <w:rPr>
          <w:highlight w:val="cyan"/>
        </w:rPr>
      </w:pPr>
      <w:r w:rsidRPr="00D22DD3">
        <w:rPr>
          <w:highlight w:val="cyan"/>
        </w:rPr>
        <w:t>Imagine a case where true Nb is 100, without presenting the recalculated results for 2007 – 2010, there would be an apparent increase in Nb in 2011 – 2015 to 140, suggestive of an increase in spawner diversity, but this would be entirely driven by the change in methods.</w:t>
      </w:r>
    </w:p>
    <w:p w14:paraId="1C6C9DD9" w14:textId="77777777" w:rsidR="00D46780" w:rsidRPr="00D22DD3" w:rsidRDefault="00D46780">
      <w:pPr>
        <w:pStyle w:val="CommentText"/>
        <w:rPr>
          <w:highlight w:val="cyan"/>
        </w:rPr>
      </w:pPr>
    </w:p>
    <w:p w14:paraId="689BF04B" w14:textId="08DEFBDA" w:rsidR="00D46780" w:rsidRDefault="00D46780">
      <w:pPr>
        <w:pStyle w:val="CommentText"/>
      </w:pPr>
      <w:r w:rsidRPr="00D22DD3">
        <w:rPr>
          <w:highlight w:val="cyan"/>
        </w:rPr>
        <w:t xml:space="preserve">Previous work also uses </w:t>
      </w:r>
      <w:proofErr w:type="spellStart"/>
      <w:r w:rsidRPr="00D22DD3">
        <w:rPr>
          <w:highlight w:val="cyan"/>
        </w:rPr>
        <w:t>NeEstimator</w:t>
      </w:r>
      <w:proofErr w:type="spellEnd"/>
      <w:r w:rsidRPr="00D22DD3">
        <w:rPr>
          <w:highlight w:val="cyan"/>
        </w:rPr>
        <w:t xml:space="preserve"> v2.0 whereas our results use v2.1. Since we calculated Nb at a </w:t>
      </w:r>
      <w:proofErr w:type="spellStart"/>
      <w:r w:rsidRPr="00D22DD3">
        <w:rPr>
          <w:highlight w:val="cyan"/>
        </w:rPr>
        <w:t>pcrit</w:t>
      </w:r>
      <w:proofErr w:type="spellEnd"/>
      <w:r w:rsidRPr="00D22DD3">
        <w:rPr>
          <w:highlight w:val="cyan"/>
        </w:rPr>
        <w:t xml:space="preserve"> of 0.02 (although we don’t present it here) we can compare the effect of the software version change (and/or changes in filtering to the genetic data) on Nb. At </w:t>
      </w:r>
      <w:proofErr w:type="spellStart"/>
      <w:r w:rsidRPr="00D22DD3">
        <w:rPr>
          <w:highlight w:val="cyan"/>
        </w:rPr>
        <w:t>p_crit</w:t>
      </w:r>
      <w:proofErr w:type="spellEnd"/>
      <w:r w:rsidRPr="00D22DD3">
        <w:rPr>
          <w:highlight w:val="cyan"/>
        </w:rPr>
        <w:t xml:space="preserve"> of 0.02, the new data and software version always produces substantially larger Nb estimates.</w:t>
      </w:r>
      <w:r>
        <w:t xml:space="preserve">  </w:t>
      </w:r>
    </w:p>
  </w:comment>
  <w:comment w:id="40" w:author="David Dayan" w:date="2022-10-20T14:48:00Z" w:initials="DD">
    <w:p w14:paraId="2D577F0C" w14:textId="7592B2D7" w:rsidR="00D46780" w:rsidRDefault="00D46780">
      <w:pPr>
        <w:pStyle w:val="CommentText"/>
      </w:pPr>
      <w:r>
        <w:rPr>
          <w:rStyle w:val="CommentReference"/>
        </w:rPr>
        <w:annotationRef/>
      </w:r>
      <w:r>
        <w:t>There are many other analyses we can do with these data. Some are more appropriate for this report than others. I list the examples most worth considering below. All of these appear in previous reports.</w:t>
      </w:r>
    </w:p>
    <w:p w14:paraId="0E0ACC04" w14:textId="77777777" w:rsidR="00D46780" w:rsidRDefault="00D46780">
      <w:pPr>
        <w:pStyle w:val="CommentText"/>
      </w:pPr>
    </w:p>
    <w:p w14:paraId="009AEFC6" w14:textId="574525BF" w:rsidR="00D46780" w:rsidRDefault="00D46780">
      <w:pPr>
        <w:pStyle w:val="CommentText"/>
      </w:pPr>
      <w:r w:rsidRPr="00B92690">
        <w:rPr>
          <w:b/>
          <w:bCs/>
        </w:rPr>
        <w:t>NOR-HOR comparisons:</w:t>
      </w:r>
      <w:r>
        <w:t xml:space="preserve"> Beyond TLF (which we describe), How do NOR and HOR salmon vary in AAM, length, genetic diversity, and (for the small proportion sampled at Cougar) arrival timing at the trap?  </w:t>
      </w:r>
    </w:p>
    <w:p w14:paraId="0646B8E8" w14:textId="6230480A" w:rsidR="00D46780" w:rsidRDefault="00D46780">
      <w:pPr>
        <w:pStyle w:val="CommentText"/>
      </w:pPr>
    </w:p>
    <w:p w14:paraId="71488477" w14:textId="65B322FD" w:rsidR="00D46780" w:rsidRDefault="00D46780">
      <w:pPr>
        <w:pStyle w:val="CommentText"/>
      </w:pPr>
      <w:r>
        <w:rPr>
          <w:b/>
          <w:bCs/>
        </w:rPr>
        <w:t xml:space="preserve">Below dam population: </w:t>
      </w:r>
      <w:r>
        <w:t xml:space="preserve">What proportion of carcasses sampled below the dam were produced above the dam? </w:t>
      </w:r>
    </w:p>
    <w:p w14:paraId="2452271E" w14:textId="7EB37041" w:rsidR="00D46780" w:rsidRDefault="00D46780">
      <w:pPr>
        <w:pStyle w:val="CommentText"/>
      </w:pPr>
    </w:p>
    <w:p w14:paraId="44E65CF5" w14:textId="5C004445" w:rsidR="00D46780" w:rsidRDefault="00D46780">
      <w:pPr>
        <w:pStyle w:val="CommentText"/>
      </w:pPr>
      <w:r w:rsidRPr="00B92690">
        <w:rPr>
          <w:b/>
          <w:bCs/>
        </w:rPr>
        <w:t>Additional LSDR/Recycling evaluation:</w:t>
      </w:r>
      <w:r>
        <w:t xml:space="preserve"> Are salmon produced above the dam more likely to return a second time to the trap than those that are not produced above the dam?</w:t>
      </w:r>
    </w:p>
    <w:p w14:paraId="1147E2A9" w14:textId="1E874116" w:rsidR="00D46780" w:rsidRDefault="00D46780">
      <w:pPr>
        <w:pStyle w:val="CommentText"/>
      </w:pPr>
    </w:p>
    <w:p w14:paraId="45D8BD70" w14:textId="77777777" w:rsidR="00D46780" w:rsidRDefault="00D46780">
      <w:pPr>
        <w:pStyle w:val="CommentText"/>
      </w:pPr>
    </w:p>
    <w:p w14:paraId="601E264F" w14:textId="060073D5" w:rsidR="00D46780" w:rsidRDefault="00D46780">
      <w:pPr>
        <w:pStyle w:val="CommentText"/>
      </w:pPr>
      <w:r>
        <w:t>There are also some analyses that would likely be very interesting to managers but I don’t think we have sufficient data to address.</w:t>
      </w:r>
    </w:p>
    <w:p w14:paraId="5BC9A520" w14:textId="61D0B6AE" w:rsidR="00D46780" w:rsidRDefault="00D46780">
      <w:pPr>
        <w:pStyle w:val="CommentText"/>
      </w:pPr>
    </w:p>
    <w:p w14:paraId="1EFD2D4B" w14:textId="754C8DC2" w:rsidR="00D46780" w:rsidRPr="00007022" w:rsidRDefault="00D46780">
      <w:pPr>
        <w:pStyle w:val="CommentText"/>
      </w:pPr>
      <w:r>
        <w:rPr>
          <w:b/>
          <w:bCs/>
        </w:rPr>
        <w:t>F1 Fitness:</w:t>
      </w:r>
      <w:r>
        <w:t xml:space="preserve"> Comparing fitness of offspring produced by </w:t>
      </w:r>
      <w:proofErr w:type="spellStart"/>
      <w:r>
        <w:t>HORxNOR</w:t>
      </w:r>
      <w:proofErr w:type="spellEnd"/>
      <w:r>
        <w:t xml:space="preserve"> crosses to </w:t>
      </w:r>
      <w:proofErr w:type="spellStart"/>
      <w:r>
        <w:t>NORxNOR</w:t>
      </w:r>
      <w:proofErr w:type="spellEnd"/>
      <w:r>
        <w:t xml:space="preserve"> and </w:t>
      </w:r>
      <w:proofErr w:type="spellStart"/>
      <w:r>
        <w:t>HORxHOR</w:t>
      </w:r>
      <w:proofErr w:type="spellEnd"/>
      <w:r>
        <w:t xml:space="preserve"> crosses, would allow managers to evaluate the demographic benefit of HOR supplementation against the assumed cost of deleterious inherited effects on NOR </w:t>
      </w:r>
      <w:proofErr w:type="spellStart"/>
      <w:r>
        <w:t>reintros</w:t>
      </w:r>
      <w:proofErr w:type="spellEnd"/>
      <w:r>
        <w:t xml:space="preserve"> from spawning with HOR outplants. This is an important question to address if CRR ever approaches 1 in the future. I did this analysis, but we don’t have enough power to make any strong conclusions. </w:t>
      </w:r>
    </w:p>
    <w:p w14:paraId="30F61A69" w14:textId="6C600DFA" w:rsidR="00D46780" w:rsidRDefault="00D46780">
      <w:pPr>
        <w:pStyle w:val="CommentText"/>
      </w:pPr>
    </w:p>
    <w:p w14:paraId="3C0515E0" w14:textId="4A8B74C6" w:rsidR="00D46780" w:rsidRPr="007A2276" w:rsidRDefault="00D46780">
      <w:pPr>
        <w:pStyle w:val="CommentText"/>
        <w:rPr>
          <w:strike/>
        </w:rPr>
      </w:pPr>
    </w:p>
    <w:p w14:paraId="2EFEF848" w14:textId="0687BBA0" w:rsidR="00D46780" w:rsidRDefault="00D46780">
      <w:pPr>
        <w:pStyle w:val="CommentText"/>
      </w:pPr>
    </w:p>
    <w:p w14:paraId="203597F5" w14:textId="77777777" w:rsidR="00D46780" w:rsidRDefault="00D46780">
      <w:pPr>
        <w:pStyle w:val="CommentText"/>
      </w:pPr>
    </w:p>
    <w:p w14:paraId="0C38A9AE" w14:textId="4F416721" w:rsidR="00D46780" w:rsidRDefault="00D46780">
      <w:pPr>
        <w:pStyle w:val="CommentText"/>
      </w:pPr>
    </w:p>
  </w:comment>
  <w:comment w:id="41" w:author="David Dayan" w:date="2022-10-19T16:35:00Z" w:initials="DD">
    <w:p w14:paraId="71668E46" w14:textId="1FAE5596" w:rsidR="00D46780" w:rsidRDefault="00D46780">
      <w:pPr>
        <w:pStyle w:val="CommentText"/>
      </w:pPr>
      <w:r>
        <w:rPr>
          <w:rStyle w:val="CommentReference"/>
        </w:rPr>
        <w:annotationRef/>
      </w:r>
      <w:r>
        <w:t>These bullets are just some notes to myself for now.</w:t>
      </w:r>
    </w:p>
  </w:comment>
  <w:comment w:id="42" w:author="David Dayan" w:date="2022-10-18T14:56:00Z" w:initials="DD">
    <w:p w14:paraId="4399A94D" w14:textId="45E21D32" w:rsidR="00D46780" w:rsidRDefault="00D46780">
      <w:pPr>
        <w:pStyle w:val="CommentText"/>
      </w:pPr>
      <w:r>
        <w:rPr>
          <w:rStyle w:val="CommentReference"/>
        </w:rPr>
        <w:annotationRef/>
      </w:r>
      <w:r>
        <w:t>These bullets are just some notes to myself for now.</w:t>
      </w:r>
    </w:p>
  </w:comment>
  <w:comment w:id="43" w:author="David Dayan" w:date="2022-10-18T15:01:00Z" w:initials="DD">
    <w:p w14:paraId="69769408" w14:textId="3EBA2B03" w:rsidR="00D46780" w:rsidRDefault="00D46780">
      <w:pPr>
        <w:pStyle w:val="CommentText"/>
      </w:pPr>
      <w:r>
        <w:rPr>
          <w:rStyle w:val="CommentReference"/>
        </w:rPr>
        <w:annotationRef/>
      </w:r>
      <w:r>
        <w:t>Add this to the pile of further analyses that should probably be considered for the manuscript, but are not necessarily important for this report</w:t>
      </w:r>
    </w:p>
  </w:comment>
  <w:comment w:id="44" w:author="David Dayan" w:date="2022-10-07T11:17:00Z" w:initials="DD">
    <w:p w14:paraId="3A28DB12" w14:textId="433CEDC4" w:rsidR="00D46780" w:rsidRDefault="00D46780">
      <w:pPr>
        <w:pStyle w:val="CommentText"/>
      </w:pPr>
      <w:r>
        <w:rPr>
          <w:rStyle w:val="CommentReference"/>
        </w:rPr>
        <w:annotationRef/>
      </w:r>
      <w:r>
        <w:t xml:space="preserve">Will use endnote to format citations. Currently set to the Con Gen </w:t>
      </w:r>
      <w:proofErr w:type="spellStart"/>
      <w:r>
        <w:t>formar</w:t>
      </w:r>
      <w:proofErr w:type="spellEnd"/>
      <w:r>
        <w:t xml:space="preserve"> that I find it easy to read, but it is easy to change to whatever format we want.</w:t>
      </w:r>
    </w:p>
    <w:p w14:paraId="499DA742" w14:textId="77777777" w:rsidR="00D46780" w:rsidRDefault="00D46780">
      <w:pPr>
        <w:pStyle w:val="CommentText"/>
      </w:pPr>
    </w:p>
    <w:p w14:paraId="505F5F8C" w14:textId="57CD4AB4" w:rsidR="00D46780" w:rsidRDefault="00D46780">
      <w:pPr>
        <w:pStyle w:val="CommentText"/>
      </w:pPr>
      <w:r>
        <w:t xml:space="preserve">Unlike manuscripts, reports have no DOI so endnote can’t pull the correct information and there can be errors in them. Worth proofing them manually.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AC6A39" w15:done="0"/>
  <w15:commentEx w15:paraId="2F5BB17D" w15:done="0"/>
  <w15:commentEx w15:paraId="6BB4C8EC" w15:done="0"/>
  <w15:commentEx w15:paraId="118CEEA3" w15:done="0"/>
  <w15:commentEx w15:paraId="66ABA214" w15:done="0"/>
  <w15:commentEx w15:paraId="6175C250" w15:paraIdParent="66ABA214" w15:done="0"/>
  <w15:commentEx w15:paraId="617558C0" w15:done="0"/>
  <w15:commentEx w15:paraId="7640737F" w15:done="0"/>
  <w15:commentEx w15:paraId="3C71B80D" w15:done="0"/>
  <w15:commentEx w15:paraId="4E0DD0B5" w15:paraIdParent="3C71B80D" w15:done="0"/>
  <w15:commentEx w15:paraId="72F4E345" w15:done="0"/>
  <w15:commentEx w15:paraId="359F73DF" w15:done="0"/>
  <w15:commentEx w15:paraId="1BB95AB0" w15:done="0"/>
  <w15:commentEx w15:paraId="648E9C26" w15:done="0"/>
  <w15:commentEx w15:paraId="14CD5B5C" w15:done="0"/>
  <w15:commentEx w15:paraId="22F441EA" w15:done="0"/>
  <w15:commentEx w15:paraId="7FFE31B8" w15:done="0"/>
  <w15:commentEx w15:paraId="259DA82B" w15:done="0"/>
  <w15:commentEx w15:paraId="11859ABB" w15:done="0"/>
  <w15:commentEx w15:paraId="13EDAFC1" w15:done="0"/>
  <w15:commentEx w15:paraId="11E191C7" w15:done="0"/>
  <w15:commentEx w15:paraId="4BBB11EC" w15:done="0"/>
  <w15:commentEx w15:paraId="65C9AC14" w15:done="0"/>
  <w15:commentEx w15:paraId="392F0970" w15:done="0"/>
  <w15:commentEx w15:paraId="2279AA0F" w15:done="0"/>
  <w15:commentEx w15:paraId="149F2756" w15:done="0"/>
  <w15:commentEx w15:paraId="3EAC4F2F" w15:paraIdParent="149F2756" w15:done="0"/>
  <w15:commentEx w15:paraId="4FCEA937" w15:done="0"/>
  <w15:commentEx w15:paraId="2B3E737E" w15:done="0"/>
  <w15:commentEx w15:paraId="70E10893" w15:done="0"/>
  <w15:commentEx w15:paraId="57D1C888" w15:done="0"/>
  <w15:commentEx w15:paraId="0C0A11E7" w15:done="0"/>
  <w15:commentEx w15:paraId="494C98B8" w15:done="0"/>
  <w15:commentEx w15:paraId="4FE08C30" w15:done="0"/>
  <w15:commentEx w15:paraId="19475704" w15:done="0"/>
  <w15:commentEx w15:paraId="689BF04B" w15:done="0"/>
  <w15:commentEx w15:paraId="0C38A9AE" w15:done="0"/>
  <w15:commentEx w15:paraId="71668E46" w15:done="0"/>
  <w15:commentEx w15:paraId="4399A94D" w15:done="0"/>
  <w15:commentEx w15:paraId="69769408" w15:done="0"/>
  <w15:commentEx w15:paraId="505F5F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FD33C2" w16cex:dateUtc="2022-10-21T22:05:00Z"/>
  <w16cex:commentExtensible w16cex:durableId="26E19213" w16cex:dateUtc="2022-09-30T23:04:00Z"/>
  <w16cex:commentExtensible w16cex:durableId="26F53E18" w16cex:dateUtc="2022-10-15T21:11:00Z"/>
  <w16cex:commentExtensible w16cex:durableId="26F53E4F" w16cex:dateUtc="2022-10-15T21:12:00Z"/>
  <w16cex:commentExtensible w16cex:durableId="26F53EF1" w16cex:dateUtc="2022-10-15T21:15:00Z"/>
  <w16cex:commentExtensible w16cex:durableId="26FD3058" w16cex:dateUtc="2022-10-21T21:51:00Z"/>
  <w16cex:commentExtensible w16cex:durableId="26E17B13" w16cex:dateUtc="2022-09-30T21:26:00Z"/>
  <w16cex:commentExtensible w16cex:durableId="26E83D65" w16cex:dateUtc="2022-10-06T00:29:00Z"/>
  <w16cex:commentExtensible w16cex:durableId="26EA9739" w16cex:dateUtc="2022-10-07T19:16:00Z"/>
  <w16cex:commentExtensible w16cex:durableId="26F54125" w16cex:dateUtc="2022-10-15T21:24:00Z"/>
  <w16cex:commentExtensible w16cex:durableId="26FD3481" w16cex:dateUtc="2022-10-21T22:08:00Z"/>
  <w16cex:commentExtensible w16cex:durableId="26FD362A" w16cex:dateUtc="2022-10-21T22:15:00Z"/>
  <w16cex:commentExtensible w16cex:durableId="26E812D5" w16cex:dateUtc="2022-10-05T21:27:00Z"/>
  <w16cex:commentExtensible w16cex:durableId="26FD3716" w16cex:dateUtc="2022-10-21T22:19:00Z"/>
  <w16cex:commentExtensible w16cex:durableId="26FBC9DE" w16cex:dateUtc="2022-10-20T20:21:00Z"/>
  <w16cex:commentExtensible w16cex:durableId="26FD3947" w16cex:dateUtc="2022-10-21T22:29:00Z"/>
  <w16cex:commentExtensible w16cex:durableId="26FAA90D" w16cex:dateUtc="2022-10-19T23:49:00Z"/>
  <w16cex:commentExtensible w16cex:durableId="26FD3EFA" w16cex:dateUtc="2022-10-21T22:53:00Z"/>
  <w16cex:commentExtensible w16cex:durableId="26FBD7E2" w16cex:dateUtc="2022-10-20T21:21:00Z"/>
  <w16cex:commentExtensible w16cex:durableId="26F9214C" w16cex:dateUtc="2022-10-18T19:57:00Z"/>
  <w16cex:commentExtensible w16cex:durableId="26FAA9A3" w16cex:dateUtc="2022-10-19T23:51:00Z"/>
  <w16cex:commentExtensible w16cex:durableId="26F9223B" w16cex:dateUtc="2022-10-18T20:01:00Z"/>
  <w16cex:commentExtensible w16cex:durableId="26EAB676" w16cex:dateUtc="2022-10-07T21:30:00Z"/>
  <w16cex:commentExtensible w16cex:durableId="26FA9B42" w16cex:dateUtc="2022-10-19T22:50:00Z"/>
  <w16cex:commentExtensible w16cex:durableId="26FD3B60" w16cex:dateUtc="2022-10-21T22:38:00Z"/>
  <w16cex:commentExtensible w16cex:durableId="26EABF94" w16cex:dateUtc="2022-10-07T22:09:00Z"/>
  <w16cex:commentExtensible w16cex:durableId="26F54348" w16cex:dateUtc="2022-10-15T21:33:00Z"/>
  <w16cex:commentExtensible w16cex:durableId="26FAA759" w16cex:dateUtc="2022-10-19T23:42:00Z"/>
  <w16cex:commentExtensible w16cex:durableId="26FAABF2" w16cex:dateUtc="2022-10-20T00:01:00Z"/>
  <w16cex:commentExtensible w16cex:durableId="26FAAC65" w16cex:dateUtc="2022-10-20T00:03:00Z"/>
  <w16cex:commentExtensible w16cex:durableId="26EAD2C0" w16cex:dateUtc="2022-10-07T23:30:00Z"/>
  <w16cex:commentExtensible w16cex:durableId="26FAB220" w16cex:dateUtc="2022-10-20T00:28:00Z"/>
  <w16cex:commentExtensible w16cex:durableId="26FAB238" w16cex:dateUtc="2022-10-20T00:28:00Z"/>
  <w16cex:commentExtensible w16cex:durableId="26FA5F61" w16cex:dateUtc="2022-10-19T18:34:00Z"/>
  <w16cex:commentExtensible w16cex:durableId="26F93F90" w16cex:dateUtc="2022-10-18T22:06:00Z"/>
  <w16cex:commentExtensible w16cex:durableId="26FABB3D" w16cex:dateUtc="2022-10-20T01:06:00Z"/>
  <w16cex:commentExtensible w16cex:durableId="26FBDE43" w16cex:dateUtc="2022-10-20T21:48:00Z"/>
  <w16cex:commentExtensible w16cex:durableId="26FAA5E9" w16cex:dateUtc="2022-10-19T23:35:00Z"/>
  <w16cex:commentExtensible w16cex:durableId="26F93D1D" w16cex:dateUtc="2022-10-18T21:56:00Z"/>
  <w16cex:commentExtensible w16cex:durableId="26F93E3B" w16cex:dateUtc="2022-10-18T22:01:00Z"/>
  <w16cex:commentExtensible w16cex:durableId="26EA893C" w16cex:dateUtc="2022-10-07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AC6A39" w16cid:durableId="26FD33C2"/>
  <w16cid:commentId w16cid:paraId="2F5BB17D" w16cid:durableId="26E19213"/>
  <w16cid:commentId w16cid:paraId="6BB4C8EC" w16cid:durableId="26F53E18"/>
  <w16cid:commentId w16cid:paraId="118CEEA3" w16cid:durableId="26F53E4F"/>
  <w16cid:commentId w16cid:paraId="66ABA214" w16cid:durableId="26F53EF1"/>
  <w16cid:commentId w16cid:paraId="6175C250" w16cid:durableId="26FD3058"/>
  <w16cid:commentId w16cid:paraId="617558C0" w16cid:durableId="26E17B13"/>
  <w16cid:commentId w16cid:paraId="7640737F" w16cid:durableId="26E83D65"/>
  <w16cid:commentId w16cid:paraId="3C71B80D" w16cid:durableId="26EA9739"/>
  <w16cid:commentId w16cid:paraId="4E0DD0B5" w16cid:durableId="26F54125"/>
  <w16cid:commentId w16cid:paraId="72F4E345" w16cid:durableId="26FD3481"/>
  <w16cid:commentId w16cid:paraId="359F73DF" w16cid:durableId="26FD362A"/>
  <w16cid:commentId w16cid:paraId="1BB95AB0" w16cid:durableId="26E812D5"/>
  <w16cid:commentId w16cid:paraId="648E9C26" w16cid:durableId="26FD3716"/>
  <w16cid:commentId w16cid:paraId="14CD5B5C" w16cid:durableId="26FBC9DE"/>
  <w16cid:commentId w16cid:paraId="22F441EA" w16cid:durableId="26FD3947"/>
  <w16cid:commentId w16cid:paraId="7FFE31B8" w16cid:durableId="26FAA90D"/>
  <w16cid:commentId w16cid:paraId="259DA82B" w16cid:durableId="26FD3EFA"/>
  <w16cid:commentId w16cid:paraId="11859ABB" w16cid:durableId="26FBD7E2"/>
  <w16cid:commentId w16cid:paraId="13EDAFC1" w16cid:durableId="26F9214C"/>
  <w16cid:commentId w16cid:paraId="11E191C7" w16cid:durableId="26FAA9A3"/>
  <w16cid:commentId w16cid:paraId="4BBB11EC" w16cid:durableId="26F9223B"/>
  <w16cid:commentId w16cid:paraId="65C9AC14" w16cid:durableId="26EAB676"/>
  <w16cid:commentId w16cid:paraId="392F0970" w16cid:durableId="26FA9B42"/>
  <w16cid:commentId w16cid:paraId="2279AA0F" w16cid:durableId="26FD3B60"/>
  <w16cid:commentId w16cid:paraId="149F2756" w16cid:durableId="26EABF94"/>
  <w16cid:commentId w16cid:paraId="3EAC4F2F" w16cid:durableId="26F54348"/>
  <w16cid:commentId w16cid:paraId="4FCEA937" w16cid:durableId="26FAA759"/>
  <w16cid:commentId w16cid:paraId="2B3E737E" w16cid:durableId="26FAABF2"/>
  <w16cid:commentId w16cid:paraId="70E10893" w16cid:durableId="26FAAC65"/>
  <w16cid:commentId w16cid:paraId="57D1C888" w16cid:durableId="26EAD2C0"/>
  <w16cid:commentId w16cid:paraId="0C0A11E7" w16cid:durableId="26FAB220"/>
  <w16cid:commentId w16cid:paraId="494C98B8" w16cid:durableId="26FAB238"/>
  <w16cid:commentId w16cid:paraId="4FE08C30" w16cid:durableId="26FA5F61"/>
  <w16cid:commentId w16cid:paraId="19475704" w16cid:durableId="26F93F90"/>
  <w16cid:commentId w16cid:paraId="689BF04B" w16cid:durableId="26FABB3D"/>
  <w16cid:commentId w16cid:paraId="0C38A9AE" w16cid:durableId="26FBDE43"/>
  <w16cid:commentId w16cid:paraId="71668E46" w16cid:durableId="26FAA5E9"/>
  <w16cid:commentId w16cid:paraId="4399A94D" w16cid:durableId="26F93D1D"/>
  <w16cid:commentId w16cid:paraId="69769408" w16cid:durableId="26F93E3B"/>
  <w16cid:commentId w16cid:paraId="505F5F8C" w16cid:durableId="26EA89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0885F3" w14:textId="77777777" w:rsidR="0021359F" w:rsidRDefault="0021359F" w:rsidP="00F4375E">
      <w:r>
        <w:separator/>
      </w:r>
    </w:p>
  </w:endnote>
  <w:endnote w:type="continuationSeparator" w:id="0">
    <w:p w14:paraId="70D6A9BC" w14:textId="77777777" w:rsidR="0021359F" w:rsidRDefault="0021359F" w:rsidP="00F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D46780" w:rsidRDefault="00D46780"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D46780" w:rsidRDefault="00D46780"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D46780" w:rsidRDefault="00D46780"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D46780" w:rsidRDefault="00D46780"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D46780" w:rsidRDefault="00D46780"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D46780" w:rsidRDefault="00D46780"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24D646" w14:textId="77777777" w:rsidR="0021359F" w:rsidRDefault="0021359F" w:rsidP="00F4375E">
      <w:r>
        <w:separator/>
      </w:r>
    </w:p>
  </w:footnote>
  <w:footnote w:type="continuationSeparator" w:id="0">
    <w:p w14:paraId="7BB8FA79" w14:textId="77777777" w:rsidR="0021359F" w:rsidRDefault="0021359F" w:rsidP="00F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11EA1C6F" w:rsidR="00D46780" w:rsidRPr="00935AE3" w:rsidRDefault="00D46780">
    <w:pPr>
      <w:pStyle w:val="Header"/>
      <w:rPr>
        <w:rFonts w:ascii="Arial" w:hAnsi="Arial" w:cs="Arial"/>
      </w:rPr>
    </w:pPr>
    <w:r w:rsidRPr="00935AE3">
      <w:rPr>
        <w:rFonts w:ascii="Arial" w:hAnsi="Arial" w:cs="Arial"/>
      </w:rPr>
      <w:t>Cougar Dam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D90B26"/>
    <w:multiLevelType w:val="hybridMultilevel"/>
    <w:tmpl w:val="C7A81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6"/>
  </w:num>
  <w:num w:numId="5">
    <w:abstractNumId w:val="7"/>
  </w:num>
  <w:num w:numId="6">
    <w:abstractNumId w:val="5"/>
  </w:num>
  <w:num w:numId="7">
    <w:abstractNumId w:val="2"/>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6&lt;/item&gt;&lt;item&gt;1393&lt;/item&gt;&lt;item&gt;1537&lt;/item&gt;&lt;item&gt;1541&lt;/item&gt;&lt;item&gt;1542&lt;/item&gt;&lt;item&gt;1543&lt;/item&gt;&lt;item&gt;1544&lt;/item&gt;&lt;item&gt;1545&lt;/item&gt;&lt;item&gt;1546&lt;/item&gt;&lt;item&gt;1547&lt;/item&gt;&lt;item&gt;1548&lt;/item&gt;&lt;item&gt;1549&lt;/item&gt;&lt;/record-ids&gt;&lt;/item&gt;&lt;/Libraries&gt;"/>
  </w:docVars>
  <w:rsids>
    <w:rsidRoot w:val="00F4375E"/>
    <w:rsid w:val="00003A77"/>
    <w:rsid w:val="0000684E"/>
    <w:rsid w:val="00007022"/>
    <w:rsid w:val="0000704A"/>
    <w:rsid w:val="00007102"/>
    <w:rsid w:val="000111E4"/>
    <w:rsid w:val="00013BAD"/>
    <w:rsid w:val="00027C48"/>
    <w:rsid w:val="00030C22"/>
    <w:rsid w:val="00037BCB"/>
    <w:rsid w:val="00041311"/>
    <w:rsid w:val="000539A7"/>
    <w:rsid w:val="00067F1B"/>
    <w:rsid w:val="00070FBD"/>
    <w:rsid w:val="0007479D"/>
    <w:rsid w:val="00075AD1"/>
    <w:rsid w:val="0009633F"/>
    <w:rsid w:val="000A2DAF"/>
    <w:rsid w:val="000A65AC"/>
    <w:rsid w:val="000B4CED"/>
    <w:rsid w:val="000B5941"/>
    <w:rsid w:val="000B5E81"/>
    <w:rsid w:val="000D4D4B"/>
    <w:rsid w:val="000D645F"/>
    <w:rsid w:val="000E20F1"/>
    <w:rsid w:val="000E5DD2"/>
    <w:rsid w:val="000E6CDE"/>
    <w:rsid w:val="000F1A6A"/>
    <w:rsid w:val="000F316F"/>
    <w:rsid w:val="000F492B"/>
    <w:rsid w:val="000F607E"/>
    <w:rsid w:val="001052C3"/>
    <w:rsid w:val="001053B0"/>
    <w:rsid w:val="00106CBD"/>
    <w:rsid w:val="001100E4"/>
    <w:rsid w:val="00113C0B"/>
    <w:rsid w:val="00113D3D"/>
    <w:rsid w:val="00117E1E"/>
    <w:rsid w:val="0012502A"/>
    <w:rsid w:val="0013106B"/>
    <w:rsid w:val="00140F68"/>
    <w:rsid w:val="00153134"/>
    <w:rsid w:val="00153167"/>
    <w:rsid w:val="001574F8"/>
    <w:rsid w:val="00163028"/>
    <w:rsid w:val="00165A45"/>
    <w:rsid w:val="00171088"/>
    <w:rsid w:val="00176B57"/>
    <w:rsid w:val="0018163C"/>
    <w:rsid w:val="001876DC"/>
    <w:rsid w:val="001930BA"/>
    <w:rsid w:val="001954E0"/>
    <w:rsid w:val="001B4514"/>
    <w:rsid w:val="001C0357"/>
    <w:rsid w:val="001C0FB7"/>
    <w:rsid w:val="001C1598"/>
    <w:rsid w:val="001C1F44"/>
    <w:rsid w:val="001C4128"/>
    <w:rsid w:val="00213089"/>
    <w:rsid w:val="0021359F"/>
    <w:rsid w:val="00216690"/>
    <w:rsid w:val="00221155"/>
    <w:rsid w:val="002234CD"/>
    <w:rsid w:val="00223702"/>
    <w:rsid w:val="00227165"/>
    <w:rsid w:val="00227A30"/>
    <w:rsid w:val="0023110E"/>
    <w:rsid w:val="00233719"/>
    <w:rsid w:val="00235640"/>
    <w:rsid w:val="0023721B"/>
    <w:rsid w:val="002415CD"/>
    <w:rsid w:val="0024618C"/>
    <w:rsid w:val="00247D13"/>
    <w:rsid w:val="00257BE3"/>
    <w:rsid w:val="00262BF8"/>
    <w:rsid w:val="00275133"/>
    <w:rsid w:val="00275E96"/>
    <w:rsid w:val="00291C4E"/>
    <w:rsid w:val="0029245D"/>
    <w:rsid w:val="002935A6"/>
    <w:rsid w:val="002A1615"/>
    <w:rsid w:val="002A23D0"/>
    <w:rsid w:val="002B68CB"/>
    <w:rsid w:val="002C21B9"/>
    <w:rsid w:val="002D067D"/>
    <w:rsid w:val="002D5BB5"/>
    <w:rsid w:val="002F0B67"/>
    <w:rsid w:val="002F4363"/>
    <w:rsid w:val="002F4D52"/>
    <w:rsid w:val="0031214F"/>
    <w:rsid w:val="003126DF"/>
    <w:rsid w:val="00316240"/>
    <w:rsid w:val="00322706"/>
    <w:rsid w:val="00323764"/>
    <w:rsid w:val="003239BB"/>
    <w:rsid w:val="0033060C"/>
    <w:rsid w:val="00330A0F"/>
    <w:rsid w:val="00342451"/>
    <w:rsid w:val="0034255E"/>
    <w:rsid w:val="00351BC1"/>
    <w:rsid w:val="00353BF3"/>
    <w:rsid w:val="003576F2"/>
    <w:rsid w:val="00364EC9"/>
    <w:rsid w:val="00366D7A"/>
    <w:rsid w:val="00373152"/>
    <w:rsid w:val="003736AD"/>
    <w:rsid w:val="00373EBF"/>
    <w:rsid w:val="00374007"/>
    <w:rsid w:val="00374E16"/>
    <w:rsid w:val="003A0E98"/>
    <w:rsid w:val="003C1673"/>
    <w:rsid w:val="003C3F11"/>
    <w:rsid w:val="003D67A9"/>
    <w:rsid w:val="003D77FB"/>
    <w:rsid w:val="003E00C6"/>
    <w:rsid w:val="003E1B07"/>
    <w:rsid w:val="003E489D"/>
    <w:rsid w:val="003E580D"/>
    <w:rsid w:val="003F45DC"/>
    <w:rsid w:val="0040081E"/>
    <w:rsid w:val="00404345"/>
    <w:rsid w:val="00413EC0"/>
    <w:rsid w:val="00427D7C"/>
    <w:rsid w:val="004359A4"/>
    <w:rsid w:val="00440FD4"/>
    <w:rsid w:val="004445C8"/>
    <w:rsid w:val="00457AFE"/>
    <w:rsid w:val="004640B8"/>
    <w:rsid w:val="00474686"/>
    <w:rsid w:val="00480CF1"/>
    <w:rsid w:val="00481161"/>
    <w:rsid w:val="00492217"/>
    <w:rsid w:val="004A7EB4"/>
    <w:rsid w:val="004B1E4A"/>
    <w:rsid w:val="004C7A87"/>
    <w:rsid w:val="004D2C50"/>
    <w:rsid w:val="004E0EED"/>
    <w:rsid w:val="004E5267"/>
    <w:rsid w:val="004E734D"/>
    <w:rsid w:val="004E7876"/>
    <w:rsid w:val="004F40CE"/>
    <w:rsid w:val="004F4604"/>
    <w:rsid w:val="004F6A0D"/>
    <w:rsid w:val="004F7A95"/>
    <w:rsid w:val="00501D4E"/>
    <w:rsid w:val="0050205B"/>
    <w:rsid w:val="00504444"/>
    <w:rsid w:val="00535525"/>
    <w:rsid w:val="00536822"/>
    <w:rsid w:val="00555B38"/>
    <w:rsid w:val="00562F61"/>
    <w:rsid w:val="00565D64"/>
    <w:rsid w:val="005741DF"/>
    <w:rsid w:val="00574900"/>
    <w:rsid w:val="00575AB5"/>
    <w:rsid w:val="00575C0C"/>
    <w:rsid w:val="00576BEE"/>
    <w:rsid w:val="0058797F"/>
    <w:rsid w:val="00590916"/>
    <w:rsid w:val="00590F8E"/>
    <w:rsid w:val="005930E1"/>
    <w:rsid w:val="005932F1"/>
    <w:rsid w:val="005A272D"/>
    <w:rsid w:val="005A643D"/>
    <w:rsid w:val="005A7EA5"/>
    <w:rsid w:val="005B3AF6"/>
    <w:rsid w:val="005B5FDB"/>
    <w:rsid w:val="005C5598"/>
    <w:rsid w:val="005C69B2"/>
    <w:rsid w:val="005C6AE6"/>
    <w:rsid w:val="005D2D27"/>
    <w:rsid w:val="005D4051"/>
    <w:rsid w:val="005D4254"/>
    <w:rsid w:val="005D56C5"/>
    <w:rsid w:val="005D7078"/>
    <w:rsid w:val="005D720F"/>
    <w:rsid w:val="005E1882"/>
    <w:rsid w:val="005F0174"/>
    <w:rsid w:val="005F1A88"/>
    <w:rsid w:val="005F41AF"/>
    <w:rsid w:val="005F60A2"/>
    <w:rsid w:val="006001FF"/>
    <w:rsid w:val="00613457"/>
    <w:rsid w:val="00621E22"/>
    <w:rsid w:val="006224B0"/>
    <w:rsid w:val="0063046E"/>
    <w:rsid w:val="00631807"/>
    <w:rsid w:val="006407BF"/>
    <w:rsid w:val="00640EB6"/>
    <w:rsid w:val="00645F87"/>
    <w:rsid w:val="0065541C"/>
    <w:rsid w:val="006605AD"/>
    <w:rsid w:val="006706ED"/>
    <w:rsid w:val="006761C7"/>
    <w:rsid w:val="00677B13"/>
    <w:rsid w:val="006838BF"/>
    <w:rsid w:val="00687430"/>
    <w:rsid w:val="0069085F"/>
    <w:rsid w:val="006959DB"/>
    <w:rsid w:val="006965BE"/>
    <w:rsid w:val="006A214B"/>
    <w:rsid w:val="006A43B2"/>
    <w:rsid w:val="006A449E"/>
    <w:rsid w:val="006C210F"/>
    <w:rsid w:val="006D5CC7"/>
    <w:rsid w:val="006E21E8"/>
    <w:rsid w:val="006E3982"/>
    <w:rsid w:val="006F0FFA"/>
    <w:rsid w:val="00702BDA"/>
    <w:rsid w:val="00704616"/>
    <w:rsid w:val="00710DB0"/>
    <w:rsid w:val="0071182D"/>
    <w:rsid w:val="007140B9"/>
    <w:rsid w:val="00715942"/>
    <w:rsid w:val="007210DF"/>
    <w:rsid w:val="00727C4E"/>
    <w:rsid w:val="007309CB"/>
    <w:rsid w:val="007323AF"/>
    <w:rsid w:val="007351E2"/>
    <w:rsid w:val="00745BFC"/>
    <w:rsid w:val="007601B6"/>
    <w:rsid w:val="007611F6"/>
    <w:rsid w:val="00765354"/>
    <w:rsid w:val="00765402"/>
    <w:rsid w:val="00773A76"/>
    <w:rsid w:val="0078196E"/>
    <w:rsid w:val="007A014D"/>
    <w:rsid w:val="007A0D87"/>
    <w:rsid w:val="007A0E65"/>
    <w:rsid w:val="007A1AD0"/>
    <w:rsid w:val="007A2276"/>
    <w:rsid w:val="007A2414"/>
    <w:rsid w:val="007A5A45"/>
    <w:rsid w:val="007B19FA"/>
    <w:rsid w:val="007B4C6C"/>
    <w:rsid w:val="007C21D5"/>
    <w:rsid w:val="007C49ED"/>
    <w:rsid w:val="007D0D36"/>
    <w:rsid w:val="007D570A"/>
    <w:rsid w:val="007D59F3"/>
    <w:rsid w:val="007D6CB9"/>
    <w:rsid w:val="007E2F9C"/>
    <w:rsid w:val="007E381C"/>
    <w:rsid w:val="007E4845"/>
    <w:rsid w:val="007F027B"/>
    <w:rsid w:val="007F1A92"/>
    <w:rsid w:val="007F4966"/>
    <w:rsid w:val="00800E6B"/>
    <w:rsid w:val="00802E83"/>
    <w:rsid w:val="008117D5"/>
    <w:rsid w:val="00811F41"/>
    <w:rsid w:val="00815DCE"/>
    <w:rsid w:val="00825593"/>
    <w:rsid w:val="00833979"/>
    <w:rsid w:val="00843565"/>
    <w:rsid w:val="008469FF"/>
    <w:rsid w:val="008471F2"/>
    <w:rsid w:val="008511CF"/>
    <w:rsid w:val="00853B1C"/>
    <w:rsid w:val="008546E7"/>
    <w:rsid w:val="00856FFB"/>
    <w:rsid w:val="008570EB"/>
    <w:rsid w:val="00857780"/>
    <w:rsid w:val="00867C2B"/>
    <w:rsid w:val="0087067D"/>
    <w:rsid w:val="00872E56"/>
    <w:rsid w:val="00876CA5"/>
    <w:rsid w:val="00877487"/>
    <w:rsid w:val="008847A1"/>
    <w:rsid w:val="00897CE9"/>
    <w:rsid w:val="008A10CA"/>
    <w:rsid w:val="008B374F"/>
    <w:rsid w:val="008C0417"/>
    <w:rsid w:val="008C662F"/>
    <w:rsid w:val="008D42E4"/>
    <w:rsid w:val="008D47EB"/>
    <w:rsid w:val="008E3978"/>
    <w:rsid w:val="008F17F8"/>
    <w:rsid w:val="008F2C42"/>
    <w:rsid w:val="00900606"/>
    <w:rsid w:val="00903BBF"/>
    <w:rsid w:val="00906BF8"/>
    <w:rsid w:val="0091120E"/>
    <w:rsid w:val="00914C9F"/>
    <w:rsid w:val="00935AE3"/>
    <w:rsid w:val="00941B17"/>
    <w:rsid w:val="00942208"/>
    <w:rsid w:val="00947960"/>
    <w:rsid w:val="00952FC9"/>
    <w:rsid w:val="009570A4"/>
    <w:rsid w:val="0096558E"/>
    <w:rsid w:val="009674BE"/>
    <w:rsid w:val="009773EE"/>
    <w:rsid w:val="00977CE8"/>
    <w:rsid w:val="0098710C"/>
    <w:rsid w:val="00994789"/>
    <w:rsid w:val="00996809"/>
    <w:rsid w:val="009975A3"/>
    <w:rsid w:val="00997BBA"/>
    <w:rsid w:val="009A0B01"/>
    <w:rsid w:val="009A2A69"/>
    <w:rsid w:val="009A340C"/>
    <w:rsid w:val="009B2709"/>
    <w:rsid w:val="009D5B66"/>
    <w:rsid w:val="009E19FA"/>
    <w:rsid w:val="009E502A"/>
    <w:rsid w:val="009F3717"/>
    <w:rsid w:val="00A05EA3"/>
    <w:rsid w:val="00A06A19"/>
    <w:rsid w:val="00A13211"/>
    <w:rsid w:val="00A15E5C"/>
    <w:rsid w:val="00A22ADA"/>
    <w:rsid w:val="00A24BC1"/>
    <w:rsid w:val="00A33A3D"/>
    <w:rsid w:val="00A357CF"/>
    <w:rsid w:val="00A46650"/>
    <w:rsid w:val="00A53F27"/>
    <w:rsid w:val="00A54542"/>
    <w:rsid w:val="00A5756E"/>
    <w:rsid w:val="00A6050F"/>
    <w:rsid w:val="00A61C14"/>
    <w:rsid w:val="00A669F4"/>
    <w:rsid w:val="00A67FCF"/>
    <w:rsid w:val="00A71A92"/>
    <w:rsid w:val="00A83BF3"/>
    <w:rsid w:val="00A86C6F"/>
    <w:rsid w:val="00AA73DE"/>
    <w:rsid w:val="00AD329B"/>
    <w:rsid w:val="00AD3A95"/>
    <w:rsid w:val="00AD3B92"/>
    <w:rsid w:val="00AD5AC1"/>
    <w:rsid w:val="00AD6AF1"/>
    <w:rsid w:val="00AE423F"/>
    <w:rsid w:val="00AF57A9"/>
    <w:rsid w:val="00B00A8A"/>
    <w:rsid w:val="00B01C3C"/>
    <w:rsid w:val="00B13265"/>
    <w:rsid w:val="00B134BB"/>
    <w:rsid w:val="00B13F3E"/>
    <w:rsid w:val="00B1409A"/>
    <w:rsid w:val="00B2256C"/>
    <w:rsid w:val="00B22743"/>
    <w:rsid w:val="00B3104D"/>
    <w:rsid w:val="00B36002"/>
    <w:rsid w:val="00B54D09"/>
    <w:rsid w:val="00B72883"/>
    <w:rsid w:val="00B74F59"/>
    <w:rsid w:val="00B800BA"/>
    <w:rsid w:val="00B83605"/>
    <w:rsid w:val="00B842FD"/>
    <w:rsid w:val="00B8616D"/>
    <w:rsid w:val="00B92690"/>
    <w:rsid w:val="00B94ECE"/>
    <w:rsid w:val="00B94EDA"/>
    <w:rsid w:val="00B96263"/>
    <w:rsid w:val="00BB15CC"/>
    <w:rsid w:val="00BB6CE7"/>
    <w:rsid w:val="00BC3443"/>
    <w:rsid w:val="00BD3D59"/>
    <w:rsid w:val="00BF46EF"/>
    <w:rsid w:val="00C0215A"/>
    <w:rsid w:val="00C06177"/>
    <w:rsid w:val="00C131CD"/>
    <w:rsid w:val="00C2055B"/>
    <w:rsid w:val="00C33AA9"/>
    <w:rsid w:val="00C41065"/>
    <w:rsid w:val="00C42AF9"/>
    <w:rsid w:val="00C45759"/>
    <w:rsid w:val="00C5137D"/>
    <w:rsid w:val="00C528D8"/>
    <w:rsid w:val="00C56078"/>
    <w:rsid w:val="00C6140E"/>
    <w:rsid w:val="00C624FD"/>
    <w:rsid w:val="00C77A87"/>
    <w:rsid w:val="00C909E4"/>
    <w:rsid w:val="00C9610A"/>
    <w:rsid w:val="00CA7054"/>
    <w:rsid w:val="00CC6317"/>
    <w:rsid w:val="00CC754A"/>
    <w:rsid w:val="00CD6806"/>
    <w:rsid w:val="00CE4412"/>
    <w:rsid w:val="00CF20A6"/>
    <w:rsid w:val="00CF44B7"/>
    <w:rsid w:val="00D00DAB"/>
    <w:rsid w:val="00D103FD"/>
    <w:rsid w:val="00D22DD3"/>
    <w:rsid w:val="00D3710E"/>
    <w:rsid w:val="00D46780"/>
    <w:rsid w:val="00D65024"/>
    <w:rsid w:val="00D71476"/>
    <w:rsid w:val="00D71F78"/>
    <w:rsid w:val="00D733D9"/>
    <w:rsid w:val="00D7409D"/>
    <w:rsid w:val="00D8524B"/>
    <w:rsid w:val="00D92125"/>
    <w:rsid w:val="00D9781A"/>
    <w:rsid w:val="00DA3BD9"/>
    <w:rsid w:val="00DB04B9"/>
    <w:rsid w:val="00DB5827"/>
    <w:rsid w:val="00DB7260"/>
    <w:rsid w:val="00DC39BA"/>
    <w:rsid w:val="00DD0610"/>
    <w:rsid w:val="00DD25F4"/>
    <w:rsid w:val="00DD514B"/>
    <w:rsid w:val="00DE4036"/>
    <w:rsid w:val="00E140E8"/>
    <w:rsid w:val="00E1434C"/>
    <w:rsid w:val="00E14BA5"/>
    <w:rsid w:val="00E17E1D"/>
    <w:rsid w:val="00E22F70"/>
    <w:rsid w:val="00E34F5E"/>
    <w:rsid w:val="00E432FA"/>
    <w:rsid w:val="00E511D3"/>
    <w:rsid w:val="00E53851"/>
    <w:rsid w:val="00E6119F"/>
    <w:rsid w:val="00E806CB"/>
    <w:rsid w:val="00E95D9A"/>
    <w:rsid w:val="00E95DE5"/>
    <w:rsid w:val="00E9700D"/>
    <w:rsid w:val="00EA2B57"/>
    <w:rsid w:val="00EA6259"/>
    <w:rsid w:val="00ED45D6"/>
    <w:rsid w:val="00EE22FC"/>
    <w:rsid w:val="00EE2FDD"/>
    <w:rsid w:val="00EE5FC8"/>
    <w:rsid w:val="00EF0C5D"/>
    <w:rsid w:val="00EF42EE"/>
    <w:rsid w:val="00EF55CB"/>
    <w:rsid w:val="00EF57D5"/>
    <w:rsid w:val="00EF621B"/>
    <w:rsid w:val="00EF7F67"/>
    <w:rsid w:val="00F021CF"/>
    <w:rsid w:val="00F04EE7"/>
    <w:rsid w:val="00F069BD"/>
    <w:rsid w:val="00F26025"/>
    <w:rsid w:val="00F3156C"/>
    <w:rsid w:val="00F3282A"/>
    <w:rsid w:val="00F34C63"/>
    <w:rsid w:val="00F37A6D"/>
    <w:rsid w:val="00F4375E"/>
    <w:rsid w:val="00F4748C"/>
    <w:rsid w:val="00F56D04"/>
    <w:rsid w:val="00F62545"/>
    <w:rsid w:val="00F635DF"/>
    <w:rsid w:val="00F73FE6"/>
    <w:rsid w:val="00F8630C"/>
    <w:rsid w:val="00F96472"/>
    <w:rsid w:val="00FA7C05"/>
    <w:rsid w:val="00FB3952"/>
    <w:rsid w:val="00FB46DE"/>
    <w:rsid w:val="00FB4C06"/>
    <w:rsid w:val="00FB5A9F"/>
    <w:rsid w:val="00FD3720"/>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16758ADC-F088-8644-B8DD-37C88321C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A4"/>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34</Pages>
  <Words>9737</Words>
  <Characters>55502</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32</cp:revision>
  <dcterms:created xsi:type="dcterms:W3CDTF">2022-10-17T19:31:00Z</dcterms:created>
  <dcterms:modified xsi:type="dcterms:W3CDTF">2022-10-22T01:25:00Z</dcterms:modified>
</cp:coreProperties>
</file>