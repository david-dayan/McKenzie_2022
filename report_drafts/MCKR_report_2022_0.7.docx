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D46D40" w14:textId="32B8D670" w:rsidR="00F4375E" w:rsidRPr="00D71476" w:rsidRDefault="00F4375E" w:rsidP="00F4375E">
      <w:pPr>
        <w:spacing w:after="147" w:line="249" w:lineRule="auto"/>
        <w:ind w:left="195" w:right="240"/>
        <w:jc w:val="center"/>
      </w:pPr>
      <w:r w:rsidRPr="00D71476">
        <w:t xml:space="preserve">December 2022 Report </w:t>
      </w:r>
    </w:p>
    <w:p w14:paraId="48700ECF" w14:textId="77777777" w:rsidR="00F4375E" w:rsidRPr="00D71476" w:rsidRDefault="00F4375E" w:rsidP="00F4375E">
      <w:pPr>
        <w:spacing w:line="259" w:lineRule="auto"/>
      </w:pPr>
      <w:r w:rsidRPr="00D71476">
        <w:t xml:space="preserve"> </w:t>
      </w:r>
    </w:p>
    <w:p w14:paraId="0DF4FDE2" w14:textId="77777777" w:rsidR="00F4375E" w:rsidRPr="00D71476" w:rsidRDefault="00F4375E" w:rsidP="00F4375E">
      <w:pPr>
        <w:spacing w:line="259" w:lineRule="auto"/>
      </w:pPr>
      <w:r w:rsidRPr="00D71476">
        <w:t xml:space="preserve"> </w:t>
      </w:r>
    </w:p>
    <w:p w14:paraId="0ABC830C" w14:textId="77777777" w:rsidR="00F4375E" w:rsidRPr="00D71476" w:rsidRDefault="00F4375E" w:rsidP="00F4375E">
      <w:pPr>
        <w:spacing w:line="259" w:lineRule="auto"/>
      </w:pPr>
      <w:r w:rsidRPr="00D71476">
        <w:t xml:space="preserve"> </w:t>
      </w:r>
    </w:p>
    <w:p w14:paraId="6FD0CCB8" w14:textId="02F6C219" w:rsidR="00F4375E" w:rsidRPr="00D71476" w:rsidRDefault="00F4375E" w:rsidP="00F4375E">
      <w:pPr>
        <w:spacing w:line="259" w:lineRule="auto"/>
        <w:ind w:left="190" w:right="53"/>
        <w:jc w:val="center"/>
      </w:pPr>
      <w:r w:rsidRPr="00D71476">
        <w:t xml:space="preserve">EVALUATING SPRING CHINOOK SALMON RELEASES ABOVE </w:t>
      </w:r>
      <w:r w:rsidR="00B8490A">
        <w:t>COUGAR DAM</w:t>
      </w:r>
      <w:r w:rsidRPr="00D71476">
        <w:t>, ON THE SOUTH FORK MCKENZIE RIVER, USING GENETIC PARENTAGE ANALYSIS</w:t>
      </w:r>
    </w:p>
    <w:p w14:paraId="384AA78E" w14:textId="77777777" w:rsidR="00F4375E" w:rsidRPr="00D71476" w:rsidRDefault="00F4375E" w:rsidP="00F4375E">
      <w:pPr>
        <w:spacing w:line="259" w:lineRule="auto"/>
        <w:jc w:val="center"/>
      </w:pPr>
    </w:p>
    <w:p w14:paraId="230ABE0A" w14:textId="77777777" w:rsidR="00F4375E" w:rsidRPr="00D71476" w:rsidRDefault="00F4375E" w:rsidP="00F4375E">
      <w:pPr>
        <w:spacing w:line="259" w:lineRule="auto"/>
      </w:pPr>
      <w:r w:rsidRPr="00D71476">
        <w:t xml:space="preserve"> </w:t>
      </w:r>
    </w:p>
    <w:p w14:paraId="6E295C19" w14:textId="77777777" w:rsidR="00F4375E" w:rsidRPr="00D71476" w:rsidRDefault="00F4375E" w:rsidP="00F4375E">
      <w:pPr>
        <w:spacing w:after="15" w:line="249" w:lineRule="auto"/>
        <w:ind w:left="195" w:right="241"/>
        <w:jc w:val="center"/>
      </w:pPr>
      <w:r w:rsidRPr="00D71476">
        <w:t xml:space="preserve">Prepared for: </w:t>
      </w:r>
    </w:p>
    <w:p w14:paraId="43BF1C73" w14:textId="77777777" w:rsidR="00F4375E" w:rsidRPr="00D71476" w:rsidRDefault="00F4375E" w:rsidP="00F4375E">
      <w:pPr>
        <w:spacing w:line="259" w:lineRule="auto"/>
        <w:jc w:val="center"/>
      </w:pPr>
      <w:r w:rsidRPr="00D71476">
        <w:t xml:space="preserve"> </w:t>
      </w:r>
    </w:p>
    <w:p w14:paraId="15B33AE0" w14:textId="77777777" w:rsidR="00F4375E" w:rsidRPr="00D71476" w:rsidRDefault="00F4375E" w:rsidP="00F4375E">
      <w:pPr>
        <w:spacing w:after="15" w:line="249" w:lineRule="auto"/>
        <w:ind w:left="1546" w:right="1591"/>
        <w:jc w:val="center"/>
      </w:pPr>
      <w:r w:rsidRPr="00D71476">
        <w:t xml:space="preserve">U. S. ARMY CORPS OF ENGINEERS </w:t>
      </w:r>
    </w:p>
    <w:p w14:paraId="17E667B6" w14:textId="77777777" w:rsidR="00F4375E" w:rsidRPr="00D71476" w:rsidRDefault="00F4375E" w:rsidP="00F4375E">
      <w:pPr>
        <w:spacing w:after="15" w:line="249" w:lineRule="auto"/>
        <w:ind w:left="1546" w:right="1591"/>
        <w:jc w:val="center"/>
      </w:pPr>
      <w:r w:rsidRPr="00D71476">
        <w:t xml:space="preserve">PORTLAND DISTRICT - WILLAMETTE VALLEY PROJECT </w:t>
      </w:r>
    </w:p>
    <w:p w14:paraId="7D257DC4" w14:textId="77777777" w:rsidR="00F4375E" w:rsidRPr="00D71476" w:rsidRDefault="00F4375E" w:rsidP="00F4375E">
      <w:pPr>
        <w:spacing w:after="15" w:line="249" w:lineRule="auto"/>
        <w:ind w:left="195" w:right="236"/>
        <w:jc w:val="center"/>
      </w:pPr>
      <w:r w:rsidRPr="00D71476">
        <w:t xml:space="preserve">333 SW First Ave. </w:t>
      </w:r>
    </w:p>
    <w:p w14:paraId="2256C170" w14:textId="77777777" w:rsidR="00F4375E" w:rsidRPr="00D71476" w:rsidRDefault="00F4375E" w:rsidP="00F4375E">
      <w:pPr>
        <w:spacing w:after="15" w:line="249" w:lineRule="auto"/>
        <w:ind w:left="195" w:right="238"/>
        <w:jc w:val="center"/>
      </w:pPr>
      <w:r w:rsidRPr="00D71476">
        <w:t xml:space="preserve">Portland, Oregon 97204 </w:t>
      </w:r>
    </w:p>
    <w:p w14:paraId="7547BBA1" w14:textId="77777777" w:rsidR="00F4375E" w:rsidRPr="00D71476" w:rsidRDefault="00F4375E" w:rsidP="00F4375E">
      <w:pPr>
        <w:spacing w:line="259" w:lineRule="auto"/>
      </w:pPr>
      <w:r w:rsidRPr="00D71476">
        <w:t xml:space="preserve"> </w:t>
      </w:r>
    </w:p>
    <w:p w14:paraId="5BF5F670" w14:textId="77777777" w:rsidR="00F4375E" w:rsidRPr="00D71476" w:rsidRDefault="00F4375E" w:rsidP="00F4375E">
      <w:pPr>
        <w:spacing w:line="259" w:lineRule="auto"/>
      </w:pPr>
      <w:r w:rsidRPr="00D71476">
        <w:t xml:space="preserve"> </w:t>
      </w:r>
    </w:p>
    <w:p w14:paraId="05FC16B6" w14:textId="77777777" w:rsidR="00F4375E" w:rsidRPr="00D71476" w:rsidRDefault="00F4375E" w:rsidP="00F4375E">
      <w:pPr>
        <w:spacing w:line="259" w:lineRule="auto"/>
      </w:pPr>
      <w:r w:rsidRPr="00D71476">
        <w:t xml:space="preserve"> </w:t>
      </w:r>
    </w:p>
    <w:p w14:paraId="32FFE66F" w14:textId="77777777" w:rsidR="00F4375E" w:rsidRPr="00D71476" w:rsidRDefault="00F4375E" w:rsidP="00F4375E">
      <w:pPr>
        <w:spacing w:line="259" w:lineRule="auto"/>
      </w:pPr>
      <w:r w:rsidRPr="00D71476">
        <w:t xml:space="preserve"> </w:t>
      </w:r>
    </w:p>
    <w:p w14:paraId="1E381182" w14:textId="77777777" w:rsidR="00F4375E" w:rsidRPr="00D71476" w:rsidRDefault="00F4375E" w:rsidP="00F4375E">
      <w:pPr>
        <w:spacing w:after="15" w:line="249" w:lineRule="auto"/>
        <w:ind w:left="195" w:right="239"/>
        <w:jc w:val="center"/>
      </w:pPr>
      <w:r w:rsidRPr="00D71476">
        <w:t xml:space="preserve">Prepared by: </w:t>
      </w:r>
    </w:p>
    <w:p w14:paraId="68047241" w14:textId="77777777" w:rsidR="00F4375E" w:rsidRPr="00D71476" w:rsidRDefault="00F4375E" w:rsidP="00F4375E">
      <w:pPr>
        <w:spacing w:line="259" w:lineRule="auto"/>
        <w:jc w:val="center"/>
      </w:pPr>
      <w:r w:rsidRPr="00D71476">
        <w:t xml:space="preserve"> </w:t>
      </w:r>
    </w:p>
    <w:p w14:paraId="0DA01324" w14:textId="08A52080" w:rsidR="00F4375E" w:rsidRPr="00BA3C42" w:rsidRDefault="00F4375E" w:rsidP="00F4375E">
      <w:pPr>
        <w:spacing w:after="15" w:line="249" w:lineRule="auto"/>
        <w:ind w:left="195" w:right="234"/>
        <w:jc w:val="center"/>
        <w:rPr>
          <w:vertAlign w:val="superscript"/>
        </w:rPr>
      </w:pPr>
      <w:r w:rsidRPr="00D71476">
        <w:t>Kathleen G. O’Malley</w:t>
      </w:r>
      <w:r w:rsidRPr="00D71476">
        <w:rPr>
          <w:vertAlign w:val="superscript"/>
        </w:rPr>
        <w:t>1</w:t>
      </w:r>
      <w:r w:rsidRPr="00D71476">
        <w:t>, David I. Dayan</w:t>
      </w:r>
      <w:r w:rsidRPr="00D71476">
        <w:rPr>
          <w:vertAlign w:val="superscript"/>
        </w:rPr>
        <w:t>1</w:t>
      </w:r>
      <w:r w:rsidRPr="00D71476">
        <w:t>, Cristín K. Fitzpatrick</w:t>
      </w:r>
      <w:r w:rsidRPr="00D71476">
        <w:rPr>
          <w:vertAlign w:val="superscript"/>
        </w:rPr>
        <w:t>1</w:t>
      </w:r>
      <w:r w:rsidRPr="00D71476">
        <w:t xml:space="preserve">, </w:t>
      </w:r>
      <w:r w:rsidR="00C131CD" w:rsidRPr="00D71476">
        <w:t>Ryan Couture</w:t>
      </w:r>
      <w:r w:rsidR="00BA3C42">
        <w:rPr>
          <w:vertAlign w:val="superscript"/>
        </w:rPr>
        <w:t>2</w:t>
      </w:r>
    </w:p>
    <w:p w14:paraId="510AF24A" w14:textId="77777777" w:rsidR="00F4375E" w:rsidRPr="00D71476" w:rsidRDefault="00F4375E" w:rsidP="00F4375E">
      <w:pPr>
        <w:spacing w:after="156" w:line="259" w:lineRule="auto"/>
        <w:ind w:right="10"/>
        <w:jc w:val="center"/>
      </w:pPr>
      <w:r w:rsidRPr="00D71476">
        <w:rPr>
          <w:sz w:val="16"/>
        </w:rPr>
        <w:t xml:space="preserve"> </w:t>
      </w:r>
    </w:p>
    <w:p w14:paraId="2BFDF326" w14:textId="77777777" w:rsidR="00F4375E" w:rsidRPr="00D71476" w:rsidRDefault="00F4375E" w:rsidP="00F4375E">
      <w:pPr>
        <w:spacing w:after="15" w:line="249" w:lineRule="auto"/>
        <w:ind w:left="195" w:right="236"/>
        <w:jc w:val="center"/>
      </w:pPr>
      <w:r w:rsidRPr="00D71476">
        <w:rPr>
          <w:vertAlign w:val="superscript"/>
        </w:rPr>
        <w:t>1</w:t>
      </w:r>
      <w:r w:rsidRPr="00D71476">
        <w:t>State Fisheries Genomics Lab,</w:t>
      </w:r>
    </w:p>
    <w:p w14:paraId="4865D2B8" w14:textId="77777777" w:rsidR="00F4375E" w:rsidRPr="00D71476" w:rsidRDefault="00F4375E" w:rsidP="00F4375E">
      <w:pPr>
        <w:spacing w:after="15" w:line="249" w:lineRule="auto"/>
        <w:ind w:left="195" w:right="236"/>
        <w:jc w:val="center"/>
      </w:pPr>
      <w:r w:rsidRPr="00D71476">
        <w:t xml:space="preserve">Coastal Oregon Marine Experiment Station </w:t>
      </w:r>
    </w:p>
    <w:p w14:paraId="0551B57D" w14:textId="77777777" w:rsidR="00F4375E" w:rsidRPr="00D71476" w:rsidRDefault="00F4375E" w:rsidP="00F4375E">
      <w:pPr>
        <w:spacing w:after="15" w:line="249" w:lineRule="auto"/>
        <w:ind w:left="195" w:right="235"/>
        <w:jc w:val="center"/>
      </w:pPr>
      <w:r w:rsidRPr="00D71476">
        <w:t>Department of Fisheries, Wildlife and Conservation Sciences,</w:t>
      </w:r>
    </w:p>
    <w:p w14:paraId="2AAC2B51" w14:textId="77777777" w:rsidR="00F4375E" w:rsidRPr="00D71476" w:rsidRDefault="00F4375E" w:rsidP="00F4375E">
      <w:pPr>
        <w:spacing w:after="15" w:line="249" w:lineRule="auto"/>
        <w:ind w:left="2927" w:right="2909"/>
        <w:jc w:val="center"/>
      </w:pPr>
      <w:r w:rsidRPr="00D71476">
        <w:t xml:space="preserve">Hatfield Marine Science Center, </w:t>
      </w:r>
    </w:p>
    <w:p w14:paraId="2A069107" w14:textId="77777777" w:rsidR="00F4375E" w:rsidRPr="00D71476" w:rsidRDefault="00F4375E" w:rsidP="00F4375E">
      <w:pPr>
        <w:spacing w:after="15" w:line="249" w:lineRule="auto"/>
        <w:ind w:left="195" w:right="236"/>
        <w:jc w:val="center"/>
      </w:pPr>
      <w:r w:rsidRPr="00D71476">
        <w:t>Oregon State University</w:t>
      </w:r>
    </w:p>
    <w:p w14:paraId="58F681C6" w14:textId="77777777" w:rsidR="00F4375E" w:rsidRPr="00D71476" w:rsidRDefault="00F4375E" w:rsidP="00F4375E">
      <w:pPr>
        <w:spacing w:after="15" w:line="249" w:lineRule="auto"/>
        <w:ind w:left="2927" w:right="2909"/>
        <w:jc w:val="center"/>
      </w:pPr>
      <w:r w:rsidRPr="00D71476">
        <w:t xml:space="preserve">2030 SE Marine Science Drive </w:t>
      </w:r>
    </w:p>
    <w:p w14:paraId="03DD66AB" w14:textId="77777777" w:rsidR="00F4375E" w:rsidRPr="00D71476" w:rsidRDefault="00F4375E" w:rsidP="00F4375E">
      <w:pPr>
        <w:spacing w:after="15" w:line="249" w:lineRule="auto"/>
        <w:ind w:left="195" w:right="241"/>
        <w:jc w:val="center"/>
      </w:pPr>
      <w:r w:rsidRPr="00D71476">
        <w:t xml:space="preserve">Newport, Oregon 97365 </w:t>
      </w:r>
    </w:p>
    <w:p w14:paraId="5FB86A83" w14:textId="41DC93CF" w:rsidR="00F4375E" w:rsidRDefault="00F4375E" w:rsidP="00F4375E">
      <w:pPr>
        <w:spacing w:after="15" w:line="249" w:lineRule="auto"/>
        <w:ind w:left="195" w:right="241"/>
        <w:jc w:val="center"/>
      </w:pPr>
    </w:p>
    <w:p w14:paraId="461F46B6" w14:textId="53AD62DB" w:rsidR="00BA3C42" w:rsidRDefault="00BA3C42" w:rsidP="00F4375E">
      <w:pPr>
        <w:spacing w:after="15" w:line="249" w:lineRule="auto"/>
        <w:ind w:left="195" w:right="241"/>
        <w:jc w:val="center"/>
      </w:pPr>
      <w:r>
        <w:rPr>
          <w:vertAlign w:val="superscript"/>
        </w:rPr>
        <w:t>2</w:t>
      </w:r>
      <w:r w:rsidR="007C1107">
        <w:t>Oregon Department of Fish and Wildlife</w:t>
      </w:r>
    </w:p>
    <w:p w14:paraId="201C8FB9" w14:textId="15406FC1" w:rsidR="007C1107" w:rsidRPr="00BA3C42" w:rsidRDefault="007C1107" w:rsidP="00F4375E">
      <w:pPr>
        <w:spacing w:after="15" w:line="249" w:lineRule="auto"/>
        <w:ind w:left="195" w:right="241"/>
        <w:jc w:val="center"/>
      </w:pPr>
      <w:r>
        <w:t>7118 NE Vandenberg Ave</w:t>
      </w:r>
    </w:p>
    <w:p w14:paraId="6184A884" w14:textId="115D1BC4" w:rsidR="00F4375E" w:rsidRPr="00D71476" w:rsidRDefault="007C1107" w:rsidP="00F4375E">
      <w:pPr>
        <w:spacing w:line="259" w:lineRule="auto"/>
        <w:jc w:val="center"/>
      </w:pPr>
      <w:r>
        <w:t>Corvallis, OR  97370</w:t>
      </w:r>
    </w:p>
    <w:p w14:paraId="3941C584" w14:textId="77777777" w:rsidR="00F4375E" w:rsidRPr="00D71476" w:rsidRDefault="00F4375E" w:rsidP="00F4375E">
      <w:pPr>
        <w:spacing w:after="168" w:line="259" w:lineRule="auto"/>
        <w:ind w:right="10"/>
        <w:jc w:val="center"/>
      </w:pPr>
    </w:p>
    <w:p w14:paraId="2B433292" w14:textId="77777777" w:rsidR="00F4375E" w:rsidRPr="00D71476" w:rsidRDefault="00F4375E" w:rsidP="00F4375E">
      <w:pPr>
        <w:spacing w:after="136" w:line="259" w:lineRule="auto"/>
        <w:jc w:val="center"/>
      </w:pPr>
    </w:p>
    <w:p w14:paraId="4BF7C7CE" w14:textId="77777777" w:rsidR="00F4375E" w:rsidRPr="00D71476" w:rsidRDefault="00F4375E" w:rsidP="00F4375E">
      <w:pPr>
        <w:spacing w:after="1480" w:line="259" w:lineRule="auto"/>
      </w:pPr>
      <w:r w:rsidRPr="00D71476">
        <w:t xml:space="preserve"> </w:t>
      </w:r>
      <w:r w:rsidRPr="00D71476">
        <w:tab/>
        <w:t xml:space="preserve"> </w:t>
      </w:r>
    </w:p>
    <w:p w14:paraId="4B670CE5" w14:textId="77777777" w:rsidR="00D71476" w:rsidRDefault="00D71476">
      <w:pPr>
        <w:rPr>
          <w:b/>
          <w:bCs/>
        </w:rPr>
      </w:pPr>
    </w:p>
    <w:p w14:paraId="51782E69" w14:textId="03F0E3FD" w:rsidR="002234CD" w:rsidRPr="00D71476" w:rsidRDefault="002234CD">
      <w:pPr>
        <w:rPr>
          <w:b/>
          <w:bCs/>
        </w:rPr>
      </w:pPr>
      <w:commentRangeStart w:id="0"/>
      <w:r w:rsidRPr="00D71476">
        <w:rPr>
          <w:b/>
          <w:bCs/>
        </w:rPr>
        <w:t>Glossary</w:t>
      </w:r>
      <w:commentRangeEnd w:id="0"/>
      <w:r w:rsidR="00FB46DE">
        <w:rPr>
          <w:rStyle w:val="CommentReference"/>
        </w:rPr>
        <w:commentReference w:id="0"/>
      </w:r>
    </w:p>
    <w:p w14:paraId="37D0C5E3" w14:textId="5664A61B" w:rsidR="002234CD" w:rsidRDefault="002234CD">
      <w:pPr>
        <w:rPr>
          <w:i/>
          <w:iCs/>
        </w:rPr>
      </w:pPr>
    </w:p>
    <w:p w14:paraId="44EF816D" w14:textId="77777777" w:rsidR="00FB46DE" w:rsidRPr="00D71476" w:rsidRDefault="00FB46DE" w:rsidP="00EF0C5D">
      <w:pPr>
        <w:pStyle w:val="ListParagraph"/>
        <w:numPr>
          <w:ilvl w:val="0"/>
          <w:numId w:val="2"/>
        </w:numPr>
        <w:rPr>
          <w:i/>
          <w:iCs/>
        </w:rPr>
      </w:pPr>
      <w:r w:rsidRPr="00D71476">
        <w:t xml:space="preserve">Assignment – Offspring are </w:t>
      </w:r>
      <w:r w:rsidRPr="00D71476">
        <w:rPr>
          <w:i/>
          <w:iCs/>
        </w:rPr>
        <w:t>assigned to</w:t>
      </w:r>
      <w:r w:rsidRPr="00D71476">
        <w:t xml:space="preserve"> parents. </w:t>
      </w:r>
    </w:p>
    <w:p w14:paraId="33450073" w14:textId="2033B94C" w:rsidR="00FB46DE" w:rsidRPr="00D71476" w:rsidRDefault="00FB46DE" w:rsidP="002234CD">
      <w:pPr>
        <w:pStyle w:val="ListParagraph"/>
        <w:numPr>
          <w:ilvl w:val="0"/>
          <w:numId w:val="2"/>
        </w:numPr>
      </w:pPr>
      <w:r w:rsidRPr="00D71476">
        <w:t xml:space="preserve">Candidate Parent – </w:t>
      </w:r>
      <w:r>
        <w:t>Salmon</w:t>
      </w:r>
      <w:r w:rsidRPr="00D71476">
        <w:t xml:space="preserve"> released above </w:t>
      </w:r>
      <w:r w:rsidR="00B8490A">
        <w:t>Cougar Dam</w:t>
      </w:r>
      <w:r w:rsidRPr="00D71476">
        <w:t xml:space="preserve"> included in our parentage analysis as a potential parent (</w:t>
      </w:r>
      <w:proofErr w:type="spellStart"/>
      <w:r w:rsidRPr="00D71476">
        <w:t>i.e</w:t>
      </w:r>
      <w:proofErr w:type="spellEnd"/>
      <w:r w:rsidRPr="00D71476">
        <w:t xml:space="preserve"> in the filtered dataset)</w:t>
      </w:r>
    </w:p>
    <w:p w14:paraId="792F0B0C" w14:textId="64BD0D66" w:rsidR="00FB46DE" w:rsidRPr="00D71476" w:rsidRDefault="00FB46DE" w:rsidP="002234CD">
      <w:pPr>
        <w:pStyle w:val="ListParagraph"/>
        <w:numPr>
          <w:ilvl w:val="0"/>
          <w:numId w:val="2"/>
        </w:numPr>
      </w:pPr>
      <w:r w:rsidRPr="00D71476">
        <w:t xml:space="preserve">Cohort – Set of </w:t>
      </w:r>
      <w:r>
        <w:t>salmon</w:t>
      </w:r>
      <w:r w:rsidRPr="00D71476">
        <w:t xml:space="preserve"> that could potentially spawn together. Not set of offspring descended from a set of parents that spawned together.</w:t>
      </w:r>
    </w:p>
    <w:p w14:paraId="1CC7D24F" w14:textId="1E77B2EB" w:rsidR="00FB46DE" w:rsidRPr="00D71476" w:rsidRDefault="00FB46DE" w:rsidP="00E95D9A">
      <w:pPr>
        <w:pStyle w:val="ListParagraph"/>
        <w:numPr>
          <w:ilvl w:val="0"/>
          <w:numId w:val="2"/>
        </w:numPr>
      </w:pPr>
      <w:r w:rsidRPr="00D71476">
        <w:t xml:space="preserve">CRR (Cohort Replacement Rate) – Number of </w:t>
      </w:r>
      <w:r w:rsidR="006B458C">
        <w:t xml:space="preserve">adult </w:t>
      </w:r>
      <w:r w:rsidRPr="00D71476">
        <w:t xml:space="preserve">offspring produced by a cohort of parents, divided by the number of parents in the cohort. </w:t>
      </w:r>
    </w:p>
    <w:p w14:paraId="6530CAF7" w14:textId="4959BBD4" w:rsidR="00FB46DE" w:rsidRPr="00D71476" w:rsidRDefault="00FB46DE" w:rsidP="002234CD">
      <w:pPr>
        <w:pStyle w:val="ListParagraph"/>
        <w:numPr>
          <w:ilvl w:val="0"/>
          <w:numId w:val="2"/>
        </w:numPr>
      </w:pPr>
      <w:r w:rsidRPr="00D71476">
        <w:t xml:space="preserve">Hatchery Outplant – HOR salmon initially collected at a hatchery and outplanted above </w:t>
      </w:r>
      <w:r w:rsidR="00B8490A">
        <w:t>Cougar Dam</w:t>
      </w:r>
      <w:r w:rsidRPr="00D71476">
        <w:t xml:space="preserve">. NOT HOR salmon collected at </w:t>
      </w:r>
      <w:r w:rsidR="00B8490A">
        <w:t>Cougar Trap</w:t>
      </w:r>
      <w:r w:rsidRPr="00D71476">
        <w:t xml:space="preserve"> and released above </w:t>
      </w:r>
      <w:r w:rsidR="00B8490A">
        <w:t>Cougar Dam</w:t>
      </w:r>
      <w:r w:rsidRPr="00D71476">
        <w:t>.</w:t>
      </w:r>
    </w:p>
    <w:p w14:paraId="143076AD" w14:textId="740C6B3B" w:rsidR="00FB46DE" w:rsidRPr="00D71476" w:rsidRDefault="00FB46DE" w:rsidP="002234CD">
      <w:pPr>
        <w:pStyle w:val="ListParagraph"/>
        <w:numPr>
          <w:ilvl w:val="0"/>
          <w:numId w:val="2"/>
        </w:numPr>
      </w:pPr>
      <w:r w:rsidRPr="00D71476">
        <w:t xml:space="preserve">LSDR (late season downstream release) - Double </w:t>
      </w:r>
      <w:proofErr w:type="spellStart"/>
      <w:r w:rsidRPr="00D71476">
        <w:t>floy</w:t>
      </w:r>
      <w:proofErr w:type="spellEnd"/>
      <w:r w:rsidRPr="00D71476">
        <w:t xml:space="preserve"> tag and release salmon at Forest Glen (in mainstem, below confluence with South Fork) after September 1</w:t>
      </w:r>
      <w:r w:rsidRPr="00D71476">
        <w:rPr>
          <w:vertAlign w:val="superscript"/>
        </w:rPr>
        <w:t>st</w:t>
      </w:r>
      <w:r w:rsidRPr="00D71476">
        <w:t xml:space="preserve">. Only release above </w:t>
      </w:r>
      <w:r w:rsidR="00B8490A">
        <w:t>Cougar Dam</w:t>
      </w:r>
      <w:r w:rsidRPr="00D71476">
        <w:t xml:space="preserve"> if collected a second time at trap.</w:t>
      </w:r>
    </w:p>
    <w:p w14:paraId="14BCDB74" w14:textId="77777777" w:rsidR="00FB46DE" w:rsidRPr="00D71476" w:rsidRDefault="00FB46DE" w:rsidP="002234CD">
      <w:pPr>
        <w:pStyle w:val="ListParagraph"/>
        <w:numPr>
          <w:ilvl w:val="0"/>
          <w:numId w:val="2"/>
        </w:numPr>
      </w:pPr>
      <w:r w:rsidRPr="00D71476">
        <w:t>Offspring Year – Calendar year an individual returns the South Fork McKenzie River to spawn</w:t>
      </w:r>
    </w:p>
    <w:p w14:paraId="0B5D0294" w14:textId="0C49E896" w:rsidR="00FB46DE" w:rsidRPr="00D71476" w:rsidRDefault="00FB46DE" w:rsidP="002234CD">
      <w:pPr>
        <w:pStyle w:val="ListParagraph"/>
        <w:numPr>
          <w:ilvl w:val="0"/>
          <w:numId w:val="2"/>
        </w:numPr>
      </w:pPr>
      <w:r w:rsidRPr="00D71476">
        <w:t>Outplant – release HOR individual into inaccessible habitat (as verb, not noun)</w:t>
      </w:r>
      <w:r>
        <w:t xml:space="preserve"> DON’T USE</w:t>
      </w:r>
      <w:r w:rsidR="00623002">
        <w:t>, use release instead</w:t>
      </w:r>
      <w:r>
        <w:t>.</w:t>
      </w:r>
    </w:p>
    <w:p w14:paraId="0A388FEE" w14:textId="77777777" w:rsidR="00FB46DE" w:rsidRPr="00D71476" w:rsidRDefault="00FB46DE" w:rsidP="002234CD">
      <w:pPr>
        <w:pStyle w:val="ListParagraph"/>
        <w:numPr>
          <w:ilvl w:val="0"/>
          <w:numId w:val="2"/>
        </w:numPr>
      </w:pPr>
      <w:r w:rsidRPr="00D71476">
        <w:t>Parent Year – Calendar year an individual returns to the South Fork McKenzie River to spawn</w:t>
      </w:r>
    </w:p>
    <w:p w14:paraId="36F65EB9" w14:textId="77777777" w:rsidR="00FB46DE" w:rsidRPr="00D71476" w:rsidRDefault="00FB46DE" w:rsidP="002234CD">
      <w:pPr>
        <w:pStyle w:val="ListParagraph"/>
        <w:numPr>
          <w:ilvl w:val="0"/>
          <w:numId w:val="2"/>
        </w:numPr>
      </w:pPr>
      <w:r w:rsidRPr="00D71476">
        <w:t>Potential Offspring – Any NOR individual sampled in the South Fork McKenzie that remains in the dataset after genotype quality filtering</w:t>
      </w:r>
    </w:p>
    <w:p w14:paraId="249CC111" w14:textId="77777777" w:rsidR="00FB46DE" w:rsidRPr="00D71476" w:rsidRDefault="00FB46DE" w:rsidP="00FB46DE">
      <w:pPr>
        <w:pStyle w:val="ListParagraph"/>
        <w:numPr>
          <w:ilvl w:val="0"/>
          <w:numId w:val="2"/>
        </w:numPr>
      </w:pPr>
      <w:r w:rsidRPr="00D71476">
        <w:t>Progeny – sometimes used in place of offspring in NSNT report</w:t>
      </w:r>
      <w:r>
        <w:t>. DON’T USE.</w:t>
      </w:r>
    </w:p>
    <w:p w14:paraId="2CA76532" w14:textId="3D25A31E" w:rsidR="00FB46DE" w:rsidRPr="00D71476" w:rsidRDefault="006B458C" w:rsidP="002234CD">
      <w:pPr>
        <w:pStyle w:val="ListParagraph"/>
        <w:numPr>
          <w:ilvl w:val="0"/>
          <w:numId w:val="2"/>
        </w:numPr>
      </w:pPr>
      <w:r>
        <w:t xml:space="preserve">Downstream </w:t>
      </w:r>
      <w:r w:rsidR="00FB46DE" w:rsidRPr="00D71476">
        <w:t xml:space="preserve">Recycle – double </w:t>
      </w:r>
      <w:proofErr w:type="spellStart"/>
      <w:r w:rsidR="00FB46DE" w:rsidRPr="00D71476">
        <w:t>floy</w:t>
      </w:r>
      <w:proofErr w:type="spellEnd"/>
      <w:r w:rsidR="00FB46DE" w:rsidRPr="00D71476">
        <w:t xml:space="preserve"> tag and all release salmon at Forest Glen (in mainstem, below confluence with South Fork). Only release above </w:t>
      </w:r>
      <w:r w:rsidR="00B8490A">
        <w:t>Cougar Dam</w:t>
      </w:r>
      <w:r w:rsidR="00FB46DE" w:rsidRPr="00D71476">
        <w:t xml:space="preserve"> if collected a second time at trap.</w:t>
      </w:r>
    </w:p>
    <w:p w14:paraId="2CE1F599" w14:textId="5AE58571" w:rsidR="00FB46DE" w:rsidRPr="00D71476" w:rsidRDefault="00FB46DE" w:rsidP="002234CD">
      <w:pPr>
        <w:pStyle w:val="ListParagraph"/>
        <w:numPr>
          <w:ilvl w:val="0"/>
          <w:numId w:val="2"/>
        </w:numPr>
      </w:pPr>
      <w:r w:rsidRPr="00D71476">
        <w:t xml:space="preserve">Reintroduce – </w:t>
      </w:r>
      <w:r>
        <w:t>previously defined</w:t>
      </w:r>
      <w:r w:rsidR="006B458C">
        <w:t xml:space="preserve"> in NSNT as</w:t>
      </w:r>
      <w:r>
        <w:t xml:space="preserve"> </w:t>
      </w:r>
      <w:r w:rsidRPr="00D71476">
        <w:t>release NOR individual into inaccessible habitat (as verb, not noun)</w:t>
      </w:r>
      <w:r>
        <w:t>. DON’T USE</w:t>
      </w:r>
      <w:r w:rsidR="00623002">
        <w:t>, use release instead</w:t>
      </w:r>
      <w:r>
        <w:t>.</w:t>
      </w:r>
    </w:p>
    <w:p w14:paraId="7397BE87" w14:textId="77777777" w:rsidR="00FB46DE" w:rsidRPr="00D71476" w:rsidRDefault="00FB46DE" w:rsidP="00B94EDA">
      <w:pPr>
        <w:pStyle w:val="ListParagraph"/>
        <w:numPr>
          <w:ilvl w:val="0"/>
          <w:numId w:val="2"/>
        </w:numPr>
      </w:pPr>
      <w:r w:rsidRPr="00D71476">
        <w:t>Release – trap and haul salmon from below the dam to above the dam (use as verb, not noun)</w:t>
      </w:r>
    </w:p>
    <w:p w14:paraId="6F3E0C40" w14:textId="36FA03ED" w:rsidR="00FB46DE" w:rsidRPr="00D71476" w:rsidRDefault="00FB46DE" w:rsidP="002234CD">
      <w:pPr>
        <w:pStyle w:val="ListParagraph"/>
        <w:numPr>
          <w:ilvl w:val="0"/>
          <w:numId w:val="2"/>
        </w:numPr>
      </w:pPr>
      <w:r w:rsidRPr="00D71476">
        <w:t xml:space="preserve">TLF (Total Lifetime Fitness) – </w:t>
      </w:r>
      <w:r w:rsidR="0040081E">
        <w:t xml:space="preserve">total number of </w:t>
      </w:r>
      <w:r w:rsidR="00623002">
        <w:t xml:space="preserve">adult </w:t>
      </w:r>
      <w:r w:rsidR="0040081E">
        <w:t>offspring assigned to a candidate parent</w:t>
      </w:r>
    </w:p>
    <w:p w14:paraId="75EA0C2F" w14:textId="294AD99A" w:rsidR="00935AE3" w:rsidRPr="00D71476" w:rsidRDefault="00F4375E">
      <w:pPr>
        <w:sectPr w:rsidR="00935AE3" w:rsidRPr="00D71476" w:rsidSect="00AD6AF1">
          <w:headerReference w:type="default" r:id="rId12"/>
          <w:footerReference w:type="even" r:id="rId13"/>
          <w:footerReference w:type="default" r:id="rId14"/>
          <w:pgSz w:w="12240" w:h="15840"/>
          <w:pgMar w:top="1440" w:right="1440" w:bottom="1440" w:left="1440" w:header="720" w:footer="720" w:gutter="0"/>
          <w:cols w:space="720"/>
          <w:titlePg/>
          <w:docGrid w:linePitch="360"/>
        </w:sectPr>
      </w:pPr>
      <w:r w:rsidRPr="00D71476">
        <w:br w:type="page"/>
      </w:r>
    </w:p>
    <w:p w14:paraId="1C7A154D" w14:textId="7EC4B3CD" w:rsidR="00B1409A" w:rsidRPr="00D71476" w:rsidRDefault="00935AE3">
      <w:pPr>
        <w:rPr>
          <w:b/>
          <w:bCs/>
        </w:rPr>
      </w:pPr>
      <w:commentRangeStart w:id="1"/>
      <w:r w:rsidRPr="00D71476">
        <w:rPr>
          <w:b/>
          <w:bCs/>
        </w:rPr>
        <w:lastRenderedPageBreak/>
        <w:t>Summary</w:t>
      </w:r>
      <w:commentRangeEnd w:id="1"/>
      <w:r w:rsidR="00AD6AF1" w:rsidRPr="00D71476">
        <w:rPr>
          <w:rStyle w:val="CommentReference"/>
        </w:rPr>
        <w:commentReference w:id="1"/>
      </w:r>
    </w:p>
    <w:p w14:paraId="7E2E2B84" w14:textId="45AEB9F5" w:rsidR="00935AE3" w:rsidRPr="00D71476" w:rsidRDefault="00935AE3">
      <w:pPr>
        <w:rPr>
          <w:b/>
          <w:bCs/>
          <w:u w:val="single"/>
        </w:rPr>
      </w:pPr>
    </w:p>
    <w:p w14:paraId="5D7C9A28" w14:textId="10DFEBF0" w:rsidR="004F7A95" w:rsidRPr="00D71476" w:rsidRDefault="00935AE3" w:rsidP="00C932E4">
      <w:pPr>
        <w:spacing w:line="360" w:lineRule="auto"/>
      </w:pPr>
      <w:r w:rsidRPr="00D71476">
        <w:tab/>
        <w:t xml:space="preserve">Summary text. </w:t>
      </w:r>
    </w:p>
    <w:p w14:paraId="6A102EB2" w14:textId="09DC44D3" w:rsidR="00AD6AF1" w:rsidRPr="00D71476" w:rsidRDefault="00AD6AF1" w:rsidP="00935AE3">
      <w:pPr>
        <w:spacing w:line="360" w:lineRule="auto"/>
      </w:pPr>
    </w:p>
    <w:p w14:paraId="6249042E" w14:textId="26323506" w:rsidR="00AD6AF1" w:rsidRPr="00D71476" w:rsidRDefault="00AD6AF1">
      <w:r w:rsidRPr="00D71476">
        <w:br w:type="page"/>
      </w:r>
    </w:p>
    <w:p w14:paraId="061E4986" w14:textId="08F2B87C" w:rsidR="00364EC9" w:rsidRPr="00D71476" w:rsidRDefault="00364EC9" w:rsidP="00D71476">
      <w:pPr>
        <w:rPr>
          <w:b/>
          <w:bCs/>
        </w:rPr>
      </w:pPr>
      <w:r w:rsidRPr="00D71476">
        <w:rPr>
          <w:b/>
          <w:bCs/>
        </w:rPr>
        <w:lastRenderedPageBreak/>
        <w:t>Objectives</w:t>
      </w:r>
    </w:p>
    <w:p w14:paraId="629C1F79" w14:textId="77777777" w:rsidR="00364EC9" w:rsidRPr="00D71476" w:rsidRDefault="00364EC9" w:rsidP="00D71476">
      <w:pPr>
        <w:spacing w:line="360" w:lineRule="auto"/>
        <w:rPr>
          <w:b/>
          <w:bCs/>
        </w:rPr>
      </w:pPr>
    </w:p>
    <w:p w14:paraId="04F43C9C" w14:textId="37DEC188" w:rsidR="00364EC9" w:rsidRPr="00D71476" w:rsidRDefault="00364EC9" w:rsidP="00D71476">
      <w:pPr>
        <w:pStyle w:val="ListParagraph"/>
        <w:numPr>
          <w:ilvl w:val="0"/>
          <w:numId w:val="1"/>
        </w:numPr>
        <w:spacing w:line="360" w:lineRule="auto"/>
      </w:pPr>
      <w:r w:rsidRPr="00D71476">
        <w:t>Determine the number and proportion of unmarked</w:t>
      </w:r>
      <w:r w:rsidR="008511CF">
        <w:t>, presumed NOR</w:t>
      </w:r>
      <w:r w:rsidRPr="00D71476">
        <w:t xml:space="preserve"> adult Chinook salmon sampled at various locations in the South Fork McKenzie River (e.g. </w:t>
      </w:r>
      <w:r w:rsidR="00B8490A">
        <w:t>Cougar Trap</w:t>
      </w:r>
      <w:r w:rsidRPr="00D71476">
        <w:t xml:space="preserve"> and spawning grounds </w:t>
      </w:r>
      <w:commentRangeStart w:id="2"/>
      <w:commentRangeStart w:id="3"/>
      <w:commentRangeStart w:id="4"/>
      <w:r w:rsidRPr="00D71476">
        <w:t>below</w:t>
      </w:r>
      <w:commentRangeEnd w:id="2"/>
      <w:r w:rsidR="007C1107">
        <w:rPr>
          <w:rStyle w:val="CommentReference"/>
        </w:rPr>
        <w:commentReference w:id="2"/>
      </w:r>
      <w:commentRangeEnd w:id="3"/>
      <w:r w:rsidR="009D0411">
        <w:rPr>
          <w:rStyle w:val="CommentReference"/>
        </w:rPr>
        <w:commentReference w:id="3"/>
      </w:r>
      <w:commentRangeEnd w:id="4"/>
      <w:r w:rsidR="00463744">
        <w:rPr>
          <w:rStyle w:val="CommentReference"/>
        </w:rPr>
        <w:commentReference w:id="4"/>
      </w:r>
      <w:r w:rsidRPr="00D71476">
        <w:t xml:space="preserve"> </w:t>
      </w:r>
      <w:r w:rsidR="00B8490A">
        <w:t>Cougar Dam</w:t>
      </w:r>
      <w:r w:rsidRPr="00D71476">
        <w:t xml:space="preserve">) in 2016 - 2020 that can be assigned as progeny of Chinook salmon previously released above </w:t>
      </w:r>
      <w:r w:rsidR="00B8490A">
        <w:t>Cougar Dam</w:t>
      </w:r>
      <w:r w:rsidRPr="00D71476">
        <w:t>, South Fork McKenzie River in 2011 - 2017.</w:t>
      </w:r>
    </w:p>
    <w:p w14:paraId="2FD0F961" w14:textId="77777777" w:rsidR="00364EC9" w:rsidRPr="00D71476" w:rsidRDefault="00364EC9" w:rsidP="00364EC9">
      <w:pPr>
        <w:pStyle w:val="ListParagraph"/>
        <w:spacing w:line="360" w:lineRule="auto"/>
      </w:pPr>
    </w:p>
    <w:p w14:paraId="4F6E33A6" w14:textId="4A941647" w:rsidR="003C1EFD" w:rsidRPr="00D71476" w:rsidRDefault="00D00DAB" w:rsidP="003C1EFD">
      <w:pPr>
        <w:pStyle w:val="ListParagraph"/>
        <w:numPr>
          <w:ilvl w:val="0"/>
          <w:numId w:val="1"/>
        </w:numPr>
        <w:spacing w:line="360" w:lineRule="auto"/>
      </w:pPr>
      <w:r w:rsidRPr="00D71476">
        <w:t>Estimate and report the annual abundance and age structure of adult Chinook salmon that return to the South Fork McKenzie River that can be confidently assigned to parents through genetic pedigree in 2016-2020.</w:t>
      </w:r>
    </w:p>
    <w:p w14:paraId="491DF28B" w14:textId="77777777" w:rsidR="00D00DAB" w:rsidRPr="00D71476" w:rsidRDefault="00D00DAB" w:rsidP="00D00DAB">
      <w:pPr>
        <w:pStyle w:val="ListParagraph"/>
        <w:spacing w:line="360" w:lineRule="auto"/>
      </w:pPr>
    </w:p>
    <w:p w14:paraId="155F06FC" w14:textId="745F34E7" w:rsidR="00364EC9" w:rsidRPr="00D71476" w:rsidRDefault="00364EC9" w:rsidP="00364EC9">
      <w:pPr>
        <w:pStyle w:val="ListParagraph"/>
        <w:numPr>
          <w:ilvl w:val="0"/>
          <w:numId w:val="1"/>
        </w:numPr>
        <w:spacing w:line="360" w:lineRule="auto"/>
      </w:pPr>
      <w:r w:rsidRPr="00D71476">
        <w:t>Estimate the TLF for Chinook salmon re</w:t>
      </w:r>
      <w:r w:rsidR="007A5A45">
        <w:t>leased</w:t>
      </w:r>
      <w:r w:rsidRPr="00D71476">
        <w:t xml:space="preserve"> above </w:t>
      </w:r>
      <w:r w:rsidR="00B8490A">
        <w:t>Cougar Dam</w:t>
      </w:r>
      <w:r w:rsidRPr="00D71476">
        <w:t xml:space="preserve"> in 2011-2015. These estimates include </w:t>
      </w:r>
      <w:r w:rsidR="007A5A45">
        <w:t>NOR</w:t>
      </w:r>
      <w:r w:rsidRPr="00D71476">
        <w:t xml:space="preserve"> adult offspring sampled at </w:t>
      </w:r>
      <w:r w:rsidR="00B8490A">
        <w:t>Cougar Dam</w:t>
      </w:r>
      <w:r w:rsidRPr="00D71476">
        <w:t xml:space="preserve">, as well as </w:t>
      </w:r>
      <w:r w:rsidR="007A5A45">
        <w:t>NOR</w:t>
      </w:r>
      <w:r w:rsidRPr="00D71476">
        <w:t xml:space="preserve"> spawners encountered on spawning grounds below the dam in 2014 - 2019.</w:t>
      </w:r>
    </w:p>
    <w:p w14:paraId="4DA848A6" w14:textId="77777777" w:rsidR="00364EC9" w:rsidRPr="00D71476" w:rsidRDefault="00364EC9" w:rsidP="00D00DAB">
      <w:pPr>
        <w:spacing w:line="360" w:lineRule="auto"/>
      </w:pPr>
    </w:p>
    <w:p w14:paraId="1A86C1C8" w14:textId="7DE7D42F" w:rsidR="00364EC9" w:rsidRPr="00D71476" w:rsidRDefault="00364EC9" w:rsidP="007A2414">
      <w:pPr>
        <w:pStyle w:val="ListParagraph"/>
        <w:numPr>
          <w:ilvl w:val="0"/>
          <w:numId w:val="1"/>
        </w:numPr>
        <w:spacing w:line="360" w:lineRule="auto"/>
      </w:pPr>
      <w:r w:rsidRPr="00D71476">
        <w:t xml:space="preserve">Estimate cohort replacement rate (CRR), or “the number of future spawners produced by a spawner” for spring Chinook salmon released above </w:t>
      </w:r>
      <w:r w:rsidR="00B8490A">
        <w:t>Cougar Dam</w:t>
      </w:r>
      <w:r w:rsidRPr="00D71476">
        <w:t xml:space="preserve"> in 2011 - 2015.</w:t>
      </w:r>
    </w:p>
    <w:p w14:paraId="20973A73" w14:textId="77777777" w:rsidR="007A2414" w:rsidRPr="00D71476" w:rsidRDefault="007A2414" w:rsidP="007A2414">
      <w:pPr>
        <w:pStyle w:val="ListParagraph"/>
        <w:spacing w:line="360" w:lineRule="auto"/>
      </w:pPr>
    </w:p>
    <w:p w14:paraId="0967CB6C" w14:textId="16073119" w:rsidR="007A2414" w:rsidRPr="00D71476" w:rsidRDefault="007A2414" w:rsidP="007A2414">
      <w:pPr>
        <w:pStyle w:val="ListParagraph"/>
        <w:numPr>
          <w:ilvl w:val="0"/>
          <w:numId w:val="1"/>
        </w:numPr>
        <w:spacing w:line="360" w:lineRule="auto"/>
      </w:pPr>
      <w:r w:rsidRPr="00D71476">
        <w:t xml:space="preserve">Estimate the effective number of breeders (Nb) for the adult salmon population reintroduced above </w:t>
      </w:r>
      <w:r w:rsidR="00B8490A">
        <w:t>Cougar Dam</w:t>
      </w:r>
      <w:r w:rsidRPr="00D71476">
        <w:t xml:space="preserve"> in 2011-2015.</w:t>
      </w:r>
    </w:p>
    <w:p w14:paraId="4B387271" w14:textId="77777777" w:rsidR="007A2414" w:rsidRPr="00D71476" w:rsidRDefault="007A2414" w:rsidP="00D00DAB">
      <w:pPr>
        <w:spacing w:line="360" w:lineRule="auto"/>
      </w:pPr>
    </w:p>
    <w:p w14:paraId="7AC96899" w14:textId="0AB4C44E" w:rsidR="00D00DAB" w:rsidRPr="00D71476" w:rsidRDefault="00E60979" w:rsidP="00D00DAB">
      <w:pPr>
        <w:pStyle w:val="ListParagraph"/>
        <w:numPr>
          <w:ilvl w:val="0"/>
          <w:numId w:val="1"/>
        </w:numPr>
        <w:spacing w:line="360" w:lineRule="auto"/>
      </w:pPr>
      <w:r>
        <w:t>Determine the effect of various aspects of release strategy</w:t>
      </w:r>
      <w:r w:rsidR="00D00DAB" w:rsidRPr="00D71476">
        <w:t xml:space="preserve"> on the total lifetime fitness of adult spring Chinook salmon released above </w:t>
      </w:r>
      <w:r w:rsidR="00B8490A">
        <w:t>Cougar Dam</w:t>
      </w:r>
      <w:r w:rsidR="00D00DAB" w:rsidRPr="00D71476">
        <w:t xml:space="preserve"> in 2011 </w:t>
      </w:r>
      <w:r>
        <w:t>–</w:t>
      </w:r>
      <w:r w:rsidR="00D00DAB" w:rsidRPr="00D71476">
        <w:t xml:space="preserve"> 2015</w:t>
      </w:r>
      <w:r>
        <w:t>, including timing and location of releases, sex ratios, origin</w:t>
      </w:r>
      <w:r w:rsidR="003C1EFD">
        <w:t>, and number of salmon released</w:t>
      </w:r>
      <w:r>
        <w:t xml:space="preserve"> </w:t>
      </w:r>
      <w:r w:rsidR="00D00DAB" w:rsidRPr="00D71476">
        <w:t>.</w:t>
      </w:r>
    </w:p>
    <w:p w14:paraId="44D6AD76" w14:textId="77777777" w:rsidR="00D00DAB" w:rsidRPr="00D71476" w:rsidRDefault="00D00DAB" w:rsidP="00D00DAB">
      <w:pPr>
        <w:pStyle w:val="ListParagraph"/>
        <w:spacing w:line="360" w:lineRule="auto"/>
      </w:pPr>
    </w:p>
    <w:p w14:paraId="3006A3B5" w14:textId="2C921EC2" w:rsidR="007A2414" w:rsidRPr="00D71476" w:rsidRDefault="007A2414" w:rsidP="007A2414">
      <w:pPr>
        <w:pStyle w:val="ListParagraph"/>
        <w:numPr>
          <w:ilvl w:val="0"/>
          <w:numId w:val="1"/>
        </w:numPr>
        <w:spacing w:line="360" w:lineRule="auto"/>
      </w:pPr>
      <w:r w:rsidRPr="00D71476">
        <w:t xml:space="preserve">Evaluate fitness differences between HOR and NOR Chinook salmon released above </w:t>
      </w:r>
      <w:r w:rsidR="00B8490A">
        <w:t>Cougar Dam</w:t>
      </w:r>
      <w:r w:rsidRPr="00D71476">
        <w:t xml:space="preserve"> in 2011-2015 through assignment of adult offspring returns in 2014-2020.   </w:t>
      </w:r>
    </w:p>
    <w:p w14:paraId="4A7CC03E" w14:textId="791B5DE4" w:rsidR="00364EC9" w:rsidRPr="00D71476" w:rsidRDefault="00364EC9" w:rsidP="00935AE3">
      <w:pPr>
        <w:spacing w:line="360" w:lineRule="auto"/>
      </w:pPr>
    </w:p>
    <w:p w14:paraId="12EE216A" w14:textId="77777777" w:rsidR="00364EC9" w:rsidRPr="00D71476" w:rsidRDefault="00364EC9" w:rsidP="00935AE3">
      <w:pPr>
        <w:spacing w:line="360" w:lineRule="auto"/>
      </w:pPr>
    </w:p>
    <w:p w14:paraId="352C488A" w14:textId="77777777" w:rsidR="00D71476" w:rsidRDefault="00D71476">
      <w:pPr>
        <w:rPr>
          <w:b/>
          <w:bCs/>
        </w:rPr>
      </w:pPr>
      <w:r>
        <w:rPr>
          <w:b/>
          <w:bCs/>
        </w:rPr>
        <w:br w:type="page"/>
      </w:r>
    </w:p>
    <w:p w14:paraId="707F305A" w14:textId="5663B729" w:rsidR="00364EC9" w:rsidRDefault="00AD6AF1" w:rsidP="0019419C">
      <w:pPr>
        <w:spacing w:line="360" w:lineRule="auto"/>
        <w:rPr>
          <w:b/>
          <w:bCs/>
        </w:rPr>
      </w:pPr>
      <w:r w:rsidRPr="00D71476">
        <w:rPr>
          <w:b/>
          <w:bCs/>
        </w:rPr>
        <w:lastRenderedPageBreak/>
        <w:t>Introduction</w:t>
      </w:r>
    </w:p>
    <w:p w14:paraId="5723C65D" w14:textId="674F2292" w:rsidR="0081620E" w:rsidRDefault="0019419C" w:rsidP="007579E9">
      <w:pPr>
        <w:spacing w:line="360" w:lineRule="auto"/>
      </w:pPr>
      <w:r>
        <w:rPr>
          <w:b/>
          <w:bCs/>
        </w:rPr>
        <w:tab/>
      </w:r>
      <w:r>
        <w:t xml:space="preserve">Spring Chinook salmon </w:t>
      </w:r>
      <w:r w:rsidRPr="0019419C">
        <w:t>(</w:t>
      </w:r>
      <w:r w:rsidRPr="0019419C">
        <w:rPr>
          <w:i/>
          <w:iCs/>
        </w:rPr>
        <w:t>Oncorhynchus tshawytscha</w:t>
      </w:r>
      <w:r w:rsidRPr="0019419C">
        <w:t>)</w:t>
      </w:r>
      <w:r w:rsidR="007E7F6F">
        <w:t xml:space="preserve"> </w:t>
      </w:r>
      <w:r>
        <w:t xml:space="preserve">in the Upper Willamette River, Oregon (UWR) are listed as a threatened evolutionary significant unit (ESU) under the U.S. Endangered Species Act </w:t>
      </w:r>
      <w:r w:rsidR="005823FD">
        <w:t>(ESA)</w:t>
      </w:r>
      <w:r w:rsidR="00137EE0">
        <w:t xml:space="preserve"> </w:t>
      </w:r>
      <w:r w:rsidR="00137EE0">
        <w:fldChar w:fldCharType="begin"/>
      </w:r>
      <w:r w:rsidR="00137EE0">
        <w:instrText xml:space="preserve"> ADDIN EN.CITE &lt;EndNote&gt;&lt;Cite&gt;&lt;Author&gt;NMFS&lt;/Author&gt;&lt;Year&gt;1999&lt;/Year&gt;&lt;RecNum&gt;1562&lt;/RecNum&gt;&lt;DisplayText&gt;(NMFS 1999)&lt;/DisplayText&gt;&lt;record&gt;&lt;rec-number&gt;1562&lt;/rec-number&gt;&lt;foreign-keys&gt;&lt;key app="EN" db-id="fstdwt0t3xzrskewzvmxpsf80xx25990rfrd" timestamp="1668472131"&gt;1562&lt;/key&gt;&lt;/foreign-keys&gt;&lt;ref-type name="Journal Article"&gt;17&lt;/ref-type&gt;&lt;contributors&gt;&lt;authors&gt;&lt;author&gt;NMFS&lt;/author&gt;&lt;/authors&gt;&lt;/contributors&gt;&lt;titles&gt;&lt;title&gt;Endangered and threatened species: threatened status for three Chinook Salmon evolutionarily significant units (ESUs) in Washington and Oregon, and endangered status for one Chinook Salmon ESU in Washington&lt;/title&gt;&lt;secondary-title&gt;Federal Register&lt;/secondary-title&gt;&lt;/titles&gt;&lt;periodical&gt;&lt;full-title&gt;Federal Register&lt;/full-title&gt;&lt;/periodical&gt;&lt;pages&gt;14308-14328&lt;/pages&gt;&lt;volume&gt;64&lt;/volume&gt;&lt;number&gt;56 (24 March 1999&lt;/number&gt;&lt;dates&gt;&lt;year&gt;1999&lt;/year&gt;&lt;/dates&gt;&lt;urls&gt;&lt;/urls&gt;&lt;/record&gt;&lt;/Cite&gt;&lt;/EndNote&gt;</w:instrText>
      </w:r>
      <w:r w:rsidR="00137EE0">
        <w:fldChar w:fldCharType="separate"/>
      </w:r>
      <w:r w:rsidR="00137EE0">
        <w:rPr>
          <w:noProof/>
        </w:rPr>
        <w:t>(NMFS 1999)</w:t>
      </w:r>
      <w:r w:rsidR="00137EE0">
        <w:fldChar w:fldCharType="end"/>
      </w:r>
      <w:r w:rsidR="00137EE0">
        <w:t>.</w:t>
      </w:r>
      <w:r>
        <w:t xml:space="preserve"> </w:t>
      </w:r>
      <w:r w:rsidR="005823FD">
        <w:t xml:space="preserve">Construction </w:t>
      </w:r>
      <w:r w:rsidR="002D1525">
        <w:t xml:space="preserve">and operation </w:t>
      </w:r>
      <w:r w:rsidR="005823FD">
        <w:t xml:space="preserve">of multiple </w:t>
      </w:r>
      <w:r w:rsidR="00382C7C">
        <w:t xml:space="preserve">U.S. Army Corps of Engineers (USACE) </w:t>
      </w:r>
      <w:r w:rsidR="00476E8E">
        <w:t xml:space="preserve">high-head </w:t>
      </w:r>
      <w:r w:rsidR="005823FD">
        <w:t>dams throughout the UWR contributed to declines in abundance of this ESU</w:t>
      </w:r>
      <w:r w:rsidR="00476E8E">
        <w:t xml:space="preserve"> by preventing passage to and from historical spawning habitats</w:t>
      </w:r>
      <w:r w:rsidR="002D1525">
        <w:t xml:space="preserve"> and by modifying temperature and flow regimes</w:t>
      </w:r>
      <w:r w:rsidR="00976FA0">
        <w:t xml:space="preserve"> </w:t>
      </w:r>
      <w:r w:rsidR="00137EE0">
        <w:fldChar w:fldCharType="begin"/>
      </w:r>
      <w:r w:rsidR="00137EE0">
        <w:instrText xml:space="preserve"> ADDIN EN.CITE &lt;EndNote&gt;&lt;Cite&gt;&lt;Author&gt;NMFS&lt;/Author&gt;&lt;Year&gt;2008&lt;/Year&gt;&lt;RecNum&gt;1563&lt;/RecNum&gt;&lt;DisplayText&gt;(NMFS 2008)&lt;/DisplayText&gt;&lt;record&gt;&lt;rec-number&gt;1563&lt;/rec-number&gt;&lt;foreign-keys&gt;&lt;key app="EN" db-id="fstdwt0t3xzrskewzvmxpsf80xx25990rfrd" timestamp="1668472453"&gt;1563&lt;/key&gt;&lt;/foreign-keys&gt;&lt;ref-type name="Generic"&gt;13&lt;/ref-type&gt;&lt;contributors&gt;&lt;authors&gt;&lt;author&gt;NMFS&lt;/author&gt;&lt;/authors&gt;&lt;/contributors&gt;&lt;titles&gt;&lt;title&gt;Endangered species act section 7 (a)(2) consultation biological opinion and Magnuson‐Stevens fishery conservation and management act essential fish habitat consultation: consultation on the “Willamette River basin flood control project.”&lt;/title&gt;&lt;/titles&gt;&lt;dates&gt;&lt;year&gt;2008&lt;/year&gt;&lt;/dates&gt;&lt;publisher&gt;NMFS Portland, Oregon&lt;/publisher&gt;&lt;urls&gt;&lt;/urls&gt;&lt;/record&gt;&lt;/Cite&gt;&lt;/EndNote&gt;</w:instrText>
      </w:r>
      <w:r w:rsidR="00137EE0">
        <w:fldChar w:fldCharType="separate"/>
      </w:r>
      <w:r w:rsidR="00137EE0">
        <w:rPr>
          <w:noProof/>
        </w:rPr>
        <w:t>(NMFS 2008)</w:t>
      </w:r>
      <w:r w:rsidR="00137EE0">
        <w:fldChar w:fldCharType="end"/>
      </w:r>
      <w:r w:rsidR="00137EE0">
        <w:t xml:space="preserve">. </w:t>
      </w:r>
      <w:r w:rsidR="00476E8E">
        <w:t xml:space="preserve">The McKenzie River is </w:t>
      </w:r>
      <w:r w:rsidR="00FD1AEC">
        <w:t xml:space="preserve">a </w:t>
      </w:r>
      <w:r w:rsidR="00476E8E">
        <w:t xml:space="preserve">tributary of the UWR </w:t>
      </w:r>
      <w:r w:rsidR="00FD1AEC">
        <w:t>and historically supported one of the largest populations of spring Chinook salmon in the Willamette Basin</w:t>
      </w:r>
      <w:r w:rsidR="00137EE0">
        <w:t xml:space="preserve"> </w:t>
      </w:r>
      <w:r w:rsidR="00137EE0">
        <w:fldChar w:fldCharType="begin"/>
      </w:r>
      <w:r w:rsidR="00137EE0">
        <w:instrText xml:space="preserve"> ADDIN EN.CITE &lt;EndNote&gt;&lt;Cite&gt;&lt;Author&gt;McElhany&lt;/Author&gt;&lt;Year&gt;2007&lt;/Year&gt;&lt;RecNum&gt;1564&lt;/RecNum&gt;&lt;DisplayText&gt;(McElhany et al. 2007)&lt;/DisplayText&gt;&lt;record&gt;&lt;rec-number&gt;1564&lt;/rec-number&gt;&lt;foreign-keys&gt;&lt;key app="EN" db-id="fstdwt0t3xzrskewzvmxpsf80xx25990rfrd" timestamp="1668472575"&gt;1564&lt;/key&gt;&lt;/foreign-keys&gt;&lt;ref-type name="Journal Article"&gt;17&lt;/ref-type&gt;&lt;contributors&gt;&lt;authors&gt;&lt;author&gt;McElhany, Paul&lt;/author&gt;&lt;author&gt;Chilcote, Mark&lt;/author&gt;&lt;author&gt;Myers, James&lt;/author&gt;&lt;author&gt;Beamesderfer, Ray&lt;/author&gt;&lt;/authors&gt;&lt;/contributors&gt;&lt;titles&gt;&lt;title&gt;Viability Status of Oregon Salmon and Steelhead Populations in the Willamette and Lower Columbia Basins Part 7: Upper Willamette Steelhead&lt;/title&gt;&lt;secondary-title&gt;Prepared for Oregon Department of Fish and Wildlife and National Marine Fisheries Service&lt;/secondary-title&gt;&lt;/titles&gt;&lt;periodical&gt;&lt;full-title&gt;Prepared for Oregon Department of Fish and Wildlife and National Marine Fisheries Service&lt;/full-title&gt;&lt;/periodical&gt;&lt;dates&gt;&lt;year&gt;2007&lt;/year&gt;&lt;/dates&gt;&lt;urls&gt;&lt;/urls&gt;&lt;/record&gt;&lt;/Cite&gt;&lt;/EndNote&gt;</w:instrText>
      </w:r>
      <w:r w:rsidR="00137EE0">
        <w:fldChar w:fldCharType="separate"/>
      </w:r>
      <w:r w:rsidR="00137EE0">
        <w:rPr>
          <w:noProof/>
        </w:rPr>
        <w:t>(McElhany et al. 2007)</w:t>
      </w:r>
      <w:r w:rsidR="00137EE0">
        <w:fldChar w:fldCharType="end"/>
      </w:r>
      <w:r w:rsidR="00137EE0">
        <w:t xml:space="preserve">. </w:t>
      </w:r>
      <w:r w:rsidR="00C52EDB">
        <w:t xml:space="preserve">Unlike most tributaries of the UWR, the McKenzie River continues to produce a large proportion of </w:t>
      </w:r>
      <w:r w:rsidR="00976FA0">
        <w:t>natural-origin (</w:t>
      </w:r>
      <w:r w:rsidR="00C52EDB">
        <w:t>NOR</w:t>
      </w:r>
      <w:r w:rsidR="00976FA0">
        <w:t>)</w:t>
      </w:r>
      <w:r w:rsidR="00C52EDB">
        <w:t xml:space="preserve"> spring Chinook salmon</w:t>
      </w:r>
      <w:r w:rsidR="005F5DAC">
        <w:t xml:space="preserve"> </w:t>
      </w:r>
      <w:r w:rsidR="005F5DAC">
        <w:fldChar w:fldCharType="begin"/>
      </w:r>
      <w:r w:rsidR="005F5DAC">
        <w:instrText xml:space="preserve"> ADDIN EN.CITE &lt;EndNote&gt;&lt;Cite&gt;&lt;Author&gt;Johnson&lt;/Author&gt;&lt;Year&gt;2010&lt;/Year&gt;&lt;RecNum&gt;1565&lt;/RecNum&gt;&lt;DisplayText&gt;(Johnson &amp;amp; Friesen 2010)&lt;/DisplayText&gt;&lt;record&gt;&lt;rec-number&gt;1565&lt;/rec-number&gt;&lt;foreign-keys&gt;&lt;key app="EN" db-id="fstdwt0t3xzrskewzvmxpsf80xx25990rfrd" timestamp="1668472700"&gt;1565&lt;/key&gt;&lt;/foreign-keys&gt;&lt;ref-type name="Journal Article"&gt;17&lt;/ref-type&gt;&lt;contributors&gt;&lt;authors&gt;&lt;author&gt;Johnson, Marc A&lt;/author&gt;&lt;author&gt;Friesen, Thomas A&lt;/author&gt;&lt;/authors&gt;&lt;/contributors&gt;&lt;titles&gt;&lt;title&gt;Spring Chinook Salmon hatcheries in the Willamette basin: existing data, discernable patterns and information gaps&lt;/title&gt;&lt;secondary-title&gt;US Army Corps Eng Task Order NWPPM-09-FH-05&lt;/secondary-title&gt;&lt;/titles&gt;&lt;periodical&gt;&lt;full-title&gt;US Army Corps Eng Task Order NWPPM-09-FH-05&lt;/full-title&gt;&lt;/periodical&gt;&lt;volume&gt;88&lt;/volume&gt;&lt;dates&gt;&lt;year&gt;2010&lt;/year&gt;&lt;/dates&gt;&lt;urls&gt;&lt;/urls&gt;&lt;/record&gt;&lt;/Cite&gt;&lt;/EndNote&gt;</w:instrText>
      </w:r>
      <w:r w:rsidR="005F5DAC">
        <w:fldChar w:fldCharType="separate"/>
      </w:r>
      <w:r w:rsidR="005F5DAC">
        <w:rPr>
          <w:noProof/>
        </w:rPr>
        <w:t>(Johnson &amp; Friesen 2010)</w:t>
      </w:r>
      <w:r w:rsidR="005F5DAC">
        <w:fldChar w:fldCharType="end"/>
      </w:r>
      <w:r w:rsidR="00C52EDB">
        <w:t>.</w:t>
      </w:r>
      <w:r w:rsidR="00382C7C">
        <w:t xml:space="preserve"> </w:t>
      </w:r>
      <w:r w:rsidR="007579E9">
        <w:t>Access to historical spawning habitat</w:t>
      </w:r>
      <w:r w:rsidR="00FD1AEC">
        <w:t>s</w:t>
      </w:r>
      <w:r w:rsidR="00476E8E">
        <w:t xml:space="preserve"> </w:t>
      </w:r>
      <w:r w:rsidR="00976FA0">
        <w:t xml:space="preserve">on the McKenzie River </w:t>
      </w:r>
      <w:r w:rsidR="00C52EDB">
        <w:t>is blocked by several high head dams</w:t>
      </w:r>
      <w:r w:rsidR="0081620E">
        <w:t xml:space="preserve">. </w:t>
      </w:r>
      <w:r w:rsidR="00B75CAB">
        <w:t>C</w:t>
      </w:r>
      <w:r w:rsidR="007E7F6F">
        <w:t>onstruction</w:t>
      </w:r>
      <w:r w:rsidR="005823FD">
        <w:t xml:space="preserve"> </w:t>
      </w:r>
      <w:r w:rsidR="00B75CAB">
        <w:t xml:space="preserve">of </w:t>
      </w:r>
      <w:r w:rsidR="00B8490A">
        <w:t>Cougar Dam</w:t>
      </w:r>
      <w:r w:rsidR="007E7F6F">
        <w:t xml:space="preserve"> </w:t>
      </w:r>
      <w:r w:rsidR="0081620E">
        <w:t xml:space="preserve">in 1964 on the South Fork McKenzie River impeded access to </w:t>
      </w:r>
      <w:r w:rsidR="00FD1AEC">
        <w:t xml:space="preserve">approximately 40 river km of the historically most productive reaches on the South </w:t>
      </w:r>
      <w:commentRangeStart w:id="5"/>
      <w:r w:rsidR="00FD1AEC">
        <w:t>Fork</w:t>
      </w:r>
      <w:commentRangeEnd w:id="5"/>
      <w:r w:rsidR="0081620E">
        <w:rPr>
          <w:rStyle w:val="CommentReference"/>
        </w:rPr>
        <w:commentReference w:id="5"/>
      </w:r>
      <w:r w:rsidR="0081620E">
        <w:t xml:space="preserve"> McKenzie River (NMFS 2008)</w:t>
      </w:r>
      <w:r w:rsidR="005823FD">
        <w:t>.</w:t>
      </w:r>
    </w:p>
    <w:p w14:paraId="4A767503" w14:textId="7A95A458" w:rsidR="0019419C" w:rsidRPr="0019419C" w:rsidRDefault="005823FD" w:rsidP="00976FA0">
      <w:pPr>
        <w:spacing w:line="360" w:lineRule="auto"/>
        <w:ind w:firstLine="720"/>
      </w:pPr>
      <w:r>
        <w:t xml:space="preserve">Since 1993, hatchery-origin (HOR) salmon have been </w:t>
      </w:r>
      <w:r w:rsidR="007579E9">
        <w:t>released</w:t>
      </w:r>
      <w:r>
        <w:t xml:space="preserve"> above </w:t>
      </w:r>
      <w:r w:rsidR="00B8490A">
        <w:t>Cougar Dam</w:t>
      </w:r>
      <w:r>
        <w:t xml:space="preserve"> to re-establish historical ecosystem functions</w:t>
      </w:r>
      <w:r w:rsidR="0081620E">
        <w:t>. Juveniles produces by adults</w:t>
      </w:r>
      <w:r w:rsidR="00976FA0">
        <w:t xml:space="preserve"> released above the dam</w:t>
      </w:r>
      <w:r w:rsidR="0081620E">
        <w:t xml:space="preserve"> provide prey for ESA listed </w:t>
      </w:r>
      <w:r w:rsidR="0081620E" w:rsidRPr="005823FD">
        <w:t>bull trout (</w:t>
      </w:r>
      <w:r w:rsidR="0081620E" w:rsidRPr="005823FD">
        <w:rPr>
          <w:i/>
          <w:iCs/>
        </w:rPr>
        <w:t xml:space="preserve">Salvelinus </w:t>
      </w:r>
      <w:proofErr w:type="spellStart"/>
      <w:r w:rsidR="0081620E" w:rsidRPr="005823FD">
        <w:rPr>
          <w:i/>
          <w:iCs/>
        </w:rPr>
        <w:t>confluentus</w:t>
      </w:r>
      <w:proofErr w:type="spellEnd"/>
      <w:r w:rsidR="0081620E" w:rsidRPr="005823FD">
        <w:t>)</w:t>
      </w:r>
      <w:r w:rsidR="0081620E">
        <w:t>, and decaying carcass</w:t>
      </w:r>
      <w:r w:rsidR="00DB02B1">
        <w:t>es</w:t>
      </w:r>
      <w:r w:rsidR="0081620E">
        <w:t xml:space="preserve"> restore nutrient transport.</w:t>
      </w:r>
      <w:r w:rsidR="00976FA0">
        <w:t xml:space="preserve"> </w:t>
      </w:r>
      <w:r w:rsidR="002D1525">
        <w:t>Following anecdotal evidence, g</w:t>
      </w:r>
      <w:r>
        <w:t xml:space="preserve">enetic parentage assignments confirmed that </w:t>
      </w:r>
      <w:r w:rsidR="002D1525">
        <w:t xml:space="preserve">some </w:t>
      </w:r>
      <w:r w:rsidR="00976FA0">
        <w:t xml:space="preserve">juvenile </w:t>
      </w:r>
      <w:r>
        <w:t xml:space="preserve">salmon </w:t>
      </w:r>
      <w:r w:rsidR="002D1525">
        <w:t xml:space="preserve">survived downstream passage through </w:t>
      </w:r>
      <w:r w:rsidR="007579E9">
        <w:t>the dam</w:t>
      </w:r>
      <w:r w:rsidR="002D1525">
        <w:t xml:space="preserve"> and </w:t>
      </w:r>
      <w:r>
        <w:t>return</w:t>
      </w:r>
      <w:r w:rsidR="002D1525">
        <w:t>ed</w:t>
      </w:r>
      <w:r>
        <w:t xml:space="preserve"> to the South Fork McKenzie River</w:t>
      </w:r>
      <w:r w:rsidR="00976FA0">
        <w:t xml:space="preserve"> as adults</w:t>
      </w:r>
      <w:r>
        <w:t xml:space="preserve"> to spawn </w:t>
      </w:r>
      <w:r w:rsidR="005F5DAC">
        <w:fldChar w:fldCharType="begin"/>
      </w:r>
      <w:r w:rsidR="005F5DAC">
        <w:instrText xml:space="preserve"> ADDIN EN.CITE &lt;EndNote&gt;&lt;Cite&gt;&lt;Author&gt;Banks&lt;/Author&gt;&lt;Year&gt;2013&lt;/Year&gt;&lt;RecNum&gt;1542&lt;/RecNum&gt;&lt;DisplayText&gt;(Banks et al. 2013)&lt;/DisplayText&gt;&lt;record&gt;&lt;rec-number&gt;1542&lt;/rec-number&gt;&lt;foreign-keys&gt;&lt;key app="EN" db-id="fstdwt0t3xzrskewzvmxpsf80xx25990rfrd" timestamp="1666295685"&gt;1542&lt;/key&gt;&lt;key app="ENWeb" db-id=""&gt;0&lt;/key&gt;&lt;/foreign-keys&gt;&lt;ref-type name="Journal Article"&gt;17&lt;/ref-type&gt;&lt;contributors&gt;&lt;authors&gt;&lt;author&gt;Banks, M. A.&lt;/author&gt;&lt;author&gt;O’Malley, K. G.&lt;/author&gt;&lt;author&gt;Sard, N. M.&lt;/author&gt;&lt;author&gt;Jacobson, D. P.&lt;/author&gt;&lt;author&gt;Hogansen, M. J.&lt;/author&gt;&lt;author&gt;Schroeder, R. K.&lt;/author&gt;&lt;author&gt;Johnson, M. A.&lt;/author&gt;&lt;/authors&gt;&lt;/contributors&gt;&lt;titles&gt;&lt;title&gt;Genetic Pedigree Analysis of Spring Chinook Salmon Outplanted above Cougar Dam, South Fork McKenzie River&lt;/title&gt;&lt;secondary-title&gt;U.S. Army Corps of Engineers&lt;/secondary-title&gt;&lt;/titles&gt;&lt;periodical&gt;&lt;full-title&gt;U.S. Army Corps of Engineers&lt;/full-title&gt;&lt;/periodical&gt;&lt;dates&gt;&lt;year&gt;2013&lt;/year&gt;&lt;/dates&gt;&lt;urls&gt;&lt;/urls&gt;&lt;/record&gt;&lt;/Cite&gt;&lt;/EndNote&gt;</w:instrText>
      </w:r>
      <w:r w:rsidR="005F5DAC">
        <w:fldChar w:fldCharType="separate"/>
      </w:r>
      <w:r w:rsidR="005F5DAC">
        <w:rPr>
          <w:noProof/>
        </w:rPr>
        <w:t>(Banks et al. 2013)</w:t>
      </w:r>
      <w:r w:rsidR="005F5DAC">
        <w:fldChar w:fldCharType="end"/>
      </w:r>
      <w:r w:rsidR="00476E8E">
        <w:t xml:space="preserve">. </w:t>
      </w:r>
      <w:r w:rsidR="007579E9">
        <w:t>After c</w:t>
      </w:r>
      <w:r w:rsidR="00476E8E">
        <w:t xml:space="preserve">onstruction of a trap and haul facility at the base of </w:t>
      </w:r>
      <w:r w:rsidR="00B8490A">
        <w:t>Cougar Dam</w:t>
      </w:r>
      <w:r w:rsidR="00476E8E">
        <w:t xml:space="preserve"> (hereafter the </w:t>
      </w:r>
      <w:r w:rsidR="00B8490A">
        <w:t>Cougar Trap</w:t>
      </w:r>
      <w:r w:rsidR="00476E8E">
        <w:t>)</w:t>
      </w:r>
      <w:r w:rsidR="007579E9">
        <w:t xml:space="preserve"> in 2010</w:t>
      </w:r>
      <w:r w:rsidR="00476E8E">
        <w:t xml:space="preserve">, </w:t>
      </w:r>
      <w:r w:rsidR="00976FA0">
        <w:t>NOR</w:t>
      </w:r>
      <w:r w:rsidR="007579E9">
        <w:t xml:space="preserve"> salmon were also released above the dam. </w:t>
      </w:r>
      <w:r w:rsidR="00822ABA">
        <w:t xml:space="preserve">From 2010 – 2012, all NOR salmon collected at the </w:t>
      </w:r>
      <w:r w:rsidR="00B8490A">
        <w:t>Cougar Trap</w:t>
      </w:r>
      <w:r w:rsidR="00822ABA">
        <w:t xml:space="preserve"> were released above the dam, but from 2013 onwards, </w:t>
      </w:r>
      <w:r w:rsidR="005E5401">
        <w:t xml:space="preserve">some or all NOR salmon collected at the </w:t>
      </w:r>
      <w:r w:rsidR="00B8490A">
        <w:t>Cougar Trap</w:t>
      </w:r>
      <w:r w:rsidR="005E5401">
        <w:t xml:space="preserve"> were </w:t>
      </w:r>
      <w:proofErr w:type="spellStart"/>
      <w:r w:rsidR="005E5401">
        <w:t>floy</w:t>
      </w:r>
      <w:proofErr w:type="spellEnd"/>
      <w:r w:rsidR="005E5401">
        <w:t xml:space="preserve">-tagged, released downstream and only released above the dam if they </w:t>
      </w:r>
      <w:r w:rsidR="00976FA0">
        <w:t>were collected</w:t>
      </w:r>
      <w:r w:rsidR="005E5401">
        <w:t xml:space="preserve"> a second time.</w:t>
      </w:r>
    </w:p>
    <w:p w14:paraId="0757426A" w14:textId="6506BA5B" w:rsidR="005C6A96" w:rsidRDefault="007579E9" w:rsidP="00120826">
      <w:pPr>
        <w:autoSpaceDE w:val="0"/>
        <w:autoSpaceDN w:val="0"/>
        <w:adjustRightInd w:val="0"/>
        <w:spacing w:line="360" w:lineRule="auto"/>
      </w:pPr>
      <w:r>
        <w:rPr>
          <w:b/>
          <w:bCs/>
        </w:rPr>
        <w:tab/>
      </w:r>
      <w:r>
        <w:t xml:space="preserve">The reintroduction of </w:t>
      </w:r>
      <w:r w:rsidR="007E7F6F">
        <w:t>salmon</w:t>
      </w:r>
      <w:r>
        <w:t xml:space="preserve"> above </w:t>
      </w:r>
      <w:r w:rsidR="00B8490A">
        <w:t>Cougar Dam</w:t>
      </w:r>
      <w:r>
        <w:t xml:space="preserve"> has been evaluated using genetic parentage analysis since 2007</w:t>
      </w:r>
      <w:r w:rsidR="005F5DAC">
        <w:t xml:space="preserve"> </w:t>
      </w:r>
      <w:r w:rsidR="005F5DAC">
        <w:fldChar w:fldCharType="begin">
          <w:fldData xml:space="preserve">PEVuZE5vdGU+PENpdGU+PEF1dGhvcj5CYW5rczwvQXV0aG9yPjxZZWFyPjIwMTM8L1llYXI+PFJl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</w:fldData>
        </w:fldChar>
      </w:r>
      <w:r w:rsidR="005F5DAC">
        <w:instrText xml:space="preserve"> ADDIN EN.CITE </w:instrText>
      </w:r>
      <w:r w:rsidR="005F5DAC">
        <w:fldChar w:fldCharType="begin">
          <w:fldData xml:space="preserve">PEVuZE5vdGU+PENpdGU+PEF1dGhvcj5CYW5rczwvQXV0aG9yPjxZZWFyPjIwMTM8L1llYXI+PFJl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</w:fldData>
        </w:fldChar>
      </w:r>
      <w:r w:rsidR="005F5DAC">
        <w:instrText xml:space="preserve"> ADDIN EN.CITE.DATA </w:instrText>
      </w:r>
      <w:r w:rsidR="005F5DAC">
        <w:fldChar w:fldCharType="end"/>
      </w:r>
      <w:r w:rsidR="005F5DAC">
        <w:fldChar w:fldCharType="separate"/>
      </w:r>
      <w:r w:rsidR="005F5DAC">
        <w:rPr>
          <w:noProof/>
        </w:rPr>
        <w:t>(Banks et al. 2013; Banks et al. 2014; Banks et al. 2016; Sard et al. 2016)</w:t>
      </w:r>
      <w:r w:rsidR="005F5DAC">
        <w:fldChar w:fldCharType="end"/>
      </w:r>
      <w:r>
        <w:t>. Previous reports have assigned potential offspring</w:t>
      </w:r>
      <w:r w:rsidR="007E7F6F">
        <w:t xml:space="preserve"> to candidate parents released or otherwise sampled above the dam and used the resulting pedigrees to infer demographic parameters critical for evaluating the productivity of the above dam </w:t>
      </w:r>
      <w:commentRangeStart w:id="6"/>
      <w:r w:rsidR="007E7F6F">
        <w:t>population</w:t>
      </w:r>
      <w:commentRangeEnd w:id="6"/>
      <w:r w:rsidR="00DB54D5">
        <w:rPr>
          <w:rStyle w:val="CommentReference"/>
        </w:rPr>
        <w:commentReference w:id="6"/>
      </w:r>
      <w:r w:rsidR="0007271E">
        <w:t xml:space="preserve"> and the </w:t>
      </w:r>
      <w:r w:rsidR="005E5401">
        <w:t>effects of recycling salmon downstream</w:t>
      </w:r>
      <w:r w:rsidR="007E7F6F">
        <w:t xml:space="preserve">. </w:t>
      </w:r>
      <w:r w:rsidR="00161359">
        <w:t xml:space="preserve">These reports found that the cohort replacement rate (CRR – the </w:t>
      </w:r>
      <w:r w:rsidR="00161359">
        <w:lastRenderedPageBreak/>
        <w:t xml:space="preserve">number of </w:t>
      </w:r>
      <w:r w:rsidR="00120826">
        <w:t xml:space="preserve">future </w:t>
      </w:r>
      <w:r w:rsidR="00161359">
        <w:t xml:space="preserve">spawners produced by a spawner) was less than one in the years from 2007 – 2010, indicating that the above dam population is not replacing itself. They also found </w:t>
      </w:r>
      <w:r w:rsidR="00120826">
        <w:t xml:space="preserve">that the likelihood that a salmon collected at the </w:t>
      </w:r>
      <w:r w:rsidR="00B8490A">
        <w:t>Cougar Trap</w:t>
      </w:r>
      <w:r w:rsidR="00120826">
        <w:t xml:space="preserve"> was </w:t>
      </w:r>
      <w:r w:rsidR="0007271E">
        <w:t>an NOR immigrant increased throughout the season</w:t>
      </w:r>
      <w:r w:rsidR="00120826">
        <w:t>.</w:t>
      </w:r>
      <w:r w:rsidR="00254D5C">
        <w:t xml:space="preserve"> </w:t>
      </w:r>
      <w:r w:rsidR="005C6A96">
        <w:t xml:space="preserve">Importantly, </w:t>
      </w:r>
      <w:r w:rsidR="00F9443D">
        <w:t>later</w:t>
      </w:r>
      <w:r w:rsidR="005C6A96">
        <w:t xml:space="preserve"> reports </w:t>
      </w:r>
      <w:r w:rsidR="005F5DAC">
        <w:fldChar w:fldCharType="begin"/>
      </w:r>
      <w:r w:rsidR="005F5DAC">
        <w:instrText xml:space="preserve"> ADDIN EN.CITE &lt;EndNote&gt;&lt;Cite&gt;&lt;Author&gt;Banks&lt;/Author&gt;&lt;Year&gt;2016&lt;/Year&gt;&lt;RecNum&gt;1393&lt;/RecNum&gt;&lt;DisplayText&gt;(Banks et al. 2014; Banks et al. 2016)&lt;/DisplayText&gt;&lt;record&gt;&lt;rec-number&gt;1393&lt;/rec-number&gt;&lt;foreign-keys&gt;&lt;key app="EN" db-id="fstdwt0t3xzrskewzvmxpsf80xx25990rfrd" timestamp="1599162003"&gt;1393&lt;/key&gt;&lt;key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J.&lt;/author&gt;&lt;author&gt;Johnson, M. A.&lt;/author&gt;&lt;/authors&gt;&lt;/contributors&gt;&lt;titles&gt;&lt;title&gt;A genetics-based evaluation of the spring Chinook salmon reintroduction program above Cougar Dam, South Fork McKenzie River, 2013-2015&lt;/title&gt;&lt;secondary-title&gt;U.S. Army Corps of Engineers&lt;/secondary-title&gt;&lt;/titles&gt;&lt;periodical&gt;&lt;full-title&gt;U.S. Army Corps of Engineers&lt;/full-title&gt;&lt;/periodical&gt;&lt;dates&gt;&lt;year&gt;2016&lt;/year&gt;&lt;/dates&gt;&lt;urls&gt;&lt;/urls&gt;&lt;/record&gt;&lt;/Cite&gt;&lt;Cite&gt;&lt;Author&gt;Banks&lt;/Author&gt;&lt;Year&gt;2014&lt;/Year&gt;&lt;RecNum&gt;1376&lt;/RecNum&gt;&lt;record&gt;&lt;rec-number&gt;1376&lt;/rec-number&gt;&lt;foreign-keys&gt;&lt;key app="EN" db-id="fstdwt0t3xzrskewzvmxpsf80xx25990rfrd" timestamp="1592871202"&gt;1376&lt;/key&gt;&lt;key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J.&lt;/author&gt;&lt;author&gt;Schroeder, R. K.&lt;/author&gt;&lt;author&gt;Johnson, M. A.&lt;/author&gt;&lt;/authors&gt;&lt;/contributors&gt;&lt;titles&gt;&lt;title&gt;A genetics-based evaluation of the spring Chinook salmon reintroduction program above Cougar Dam, South Fork McKenzie River, 2007- 2013&lt;/title&gt;&lt;secondary-title&gt;U.S. Army Corps of Engineers.&lt;/secondary-title&gt;&lt;/titles&gt;&lt;periodical&gt;&lt;full-title&gt;U.S. Army Corps of Engineers.&lt;/full-title&gt;&lt;/periodical&gt;&lt;dates&gt;&lt;year&gt;2014&lt;/year&gt;&lt;/dates&gt;&lt;urls&gt;&lt;/urls&gt;&lt;/record&gt;&lt;/Cite&gt;&lt;/EndNote&gt;</w:instrText>
      </w:r>
      <w:r w:rsidR="005F5DAC">
        <w:fldChar w:fldCharType="separate"/>
      </w:r>
      <w:r w:rsidR="005F5DAC">
        <w:rPr>
          <w:noProof/>
        </w:rPr>
        <w:t>(Banks et al. 2014; Banks et al. 2016)</w:t>
      </w:r>
      <w:r w:rsidR="005F5DAC">
        <w:fldChar w:fldCharType="end"/>
      </w:r>
      <w:r w:rsidR="005C6A96">
        <w:t xml:space="preserve"> </w:t>
      </w:r>
      <w:r w:rsidR="00822ABA">
        <w:t xml:space="preserve">also </w:t>
      </w:r>
      <w:r w:rsidR="00254D5C">
        <w:t>identified significant differences in the</w:t>
      </w:r>
      <w:r w:rsidR="00EE4267">
        <w:t xml:space="preserve"> fitness </w:t>
      </w:r>
      <w:r w:rsidR="00254D5C">
        <w:t xml:space="preserve">of NOR </w:t>
      </w:r>
      <w:r w:rsidR="00254D5C">
        <w:rPr>
          <w:i/>
          <w:iCs/>
        </w:rPr>
        <w:t xml:space="preserve">vs. </w:t>
      </w:r>
      <w:r w:rsidR="00EE4267">
        <w:t xml:space="preserve">HOR </w:t>
      </w:r>
      <w:r w:rsidR="00B356E9">
        <w:t xml:space="preserve">male </w:t>
      </w:r>
      <w:r w:rsidR="00EE4267" w:rsidRPr="00B06BF2">
        <w:t>salmon</w:t>
      </w:r>
      <w:r w:rsidR="0007271E" w:rsidRPr="00B06BF2">
        <w:t xml:space="preserve"> using two metrics, reproductive success (RS) and total lifetime fitness (TLF). RS is defined as the number of age 0 juveniles that assigned to an adult released above the dam in the previous year, and TLF as the number of age</w:t>
      </w:r>
      <w:r w:rsidR="00113D3A" w:rsidRPr="00B06BF2">
        <w:t>-</w:t>
      </w:r>
      <w:r w:rsidR="0007271E" w:rsidRPr="00B06BF2">
        <w:t>3 to age</w:t>
      </w:r>
      <w:r w:rsidR="00113D3A" w:rsidRPr="00B06BF2">
        <w:t>-</w:t>
      </w:r>
      <w:r w:rsidR="0007271E" w:rsidRPr="00B06BF2">
        <w:t>6 returning adult offspring that assigned to a previously released adult.</w:t>
      </w:r>
      <w:r w:rsidR="00120826">
        <w:t xml:space="preserve"> </w:t>
      </w:r>
      <w:r w:rsidR="005C6A96">
        <w:t>Based on these findings, previous reports recommended</w:t>
      </w:r>
      <w:r w:rsidR="0007271E">
        <w:t xml:space="preserve"> prioritiz</w:t>
      </w:r>
      <w:r w:rsidR="00F9443D">
        <w:t xml:space="preserve">ing NOR instead of HOR </w:t>
      </w:r>
      <w:r w:rsidR="0007271E">
        <w:t>salmon above the dam, judicious</w:t>
      </w:r>
      <w:r w:rsidR="00F9443D">
        <w:t>ly</w:t>
      </w:r>
      <w:r w:rsidR="0007271E">
        <w:t xml:space="preserve"> supplement</w:t>
      </w:r>
      <w:r w:rsidR="00F9443D">
        <w:t xml:space="preserve">ing </w:t>
      </w:r>
      <w:r w:rsidR="0007271E">
        <w:t xml:space="preserve">of the above dam population with HOR females where necessary to reach demographic targets, limiting the number of HOR males above the dam, and carefully weighing the demographic and genetic benefits of releasing NOR immigrants above the dam against the costs of releasing NOR salmon into a </w:t>
      </w:r>
      <w:r w:rsidR="00F9443D">
        <w:t xml:space="preserve">likely </w:t>
      </w:r>
      <w:r w:rsidR="0007271E">
        <w:t xml:space="preserve">demographic sink. </w:t>
      </w:r>
    </w:p>
    <w:p w14:paraId="1E7BD7C3" w14:textId="5974A60B" w:rsidR="00560106" w:rsidRDefault="009561E7" w:rsidP="0007271E">
      <w:pPr>
        <w:autoSpaceDE w:val="0"/>
        <w:autoSpaceDN w:val="0"/>
        <w:adjustRightInd w:val="0"/>
        <w:spacing w:line="360" w:lineRule="auto"/>
        <w:ind w:firstLine="720"/>
      </w:pPr>
      <w:r>
        <w:t xml:space="preserve">However, </w:t>
      </w:r>
      <w:r w:rsidR="0007271E">
        <w:t xml:space="preserve">these </w:t>
      </w:r>
      <w:r>
        <w:t xml:space="preserve">recommendations came with the caveat that </w:t>
      </w:r>
      <w:r w:rsidR="0007271E">
        <w:t xml:space="preserve">observed </w:t>
      </w:r>
      <w:r>
        <w:t xml:space="preserve">fitness differences between NOR and HOR </w:t>
      </w:r>
      <w:r w:rsidR="0007271E">
        <w:t xml:space="preserve">salmon </w:t>
      </w:r>
      <w:r>
        <w:t xml:space="preserve">are based </w:t>
      </w:r>
      <w:r w:rsidR="0007271E">
        <w:t>primarily on</w:t>
      </w:r>
      <w:r>
        <w:t xml:space="preserve"> RS</w:t>
      </w:r>
      <w:r w:rsidR="0007271E">
        <w:t>,</w:t>
      </w:r>
      <w:r>
        <w:t xml:space="preserve"> which </w:t>
      </w:r>
      <w:r w:rsidR="0007271E">
        <w:t xml:space="preserve">explained </w:t>
      </w:r>
      <w:r w:rsidR="00F64208">
        <w:t>just 25.7% and</w:t>
      </w:r>
      <w:r w:rsidR="0007271E">
        <w:t xml:space="preserve"> 17.4% of the variation in TLF</w:t>
      </w:r>
      <w:r w:rsidR="00F64208">
        <w:t xml:space="preserve"> in 2008 and 2009</w:t>
      </w:r>
      <w:r w:rsidR="0007271E">
        <w:t>,</w:t>
      </w:r>
      <w:r w:rsidR="00F64208">
        <w:t xml:space="preserve"> respectively,</w:t>
      </w:r>
      <w:r w:rsidR="0007271E">
        <w:t xml:space="preserve"> </w:t>
      </w:r>
      <w:r w:rsidR="00F64208">
        <w:t>while</w:t>
      </w:r>
      <w:r w:rsidR="0007271E">
        <w:t xml:space="preserve"> d</w:t>
      </w:r>
      <w:r>
        <w:t>irect comparisons of TLF between NOR and HOR</w:t>
      </w:r>
      <w:r w:rsidR="0007271E">
        <w:t xml:space="preserve"> salmon </w:t>
      </w:r>
      <w:r w:rsidR="00164D7C">
        <w:t>were available for just a</w:t>
      </w:r>
      <w:r>
        <w:t xml:space="preserve"> single parental cohort (2010)</w:t>
      </w:r>
      <w:r w:rsidR="0007271E">
        <w:t xml:space="preserve">. </w:t>
      </w:r>
      <w:r w:rsidR="007E7F6F">
        <w:t>In the present report</w:t>
      </w:r>
      <w:r w:rsidR="00EF310E">
        <w:t>,</w:t>
      </w:r>
      <w:r w:rsidR="007E7F6F">
        <w:t xml:space="preserve"> we extend the evaluation of spring Chinook salmon releases above </w:t>
      </w:r>
      <w:r w:rsidR="00B8490A">
        <w:t>Cougar Dam</w:t>
      </w:r>
      <w:r w:rsidR="007E7F6F">
        <w:t xml:space="preserve"> on the South Fork McKenzie River</w:t>
      </w:r>
      <w:r w:rsidR="00EF310E">
        <w:t xml:space="preserve"> to address the R</w:t>
      </w:r>
      <w:r w:rsidR="00EF310E" w:rsidRPr="00EF310E">
        <w:t xml:space="preserve">esearch, </w:t>
      </w:r>
      <w:r w:rsidR="00EF310E">
        <w:t>M</w:t>
      </w:r>
      <w:r w:rsidR="00EF310E" w:rsidRPr="00EF310E">
        <w:t xml:space="preserve">onitoring &amp; </w:t>
      </w:r>
      <w:r w:rsidR="00EF310E">
        <w:t>E</w:t>
      </w:r>
      <w:r w:rsidR="00EF310E" w:rsidRPr="00EF310E">
        <w:t>valuation</w:t>
      </w:r>
      <w:r w:rsidR="00EF310E">
        <w:t xml:space="preserve"> </w:t>
      </w:r>
      <w:r w:rsidR="002F5744">
        <w:t xml:space="preserve">(RM&amp;E) </w:t>
      </w:r>
      <w:r w:rsidR="00EF310E">
        <w:t xml:space="preserve">needs of the Reasonable and Prudent Alternatives </w:t>
      </w:r>
      <w:commentRangeStart w:id="7"/>
      <w:r w:rsidR="00EF310E">
        <w:t>(RPAs)</w:t>
      </w:r>
      <w:r w:rsidR="00EF310E" w:rsidRPr="00C41B06">
        <w:t xml:space="preserve"> </w:t>
      </w:r>
      <w:commentRangeEnd w:id="7"/>
      <w:r w:rsidR="006823BA">
        <w:rPr>
          <w:rStyle w:val="CommentReference"/>
        </w:rPr>
        <w:commentReference w:id="7"/>
      </w:r>
      <w:r w:rsidR="00EF310E">
        <w:t xml:space="preserve">described in the </w:t>
      </w:r>
      <w:r w:rsidR="00EF310E" w:rsidRPr="00C41B06">
        <w:t>Willamette Project Biological Opinion (NMFS 2008)</w:t>
      </w:r>
      <w:r w:rsidR="00560106">
        <w:t xml:space="preserve">. </w:t>
      </w:r>
      <w:r w:rsidR="00EF310E" w:rsidRPr="00C41B06">
        <w:t xml:space="preserve">Results of the </w:t>
      </w:r>
      <w:r w:rsidR="00EF310E">
        <w:t>present report</w:t>
      </w:r>
      <w:r w:rsidR="00EF310E" w:rsidRPr="00C41B06">
        <w:t xml:space="preserve"> address</w:t>
      </w:r>
      <w:r w:rsidR="0007271E">
        <w:t xml:space="preserve"> the following RPAs</w:t>
      </w:r>
      <w:r w:rsidR="00560106">
        <w:t>:</w:t>
      </w:r>
      <w:r w:rsidR="00EF310E" w:rsidRPr="00C41B06">
        <w:t xml:space="preserve"> </w:t>
      </w:r>
    </w:p>
    <w:p w14:paraId="202A48A5" w14:textId="34F48509" w:rsidR="00560106" w:rsidRDefault="00EF310E" w:rsidP="00560106">
      <w:pPr>
        <w:pStyle w:val="ListParagraph"/>
        <w:numPr>
          <w:ilvl w:val="0"/>
          <w:numId w:val="12"/>
        </w:numPr>
        <w:spacing w:line="360" w:lineRule="auto"/>
      </w:pPr>
      <w:r w:rsidRPr="00C41B06">
        <w:t>RPA 4.1 (</w:t>
      </w:r>
      <w:r w:rsidR="00560106">
        <w:t>a</w:t>
      </w:r>
      <w:r w:rsidRPr="00EF310E">
        <w:t xml:space="preserve">dult Chinook </w:t>
      </w:r>
      <w:r w:rsidR="00560106">
        <w:t>s</w:t>
      </w:r>
      <w:r w:rsidRPr="00EF310E">
        <w:t xml:space="preserve">almon </w:t>
      </w:r>
      <w:r w:rsidR="00560106">
        <w:t>o</w:t>
      </w:r>
      <w:r w:rsidRPr="00EF310E">
        <w:t>utplanting</w:t>
      </w:r>
      <w:r w:rsidR="006823BA">
        <w:t xml:space="preserve"> </w:t>
      </w:r>
      <w:r w:rsidR="00560106">
        <w:t>a</w:t>
      </w:r>
      <w:r w:rsidR="006823BA">
        <w:t xml:space="preserve">bove </w:t>
      </w:r>
      <w:r w:rsidR="00560106">
        <w:t>d</w:t>
      </w:r>
      <w:r w:rsidR="006823BA">
        <w:t>ams</w:t>
      </w:r>
      <w:r w:rsidRPr="00C41B06">
        <w:t>)</w:t>
      </w:r>
    </w:p>
    <w:p w14:paraId="5C006B3E" w14:textId="65B43803" w:rsidR="00560106" w:rsidRDefault="006823BA" w:rsidP="00560106">
      <w:pPr>
        <w:pStyle w:val="ListParagraph"/>
        <w:numPr>
          <w:ilvl w:val="0"/>
          <w:numId w:val="12"/>
        </w:numPr>
        <w:spacing w:line="360" w:lineRule="auto"/>
      </w:pPr>
      <w:commentRangeStart w:id="8"/>
      <w:r>
        <w:t>RPA 4.</w:t>
      </w:r>
      <w:r w:rsidR="00560106">
        <w:t>3(</w:t>
      </w:r>
      <w:r>
        <w:t>2</w:t>
      </w:r>
      <w:r w:rsidR="00560106">
        <w:t>)</w:t>
      </w:r>
      <w:r>
        <w:t xml:space="preserve"> </w:t>
      </w:r>
      <w:commentRangeEnd w:id="8"/>
      <w:r>
        <w:rPr>
          <w:rStyle w:val="CommentReference"/>
        </w:rPr>
        <w:commentReference w:id="8"/>
      </w:r>
      <w:r>
        <w:t>(i</w:t>
      </w:r>
      <w:r w:rsidRPr="006823BA">
        <w:t>dentify protocols for optimal handling, sorting, and release conditions for ESA</w:t>
      </w:r>
      <w:r>
        <w:t xml:space="preserve"> </w:t>
      </w:r>
      <w:r w:rsidRPr="006823BA">
        <w:t>listed fish collected at USACE-funded fish collection facilities</w:t>
      </w:r>
      <w:r>
        <w:t>)</w:t>
      </w:r>
    </w:p>
    <w:p w14:paraId="6C92F87D" w14:textId="0E050683" w:rsidR="00560106" w:rsidRDefault="006823BA" w:rsidP="00560106">
      <w:pPr>
        <w:pStyle w:val="ListParagraph"/>
        <w:numPr>
          <w:ilvl w:val="0"/>
          <w:numId w:val="12"/>
        </w:numPr>
        <w:spacing w:line="360" w:lineRule="auto"/>
      </w:pPr>
      <w:r w:rsidRPr="00C41B06">
        <w:t>RPA 4.7 (</w:t>
      </w:r>
      <w:r w:rsidR="002F5744">
        <w:t>a</w:t>
      </w:r>
      <w:r w:rsidR="002F5744" w:rsidRPr="002F5744">
        <w:t xml:space="preserve">dult </w:t>
      </w:r>
      <w:r w:rsidR="002F5744">
        <w:t>f</w:t>
      </w:r>
      <w:r w:rsidR="002F5744" w:rsidRPr="002F5744">
        <w:t xml:space="preserve">ish </w:t>
      </w:r>
      <w:r w:rsidR="002F5744">
        <w:t>r</w:t>
      </w:r>
      <w:r w:rsidR="002F5744" w:rsidRPr="002F5744">
        <w:t xml:space="preserve">elease </w:t>
      </w:r>
      <w:r w:rsidR="002F5744">
        <w:t>s</w:t>
      </w:r>
      <w:r w:rsidR="002F5744" w:rsidRPr="002F5744">
        <w:t xml:space="preserve">ites above </w:t>
      </w:r>
      <w:r w:rsidR="002F5744">
        <w:t>d</w:t>
      </w:r>
      <w:r w:rsidR="002F5744" w:rsidRPr="002F5744">
        <w:t>ams</w:t>
      </w:r>
      <w:r w:rsidRPr="00C41B06">
        <w:t>)</w:t>
      </w:r>
    </w:p>
    <w:p w14:paraId="49A829E2" w14:textId="4A7267CB" w:rsidR="00560106" w:rsidRDefault="002F5744" w:rsidP="002F5744">
      <w:pPr>
        <w:pStyle w:val="ListParagraph"/>
        <w:numPr>
          <w:ilvl w:val="0"/>
          <w:numId w:val="12"/>
        </w:numPr>
        <w:spacing w:line="360" w:lineRule="auto"/>
      </w:pPr>
      <w:commentRangeStart w:id="9"/>
      <w:r>
        <w:t xml:space="preserve">RPA 5.4 </w:t>
      </w:r>
      <w:commentRangeEnd w:id="9"/>
      <w:r>
        <w:rPr>
          <w:rStyle w:val="CommentReference"/>
        </w:rPr>
        <w:commentReference w:id="9"/>
      </w:r>
      <w:r>
        <w:t>(</w:t>
      </w:r>
      <w:r w:rsidR="00B8490A">
        <w:t>Cougar Dam</w:t>
      </w:r>
      <w:r w:rsidRPr="002F5744">
        <w:t xml:space="preserve"> RM&amp;E</w:t>
      </w:r>
      <w:r>
        <w:t>, including effectiveness of the</w:t>
      </w:r>
      <w:r w:rsidR="00560106">
        <w:t xml:space="preserve"> </w:t>
      </w:r>
      <w:r>
        <w:t>trap-and-haul program)</w:t>
      </w:r>
    </w:p>
    <w:p w14:paraId="78D8000E" w14:textId="2B869EAE" w:rsidR="00711588" w:rsidRDefault="00711588" w:rsidP="00711588">
      <w:pPr>
        <w:pStyle w:val="ListParagraph"/>
        <w:numPr>
          <w:ilvl w:val="0"/>
          <w:numId w:val="12"/>
        </w:numPr>
        <w:spacing w:line="360" w:lineRule="auto"/>
      </w:pPr>
      <w:r>
        <w:t xml:space="preserve">RPA 6.1.5 (management of hatchery-origin spring Chinook upstream of </w:t>
      </w:r>
      <w:r w:rsidR="00B8490A">
        <w:t>Cougar Dam</w:t>
      </w:r>
      <w:r>
        <w:t>)</w:t>
      </w:r>
    </w:p>
    <w:p w14:paraId="28DB3B44" w14:textId="783A2422" w:rsidR="00560106" w:rsidRDefault="00EF310E" w:rsidP="002F5744">
      <w:pPr>
        <w:pStyle w:val="ListParagraph"/>
        <w:numPr>
          <w:ilvl w:val="0"/>
          <w:numId w:val="12"/>
        </w:numPr>
        <w:spacing w:line="360" w:lineRule="auto"/>
      </w:pPr>
      <w:r w:rsidRPr="00C41B06">
        <w:t xml:space="preserve">RPA 6.2.3 (continue adult Chinook salmon outplanting, Willamette basin-wide) </w:t>
      </w:r>
    </w:p>
    <w:p w14:paraId="50762922" w14:textId="72AB8630" w:rsidR="00560106" w:rsidRDefault="00711588" w:rsidP="002F5744">
      <w:pPr>
        <w:pStyle w:val="ListParagraph"/>
        <w:numPr>
          <w:ilvl w:val="0"/>
          <w:numId w:val="12"/>
        </w:numPr>
        <w:spacing w:line="360" w:lineRule="auto"/>
      </w:pPr>
      <w:r>
        <w:t>RPA 9.3 (</w:t>
      </w:r>
      <w:r w:rsidRPr="00711588">
        <w:t>effectiveness of rebuilt trap-and-haul facilities</w:t>
      </w:r>
      <w:r w:rsidR="004D21D3">
        <w:t xml:space="preserve"> and </w:t>
      </w:r>
      <w:proofErr w:type="spellStart"/>
      <w:r w:rsidR="004D21D3">
        <w:t>strateies</w:t>
      </w:r>
      <w:proofErr w:type="spellEnd"/>
      <w:r>
        <w:t>)</w:t>
      </w:r>
    </w:p>
    <w:p w14:paraId="1DFA1D29" w14:textId="2DD34CC3" w:rsidR="00560106" w:rsidRDefault="00711588" w:rsidP="002F5744">
      <w:pPr>
        <w:pStyle w:val="ListParagraph"/>
        <w:numPr>
          <w:ilvl w:val="0"/>
          <w:numId w:val="12"/>
        </w:numPr>
        <w:spacing w:line="360" w:lineRule="auto"/>
      </w:pPr>
      <w:commentRangeStart w:id="10"/>
      <w:r>
        <w:t xml:space="preserve">RPA 9.5.1(3) </w:t>
      </w:r>
      <w:commentRangeEnd w:id="10"/>
      <w:r>
        <w:rPr>
          <w:rStyle w:val="CommentReference"/>
        </w:rPr>
        <w:commentReference w:id="10"/>
      </w:r>
      <w:r>
        <w:t xml:space="preserve">(abundance and survival of spawners above </w:t>
      </w:r>
      <w:r w:rsidR="00B8490A">
        <w:t>Cougar Dam</w:t>
      </w:r>
      <w:r>
        <w:t>)</w:t>
      </w:r>
    </w:p>
    <w:p w14:paraId="12B5F534" w14:textId="58D5C85D" w:rsidR="00560106" w:rsidRDefault="00711588" w:rsidP="002F5744">
      <w:pPr>
        <w:pStyle w:val="ListParagraph"/>
        <w:numPr>
          <w:ilvl w:val="0"/>
          <w:numId w:val="12"/>
        </w:numPr>
        <w:spacing w:line="360" w:lineRule="auto"/>
      </w:pPr>
      <w:commentRangeStart w:id="11"/>
      <w:r>
        <w:lastRenderedPageBreak/>
        <w:t xml:space="preserve">RPA 9.5.1(4) </w:t>
      </w:r>
      <w:commentRangeEnd w:id="11"/>
      <w:r>
        <w:rPr>
          <w:rStyle w:val="CommentReference"/>
        </w:rPr>
        <w:commentReference w:id="11"/>
      </w:r>
      <w:r>
        <w:t>(r</w:t>
      </w:r>
      <w:r w:rsidRPr="00711588">
        <w:t xml:space="preserve">eproductive </w:t>
      </w:r>
      <w:r>
        <w:t>s</w:t>
      </w:r>
      <w:r w:rsidRPr="00711588">
        <w:t xml:space="preserve">uccess of </w:t>
      </w:r>
      <w:r>
        <w:t>h</w:t>
      </w:r>
      <w:r w:rsidRPr="00711588">
        <w:t xml:space="preserve">atchery </w:t>
      </w:r>
      <w:r>
        <w:t>f</w:t>
      </w:r>
      <w:r w:rsidRPr="00711588">
        <w:t xml:space="preserve">ish in the </w:t>
      </w:r>
      <w:r>
        <w:t>w</w:t>
      </w:r>
      <w:r w:rsidRPr="00711588">
        <w:t>ild</w:t>
      </w:r>
      <w:r>
        <w:t>)</w:t>
      </w:r>
    </w:p>
    <w:p w14:paraId="13B1FB78" w14:textId="77777777" w:rsidR="004D21D3" w:rsidRDefault="004D21D3"/>
    <w:p w14:paraId="69BFABCC" w14:textId="4A823BFC" w:rsidR="005A7EA5" w:rsidRPr="00D71476" w:rsidRDefault="0007271E" w:rsidP="00B06BF2">
      <w:pPr>
        <w:spacing w:line="360" w:lineRule="auto"/>
        <w:ind w:firstLine="360"/>
        <w:rPr>
          <w:b/>
          <w:bCs/>
        </w:rPr>
      </w:pPr>
      <w:r>
        <w:t>Specifically</w:t>
      </w:r>
      <w:r w:rsidR="00477332">
        <w:t>,</w:t>
      </w:r>
      <w:r>
        <w:t xml:space="preserve"> we </w:t>
      </w:r>
      <w:r w:rsidR="00477332">
        <w:t>continue the evaluation by extending sampling</w:t>
      </w:r>
      <w:r w:rsidR="00477332" w:rsidRPr="00D71476">
        <w:t xml:space="preserve"> </w:t>
      </w:r>
      <w:r w:rsidR="00477332">
        <w:t xml:space="preserve">of </w:t>
      </w:r>
      <w:r w:rsidR="00477332" w:rsidRPr="00D71476">
        <w:t xml:space="preserve">potential offspring on the South Fork McKenzie from 2016 </w:t>
      </w:r>
      <w:r w:rsidR="00477332">
        <w:t xml:space="preserve">– </w:t>
      </w:r>
      <w:r w:rsidR="00477332" w:rsidRPr="00D71476">
        <w:t xml:space="preserve">2020 </w:t>
      </w:r>
      <w:r w:rsidR="00477332">
        <w:t>and</w:t>
      </w:r>
      <w:r w:rsidR="00477332" w:rsidRPr="00D71476">
        <w:t xml:space="preserve"> candidate parents </w:t>
      </w:r>
      <w:r w:rsidR="00477332">
        <w:t xml:space="preserve">released above the dam </w:t>
      </w:r>
      <w:r w:rsidR="00477332" w:rsidRPr="00D71476">
        <w:t xml:space="preserve">from 2010 </w:t>
      </w:r>
      <w:r w:rsidR="00477332">
        <w:t xml:space="preserve">– </w:t>
      </w:r>
      <w:r w:rsidR="00477332" w:rsidRPr="00D71476">
        <w:t>2017.</w:t>
      </w:r>
      <w:r w:rsidR="00477332">
        <w:t xml:space="preserve"> We present assignment rates, fitness and demographic metrics, and identify significant predictors of fitness using </w:t>
      </w:r>
      <w:r w:rsidR="00455EEF">
        <w:t xml:space="preserve">a </w:t>
      </w:r>
      <w:r w:rsidR="00477332">
        <w:t xml:space="preserve">modeling approach. Finally, we update the recommendations of previous reports with particular attention to future supplementation of the above dam population with NOR </w:t>
      </w:r>
      <w:r w:rsidR="00477332" w:rsidRPr="00477332">
        <w:rPr>
          <w:i/>
          <w:iCs/>
        </w:rPr>
        <w:t>vs</w:t>
      </w:r>
      <w:r w:rsidR="00477332">
        <w:t>. HOR salmon</w:t>
      </w:r>
      <w:r w:rsidR="00B06BF2">
        <w:t xml:space="preserve">. </w:t>
      </w:r>
    </w:p>
    <w:p w14:paraId="11B36CC4" w14:textId="77777777" w:rsidR="00477332" w:rsidRDefault="00477332">
      <w:pPr>
        <w:rPr>
          <w:b/>
          <w:bCs/>
        </w:rPr>
      </w:pPr>
      <w:r>
        <w:rPr>
          <w:b/>
          <w:bCs/>
        </w:rPr>
        <w:br w:type="page"/>
      </w:r>
    </w:p>
    <w:p w14:paraId="0E1A86DC" w14:textId="6EC4DF32" w:rsidR="00D00DAB" w:rsidRPr="00D71476" w:rsidRDefault="00364EC9" w:rsidP="00364EC9">
      <w:pPr>
        <w:spacing w:line="360" w:lineRule="auto"/>
        <w:rPr>
          <w:b/>
          <w:bCs/>
        </w:rPr>
      </w:pPr>
      <w:r w:rsidRPr="00D71476">
        <w:rPr>
          <w:b/>
          <w:bCs/>
        </w:rPr>
        <w:lastRenderedPageBreak/>
        <w:t>Methods</w:t>
      </w:r>
    </w:p>
    <w:p w14:paraId="639172D4" w14:textId="69A0A975" w:rsidR="00D00DAB" w:rsidRPr="00D71476" w:rsidRDefault="005741DF" w:rsidP="00364EC9">
      <w:pPr>
        <w:spacing w:line="360" w:lineRule="auto"/>
        <w:rPr>
          <w:u w:val="single"/>
        </w:rPr>
      </w:pPr>
      <w:r w:rsidRPr="00D71476">
        <w:rPr>
          <w:u w:val="single"/>
        </w:rPr>
        <w:t xml:space="preserve">Study </w:t>
      </w:r>
      <w:r w:rsidR="005A7EA5" w:rsidRPr="00D71476">
        <w:rPr>
          <w:u w:val="single"/>
        </w:rPr>
        <w:t>System</w:t>
      </w:r>
      <w:r w:rsidR="00041311" w:rsidRPr="00D71476">
        <w:rPr>
          <w:u w:val="single"/>
        </w:rPr>
        <w:t xml:space="preserve"> and Sample Collection</w:t>
      </w:r>
    </w:p>
    <w:p w14:paraId="6A605DCE" w14:textId="492A57AF" w:rsidR="009674BE" w:rsidRPr="00D71476" w:rsidRDefault="005741DF" w:rsidP="00942208">
      <w:pPr>
        <w:spacing w:line="360" w:lineRule="auto"/>
        <w:ind w:firstLine="720"/>
      </w:pPr>
      <w:r w:rsidRPr="00D71476">
        <w:t xml:space="preserve">Adult </w:t>
      </w:r>
      <w:r w:rsidRPr="00FB46DE">
        <w:t>hatchery</w:t>
      </w:r>
      <w:r w:rsidR="007A5A45" w:rsidRPr="00FB46DE">
        <w:t>-</w:t>
      </w:r>
      <w:r w:rsidRPr="00FB46DE">
        <w:t>origin</w:t>
      </w:r>
      <w:r w:rsidRPr="00D71476">
        <w:t xml:space="preserve"> (HOR) Chinook salmon from the McKenzie River Hatchery </w:t>
      </w:r>
      <w:r w:rsidR="00D92125" w:rsidRPr="00D71476">
        <w:t>and, infrequently, the Leaburg Hatchery</w:t>
      </w:r>
      <w:r w:rsidRPr="00D71476">
        <w:t xml:space="preserve"> have been </w:t>
      </w:r>
      <w:r w:rsidR="00942208">
        <w:t>released annually</w:t>
      </w:r>
      <w:r w:rsidRPr="00D71476">
        <w:t xml:space="preserve"> above </w:t>
      </w:r>
      <w:r w:rsidR="00B8490A">
        <w:t>Cougar Dam</w:t>
      </w:r>
      <w:r w:rsidRPr="00D71476">
        <w:t xml:space="preserve"> since 1996. </w:t>
      </w:r>
      <w:r w:rsidR="009E19FA">
        <w:t xml:space="preserve">We refer to these individuals as </w:t>
      </w:r>
      <w:r w:rsidR="009E19FA" w:rsidRPr="00554D18">
        <w:rPr>
          <w:i/>
          <w:iCs/>
        </w:rPr>
        <w:t>hatchery outplants</w:t>
      </w:r>
      <w:r w:rsidR="009E19FA" w:rsidRPr="007A5A45">
        <w:t>.</w:t>
      </w:r>
      <w:r w:rsidR="009E19FA">
        <w:rPr>
          <w:i/>
          <w:iCs/>
        </w:rPr>
        <w:t xml:space="preserve"> </w:t>
      </w:r>
      <w:r w:rsidRPr="009E19FA">
        <w:t>The</w:t>
      </w:r>
      <w:r w:rsidRPr="00D71476">
        <w:t xml:space="preserve"> construction of a trap and transport facility</w:t>
      </w:r>
      <w:r w:rsidR="00D92125" w:rsidRPr="00D71476">
        <w:t xml:space="preserve"> near the base of </w:t>
      </w:r>
      <w:r w:rsidR="00B8490A">
        <w:t>Cougar Dam</w:t>
      </w:r>
      <w:r w:rsidRPr="00D71476">
        <w:t xml:space="preserve">, hereafter </w:t>
      </w:r>
      <w:r w:rsidR="00D92125" w:rsidRPr="00D71476">
        <w:t xml:space="preserve">the </w:t>
      </w:r>
      <w:r w:rsidR="00B8490A">
        <w:t>Cougar Trap</w:t>
      </w:r>
      <w:r w:rsidR="00A33A3D" w:rsidRPr="00D71476">
        <w:t>,</w:t>
      </w:r>
      <w:r w:rsidR="00D92125" w:rsidRPr="00D71476">
        <w:t xml:space="preserve"> was </w:t>
      </w:r>
      <w:r w:rsidRPr="00D71476">
        <w:t>completed in July 2010</w:t>
      </w:r>
      <w:r w:rsidR="009674BE" w:rsidRPr="00D71476">
        <w:t xml:space="preserve"> (Fig. 1)</w:t>
      </w:r>
      <w:r w:rsidRPr="00D71476">
        <w:t xml:space="preserve">. Since that time, </w:t>
      </w:r>
      <w:del w:id="12" w:author="COUTURE Ryan B * ODFW" w:date="2022-11-14T15:46:00Z">
        <w:r w:rsidR="00942208" w:rsidDel="007C1107">
          <w:delText xml:space="preserve">both </w:delText>
        </w:r>
      </w:del>
      <w:r w:rsidR="00942208" w:rsidRPr="00FB46DE">
        <w:t>natural</w:t>
      </w:r>
      <w:r w:rsidR="007A5A45" w:rsidRPr="00FB46DE">
        <w:t>-</w:t>
      </w:r>
      <w:r w:rsidR="00942208" w:rsidRPr="00FB46DE">
        <w:t>origin</w:t>
      </w:r>
      <w:r w:rsidR="00942208">
        <w:t xml:space="preserve"> (NOR) </w:t>
      </w:r>
      <w:commentRangeStart w:id="13"/>
      <w:del w:id="14" w:author="COUTURE Ryan B * ODFW" w:date="2022-11-14T15:46:00Z">
        <w:r w:rsidR="00942208" w:rsidDel="007C1107">
          <w:delText xml:space="preserve">and HOR </w:delText>
        </w:r>
      </w:del>
      <w:commentRangeEnd w:id="13"/>
      <w:r w:rsidR="007C1107">
        <w:rPr>
          <w:rStyle w:val="CommentReference"/>
        </w:rPr>
        <w:commentReference w:id="13"/>
      </w:r>
      <w:r w:rsidR="00942208">
        <w:t xml:space="preserve">Chinook salmon collected at the </w:t>
      </w:r>
      <w:r w:rsidR="00B8490A">
        <w:t>Cougar Trap</w:t>
      </w:r>
      <w:r w:rsidR="00942208">
        <w:t xml:space="preserve"> have been released above </w:t>
      </w:r>
      <w:r w:rsidR="00B8490A">
        <w:t>Cougar Dam</w:t>
      </w:r>
      <w:r w:rsidR="00942208">
        <w:t xml:space="preserve">, </w:t>
      </w:r>
      <w:r w:rsidRPr="00D71476">
        <w:t xml:space="preserve">while the population has continued to be supplemented with </w:t>
      </w:r>
      <w:r w:rsidR="00FB46DE">
        <w:t>hatchery outplants</w:t>
      </w:r>
      <w:del w:id="15" w:author="COUTURE Ryan B * ODFW" w:date="2022-11-14T17:21:00Z">
        <w:r w:rsidRPr="00D71476">
          <w:delText>.</w:delText>
        </w:r>
      </w:del>
      <w:ins w:id="16" w:author="COUTURE Ryan B * ODFW" w:date="2022-11-14T15:47:00Z">
        <w:r w:rsidR="007C1107">
          <w:t xml:space="preserve"> from </w:t>
        </w:r>
        <w:proofErr w:type="spellStart"/>
        <w:r w:rsidR="007C1107">
          <w:t>Mckenz</w:t>
        </w:r>
      </w:ins>
      <w:ins w:id="17" w:author="COUTURE Ryan B * ODFW" w:date="2022-11-14T15:48:00Z">
        <w:r w:rsidR="007C1107">
          <w:t>ie</w:t>
        </w:r>
        <w:proofErr w:type="spellEnd"/>
        <w:r w:rsidR="007C1107">
          <w:t xml:space="preserve"> or </w:t>
        </w:r>
        <w:proofErr w:type="spellStart"/>
        <w:r w:rsidR="007C1107">
          <w:t>Leaburg</w:t>
        </w:r>
        <w:proofErr w:type="spellEnd"/>
        <w:r w:rsidR="007C1107">
          <w:t xml:space="preserve"> Hatcheries</w:t>
        </w:r>
      </w:ins>
      <w:ins w:id="18" w:author="COUTURE Ryan B * ODFW" w:date="2022-11-14T17:21:00Z">
        <w:r w:rsidRPr="00D71476">
          <w:t>.</w:t>
        </w:r>
      </w:ins>
      <w:r w:rsidRPr="00D71476">
        <w:t xml:space="preserve"> </w:t>
      </w:r>
      <w:r w:rsidR="00942208">
        <w:t>T</w:t>
      </w:r>
      <w:r w:rsidRPr="00D71476">
        <w:t xml:space="preserve">he </w:t>
      </w:r>
      <w:r w:rsidR="00B8490A">
        <w:t>Cougar Trap</w:t>
      </w:r>
      <w:r w:rsidRPr="00D71476">
        <w:t xml:space="preserve"> has been operational throughout the spawning migration each year</w:t>
      </w:r>
      <w:r w:rsidR="00942208">
        <w:t xml:space="preserve"> since 2010</w:t>
      </w:r>
      <w:r w:rsidRPr="00D71476">
        <w:t xml:space="preserve">, with the exception of </w:t>
      </w:r>
      <w:r w:rsidR="00FB4C06">
        <w:t>July 19</w:t>
      </w:r>
      <w:r w:rsidR="00FB4C06" w:rsidRPr="00FB4C06">
        <w:rPr>
          <w:vertAlign w:val="superscript"/>
        </w:rPr>
        <w:t>th</w:t>
      </w:r>
      <w:r w:rsidRPr="00D71476">
        <w:t xml:space="preserve"> </w:t>
      </w:r>
      <w:r w:rsidR="00B8490A">
        <w:t xml:space="preserve">to </w:t>
      </w:r>
      <w:r w:rsidR="00B8490A" w:rsidRPr="00D71476">
        <w:t>August</w:t>
      </w:r>
      <w:r w:rsidR="00B8490A">
        <w:t xml:space="preserve"> 6</w:t>
      </w:r>
      <w:r w:rsidR="00B8490A" w:rsidRPr="00FB4C06">
        <w:rPr>
          <w:vertAlign w:val="superscript"/>
        </w:rPr>
        <w:t>th</w:t>
      </w:r>
      <w:r w:rsidR="00B8490A">
        <w:t xml:space="preserve"> </w:t>
      </w:r>
      <w:r w:rsidRPr="00D71476">
        <w:t>2011. At both the hatcher</w:t>
      </w:r>
      <w:r w:rsidR="00FB46DE">
        <w:t>ies</w:t>
      </w:r>
      <w:r w:rsidRPr="00D71476">
        <w:t xml:space="preserve"> and </w:t>
      </w:r>
      <w:r w:rsidR="007A5A45">
        <w:t xml:space="preserve">the </w:t>
      </w:r>
      <w:r w:rsidR="00B8490A">
        <w:t>Cougar Trap</w:t>
      </w:r>
      <w:r w:rsidRPr="00D71476">
        <w:t xml:space="preserve">, adults </w:t>
      </w:r>
      <w:r w:rsidR="00FB4C06">
        <w:t>are</w:t>
      </w:r>
      <w:r w:rsidRPr="00D71476">
        <w:t xml:space="preserve"> collected using fish ladders that end in holding </w:t>
      </w:r>
      <w:commentRangeStart w:id="19"/>
      <w:commentRangeStart w:id="20"/>
      <w:r w:rsidRPr="00D71476">
        <w:t>tanks</w:t>
      </w:r>
      <w:commentRangeEnd w:id="19"/>
      <w:r w:rsidR="007C1107">
        <w:rPr>
          <w:rStyle w:val="CommentReference"/>
        </w:rPr>
        <w:commentReference w:id="19"/>
      </w:r>
      <w:commentRangeEnd w:id="20"/>
      <w:r w:rsidR="00970706">
        <w:rPr>
          <w:rStyle w:val="CommentReference"/>
        </w:rPr>
        <w:commentReference w:id="20"/>
      </w:r>
      <w:r w:rsidRPr="00D71476">
        <w:t xml:space="preserve">. Adults are </w:t>
      </w:r>
      <w:r w:rsidR="009E19FA">
        <w:t xml:space="preserve">transported </w:t>
      </w:r>
      <w:r w:rsidRPr="00D71476">
        <w:t xml:space="preserve">above the dam </w:t>
      </w:r>
      <w:r w:rsidR="009E19FA">
        <w:t xml:space="preserve">in trucks </w:t>
      </w:r>
      <w:r w:rsidRPr="00D71476">
        <w:t xml:space="preserve">and released </w:t>
      </w:r>
      <w:r w:rsidR="006959DB" w:rsidRPr="00D71476">
        <w:t>at one of six sites</w:t>
      </w:r>
      <w:r w:rsidRPr="00D71476">
        <w:t xml:space="preserve"> to spawn. To date, there is no assisted downstream passage for juveniles produced above the dam. </w:t>
      </w:r>
      <w:commentRangeStart w:id="21"/>
      <w:commentRangeStart w:id="22"/>
      <w:commentRangeStart w:id="23"/>
      <w:r w:rsidRPr="00D71476">
        <w:t>Instead, juvenile fish can exit the reservoir volitionally, either by passage through hydroelectric turbines or over a steep, 73 m ‘regulating outlet’ spillway.</w:t>
      </w:r>
      <w:commentRangeEnd w:id="21"/>
      <w:r w:rsidR="00825593" w:rsidRPr="00D71476">
        <w:rPr>
          <w:rStyle w:val="CommentReference"/>
        </w:rPr>
        <w:commentReference w:id="21"/>
      </w:r>
      <w:commentRangeEnd w:id="22"/>
      <w:r w:rsidR="007C1107">
        <w:rPr>
          <w:rStyle w:val="CommentReference"/>
        </w:rPr>
        <w:commentReference w:id="22"/>
      </w:r>
      <w:commentRangeEnd w:id="23"/>
      <w:r w:rsidR="007C1107">
        <w:rPr>
          <w:rStyle w:val="CommentReference"/>
        </w:rPr>
        <w:commentReference w:id="23"/>
      </w:r>
    </w:p>
    <w:p w14:paraId="76E21BE8" w14:textId="32560D02" w:rsidR="009773EE" w:rsidRPr="00D71476" w:rsidRDefault="009773EE" w:rsidP="00140F68">
      <w:pPr>
        <w:spacing w:line="360" w:lineRule="auto"/>
        <w:ind w:firstLine="720"/>
      </w:pPr>
      <w:r w:rsidRPr="00D71476">
        <w:rPr>
          <w:noProof/>
        </w:rPr>
        <w:lastRenderedPageBreak/>
        <w:drawing>
          <wp:inline distT="0" distB="0" distL="0" distR="0" wp14:anchorId="364C9167" wp14:editId="79439FCA">
            <wp:extent cx="3556000" cy="46736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556000" cy="4673600"/>
                    </a:xfrm>
                    <a:prstGeom prst="rect">
                      <a:avLst/>
                    </a:prstGeom>
                  </pic:spPr>
                </pic:pic>
              </a:graphicData>
            </a:graphic>
          </wp:inline>
        </w:drawing>
      </w:r>
    </w:p>
    <w:p w14:paraId="2A3DCCAF" w14:textId="671C1C2C" w:rsidR="009773EE" w:rsidRPr="00D71476" w:rsidRDefault="009773EE" w:rsidP="00140F68">
      <w:pPr>
        <w:spacing w:line="360" w:lineRule="auto"/>
        <w:ind w:firstLine="720"/>
        <w:rPr>
          <w:sz w:val="20"/>
          <w:szCs w:val="20"/>
        </w:rPr>
      </w:pPr>
      <w:r w:rsidRPr="00D71476">
        <w:rPr>
          <w:b/>
          <w:bCs/>
          <w:sz w:val="20"/>
          <w:szCs w:val="20"/>
        </w:rPr>
        <w:t xml:space="preserve">Figure. 1: </w:t>
      </w:r>
      <w:commentRangeStart w:id="24"/>
      <w:commentRangeStart w:id="25"/>
      <w:r w:rsidRPr="00D71476">
        <w:rPr>
          <w:sz w:val="20"/>
          <w:szCs w:val="20"/>
        </w:rPr>
        <w:t>Map of the study system.</w:t>
      </w:r>
      <w:commentRangeEnd w:id="24"/>
      <w:r w:rsidRPr="00D71476">
        <w:rPr>
          <w:rStyle w:val="CommentReference"/>
        </w:rPr>
        <w:commentReference w:id="24"/>
      </w:r>
      <w:commentRangeEnd w:id="25"/>
      <w:r w:rsidR="00366D7A" w:rsidRPr="00D71476">
        <w:rPr>
          <w:rStyle w:val="CommentReference"/>
        </w:rPr>
        <w:commentReference w:id="25"/>
      </w:r>
    </w:p>
    <w:p w14:paraId="7C1098EA" w14:textId="77777777" w:rsidR="009773EE" w:rsidRPr="00D71476" w:rsidRDefault="009773EE" w:rsidP="00140F68">
      <w:pPr>
        <w:spacing w:line="360" w:lineRule="auto"/>
        <w:ind w:firstLine="720"/>
      </w:pPr>
    </w:p>
    <w:p w14:paraId="2985A370" w14:textId="0C5E515A" w:rsidR="00B83605" w:rsidRPr="00D71476" w:rsidRDefault="00B8490A" w:rsidP="00140F68">
      <w:pPr>
        <w:spacing w:line="360" w:lineRule="auto"/>
        <w:ind w:firstLine="720"/>
      </w:pPr>
      <w:r>
        <w:t>In 2013 and 2014</w:t>
      </w:r>
      <w:r w:rsidR="00B83605" w:rsidRPr="00D71476">
        <w:t xml:space="preserve">, all NOR Chinook salmon collected at </w:t>
      </w:r>
      <w:r w:rsidR="00FB46DE">
        <w:t xml:space="preserve">the </w:t>
      </w:r>
      <w:r>
        <w:t>Cougar Trap</w:t>
      </w:r>
      <w:r w:rsidR="00B83605" w:rsidRPr="00D71476">
        <w:t xml:space="preserve"> after September 1</w:t>
      </w:r>
      <w:r w:rsidR="00B83605" w:rsidRPr="00D71476">
        <w:rPr>
          <w:vertAlign w:val="superscript"/>
        </w:rPr>
        <w:t>st</w:t>
      </w:r>
      <w:r w:rsidR="00B83605" w:rsidRPr="00D71476">
        <w:t xml:space="preserve"> were double </w:t>
      </w:r>
      <w:proofErr w:type="spellStart"/>
      <w:r w:rsidR="00B83605" w:rsidRPr="00D71476">
        <w:t>floy</w:t>
      </w:r>
      <w:proofErr w:type="spellEnd"/>
      <w:r w:rsidR="00B83605" w:rsidRPr="00D71476">
        <w:t>-tagged and released into the mainstem</w:t>
      </w:r>
      <w:r w:rsidR="009E19FA">
        <w:t xml:space="preserve"> McKenzie River</w:t>
      </w:r>
      <w:r w:rsidR="00B83605" w:rsidRPr="00D71476">
        <w:t xml:space="preserve">, beneath the confluence with the </w:t>
      </w:r>
      <w:r w:rsidR="009773EE" w:rsidRPr="00D71476">
        <w:t>South Fork</w:t>
      </w:r>
      <w:r w:rsidR="007A5A45">
        <w:t xml:space="preserve"> (</w:t>
      </w:r>
      <w:commentRangeStart w:id="26"/>
      <w:r w:rsidR="007A5A45">
        <w:t>Fig. 1</w:t>
      </w:r>
      <w:commentRangeEnd w:id="26"/>
      <w:r w:rsidR="00FB46DE">
        <w:rPr>
          <w:rStyle w:val="CommentReference"/>
        </w:rPr>
        <w:commentReference w:id="26"/>
      </w:r>
      <w:r w:rsidR="007A5A45">
        <w:t>)</w:t>
      </w:r>
      <w:r w:rsidR="00B83605" w:rsidRPr="00D71476">
        <w:t>. After September 1</w:t>
      </w:r>
      <w:r w:rsidR="00B83605" w:rsidRPr="00D71476">
        <w:rPr>
          <w:vertAlign w:val="superscript"/>
        </w:rPr>
        <w:t>st</w:t>
      </w:r>
      <w:r w:rsidR="00B83605" w:rsidRPr="00D71476">
        <w:t xml:space="preserve">, only </w:t>
      </w:r>
      <w:proofErr w:type="spellStart"/>
      <w:r w:rsidR="00B83605" w:rsidRPr="00D71476">
        <w:t>floy</w:t>
      </w:r>
      <w:proofErr w:type="spellEnd"/>
      <w:r w:rsidR="00B83605" w:rsidRPr="00D71476">
        <w:t xml:space="preserve">-tagged NOR Chinook salmon </w:t>
      </w:r>
      <w:r w:rsidR="009E19FA">
        <w:t xml:space="preserve">collected at </w:t>
      </w:r>
      <w:r w:rsidR="00FB46DE">
        <w:t xml:space="preserve">the </w:t>
      </w:r>
      <w:r>
        <w:t>Cougar Trap</w:t>
      </w:r>
      <w:r w:rsidR="009E19FA">
        <w:t xml:space="preserve"> </w:t>
      </w:r>
      <w:r w:rsidR="00B83605" w:rsidRPr="00D71476">
        <w:t xml:space="preserve">were released above the dam. We refer to this program as </w:t>
      </w:r>
      <w:r w:rsidR="00B83605" w:rsidRPr="009F1A5A">
        <w:rPr>
          <w:i/>
          <w:iCs/>
        </w:rPr>
        <w:t>late-season downstream release</w:t>
      </w:r>
      <w:r w:rsidR="00B83605" w:rsidRPr="009F1A5A">
        <w:t xml:space="preserve"> (LSDR). Beginning in 2015, </w:t>
      </w:r>
      <w:r w:rsidR="009773EE" w:rsidRPr="009F1A5A">
        <w:t xml:space="preserve">all NOR Chinook salmon collected at </w:t>
      </w:r>
      <w:r w:rsidR="00FB46DE" w:rsidRPr="009F1A5A">
        <w:t xml:space="preserve">the </w:t>
      </w:r>
      <w:r w:rsidRPr="009F1A5A">
        <w:t>Cougar Trap</w:t>
      </w:r>
      <w:r w:rsidR="009773EE" w:rsidRPr="009F1A5A">
        <w:t xml:space="preserve">, regardless of date, were double </w:t>
      </w:r>
      <w:proofErr w:type="spellStart"/>
      <w:r w:rsidR="009773EE" w:rsidRPr="009F1A5A">
        <w:t>floy</w:t>
      </w:r>
      <w:proofErr w:type="spellEnd"/>
      <w:r w:rsidR="009773EE" w:rsidRPr="009F1A5A">
        <w:t xml:space="preserve">-tagged and released into the mainstem, beneath the confluence with the South Fork. </w:t>
      </w:r>
      <w:r w:rsidR="00B842FD" w:rsidRPr="009F1A5A">
        <w:t>Among</w:t>
      </w:r>
      <w:r w:rsidR="009773EE" w:rsidRPr="009F1A5A">
        <w:t xml:space="preserve"> NOR salmon collected at </w:t>
      </w:r>
      <w:r w:rsidR="00FB46DE" w:rsidRPr="009F1A5A">
        <w:t xml:space="preserve">the </w:t>
      </w:r>
      <w:r w:rsidRPr="009F1A5A">
        <w:t>Cougar Trap</w:t>
      </w:r>
      <w:r w:rsidR="00B842FD" w:rsidRPr="009F1A5A">
        <w:t>, only those</w:t>
      </w:r>
      <w:r w:rsidR="009773EE" w:rsidRPr="009F1A5A">
        <w:t xml:space="preserve"> </w:t>
      </w:r>
      <w:r w:rsidR="00B842FD" w:rsidRPr="009F1A5A">
        <w:t xml:space="preserve">with </w:t>
      </w:r>
      <w:proofErr w:type="spellStart"/>
      <w:r w:rsidR="00B842FD" w:rsidRPr="009F1A5A">
        <w:t>floy</w:t>
      </w:r>
      <w:proofErr w:type="spellEnd"/>
      <w:r w:rsidR="00B842FD" w:rsidRPr="009F1A5A">
        <w:t xml:space="preserve">-tags </w:t>
      </w:r>
      <w:r w:rsidR="009773EE" w:rsidRPr="009F1A5A">
        <w:t xml:space="preserve">were released above the dam. We refer to this program as </w:t>
      </w:r>
      <w:r w:rsidRPr="009F1A5A">
        <w:rPr>
          <w:i/>
          <w:iCs/>
        </w:rPr>
        <w:t xml:space="preserve">downstream </w:t>
      </w:r>
      <w:r w:rsidR="009773EE" w:rsidRPr="009F1A5A">
        <w:rPr>
          <w:i/>
          <w:iCs/>
        </w:rPr>
        <w:t xml:space="preserve">recycling. </w:t>
      </w:r>
      <w:r w:rsidR="009773EE" w:rsidRPr="009F1A5A">
        <w:t xml:space="preserve">The </w:t>
      </w:r>
      <w:r w:rsidR="009F1A5A" w:rsidRPr="009F1A5A">
        <w:t xml:space="preserve">downstream </w:t>
      </w:r>
      <w:r w:rsidR="009773EE" w:rsidRPr="009F1A5A">
        <w:t xml:space="preserve">recycling program has been implemented each year since 2015. </w:t>
      </w:r>
      <w:r w:rsidR="00B842FD" w:rsidRPr="009F1A5A">
        <w:t xml:space="preserve">HOR salmon collected at </w:t>
      </w:r>
      <w:r w:rsidR="00FB46DE" w:rsidRPr="009F1A5A">
        <w:t xml:space="preserve">the </w:t>
      </w:r>
      <w:r w:rsidRPr="009F1A5A">
        <w:t>Cougar Trap</w:t>
      </w:r>
      <w:r w:rsidR="00B842FD" w:rsidRPr="009F1A5A">
        <w:t xml:space="preserve"> were generally </w:t>
      </w:r>
      <w:commentRangeStart w:id="27"/>
      <w:commentRangeStart w:id="28"/>
      <w:r w:rsidR="00B842FD" w:rsidRPr="009F1A5A">
        <w:t>not</w:t>
      </w:r>
      <w:r w:rsidR="00B842FD">
        <w:t xml:space="preserve"> recycled downstream, but were released above the dam after their first capture at the trap</w:t>
      </w:r>
      <w:commentRangeEnd w:id="27"/>
      <w:r w:rsidR="009D0411">
        <w:rPr>
          <w:rStyle w:val="CommentReference"/>
        </w:rPr>
        <w:commentReference w:id="27"/>
      </w:r>
      <w:commentRangeEnd w:id="28"/>
      <w:r w:rsidR="001F7B0A">
        <w:rPr>
          <w:rStyle w:val="CommentReference"/>
        </w:rPr>
        <w:commentReference w:id="28"/>
      </w:r>
      <w:r w:rsidR="00B842FD">
        <w:t>.</w:t>
      </w:r>
    </w:p>
    <w:p w14:paraId="5382EF0F" w14:textId="628F5962" w:rsidR="005741DF" w:rsidRPr="00D71476" w:rsidRDefault="003736AD" w:rsidP="006407BF">
      <w:pPr>
        <w:spacing w:line="360" w:lineRule="auto"/>
        <w:ind w:firstLine="720"/>
      </w:pPr>
      <w:r>
        <w:lastRenderedPageBreak/>
        <w:t xml:space="preserve">Previously published reports </w:t>
      </w:r>
      <w:r w:rsidR="007A5A45">
        <w:t xml:space="preserve">and manuscripts evaluating the population above </w:t>
      </w:r>
      <w:r w:rsidR="00B8490A">
        <w:t>Cougar Dam</w:t>
      </w:r>
      <w:r w:rsidR="007A5A45">
        <w:t xml:space="preserve"> </w:t>
      </w:r>
      <w:r w:rsidR="007A5A45">
        <w:fldChar w:fldCharType="begin">
          <w:fldData xml:space="preserve">PEVuZE5vdGU+PENpdGU+PEF1dGhvcj5CYW5rczwvQXV0aG9yPjxZZWFyPjIwMTY8L1llYXI+PFJl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</w:fldData>
        </w:fldChar>
      </w:r>
      <w:r w:rsidR="006605AD">
        <w:instrText xml:space="preserve"> ADDIN EN.CITE </w:instrText>
      </w:r>
      <w:r w:rsidR="006605AD">
        <w:fldChar w:fldCharType="begin">
          <w:fldData xml:space="preserve">PEVuZE5vdGU+PENpdGU+PEF1dGhvcj5CYW5rczwvQXV0aG9yPjxZZWFyPjIwMTY8L1llYXI+PFJl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</w:fldData>
        </w:fldChar>
      </w:r>
      <w:r w:rsidR="006605AD">
        <w:instrText xml:space="preserve"> ADDIN EN.CITE.DATA </w:instrText>
      </w:r>
      <w:r w:rsidR="006605AD">
        <w:fldChar w:fldCharType="end"/>
      </w:r>
      <w:r w:rsidR="007A5A45">
        <w:fldChar w:fldCharType="separate"/>
      </w:r>
      <w:r w:rsidR="006605AD">
        <w:rPr>
          <w:noProof/>
        </w:rPr>
        <w:t>(Banks et al. 2013; Banks et al. 2014; Banks et al. 2016; Sard et al. 2016)</w:t>
      </w:r>
      <w:r w:rsidR="007A5A45">
        <w:fldChar w:fldCharType="end"/>
      </w:r>
      <w:r w:rsidR="007A5A45">
        <w:t xml:space="preserve"> </w:t>
      </w:r>
      <w:r>
        <w:t>present</w:t>
      </w:r>
      <w:r w:rsidR="006605AD">
        <w:t>ed</w:t>
      </w:r>
      <w:r>
        <w:t xml:space="preserve"> results based on t</w:t>
      </w:r>
      <w:r w:rsidR="00D92125" w:rsidRPr="00D71476">
        <w:t xml:space="preserve">issue samples collected from nearly all </w:t>
      </w:r>
      <w:r w:rsidR="006959DB" w:rsidRPr="00D71476">
        <w:t xml:space="preserve">NOR Chinook salmon that entered the </w:t>
      </w:r>
      <w:r w:rsidR="00B8490A">
        <w:t>Cougar Trap</w:t>
      </w:r>
      <w:r w:rsidR="006959DB" w:rsidRPr="00D71476">
        <w:t xml:space="preserve"> </w:t>
      </w:r>
      <w:r w:rsidR="009E19FA">
        <w:t>from 201</w:t>
      </w:r>
      <w:r>
        <w:t>0</w:t>
      </w:r>
      <w:r w:rsidR="009E19FA">
        <w:t xml:space="preserve"> – 20</w:t>
      </w:r>
      <w:r w:rsidR="00FB4C06">
        <w:t>15</w:t>
      </w:r>
      <w:r w:rsidR="009E19FA">
        <w:t xml:space="preserve"> </w:t>
      </w:r>
      <w:r w:rsidR="006959DB" w:rsidRPr="00D71476">
        <w:t xml:space="preserve">and nearly all Chinook salmon </w:t>
      </w:r>
      <w:r w:rsidR="00D92125" w:rsidRPr="00D71476">
        <w:t>released above the dam</w:t>
      </w:r>
      <w:r w:rsidR="006959DB" w:rsidRPr="00D71476">
        <w:t>,</w:t>
      </w:r>
      <w:r w:rsidR="00D92125" w:rsidRPr="00D71476">
        <w:t xml:space="preserve"> </w:t>
      </w:r>
      <w:r w:rsidR="006959DB" w:rsidRPr="00D71476">
        <w:t>regardless of origin</w:t>
      </w:r>
      <w:r w:rsidR="009E19FA">
        <w:t>, from 2007</w:t>
      </w:r>
      <w:r w:rsidR="00B842FD">
        <w:t xml:space="preserve"> – </w:t>
      </w:r>
      <w:r w:rsidR="009E19FA">
        <w:t>201</w:t>
      </w:r>
      <w:r w:rsidR="00FB4C06">
        <w:t>3</w:t>
      </w:r>
      <w:r w:rsidR="006959DB" w:rsidRPr="00D71476">
        <w:t xml:space="preserve">. </w:t>
      </w:r>
      <w:r>
        <w:t>W</w:t>
      </w:r>
      <w:r w:rsidR="00FB4C06">
        <w:t>e continue</w:t>
      </w:r>
      <w:r>
        <w:t>d</w:t>
      </w:r>
      <w:r w:rsidR="00FB4C06">
        <w:t xml:space="preserve"> this work </w:t>
      </w:r>
      <w:r>
        <w:t xml:space="preserve">in the present report </w:t>
      </w:r>
      <w:r w:rsidR="00FB4C06">
        <w:t xml:space="preserve">by </w:t>
      </w:r>
      <w:r>
        <w:t xml:space="preserve">extending tissue sample collection to include </w:t>
      </w:r>
      <w:r w:rsidRPr="00D71476">
        <w:t xml:space="preserve">nearly all NOR Chinook salmon that entered the </w:t>
      </w:r>
      <w:r w:rsidR="00B8490A">
        <w:t>Cougar Trap</w:t>
      </w:r>
      <w:r w:rsidRPr="00D71476">
        <w:t xml:space="preserve"> </w:t>
      </w:r>
      <w:r>
        <w:t xml:space="preserve">from 2010 – 2020 </w:t>
      </w:r>
      <w:r w:rsidRPr="00D71476">
        <w:t>and nearly all Chinook salmon released above the dam, regardless of origin</w:t>
      </w:r>
      <w:r>
        <w:t xml:space="preserve">, from 2007 – 2017. </w:t>
      </w:r>
      <w:r w:rsidR="006959DB" w:rsidRPr="00D71476">
        <w:t xml:space="preserve">Tissue samples were also collected from NOR Chinook salmon carcasses identified during spawning ground surveys (SGSs) on the South Fork McKenzie River from 2011 - 2019, including SGSs above </w:t>
      </w:r>
      <w:r w:rsidR="00877487" w:rsidRPr="00D71476">
        <w:t xml:space="preserve">the dam </w:t>
      </w:r>
      <w:r w:rsidR="006959DB" w:rsidRPr="00D71476">
        <w:t>and</w:t>
      </w:r>
      <w:r w:rsidR="00877487" w:rsidRPr="00D71476">
        <w:t xml:space="preserve"> SGS</w:t>
      </w:r>
      <w:r w:rsidR="00B842FD">
        <w:t>s</w:t>
      </w:r>
      <w:r w:rsidR="00877487" w:rsidRPr="00D71476">
        <w:t xml:space="preserve"> between the confluence with the mainstem </w:t>
      </w:r>
      <w:r w:rsidR="00B842FD">
        <w:t xml:space="preserve">McKenzie River </w:t>
      </w:r>
      <w:r w:rsidR="00877487" w:rsidRPr="00D71476">
        <w:t xml:space="preserve">and </w:t>
      </w:r>
      <w:r w:rsidR="006959DB" w:rsidRPr="00D71476">
        <w:t xml:space="preserve">the dam. Additionally, tissue samples were collected from precocial male Chinook salmon identified on spawning grounds </w:t>
      </w:r>
      <w:r w:rsidR="009E19FA">
        <w:t xml:space="preserve">above the dam </w:t>
      </w:r>
      <w:r w:rsidR="006959DB" w:rsidRPr="00D71476">
        <w:t>during 2014.</w:t>
      </w:r>
    </w:p>
    <w:p w14:paraId="2C265521" w14:textId="520E260D" w:rsidR="00041311" w:rsidRDefault="00041311"/>
    <w:p w14:paraId="6CB49896" w14:textId="674E935F" w:rsidR="00773A76" w:rsidRPr="00D71476" w:rsidRDefault="00773A76" w:rsidP="005741DF">
      <w:pPr>
        <w:spacing w:line="360" w:lineRule="auto"/>
        <w:rPr>
          <w:sz w:val="20"/>
          <w:szCs w:val="20"/>
        </w:rPr>
      </w:pPr>
    </w:p>
    <w:p w14:paraId="4C789E78" w14:textId="1FAC29CD" w:rsidR="00773A76" w:rsidRPr="00D71476" w:rsidRDefault="000B5941" w:rsidP="005741DF">
      <w:pPr>
        <w:spacing w:line="360" w:lineRule="auto"/>
        <w:rPr>
          <w:u w:val="single"/>
        </w:rPr>
      </w:pPr>
      <w:r w:rsidRPr="00D71476">
        <w:rPr>
          <w:u w:val="single"/>
        </w:rPr>
        <w:t>Genotyping</w:t>
      </w:r>
    </w:p>
    <w:p w14:paraId="42BD9BEF" w14:textId="15F96F84" w:rsidR="00877487" w:rsidRPr="00D71476" w:rsidRDefault="00877487" w:rsidP="009937D7">
      <w:pPr>
        <w:spacing w:line="360" w:lineRule="auto"/>
        <w:ind w:firstLine="720"/>
      </w:pPr>
      <w:r w:rsidRPr="00D71476">
        <w:t xml:space="preserve">Consistent with previously published reports </w:t>
      </w:r>
      <w:r w:rsidR="00B842FD">
        <w:fldChar w:fldCharType="begin">
          <w:fldData xml:space="preserve">PEVuZE5vdGU+PENpdGU+PEF1dGhvcj5TYXJkPC9BdXRob3I+PFllYXI+MjAxNjwvWWVhcj48UmVj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</w:fldData>
        </w:fldChar>
      </w:r>
      <w:r w:rsidR="006605AD">
        <w:instrText xml:space="preserve"> ADDIN EN.CITE </w:instrText>
      </w:r>
      <w:r w:rsidR="006605AD">
        <w:fldChar w:fldCharType="begin">
          <w:fldData xml:space="preserve">PEVuZE5vdGU+PENpdGU+PEF1dGhvcj5TYXJkPC9BdXRob3I+PFllYXI+MjAxNjwvWWVhcj48UmVj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</w:fldData>
        </w:fldChar>
      </w:r>
      <w:r w:rsidR="006605AD">
        <w:instrText xml:space="preserve"> ADDIN EN.CITE.DATA </w:instrText>
      </w:r>
      <w:r w:rsidR="006605AD">
        <w:fldChar w:fldCharType="end"/>
      </w:r>
      <w:r w:rsidR="00B842FD">
        <w:fldChar w:fldCharType="separate"/>
      </w:r>
      <w:r w:rsidR="006605AD">
        <w:rPr>
          <w:noProof/>
        </w:rPr>
        <w:t>(Banks et al. 2013; Banks et al. 2014; Banks et al. 2016; Sard et al. 2016)</w:t>
      </w:r>
      <w:r w:rsidR="00B842FD">
        <w:fldChar w:fldCharType="end"/>
      </w:r>
      <w:r w:rsidR="00B842FD">
        <w:t xml:space="preserve"> </w:t>
      </w:r>
      <w:r w:rsidRPr="00D71476">
        <w:t xml:space="preserve">all NOR Chinook salmon sampled from 2016 – 2020, and all sampled Chinook salmon released above </w:t>
      </w:r>
      <w:r w:rsidR="00B8490A">
        <w:t>Cougar Dam</w:t>
      </w:r>
      <w:r w:rsidRPr="00D71476">
        <w:t xml:space="preserve"> from 2014 - 2017 were genotyped at a panel of microsatellite loci. Whole genomic DNA was isolated from tissue samples using the protocol of Ivanova </w:t>
      </w:r>
      <w:r w:rsidRPr="00D71476">
        <w:rPr>
          <w:i/>
          <w:iCs/>
        </w:rPr>
        <w:t>et al.</w:t>
      </w:r>
      <w:r w:rsidRPr="00D71476">
        <w:t xml:space="preserve"> </w:t>
      </w:r>
      <w:r w:rsidR="00B842FD">
        <w:fldChar w:fldCharType="begin"/>
      </w:r>
      <w:r w:rsidR="006605AD">
        <w:instrText xml:space="preserve"> ADDIN EN.CITE &lt;EndNote&gt;&lt;Cite ExcludeAuth="1"&gt;&lt;Author&gt;Ivanova&lt;/Author&gt;&lt;Year&gt;2006&lt;/Year&gt;&lt;RecNum&gt;408&lt;/RecNum&gt;&lt;DisplayText&gt;(2006)&lt;/DisplayText&gt;&lt;record&gt;&lt;rec-number&gt;408&lt;/rec-number&gt;&lt;foreign-keys&gt;&lt;key app="EN" db-id="fstdwt0t3xzrskewzvmxpsf80xx25990rfrd" timestamp="1469166685"&gt;408&lt;/key&gt;&lt;/foreign-keys&gt;&lt;ref-type name="Journal Article"&gt;17&lt;/ref-type&gt;&lt;contributors&gt;&lt;authors&gt;&lt;author&gt;Ivanova, Natalia V.&lt;/author&gt;&lt;author&gt;Dewaard, Jeremy R.&lt;/author&gt;&lt;author&gt;Hebert, Paul D. N.&lt;/author&gt;&lt;/authors&gt;&lt;/contributors&gt;&lt;titles&gt;&lt;title&gt;An inexpensive, automation-friendly protocol for recovering high-quality DNA&lt;/title&gt;&lt;secondary-title&gt;Molecular Ecology Notes&lt;/secondary-title&gt;&lt;/titles&gt;&lt;periodical&gt;&lt;full-title&gt;Molecular Ecology Notes&lt;/full-title&gt;&lt;/periodical&gt;&lt;pages&gt;998-1002&lt;/pages&gt;&lt;volume&gt;6&lt;/volume&gt;&lt;number&gt;4&lt;/number&gt;&lt;keywords&gt;&lt;keyword&gt;DNA barcoding&lt;/keyword&gt;&lt;keyword&gt;DNA extraction&lt;/keyword&gt;&lt;keyword&gt;robotics&lt;/keyword&gt;&lt;keyword&gt;liquid handling&lt;/keyword&gt;&lt;/keywords&gt;&lt;dates&gt;&lt;year&gt;2006&lt;/year&gt;&lt;/dates&gt;&lt;publisher&gt;Blackwell Publishing Ltd&lt;/publisher&gt;&lt;isbn&gt;1471-8286&lt;/isbn&gt;&lt;urls&gt;&lt;related-urls&gt;&lt;url&gt;http://dx.doi.org/10.1111/j.1471-8286.2006.01428.x&lt;/url&gt;&lt;/related-urls&gt;&lt;/urls&gt;&lt;electronic-resource-num&gt;10.1111/j.1471-8286.2006.01428.x&lt;/electronic-resource-num&gt;&lt;/record&gt;&lt;/Cite&gt;&lt;/EndNote&gt;</w:instrText>
      </w:r>
      <w:r w:rsidR="00B842FD">
        <w:fldChar w:fldCharType="separate"/>
      </w:r>
      <w:r w:rsidR="006605AD">
        <w:rPr>
          <w:noProof/>
        </w:rPr>
        <w:t>(2006)</w:t>
      </w:r>
      <w:r w:rsidR="00B842FD">
        <w:fldChar w:fldCharType="end"/>
      </w:r>
      <w:r w:rsidR="00B842FD">
        <w:t xml:space="preserve">. </w:t>
      </w:r>
      <w:r w:rsidRPr="00D71476">
        <w:t xml:space="preserve">Each DNA sample was then genotyped at 11 microsatellite loci: </w:t>
      </w:r>
      <w:r w:rsidRPr="00D71476">
        <w:rPr>
          <w:i/>
        </w:rPr>
        <w:t>Ots201</w:t>
      </w:r>
      <w:r w:rsidRPr="00D71476">
        <w:t xml:space="preserve">, </w:t>
      </w:r>
      <w:r w:rsidRPr="00D71476">
        <w:rPr>
          <w:i/>
          <w:iCs/>
        </w:rPr>
        <w:t>Ots208b, Ots209</w:t>
      </w:r>
      <w:r w:rsidRPr="00D71476">
        <w:t xml:space="preserve">, </w:t>
      </w:r>
      <w:r w:rsidRPr="00D71476">
        <w:rPr>
          <w:i/>
          <w:iCs/>
        </w:rPr>
        <w:t>Ots211</w:t>
      </w:r>
      <w:r w:rsidRPr="00D71476">
        <w:t xml:space="preserve">, </w:t>
      </w:r>
      <w:r w:rsidRPr="00D71476">
        <w:rPr>
          <w:i/>
        </w:rPr>
        <w:t>Ots212</w:t>
      </w:r>
      <w:r w:rsidRPr="00D71476">
        <w:t xml:space="preserve">, </w:t>
      </w:r>
      <w:r w:rsidRPr="00D71476">
        <w:rPr>
          <w:i/>
        </w:rPr>
        <w:t>Ots215</w:t>
      </w:r>
      <w:r w:rsidRPr="00D71476">
        <w:t xml:space="preserve">, </w:t>
      </w:r>
      <w:r w:rsidRPr="00D71476">
        <w:rPr>
          <w:i/>
        </w:rPr>
        <w:t>OtsG249</w:t>
      </w:r>
      <w:r w:rsidRPr="00D71476">
        <w:t xml:space="preserve">, </w:t>
      </w:r>
      <w:r w:rsidRPr="00D71476">
        <w:rPr>
          <w:i/>
        </w:rPr>
        <w:t>Ots253b, OtsG311</w:t>
      </w:r>
      <w:r w:rsidRPr="00D71476">
        <w:t xml:space="preserve">, </w:t>
      </w:r>
      <w:r w:rsidRPr="00D71476">
        <w:rPr>
          <w:i/>
        </w:rPr>
        <w:t>OtsG409</w:t>
      </w:r>
      <w:r w:rsidRPr="00D71476">
        <w:t xml:space="preserve">, </w:t>
      </w:r>
      <w:r w:rsidRPr="00D71476">
        <w:rPr>
          <w:i/>
        </w:rPr>
        <w:t>Ots515</w:t>
      </w:r>
      <w:r w:rsidRPr="00D71476">
        <w:t xml:space="preserve"> </w:t>
      </w:r>
      <w:r w:rsidR="009937D7">
        <w:fldChar w:fldCharType="begin">
          <w:fldData xml:space="preserve">PEVuZE5vdGU+PENpdGU+PEF1dGhvcj5CYW5rczwvQXV0aG9yPjxZZWFyPjE5OTk8L1llYXI+PFJl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</w:fldData>
        </w:fldChar>
      </w:r>
      <w:r w:rsidR="009937D7">
        <w:instrText xml:space="preserve"> ADDIN EN.CITE </w:instrText>
      </w:r>
      <w:r w:rsidR="009937D7">
        <w:fldChar w:fldCharType="begin">
          <w:fldData xml:space="preserve">PEVuZE5vdGU+PENpdGU+PEF1dGhvcj5CYW5rczwvQXV0aG9yPjxZZWFyPjE5OTk8L1llYXI+PFJl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</w:fldData>
        </w:fldChar>
      </w:r>
      <w:r w:rsidR="009937D7">
        <w:instrText xml:space="preserve"> ADDIN EN.CITE.DATA </w:instrText>
      </w:r>
      <w:r w:rsidR="009937D7">
        <w:fldChar w:fldCharType="end"/>
      </w:r>
      <w:r w:rsidR="009937D7">
        <w:fldChar w:fldCharType="separate"/>
      </w:r>
      <w:r w:rsidR="009937D7">
        <w:rPr>
          <w:noProof/>
        </w:rPr>
        <w:t>(Banks et al. 1999; Naish &amp; Park 2002; Williamson et al. 2002; Greig et al. 2003)</w:t>
      </w:r>
      <w:r w:rsidR="009937D7">
        <w:fldChar w:fldCharType="end"/>
      </w:r>
      <w:r w:rsidR="009937D7">
        <w:t xml:space="preserve"> </w:t>
      </w:r>
      <w:r w:rsidRPr="00D71476">
        <w:t xml:space="preserve">and at the sex-linked marker, </w:t>
      </w:r>
      <w:r w:rsidRPr="00D71476">
        <w:rPr>
          <w:i/>
        </w:rPr>
        <w:t>Oty3</w:t>
      </w:r>
      <w:r w:rsidRPr="00D71476">
        <w:t xml:space="preserve">, to determine sex </w:t>
      </w:r>
      <w:r w:rsidR="00FB46DE">
        <w:fldChar w:fldCharType="begin"/>
      </w:r>
      <w:r w:rsidR="00FB46DE">
        <w:instrText xml:space="preserve"> ADDIN EN.CITE &lt;EndNote&gt;&lt;Cite&gt;&lt;Author&gt;Brunelli&lt;/Author&gt;&lt;Year&gt;2008&lt;/Year&gt;&lt;RecNum&gt;1549&lt;/RecNum&gt;&lt;DisplayText&gt;(Brunelli et al. 2008)&lt;/DisplayText&gt;&lt;record&gt;&lt;rec-number&gt;1549&lt;/rec-number&gt;&lt;foreign-keys&gt;&lt;key app="EN" db-id="fstdwt0t3xzrskewzvmxpsf80xx25990rfrd" timestamp="1666390389"&gt;1549&lt;/key&gt;&lt;/foreign-keys&gt;&lt;ref-type name="Journal Article"&gt;17&lt;/ref-type&gt;&lt;contributors&gt;&lt;authors&gt;&lt;author&gt;Brunelli, Joseph P&lt;/author&gt;&lt;author&gt;Wertzler, Kelsey J&lt;/author&gt;&lt;author&gt;Sundin, Kyle&lt;/author&gt;&lt;author&gt;Thorgaard, Gary H&lt;/author&gt;&lt;/authors&gt;&lt;/contributors&gt;&lt;titles&gt;&lt;title&gt;Y-specific sequences and polymorphisms in rainbow trout and Chinook salmon&lt;/title&gt;&lt;secondary-title&gt;Genome&lt;/secondary-title&gt;&lt;/titles&gt;&lt;periodical&gt;&lt;full-title&gt;Genome&lt;/full-title&gt;&lt;/periodical&gt;&lt;pages&gt;739-748&lt;/pages&gt;&lt;volume&gt;51&lt;/volume&gt;&lt;number&gt;9&lt;/number&gt;&lt;dates&gt;&lt;year&gt;2008&lt;/year&gt;&lt;/dates&gt;&lt;isbn&gt;0831-2796&lt;/isbn&gt;&lt;urls&gt;&lt;/urls&gt;&lt;/record&gt;&lt;/Cite&gt;&lt;/EndNote&gt;</w:instrText>
      </w:r>
      <w:r w:rsidR="00FB46DE">
        <w:fldChar w:fldCharType="separate"/>
      </w:r>
      <w:r w:rsidR="00FB46DE">
        <w:rPr>
          <w:noProof/>
        </w:rPr>
        <w:t>(Brunelli et al. 2008)</w:t>
      </w:r>
      <w:r w:rsidR="00FB46DE">
        <w:fldChar w:fldCharType="end"/>
      </w:r>
      <w:r w:rsidR="00FB46DE">
        <w:t>.</w:t>
      </w:r>
      <w:r w:rsidRPr="00D71476">
        <w:t xml:space="preserve"> Loci were amplified using polymerase chain reaction (PCR), PCR products were visualized on an ABI 3730xl DNA analyzer, and allele sizes scored using GENEMAPPER software (Version 5.0, Applied Biosystems, Inc., Foster City, CA). </w:t>
      </w:r>
      <w:r w:rsidR="009E19FA">
        <w:t>We also collated the unfiltered genotyp</w:t>
      </w:r>
      <w:r w:rsidR="00853B1C">
        <w:t xml:space="preserve">e data </w:t>
      </w:r>
      <w:r w:rsidR="009E19FA">
        <w:t xml:space="preserve">for all individuals </w:t>
      </w:r>
      <w:r w:rsidR="00853B1C">
        <w:t xml:space="preserve">that were genotyped </w:t>
      </w:r>
      <w:r w:rsidR="003736AD">
        <w:t>in</w:t>
      </w:r>
      <w:r w:rsidR="00853B1C">
        <w:t xml:space="preserve"> </w:t>
      </w:r>
      <w:r w:rsidR="009E19FA">
        <w:t>previous studies</w:t>
      </w:r>
      <w:r w:rsidR="00B842FD">
        <w:t xml:space="preserve">, </w:t>
      </w:r>
      <w:r w:rsidR="00853B1C">
        <w:t xml:space="preserve">including all </w:t>
      </w:r>
      <w:r w:rsidR="00853B1C" w:rsidRPr="00D71476">
        <w:t>NOR Chinook salmon sampled from 201</w:t>
      </w:r>
      <w:r w:rsidR="00853B1C">
        <w:t>0</w:t>
      </w:r>
      <w:r w:rsidR="00853B1C" w:rsidRPr="00D71476">
        <w:t xml:space="preserve"> – 20</w:t>
      </w:r>
      <w:r w:rsidR="00853B1C">
        <w:t>15</w:t>
      </w:r>
      <w:r w:rsidR="00853B1C" w:rsidRPr="00D71476">
        <w:t xml:space="preserve">, and all sampled Chinook salmon released above </w:t>
      </w:r>
      <w:r w:rsidR="00B8490A">
        <w:t>Cougar Dam</w:t>
      </w:r>
      <w:r w:rsidR="00853B1C" w:rsidRPr="00D71476">
        <w:t xml:space="preserve"> from 20</w:t>
      </w:r>
      <w:r w:rsidR="00853B1C">
        <w:t>07</w:t>
      </w:r>
      <w:r w:rsidR="00853B1C" w:rsidRPr="00D71476">
        <w:t xml:space="preserve"> </w:t>
      </w:r>
      <w:r w:rsidR="00853B1C">
        <w:t>–</w:t>
      </w:r>
      <w:r w:rsidR="00853B1C" w:rsidRPr="00D71476">
        <w:t xml:space="preserve"> 201</w:t>
      </w:r>
      <w:r w:rsidR="00853B1C">
        <w:t>3. These data were appended to those collected for the present study</w:t>
      </w:r>
      <w:r w:rsidR="00B842FD">
        <w:t>, before genotype quality filtering</w:t>
      </w:r>
      <w:r w:rsidR="00853B1C">
        <w:t>.</w:t>
      </w:r>
    </w:p>
    <w:p w14:paraId="2ACC66FB" w14:textId="232CE29C" w:rsidR="000B5941" w:rsidRDefault="009937D7" w:rsidP="00877487">
      <w:pPr>
        <w:spacing w:line="360" w:lineRule="auto"/>
        <w:ind w:firstLine="720"/>
      </w:pPr>
      <w:r>
        <w:t xml:space="preserve">To produce a genetic dataset appropriate for genetic parentage analysis we conducted genotype quality filtering and removed potential duplicates. </w:t>
      </w:r>
      <w:r w:rsidR="00853B1C">
        <w:t>Salmon</w:t>
      </w:r>
      <w:r w:rsidR="00877487" w:rsidRPr="00D71476">
        <w:t xml:space="preserve"> with</w:t>
      </w:r>
      <w:r w:rsidR="003736AD">
        <w:t xml:space="preserve"> successfully scored</w:t>
      </w:r>
      <w:r w:rsidR="00877487" w:rsidRPr="00D71476">
        <w:t xml:space="preserve"> </w:t>
      </w:r>
      <w:r w:rsidR="00877487" w:rsidRPr="00D71476">
        <w:lastRenderedPageBreak/>
        <w:t xml:space="preserve">genotypes at </w:t>
      </w:r>
      <w:r w:rsidR="009E19FA">
        <w:t>less than</w:t>
      </w:r>
      <w:r w:rsidR="00877487" w:rsidRPr="00D71476">
        <w:t xml:space="preserve"> </w:t>
      </w:r>
      <w:r w:rsidR="009E19FA">
        <w:t>seven</w:t>
      </w:r>
      <w:r w:rsidR="00877487" w:rsidRPr="00D71476">
        <w:t xml:space="preserve"> loci were excluded, a threshold determined based on the sequential cumulative non-exclusion probabilities observed among loci (</w:t>
      </w:r>
      <w:r w:rsidR="001C0FB7" w:rsidRPr="00D71476">
        <w:rPr>
          <w:color w:val="000000" w:themeColor="text1"/>
        </w:rPr>
        <w:t>Appendix A</w:t>
      </w:r>
      <w:r w:rsidR="00877487" w:rsidRPr="00D71476">
        <w:t>).</w:t>
      </w:r>
      <w:r w:rsidR="00A86C6F">
        <w:t xml:space="preserve"> </w:t>
      </w:r>
      <w:commentRangeStart w:id="29"/>
      <w:r w:rsidR="00A86C6F">
        <w:t>Different genotype quality filtering cutoffs were applied in previous reports, therefore final sample sizes after filtering may vary from previous reports</w:t>
      </w:r>
      <w:commentRangeEnd w:id="29"/>
      <w:r w:rsidR="00A86C6F">
        <w:rPr>
          <w:rStyle w:val="CommentReference"/>
        </w:rPr>
        <w:commentReference w:id="29"/>
      </w:r>
      <w:r w:rsidR="00A86C6F">
        <w:t>.</w:t>
      </w:r>
      <w:r w:rsidR="00877487" w:rsidRPr="00D71476">
        <w:t xml:space="preserve"> </w:t>
      </w:r>
      <w:proofErr w:type="spellStart"/>
      <w:r w:rsidR="00877487" w:rsidRPr="00D71476">
        <w:t>Multilocus</w:t>
      </w:r>
      <w:proofErr w:type="spellEnd"/>
      <w:r w:rsidR="00877487" w:rsidRPr="00D71476">
        <w:t xml:space="preserve"> genotypes were then compared among individuals to identify salmon that could have been sampled more than once</w:t>
      </w:r>
      <w:r w:rsidR="009E19FA">
        <w:t xml:space="preserve">. </w:t>
      </w:r>
      <w:r w:rsidR="00877487" w:rsidRPr="00D71476">
        <w:t>For e</w:t>
      </w:r>
      <w:r w:rsidR="009674BE" w:rsidRPr="00D71476">
        <w:t xml:space="preserve">xample, NOR Chinook salmon sampled at </w:t>
      </w:r>
      <w:r w:rsidR="00B8490A">
        <w:t>Cougar Trap</w:t>
      </w:r>
      <w:r w:rsidR="009674BE" w:rsidRPr="00D71476">
        <w:t xml:space="preserve"> </w:t>
      </w:r>
      <w:r w:rsidR="009E19FA">
        <w:t>might be</w:t>
      </w:r>
      <w:r w:rsidR="009674BE" w:rsidRPr="00D71476">
        <w:t xml:space="preserve"> later sampled as carcasses</w:t>
      </w:r>
      <w:r w:rsidR="00877487" w:rsidRPr="00D71476">
        <w:t xml:space="preserve">. </w:t>
      </w:r>
      <w:r w:rsidR="00153134" w:rsidRPr="00D71476">
        <w:t xml:space="preserve">We </w:t>
      </w:r>
      <w:r w:rsidR="009E19FA">
        <w:t>consider</w:t>
      </w:r>
      <w:r w:rsidR="003736AD">
        <w:t>ed</w:t>
      </w:r>
      <w:r w:rsidR="00153134" w:rsidRPr="00D71476">
        <w:t xml:space="preserve"> individuals first </w:t>
      </w:r>
      <w:r w:rsidR="009F1A5A">
        <w:t>collected</w:t>
      </w:r>
      <w:r w:rsidR="00153134" w:rsidRPr="00D71476">
        <w:t xml:space="preserve"> at </w:t>
      </w:r>
      <w:r w:rsidR="00B8490A">
        <w:t>Cougar Trap</w:t>
      </w:r>
      <w:r w:rsidR="00153134" w:rsidRPr="00D71476">
        <w:t xml:space="preserve"> and later sampled as carcasses during SGSs as </w:t>
      </w:r>
      <w:r w:rsidR="00B8490A">
        <w:t>Cougar Trap</w:t>
      </w:r>
      <w:r w:rsidR="00153134" w:rsidRPr="00D71476">
        <w:t xml:space="preserve"> individuals</w:t>
      </w:r>
      <w:r w:rsidR="009E19FA">
        <w:t xml:space="preserve"> in all subsequent analyses</w:t>
      </w:r>
      <w:r w:rsidR="00153134" w:rsidRPr="00D71476">
        <w:t xml:space="preserve">. </w:t>
      </w:r>
      <w:r w:rsidR="00877487" w:rsidRPr="00D71476">
        <w:t xml:space="preserve">If individuals failed to genotype at the sex-linked marker </w:t>
      </w:r>
      <w:r w:rsidR="00877487" w:rsidRPr="00D71476">
        <w:rPr>
          <w:i/>
          <w:iCs/>
        </w:rPr>
        <w:t>Oty3</w:t>
      </w:r>
      <w:r w:rsidR="00877487" w:rsidRPr="00D71476">
        <w:t>, phenotypic information was used to infer sex.</w:t>
      </w:r>
    </w:p>
    <w:p w14:paraId="318E3EB6" w14:textId="77777777" w:rsidR="00877487" w:rsidRPr="00D71476" w:rsidRDefault="00877487" w:rsidP="00877487">
      <w:pPr>
        <w:spacing w:line="360" w:lineRule="auto"/>
        <w:rPr>
          <w:i/>
          <w:iCs/>
        </w:rPr>
      </w:pPr>
    </w:p>
    <w:p w14:paraId="1BC27871" w14:textId="77777777" w:rsidR="009E19FA" w:rsidRDefault="000B5941" w:rsidP="005741DF">
      <w:pPr>
        <w:spacing w:line="360" w:lineRule="auto"/>
        <w:rPr>
          <w:u w:val="single"/>
        </w:rPr>
      </w:pPr>
      <w:r w:rsidRPr="00D71476">
        <w:rPr>
          <w:u w:val="single"/>
        </w:rPr>
        <w:t>Genetic Parentage Analysis</w:t>
      </w:r>
    </w:p>
    <w:p w14:paraId="5E0C90F6" w14:textId="224FA2A9" w:rsidR="00176B57" w:rsidRPr="009E19FA" w:rsidRDefault="00802E83" w:rsidP="009E19FA">
      <w:pPr>
        <w:spacing w:line="360" w:lineRule="auto"/>
        <w:ind w:firstLine="720"/>
        <w:rPr>
          <w:u w:val="single"/>
        </w:rPr>
      </w:pPr>
      <w:r w:rsidRPr="00D71476">
        <w:t xml:space="preserve">The primary objective of this report </w:t>
      </w:r>
      <w:r w:rsidR="00D71F78">
        <w:t>was</w:t>
      </w:r>
      <w:r w:rsidRPr="00D71476">
        <w:t xml:space="preserve"> to evaluate spring Chinook salmon releases above </w:t>
      </w:r>
      <w:r w:rsidR="00B8490A">
        <w:t>Cougar Dam</w:t>
      </w:r>
      <w:r w:rsidRPr="00D71476">
        <w:t>, on the South Fork Mc</w:t>
      </w:r>
      <w:r w:rsidR="009E19FA">
        <w:t>K</w:t>
      </w:r>
      <w:r w:rsidRPr="00D71476">
        <w:t>enzie River. Therefore</w:t>
      </w:r>
      <w:r w:rsidR="00F56D04" w:rsidRPr="00D71476">
        <w:t>,</w:t>
      </w:r>
      <w:r w:rsidRPr="00D71476">
        <w:t xml:space="preserve"> w</w:t>
      </w:r>
      <w:r w:rsidR="000F492B" w:rsidRPr="00D71476">
        <w:t>hen inferring pedigrees we define</w:t>
      </w:r>
      <w:r w:rsidR="00D71F78">
        <w:t>d</w:t>
      </w:r>
      <w:r w:rsidRPr="00D71476">
        <w:t xml:space="preserve"> </w:t>
      </w:r>
      <w:r w:rsidRPr="009F1A5A">
        <w:rPr>
          <w:i/>
          <w:iCs/>
        </w:rPr>
        <w:t>potential offspring</w:t>
      </w:r>
      <w:r w:rsidRPr="00D71476">
        <w:t xml:space="preserve"> as NOR Chinook salmon sampled anywhere on the South Fork McKenzie River</w:t>
      </w:r>
      <w:r w:rsidR="000F492B" w:rsidRPr="00D71476">
        <w:t xml:space="preserve"> and </w:t>
      </w:r>
      <w:r w:rsidRPr="00D71476">
        <w:rPr>
          <w:i/>
          <w:iCs/>
        </w:rPr>
        <w:t>candidate parents</w:t>
      </w:r>
      <w:r w:rsidRPr="00D71476">
        <w:t xml:space="preserve"> as any Chinook salmon, regardless of origin, released or </w:t>
      </w:r>
      <w:r w:rsidR="003736AD">
        <w:t xml:space="preserve">otherwise </w:t>
      </w:r>
      <w:r w:rsidR="000F492B" w:rsidRPr="00D71476">
        <w:t>sampled</w:t>
      </w:r>
      <w:r w:rsidRPr="00D71476">
        <w:t xml:space="preserve"> on the South Fork McKenzie River above </w:t>
      </w:r>
      <w:r w:rsidR="00B8490A">
        <w:t>Cougar Dam</w:t>
      </w:r>
      <w:r w:rsidR="000F492B" w:rsidRPr="00D71476">
        <w:t xml:space="preserve"> (Fig. 2)</w:t>
      </w:r>
      <w:r w:rsidRPr="00D71476">
        <w:t>.</w:t>
      </w:r>
      <w:r w:rsidR="000F492B" w:rsidRPr="00D71476">
        <w:t xml:space="preserve"> </w:t>
      </w:r>
      <w:r w:rsidR="00176B57" w:rsidRPr="00D71476">
        <w:t>Potential offspring that d</w:t>
      </w:r>
      <w:r w:rsidR="00D71F78">
        <w:t>id</w:t>
      </w:r>
      <w:r w:rsidR="00176B57" w:rsidRPr="00D71476">
        <w:t xml:space="preserve"> not assign to at least a single candidate parent </w:t>
      </w:r>
      <w:r w:rsidR="00D71F78">
        <w:t>were</w:t>
      </w:r>
      <w:r w:rsidR="00176B57" w:rsidRPr="00D71476">
        <w:t xml:space="preserve"> assumed to be </w:t>
      </w:r>
      <w:r w:rsidR="00176B57" w:rsidRPr="00D71476">
        <w:rPr>
          <w:i/>
          <w:iCs/>
        </w:rPr>
        <w:t>NOR immigrants</w:t>
      </w:r>
      <w:r w:rsidR="00176B57" w:rsidRPr="00D71476">
        <w:t xml:space="preserve"> descended from </w:t>
      </w:r>
      <w:commentRangeStart w:id="30"/>
      <w:commentRangeStart w:id="31"/>
      <w:r w:rsidR="00176B57" w:rsidRPr="00D71476">
        <w:t>parents</w:t>
      </w:r>
      <w:commentRangeEnd w:id="30"/>
      <w:r w:rsidR="009D0411">
        <w:rPr>
          <w:rStyle w:val="CommentReference"/>
        </w:rPr>
        <w:commentReference w:id="30"/>
      </w:r>
      <w:commentRangeEnd w:id="31"/>
      <w:r w:rsidR="00970706">
        <w:rPr>
          <w:rStyle w:val="CommentReference"/>
        </w:rPr>
        <w:commentReference w:id="31"/>
      </w:r>
      <w:r w:rsidR="00176B57" w:rsidRPr="00D71476">
        <w:t xml:space="preserve"> that spawned</w:t>
      </w:r>
      <w:r w:rsidR="003736AD">
        <w:t xml:space="preserve"> in the South Fork McKenzie River</w:t>
      </w:r>
      <w:r w:rsidR="00176B57" w:rsidRPr="00D71476">
        <w:t xml:space="preserve"> below the dam</w:t>
      </w:r>
      <w:r w:rsidR="003736AD">
        <w:t>,</w:t>
      </w:r>
      <w:r w:rsidR="00176B57" w:rsidRPr="00D71476">
        <w:t xml:space="preserve"> in the mainstem</w:t>
      </w:r>
      <w:r w:rsidR="003736AD">
        <w:t xml:space="preserve"> McKenzie River, or elsewhere</w:t>
      </w:r>
      <w:r w:rsidR="00176B57" w:rsidRPr="00D71476">
        <w:t xml:space="preserve">. </w:t>
      </w:r>
    </w:p>
    <w:p w14:paraId="43A67D65" w14:textId="710ACE2A" w:rsidR="00140F68" w:rsidRPr="00D71476" w:rsidRDefault="00802E83" w:rsidP="00176B57">
      <w:pPr>
        <w:spacing w:line="360" w:lineRule="auto"/>
        <w:ind w:firstLine="720"/>
      </w:pPr>
      <w:r w:rsidRPr="00D71476">
        <w:t xml:space="preserve">Previous reports and manuscripts evaluating the reintroduction of Chinook salmon above </w:t>
      </w:r>
      <w:r w:rsidR="00B8490A">
        <w:t>Cougar Dam</w:t>
      </w:r>
      <w:r w:rsidRPr="00D71476">
        <w:t xml:space="preserve"> on the South Fork McKenzie river considered </w:t>
      </w:r>
      <w:r w:rsidR="003736AD">
        <w:t xml:space="preserve">potential </w:t>
      </w:r>
      <w:r w:rsidRPr="00D71476">
        <w:t xml:space="preserve">offspring </w:t>
      </w:r>
      <w:r w:rsidR="000F492B" w:rsidRPr="00D71476">
        <w:t>from 2010 – 2015 and candidate parents from</w:t>
      </w:r>
      <w:r w:rsidRPr="00D71476">
        <w:t xml:space="preserve"> 2007 – 2012 </w:t>
      </w:r>
      <w:r w:rsidR="00B842FD">
        <w:fldChar w:fldCharType="begin">
          <w:fldData xml:space="preserve">PEVuZE5vdGU+PENpdGU+PEF1dGhvcj5CYW5rczwvQXV0aG9yPjxZZWFyPjIwMTY8L1llYXI+PFJl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==
</w:fldData>
        </w:fldChar>
      </w:r>
      <w:r w:rsidR="006605AD">
        <w:instrText xml:space="preserve"> ADDIN EN.CITE </w:instrText>
      </w:r>
      <w:r w:rsidR="006605AD">
        <w:fldChar w:fldCharType="begin">
          <w:fldData xml:space="preserve">PEVuZE5vdGU+PENpdGU+PEF1dGhvcj5CYW5rczwvQXV0aG9yPjxZZWFyPjIwMTY8L1llYXI+PFJl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==
</w:fldData>
        </w:fldChar>
      </w:r>
      <w:r w:rsidR="006605AD">
        <w:instrText xml:space="preserve"> ADDIN EN.CITE.DATA </w:instrText>
      </w:r>
      <w:r w:rsidR="006605AD">
        <w:fldChar w:fldCharType="end"/>
      </w:r>
      <w:r w:rsidR="00B842FD">
        <w:fldChar w:fldCharType="separate"/>
      </w:r>
      <w:r w:rsidR="006605AD">
        <w:rPr>
          <w:noProof/>
        </w:rPr>
        <w:t>(Banks et al. 2014; Banks et al. 2016; Sard et al. 2016)</w:t>
      </w:r>
      <w:r w:rsidR="00B842FD">
        <w:fldChar w:fldCharType="end"/>
      </w:r>
      <w:r w:rsidR="00B842FD">
        <w:t xml:space="preserve">. </w:t>
      </w:r>
      <w:r w:rsidRPr="00D71476">
        <w:t>Most Chinook salmon on the South Fork McKenzie River express an age at maturity of 3 - 6 years</w:t>
      </w:r>
      <w:del w:id="32" w:author="COUTURE Ryan B * ODFW" w:date="2022-11-14T17:21:00Z">
        <w:r w:rsidRPr="00D71476">
          <w:delText>.</w:delText>
        </w:r>
      </w:del>
      <w:ins w:id="33" w:author="COUTURE Ryan B * ODFW" w:date="2022-11-14T15:58:00Z">
        <w:r w:rsidR="009D0411">
          <w:t xml:space="preserve">, </w:t>
        </w:r>
        <w:commentRangeStart w:id="34"/>
        <w:commentRangeStart w:id="35"/>
        <w:r w:rsidR="009D0411">
          <w:t>with the majority being age 4 and 5</w:t>
        </w:r>
      </w:ins>
      <w:commentRangeEnd w:id="34"/>
      <w:ins w:id="36" w:author="COUTURE Ryan B * ODFW" w:date="2022-11-14T15:59:00Z">
        <w:r w:rsidR="009D0411">
          <w:rPr>
            <w:rStyle w:val="CommentReference"/>
          </w:rPr>
          <w:commentReference w:id="34"/>
        </w:r>
      </w:ins>
      <w:commentRangeEnd w:id="35"/>
      <w:r w:rsidR="00B20065">
        <w:rPr>
          <w:rStyle w:val="CommentReference"/>
        </w:rPr>
        <w:commentReference w:id="35"/>
      </w:r>
      <w:ins w:id="37" w:author="COUTURE Ryan B * ODFW" w:date="2022-11-14T17:21:00Z">
        <w:r w:rsidRPr="00D71476">
          <w:t>.</w:t>
        </w:r>
      </w:ins>
      <w:r w:rsidRPr="00D71476">
        <w:t xml:space="preserve"> Therefore, previous reports </w:t>
      </w:r>
      <w:r w:rsidR="000F492B" w:rsidRPr="00D71476">
        <w:t xml:space="preserve">assigned offspring to all candidate parents </w:t>
      </w:r>
      <w:r w:rsidRPr="00D71476">
        <w:t xml:space="preserve">salmon 2007 </w:t>
      </w:r>
      <w:r w:rsidR="000F492B" w:rsidRPr="00D71476">
        <w:t>–</w:t>
      </w:r>
      <w:r w:rsidRPr="00D71476">
        <w:t xml:space="preserve"> 2009. Results based on the pedigree of salmon released above </w:t>
      </w:r>
      <w:r w:rsidR="00B8490A">
        <w:t>Cougar Dam</w:t>
      </w:r>
      <w:r w:rsidRPr="00D71476">
        <w:t xml:space="preserve"> in 2010 were also provided along with the caveat that age 6 offspring were not yet evaluate</w:t>
      </w:r>
      <w:r w:rsidR="000F492B" w:rsidRPr="00D71476">
        <w:t>d</w:t>
      </w:r>
      <w:r w:rsidRPr="00D71476">
        <w:t>.</w:t>
      </w:r>
    </w:p>
    <w:p w14:paraId="6810B46D" w14:textId="68432DA8" w:rsidR="00140F68" w:rsidRPr="00D71476" w:rsidRDefault="00E1434C" w:rsidP="005741DF">
      <w:pPr>
        <w:spacing w:line="360" w:lineRule="auto"/>
      </w:pPr>
      <w:r>
        <w:rPr>
          <w:noProof/>
        </w:rPr>
        <w:lastRenderedPageBreak/>
        <w:drawing>
          <wp:inline distT="0" distB="0" distL="0" distR="0" wp14:anchorId="743B6CA5" wp14:editId="16B13EBA">
            <wp:extent cx="5943600" cy="2642235"/>
            <wp:effectExtent l="0" t="0" r="0" b="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642235"/>
                    </a:xfrm>
                    <a:prstGeom prst="rect">
                      <a:avLst/>
                    </a:prstGeom>
                  </pic:spPr>
                </pic:pic>
              </a:graphicData>
            </a:graphic>
          </wp:inline>
        </w:drawing>
      </w:r>
    </w:p>
    <w:p w14:paraId="2C1F1950" w14:textId="1B361680" w:rsidR="00D00DAB" w:rsidRPr="00D71476" w:rsidRDefault="00140F68" w:rsidP="009A340C">
      <w:pPr>
        <w:rPr>
          <w:sz w:val="20"/>
          <w:szCs w:val="20"/>
        </w:rPr>
      </w:pPr>
      <w:commentRangeStart w:id="38"/>
      <w:r w:rsidRPr="00D71476">
        <w:rPr>
          <w:b/>
          <w:bCs/>
          <w:sz w:val="20"/>
          <w:szCs w:val="20"/>
        </w:rPr>
        <w:t>Fig</w:t>
      </w:r>
      <w:commentRangeEnd w:id="38"/>
      <w:r w:rsidRPr="00D71476">
        <w:rPr>
          <w:rStyle w:val="CommentReference"/>
        </w:rPr>
        <w:commentReference w:id="38"/>
      </w:r>
      <w:r w:rsidRPr="00D71476">
        <w:rPr>
          <w:b/>
          <w:bCs/>
          <w:sz w:val="20"/>
          <w:szCs w:val="20"/>
        </w:rPr>
        <w:t>. 2:</w:t>
      </w:r>
      <w:r w:rsidRPr="00D71476">
        <w:rPr>
          <w:sz w:val="20"/>
          <w:szCs w:val="20"/>
        </w:rPr>
        <w:t xml:space="preserve"> Illustration of </w:t>
      </w:r>
      <w:r w:rsidR="00D71F78">
        <w:rPr>
          <w:sz w:val="20"/>
          <w:szCs w:val="20"/>
        </w:rPr>
        <w:t>parentage analysis. G</w:t>
      </w:r>
      <w:r w:rsidRPr="00D71476">
        <w:rPr>
          <w:sz w:val="20"/>
          <w:szCs w:val="20"/>
        </w:rPr>
        <w:t>roups of individuals are organized into sets of potential offspring</w:t>
      </w:r>
      <w:r w:rsidR="00D71F78">
        <w:rPr>
          <w:sz w:val="20"/>
          <w:szCs w:val="20"/>
        </w:rPr>
        <w:t xml:space="preserve"> (solid rectangle) </w:t>
      </w:r>
      <w:r w:rsidRPr="00D71476">
        <w:rPr>
          <w:sz w:val="20"/>
          <w:szCs w:val="20"/>
        </w:rPr>
        <w:t xml:space="preserve">and </w:t>
      </w:r>
      <w:r w:rsidR="00555B38" w:rsidRPr="00D71476">
        <w:rPr>
          <w:sz w:val="20"/>
          <w:szCs w:val="20"/>
        </w:rPr>
        <w:t>candidate</w:t>
      </w:r>
      <w:r w:rsidRPr="00D71476">
        <w:rPr>
          <w:sz w:val="20"/>
          <w:szCs w:val="20"/>
        </w:rPr>
        <w:t xml:space="preserve"> parents</w:t>
      </w:r>
      <w:r w:rsidR="00D71F78">
        <w:rPr>
          <w:sz w:val="20"/>
          <w:szCs w:val="20"/>
        </w:rPr>
        <w:t xml:space="preserve"> (dashed rectangle)</w:t>
      </w:r>
      <w:r w:rsidR="007351E2" w:rsidRPr="00D71476">
        <w:rPr>
          <w:sz w:val="20"/>
          <w:szCs w:val="20"/>
        </w:rPr>
        <w:t xml:space="preserve"> for parentage analysis</w:t>
      </w:r>
      <w:r w:rsidRPr="00D71476">
        <w:rPr>
          <w:sz w:val="20"/>
          <w:szCs w:val="20"/>
        </w:rPr>
        <w:t>.</w:t>
      </w:r>
      <w:r w:rsidR="007351E2" w:rsidRPr="00D71476">
        <w:rPr>
          <w:sz w:val="20"/>
          <w:szCs w:val="20"/>
        </w:rPr>
        <w:t xml:space="preserve"> Here</w:t>
      </w:r>
      <w:r w:rsidR="00D71F78">
        <w:rPr>
          <w:sz w:val="20"/>
          <w:szCs w:val="20"/>
        </w:rPr>
        <w:t>,</w:t>
      </w:r>
      <w:r w:rsidR="00E1434C">
        <w:rPr>
          <w:sz w:val="20"/>
          <w:szCs w:val="20"/>
        </w:rPr>
        <w:t xml:space="preserve"> </w:t>
      </w:r>
      <w:r w:rsidR="009A340C">
        <w:rPr>
          <w:sz w:val="20"/>
          <w:szCs w:val="20"/>
        </w:rPr>
        <w:t xml:space="preserve">the 205 </w:t>
      </w:r>
      <w:r w:rsidR="007351E2" w:rsidRPr="00D71476">
        <w:rPr>
          <w:sz w:val="20"/>
          <w:szCs w:val="20"/>
        </w:rPr>
        <w:t xml:space="preserve">potential offspring that returned to the South Fork McKenzie in 2014 are assigned to </w:t>
      </w:r>
      <w:r w:rsidR="00E1434C">
        <w:rPr>
          <w:sz w:val="20"/>
          <w:szCs w:val="20"/>
        </w:rPr>
        <w:t>3,151</w:t>
      </w:r>
      <w:r w:rsidR="009A340C">
        <w:rPr>
          <w:sz w:val="20"/>
          <w:szCs w:val="20"/>
        </w:rPr>
        <w:t xml:space="preserve"> </w:t>
      </w:r>
      <w:r w:rsidR="007351E2" w:rsidRPr="00D71476">
        <w:rPr>
          <w:sz w:val="20"/>
          <w:szCs w:val="20"/>
        </w:rPr>
        <w:t>candidate parents</w:t>
      </w:r>
      <w:r w:rsidR="00D71F78">
        <w:rPr>
          <w:sz w:val="20"/>
          <w:szCs w:val="20"/>
        </w:rPr>
        <w:t xml:space="preserve"> released above </w:t>
      </w:r>
      <w:r w:rsidR="00B8490A">
        <w:rPr>
          <w:sz w:val="20"/>
          <w:szCs w:val="20"/>
        </w:rPr>
        <w:t>Cougar Dam</w:t>
      </w:r>
      <w:r w:rsidR="007351E2" w:rsidRPr="00D71476">
        <w:rPr>
          <w:sz w:val="20"/>
          <w:szCs w:val="20"/>
        </w:rPr>
        <w:t xml:space="preserve"> in 2008 – 2011.</w:t>
      </w:r>
      <w:r w:rsidRPr="00D71476">
        <w:rPr>
          <w:sz w:val="20"/>
          <w:szCs w:val="20"/>
        </w:rPr>
        <w:t xml:space="preserve"> Source refers to where an individual was initially encountered: during a spawning ground survey on the South Fork McKenzie River (SGS), at the </w:t>
      </w:r>
      <w:r w:rsidR="00B8490A">
        <w:rPr>
          <w:sz w:val="20"/>
          <w:szCs w:val="20"/>
        </w:rPr>
        <w:t>Cougar Trap</w:t>
      </w:r>
      <w:r w:rsidRPr="00D71476">
        <w:rPr>
          <w:sz w:val="20"/>
          <w:szCs w:val="20"/>
        </w:rPr>
        <w:t xml:space="preserve"> (</w:t>
      </w:r>
      <w:r w:rsidR="00B8490A">
        <w:rPr>
          <w:sz w:val="20"/>
          <w:szCs w:val="20"/>
        </w:rPr>
        <w:t>Cougar Trap</w:t>
      </w:r>
      <w:r w:rsidRPr="00D71476">
        <w:rPr>
          <w:sz w:val="20"/>
          <w:szCs w:val="20"/>
        </w:rPr>
        <w:t>) or at either the McKenzie or Leaburg Hatchery (Hatchery</w:t>
      </w:r>
      <w:r w:rsidR="00555B38" w:rsidRPr="00D71476">
        <w:rPr>
          <w:sz w:val="20"/>
          <w:szCs w:val="20"/>
        </w:rPr>
        <w:t xml:space="preserve"> Outplant</w:t>
      </w:r>
      <w:r w:rsidRPr="00D71476">
        <w:rPr>
          <w:sz w:val="20"/>
          <w:szCs w:val="20"/>
        </w:rPr>
        <w:t>). Note that while</w:t>
      </w:r>
      <w:r w:rsidR="003A0E98" w:rsidRPr="00D71476">
        <w:rPr>
          <w:sz w:val="20"/>
          <w:szCs w:val="20"/>
        </w:rPr>
        <w:t xml:space="preserve"> all</w:t>
      </w:r>
      <w:r w:rsidRPr="00D71476">
        <w:rPr>
          <w:sz w:val="20"/>
          <w:szCs w:val="20"/>
        </w:rPr>
        <w:t xml:space="preserve"> </w:t>
      </w:r>
      <w:r w:rsidR="003A0E98" w:rsidRPr="00D71476">
        <w:rPr>
          <w:sz w:val="20"/>
          <w:szCs w:val="20"/>
        </w:rPr>
        <w:t xml:space="preserve">individuals </w:t>
      </w:r>
      <w:r w:rsidR="000E2638">
        <w:rPr>
          <w:sz w:val="20"/>
          <w:szCs w:val="20"/>
        </w:rPr>
        <w:t xml:space="preserve">in the study </w:t>
      </w:r>
      <w:r w:rsidR="003A0E98" w:rsidRPr="00D71476">
        <w:rPr>
          <w:sz w:val="20"/>
          <w:szCs w:val="20"/>
        </w:rPr>
        <w:t>initially encountered during</w:t>
      </w:r>
      <w:r w:rsidRPr="00D71476">
        <w:rPr>
          <w:sz w:val="20"/>
          <w:szCs w:val="20"/>
        </w:rPr>
        <w:t xml:space="preserve"> SGS are NOR</w:t>
      </w:r>
      <w:r w:rsidR="00555B38" w:rsidRPr="00D71476">
        <w:rPr>
          <w:sz w:val="20"/>
          <w:szCs w:val="20"/>
        </w:rPr>
        <w:t>,</w:t>
      </w:r>
      <w:r w:rsidRPr="00D71476">
        <w:rPr>
          <w:sz w:val="20"/>
          <w:szCs w:val="20"/>
        </w:rPr>
        <w:t xml:space="preserve"> and all </w:t>
      </w:r>
      <w:r w:rsidR="003A0E98" w:rsidRPr="00D71476">
        <w:rPr>
          <w:sz w:val="20"/>
          <w:szCs w:val="20"/>
        </w:rPr>
        <w:t>individual</w:t>
      </w:r>
      <w:r w:rsidR="00555B38" w:rsidRPr="00D71476">
        <w:rPr>
          <w:sz w:val="20"/>
          <w:szCs w:val="20"/>
        </w:rPr>
        <w:t>s</w:t>
      </w:r>
      <w:r w:rsidR="003A0E98" w:rsidRPr="00D71476">
        <w:rPr>
          <w:sz w:val="20"/>
          <w:szCs w:val="20"/>
        </w:rPr>
        <w:t xml:space="preserve"> initially encountered at a </w:t>
      </w:r>
      <w:r w:rsidRPr="00D71476">
        <w:rPr>
          <w:sz w:val="20"/>
          <w:szCs w:val="20"/>
        </w:rPr>
        <w:t xml:space="preserve">Hatchery are HOR, </w:t>
      </w:r>
      <w:r w:rsidR="003A0E98" w:rsidRPr="00D71476">
        <w:rPr>
          <w:sz w:val="20"/>
          <w:szCs w:val="20"/>
        </w:rPr>
        <w:t xml:space="preserve">individuals initially encountered at </w:t>
      </w:r>
      <w:r w:rsidR="00B8490A">
        <w:rPr>
          <w:sz w:val="20"/>
          <w:szCs w:val="20"/>
        </w:rPr>
        <w:t>Cougar Trap</w:t>
      </w:r>
      <w:r w:rsidRPr="00D71476">
        <w:rPr>
          <w:sz w:val="20"/>
          <w:szCs w:val="20"/>
        </w:rPr>
        <w:t xml:space="preserve"> are both NOR and HOR. Final </w:t>
      </w:r>
      <w:r w:rsidR="00E1434C">
        <w:rPr>
          <w:sz w:val="20"/>
          <w:szCs w:val="20"/>
        </w:rPr>
        <w:t>location</w:t>
      </w:r>
      <w:r w:rsidRPr="00D71476">
        <w:rPr>
          <w:sz w:val="20"/>
          <w:szCs w:val="20"/>
        </w:rPr>
        <w:t xml:space="preserve"> refers to </w:t>
      </w:r>
      <w:r w:rsidR="007351E2" w:rsidRPr="00D71476">
        <w:rPr>
          <w:sz w:val="20"/>
          <w:szCs w:val="20"/>
        </w:rPr>
        <w:t xml:space="preserve">whether a </w:t>
      </w:r>
      <w:r w:rsidR="00857780">
        <w:rPr>
          <w:sz w:val="20"/>
          <w:szCs w:val="20"/>
        </w:rPr>
        <w:t>salmon</w:t>
      </w:r>
      <w:r w:rsidR="007351E2" w:rsidRPr="00D71476">
        <w:rPr>
          <w:sz w:val="20"/>
          <w:szCs w:val="20"/>
        </w:rPr>
        <w:t xml:space="preserve"> was eventually released above the dam and </w:t>
      </w:r>
      <w:r w:rsidR="00857780">
        <w:rPr>
          <w:sz w:val="20"/>
          <w:szCs w:val="20"/>
        </w:rPr>
        <w:t>determines whether it is considered a candidate parent</w:t>
      </w:r>
      <w:r w:rsidR="007351E2" w:rsidRPr="00D71476">
        <w:rPr>
          <w:sz w:val="20"/>
          <w:szCs w:val="20"/>
        </w:rPr>
        <w:t>.</w:t>
      </w:r>
      <w:r w:rsidR="003A0E98" w:rsidRPr="00D71476">
        <w:rPr>
          <w:sz w:val="20"/>
          <w:szCs w:val="20"/>
        </w:rPr>
        <w:t xml:space="preserve"> </w:t>
      </w:r>
    </w:p>
    <w:p w14:paraId="2272D176" w14:textId="52DC069A" w:rsidR="003A0E98" w:rsidRPr="00D71476" w:rsidRDefault="003A0E98" w:rsidP="009A340C">
      <w:pPr>
        <w:rPr>
          <w:sz w:val="20"/>
          <w:szCs w:val="20"/>
        </w:rPr>
      </w:pPr>
      <w:r w:rsidRPr="00D71476">
        <w:rPr>
          <w:sz w:val="20"/>
          <w:szCs w:val="20"/>
        </w:rPr>
        <w:t xml:space="preserve">* Note that 5 NOR SGS individuals and 12 </w:t>
      </w:r>
      <w:r w:rsidR="00007102">
        <w:rPr>
          <w:sz w:val="20"/>
          <w:szCs w:val="20"/>
        </w:rPr>
        <w:t xml:space="preserve">NOR </w:t>
      </w:r>
      <w:r w:rsidRPr="00D71476">
        <w:rPr>
          <w:sz w:val="20"/>
          <w:szCs w:val="20"/>
        </w:rPr>
        <w:t xml:space="preserve">precocial males </w:t>
      </w:r>
      <w:r w:rsidR="00007102">
        <w:rPr>
          <w:sz w:val="20"/>
          <w:szCs w:val="20"/>
        </w:rPr>
        <w:t>sampled</w:t>
      </w:r>
      <w:r w:rsidRPr="00D71476">
        <w:rPr>
          <w:sz w:val="20"/>
          <w:szCs w:val="20"/>
        </w:rPr>
        <w:t xml:space="preserve"> above </w:t>
      </w:r>
      <w:r w:rsidR="00B8490A">
        <w:rPr>
          <w:sz w:val="20"/>
          <w:szCs w:val="20"/>
        </w:rPr>
        <w:t>Cougar Dam</w:t>
      </w:r>
      <w:r w:rsidRPr="00D71476">
        <w:rPr>
          <w:sz w:val="20"/>
          <w:szCs w:val="20"/>
        </w:rPr>
        <w:t xml:space="preserve"> are also included as both candidate parents and potential offspring and are not depicted in the figure.</w:t>
      </w:r>
    </w:p>
    <w:p w14:paraId="089B8972" w14:textId="77777777" w:rsidR="000F492B" w:rsidRPr="00D71476" w:rsidRDefault="000F492B" w:rsidP="000F492B">
      <w:pPr>
        <w:spacing w:line="360" w:lineRule="auto"/>
        <w:ind w:firstLine="720"/>
      </w:pPr>
    </w:p>
    <w:p w14:paraId="631C3864" w14:textId="29F94CE8" w:rsidR="000F492B" w:rsidRPr="00D71476" w:rsidRDefault="000F492B" w:rsidP="000F492B">
      <w:pPr>
        <w:spacing w:line="360" w:lineRule="auto"/>
        <w:ind w:firstLine="720"/>
      </w:pPr>
      <w:r w:rsidRPr="00D71476">
        <w:t xml:space="preserve">Continuing this work, we assigned potential offspring sampled on the South Fork McKenzie from 2016 </w:t>
      </w:r>
      <w:r w:rsidR="00D71F78">
        <w:t xml:space="preserve">– </w:t>
      </w:r>
      <w:r w:rsidRPr="00D71476">
        <w:t xml:space="preserve">2020 to candidate parents from 2010 </w:t>
      </w:r>
      <w:r w:rsidR="00D71F78">
        <w:t xml:space="preserve">– </w:t>
      </w:r>
      <w:r w:rsidRPr="00D71476">
        <w:t xml:space="preserve">2017. </w:t>
      </w:r>
      <w:r w:rsidR="00D71F78">
        <w:t>Using data collected for previous reports</w:t>
      </w:r>
      <w:r w:rsidR="00A86C6F">
        <w:t>,</w:t>
      </w:r>
      <w:r w:rsidR="00D71F78">
        <w:t xml:space="preserve"> </w:t>
      </w:r>
      <w:commentRangeStart w:id="39"/>
      <w:r w:rsidR="00D71F78">
        <w:t xml:space="preserve">we also re-assigned </w:t>
      </w:r>
      <w:r w:rsidR="00D71F78" w:rsidRPr="00D71476">
        <w:t>potential offspring sampled on the South Fork McKenzie from 201</w:t>
      </w:r>
      <w:r w:rsidR="00D71F78">
        <w:t xml:space="preserve">1 – </w:t>
      </w:r>
      <w:r w:rsidR="00D71F78" w:rsidRPr="00D71476">
        <w:t>2</w:t>
      </w:r>
      <w:r w:rsidR="00D71F78">
        <w:t>015</w:t>
      </w:r>
      <w:r w:rsidR="00D71F78" w:rsidRPr="00D71476">
        <w:t xml:space="preserve"> to candidate parents from 20</w:t>
      </w:r>
      <w:r w:rsidR="00D71F78">
        <w:t xml:space="preserve">07 – </w:t>
      </w:r>
      <w:r w:rsidR="00D71F78" w:rsidRPr="00D71476">
        <w:t>20</w:t>
      </w:r>
      <w:r w:rsidR="00D71F78">
        <w:t>12</w:t>
      </w:r>
      <w:commentRangeEnd w:id="39"/>
      <w:r w:rsidR="00A86C6F">
        <w:rPr>
          <w:rStyle w:val="CommentReference"/>
        </w:rPr>
        <w:commentReference w:id="39"/>
      </w:r>
      <w:r w:rsidR="00D71F78">
        <w:t>.</w:t>
      </w:r>
      <w:r w:rsidRPr="00D71476">
        <w:t xml:space="preserve"> </w:t>
      </w:r>
      <w:r w:rsidR="00D71F78">
        <w:t>Collectively, t</w:t>
      </w:r>
      <w:r w:rsidRPr="00D71476">
        <w:t xml:space="preserve">hese </w:t>
      </w:r>
      <w:r w:rsidR="00D71F78">
        <w:t>assignments</w:t>
      </w:r>
      <w:r w:rsidRPr="00D71476">
        <w:t xml:space="preserve"> allow us to identify all offspring of salmon released above </w:t>
      </w:r>
      <w:r w:rsidR="00B8490A">
        <w:t>Cougar Dam</w:t>
      </w:r>
      <w:r w:rsidRPr="00D71476">
        <w:t xml:space="preserve"> from 2007 - 2014, most offspring of salmon released above </w:t>
      </w:r>
      <w:r w:rsidR="00B8490A">
        <w:t>Cougar Dam</w:t>
      </w:r>
      <w:r w:rsidRPr="00D71476">
        <w:t xml:space="preserve"> in 2015 and some offspring of salmon released above the dam from 2016 – 2017 (Fig. 3).</w:t>
      </w:r>
      <w:r w:rsidR="007D59F3" w:rsidRPr="00D71476">
        <w:t xml:space="preserve"> </w:t>
      </w:r>
    </w:p>
    <w:p w14:paraId="39CA577A" w14:textId="3998D167" w:rsidR="000F492B" w:rsidRPr="00D71476" w:rsidRDefault="000E2638" w:rsidP="000F492B">
      <w:pPr>
        <w:spacing w:line="360" w:lineRule="auto"/>
      </w:pPr>
      <w:r>
        <w:rPr>
          <w:noProof/>
        </w:rPr>
        <w:lastRenderedPageBreak/>
        <w:drawing>
          <wp:inline distT="0" distB="0" distL="0" distR="0" wp14:anchorId="36A636DB" wp14:editId="2F13F614">
            <wp:extent cx="5943600" cy="2704465"/>
            <wp:effectExtent l="0" t="0" r="0" b="635"/>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704465"/>
                    </a:xfrm>
                    <a:prstGeom prst="rect">
                      <a:avLst/>
                    </a:prstGeom>
                  </pic:spPr>
                </pic:pic>
              </a:graphicData>
            </a:graphic>
          </wp:inline>
        </w:drawing>
      </w:r>
    </w:p>
    <w:p w14:paraId="094DB153" w14:textId="0520BB30" w:rsidR="000F492B" w:rsidRPr="00D71476" w:rsidRDefault="000F492B" w:rsidP="009A340C">
      <w:pPr>
        <w:rPr>
          <w:sz w:val="20"/>
          <w:szCs w:val="20"/>
        </w:rPr>
      </w:pPr>
      <w:r w:rsidRPr="00D71476">
        <w:rPr>
          <w:b/>
          <w:bCs/>
          <w:sz w:val="20"/>
          <w:szCs w:val="20"/>
        </w:rPr>
        <w:t>Fig. 3:</w:t>
      </w:r>
      <w:r w:rsidRPr="00D71476">
        <w:rPr>
          <w:sz w:val="20"/>
          <w:szCs w:val="20"/>
        </w:rPr>
        <w:t xml:space="preserve"> </w:t>
      </w:r>
      <w:r w:rsidR="007140B9" w:rsidRPr="00D71476">
        <w:rPr>
          <w:sz w:val="20"/>
          <w:szCs w:val="20"/>
        </w:rPr>
        <w:t xml:space="preserve">Illustration of how results from genetic parentage analysis (Fig. 2) are combined to make demographic inferences about parental cohorts. Here </w:t>
      </w:r>
      <w:r w:rsidR="00872E56" w:rsidRPr="00D71476">
        <w:rPr>
          <w:sz w:val="20"/>
          <w:szCs w:val="20"/>
        </w:rPr>
        <w:t xml:space="preserve">we demonstrate </w:t>
      </w:r>
      <w:r w:rsidR="00FA7C05" w:rsidRPr="00D71476">
        <w:rPr>
          <w:sz w:val="20"/>
          <w:szCs w:val="20"/>
        </w:rPr>
        <w:t>how inferences about the</w:t>
      </w:r>
      <w:r w:rsidR="007140B9" w:rsidRPr="00D71476">
        <w:rPr>
          <w:sz w:val="20"/>
          <w:szCs w:val="20"/>
        </w:rPr>
        <w:t xml:space="preserve"> </w:t>
      </w:r>
      <w:r w:rsidR="00872E56" w:rsidRPr="00D71476">
        <w:rPr>
          <w:sz w:val="20"/>
          <w:szCs w:val="20"/>
        </w:rPr>
        <w:t>201</w:t>
      </w:r>
      <w:r w:rsidR="00FA7C05" w:rsidRPr="00D71476">
        <w:rPr>
          <w:sz w:val="20"/>
          <w:szCs w:val="20"/>
        </w:rPr>
        <w:t xml:space="preserve">3 </w:t>
      </w:r>
      <w:r w:rsidR="007140B9" w:rsidRPr="00D71476">
        <w:rPr>
          <w:sz w:val="20"/>
          <w:szCs w:val="20"/>
        </w:rPr>
        <w:t>parental cohort</w:t>
      </w:r>
      <w:r w:rsidR="00FA7C05" w:rsidRPr="00D71476">
        <w:rPr>
          <w:sz w:val="20"/>
          <w:szCs w:val="20"/>
        </w:rPr>
        <w:t xml:space="preserve"> are drawn. Assignments between 2013 candidate parents (dashed rectangle) and their offspring in 2014 – 2017 (</w:t>
      </w:r>
      <w:r w:rsidR="00E1434C">
        <w:rPr>
          <w:sz w:val="20"/>
          <w:szCs w:val="20"/>
        </w:rPr>
        <w:t>solid</w:t>
      </w:r>
      <w:r w:rsidR="00FA7C05" w:rsidRPr="00D71476">
        <w:rPr>
          <w:sz w:val="20"/>
          <w:szCs w:val="20"/>
        </w:rPr>
        <w:t xml:space="preserve"> rectangle) are depicted as black arrows.</w:t>
      </w:r>
      <w:r w:rsidR="00872E56" w:rsidRPr="00D71476">
        <w:rPr>
          <w:sz w:val="20"/>
          <w:szCs w:val="20"/>
        </w:rPr>
        <w:t xml:space="preserve"> </w:t>
      </w:r>
      <w:r w:rsidR="007140B9" w:rsidRPr="00D71476">
        <w:rPr>
          <w:sz w:val="20"/>
          <w:szCs w:val="20"/>
        </w:rPr>
        <w:t>Labels are as in figure 2</w:t>
      </w:r>
      <w:r w:rsidR="00872E56" w:rsidRPr="00D71476">
        <w:rPr>
          <w:sz w:val="20"/>
          <w:szCs w:val="20"/>
        </w:rPr>
        <w:t xml:space="preserve"> except the values inside circles</w:t>
      </w:r>
      <w:r w:rsidR="00E1434C">
        <w:rPr>
          <w:sz w:val="20"/>
          <w:szCs w:val="20"/>
        </w:rPr>
        <w:t xml:space="preserve">, which reflect the number of candidate parents and assigned offspring. For example </w:t>
      </w:r>
      <w:r w:rsidR="00F413E1">
        <w:rPr>
          <w:sz w:val="20"/>
          <w:szCs w:val="20"/>
        </w:rPr>
        <w:t xml:space="preserve">total </w:t>
      </w:r>
      <w:r w:rsidR="00E1434C">
        <w:rPr>
          <w:sz w:val="20"/>
          <w:szCs w:val="20"/>
        </w:rPr>
        <w:t>cohort replacement rate is the sum of the values in the solid rectangle divided by the sum of the values in the dashed rectangle.</w:t>
      </w:r>
      <w:r w:rsidR="007140B9" w:rsidRPr="00D71476">
        <w:rPr>
          <w:sz w:val="20"/>
          <w:szCs w:val="20"/>
        </w:rPr>
        <w:t xml:space="preserve"> </w:t>
      </w:r>
    </w:p>
    <w:p w14:paraId="6E87EE5D" w14:textId="4EA3AE05" w:rsidR="00140F68" w:rsidRPr="00D71476" w:rsidRDefault="00140F68" w:rsidP="005741DF">
      <w:pPr>
        <w:spacing w:line="360" w:lineRule="auto"/>
      </w:pPr>
    </w:p>
    <w:p w14:paraId="7FC3ECB7" w14:textId="5E851836" w:rsidR="0000684E" w:rsidRPr="00D71476" w:rsidRDefault="0000684E" w:rsidP="0000684E">
      <w:pPr>
        <w:spacing w:line="360" w:lineRule="auto"/>
        <w:ind w:left="-5" w:right="53" w:firstLine="725"/>
      </w:pPr>
      <w:r w:rsidRPr="00D71476">
        <w:t>We inferred pedigrees by comparing microsatellite genotypes of potential offspring in each year to the genotypes of all candidate parents 3, 4, 5 and 6 years prior, as indicated in Fig. 2. The comparisons were first conducted within the maximum-likelihood framework of the parentage assignment program CERVUS Version 3.07</w:t>
      </w:r>
      <w:r w:rsidR="00007102">
        <w:t xml:space="preserve"> </w:t>
      </w:r>
      <w:r w:rsidR="00007102">
        <w:fldChar w:fldCharType="begin"/>
      </w:r>
      <w:r w:rsidR="00007102">
        <w:instrText xml:space="preserve"> ADDIN EN.CITE &lt;EndNote&gt;&lt;Cite&gt;&lt;Author&gt;Kalinowski&lt;/Author&gt;&lt;Year&gt;2007&lt;/Year&gt;&lt;RecNum&gt;1543&lt;/RecNum&gt;&lt;DisplayText&gt;(Kalinowski et al. 2007)&lt;/DisplayText&gt;&lt;record&gt;&lt;rec-number&gt;1543&lt;/rec-number&gt;&lt;foreign-keys&gt;&lt;key app="EN" db-id="fstdwt0t3xzrskewzvmxpsf80xx25990rfrd" timestamp="1666297923"&gt;1543&lt;/key&gt;&lt;/foreign-keys&gt;&lt;ref-type name="Journal Article"&gt;17&lt;/ref-type&gt;&lt;contributors&gt;&lt;authors&gt;&lt;author&gt;Kalinowski, Steven T&lt;/author&gt;&lt;author&gt;Taper, Mark L&lt;/author&gt;&lt;author&gt;Marshall, Tristan C&lt;/author&gt;&lt;/authors&gt;&lt;/contributors&gt;&lt;titles&gt;&lt;title&gt;Revising how the computer program CERVUS accommodates genotyping error increases success in paternity assignment&lt;/title&gt;&lt;secondary-title&gt;Molecular ecology&lt;/secondary-title&gt;&lt;/titles&gt;&lt;periodical&gt;&lt;full-title&gt;Molecular Ecology&lt;/full-title&gt;&lt;/periodical&gt;&lt;pages&gt;1099-1106&lt;/pages&gt;&lt;volume&gt;16&lt;/volume&gt;&lt;number&gt;5&lt;/number&gt;&lt;dates&gt;&lt;year&gt;2007&lt;/year&gt;&lt;/dates&gt;&lt;isbn&gt;0962-1083&lt;/isbn&gt;&lt;urls&gt;&lt;/urls&gt;&lt;/record&gt;&lt;/Cite&gt;&lt;/EndNote&gt;</w:instrText>
      </w:r>
      <w:r w:rsidR="00007102">
        <w:fldChar w:fldCharType="separate"/>
      </w:r>
      <w:r w:rsidR="00007102">
        <w:rPr>
          <w:noProof/>
        </w:rPr>
        <w:t>(Kalinowski et al. 2007)</w:t>
      </w:r>
      <w:r w:rsidR="00007102">
        <w:fldChar w:fldCharType="end"/>
      </w:r>
      <w:r w:rsidRPr="00D71476">
        <w:t>. Parent(s) - offspring assignments were made using a strict 95% confidence criterion, a minimum of seven loci, an assumed parent sampling rate of 95%, and a maximum of one mismatch between parent - offspring pairs (maximum of two mismatches for parent - offspring trios). We also estimated non-exclusion probabilities</w:t>
      </w:r>
      <w:r w:rsidR="00A33A3D" w:rsidRPr="00D71476">
        <w:t xml:space="preserve"> and expected number of false parent-offspring pairs</w:t>
      </w:r>
      <w:r w:rsidR="00007102">
        <w:t xml:space="preserve"> </w:t>
      </w:r>
      <w:r w:rsidR="00007102">
        <w:fldChar w:fldCharType="begin"/>
      </w:r>
      <w:r w:rsidR="00007102">
        <w:instrText xml:space="preserve"> ADDIN EN.CITE &lt;EndNote&gt;&lt;Cite&gt;&lt;Author&gt;Christie&lt;/Author&gt;&lt;Year&gt;2010&lt;/Year&gt;&lt;RecNum&gt;1537&lt;/RecNum&gt;&lt;DisplayText&gt;(Christie 2010)&lt;/DisplayText&gt;&lt;record&gt;&lt;rec-number&gt;1537&lt;/rec-number&gt;&lt;foreign-keys&gt;&lt;key app="EN" db-id="fstdwt0t3xzrskewzvmxpsf80xx25990rfrd" timestamp="1664987884"&gt;1537&lt;/key&gt;&lt;key app="ENWeb" db-id=""&gt;0&lt;/key&gt;&lt;/foreign-keys&gt;&lt;ref-type name="Journal Article"&gt;17&lt;/ref-type&gt;&lt;contributors&gt;&lt;authors&gt;&lt;author&gt;Christie, M. R.&lt;/author&gt;&lt;/authors&gt;&lt;/contributors&gt;&lt;auth-address&gt;Department of Zoology, Oregon State University, Corvallis, OR 97331, USA.&lt;/auth-address&gt;&lt;titles&gt;&lt;title&gt;Parentage in natural populations: novel methods to detect parent-offspring pairs in large data sets&lt;/title&gt;&lt;secondary-title&gt;Mol Ecol Resour&lt;/secondary-title&gt;&lt;/titles&gt;&lt;periodical&gt;&lt;full-title&gt;Mol Ecol Resour&lt;/full-title&gt;&lt;/periodical&gt;&lt;pages&gt;115-28&lt;/pages&gt;&lt;volume&gt;10&lt;/volume&gt;&lt;number&gt;1&lt;/number&gt;&lt;edition&gt;2010/01/01&lt;/edition&gt;&lt;dates&gt;&lt;year&gt;2010&lt;/year&gt;&lt;pub-dates&gt;&lt;date&gt;Jan&lt;/date&gt;&lt;/pub-dates&gt;&lt;/dates&gt;&lt;isbn&gt;1755-0998 (Electronic)&amp;#xD;1755-098X (Linking)&lt;/isbn&gt;&lt;accession-num&gt;21564996&lt;/accession-num&gt;&lt;urls&gt;&lt;related-urls&gt;&lt;url&gt;https://www.ncbi.nlm.nih.gov/pubmed/21564996&lt;/url&gt;&lt;/related-urls&gt;&lt;/urls&gt;&lt;electronic-resource-num&gt;10.1111/j.1755-0998.2009.02687.x&lt;/electronic-resource-num&gt;&lt;/record&gt;&lt;/Cite&gt;&lt;/EndNote&gt;</w:instrText>
      </w:r>
      <w:r w:rsidR="00007102">
        <w:fldChar w:fldCharType="separate"/>
      </w:r>
      <w:r w:rsidR="00007102">
        <w:rPr>
          <w:noProof/>
        </w:rPr>
        <w:t>(Christie 2010)</w:t>
      </w:r>
      <w:r w:rsidR="00007102">
        <w:fldChar w:fldCharType="end"/>
      </w:r>
      <w:r w:rsidR="00A33A3D" w:rsidRPr="00D71476">
        <w:t>.</w:t>
      </w:r>
      <w:r w:rsidRPr="00D71476">
        <w:t xml:space="preserve"> Parentage assignments from CERVUS were then verified using the combined PLS - FL algorithm implemented in COLONY Version 2.0.6.8</w:t>
      </w:r>
      <w:r w:rsidR="00007102">
        <w:t xml:space="preserve"> </w:t>
      </w:r>
      <w:r w:rsidR="00007102">
        <w:fldChar w:fldCharType="begin"/>
      </w:r>
      <w:r w:rsidR="00007102">
        <w:instrText xml:space="preserve"> ADDIN EN.CITE &lt;EndNote&gt;&lt;Cite&gt;&lt;Author&gt;Jones&lt;/Author&gt;&lt;Year&gt;2010&lt;/Year&gt;&lt;RecNum&gt;1544&lt;/RecNum&gt;&lt;DisplayText&gt;(Jones &amp;amp; Wang 2010)&lt;/DisplayText&gt;&lt;record&gt;&lt;rec-number&gt;1544&lt;/rec-number&gt;&lt;foreign-keys&gt;&lt;key app="EN" db-id="fstdwt0t3xzrskewzvmxpsf80xx25990rfrd" timestamp="1666297979"&gt;1544&lt;/key&gt;&lt;/foreign-keys&gt;&lt;ref-type name="Journal Article"&gt;17&lt;/ref-type&gt;&lt;contributors&gt;&lt;authors&gt;&lt;author&gt;Jones, Owen R&lt;/author&gt;&lt;author&gt;Wang, Jinliang&lt;/author&gt;&lt;/authors&gt;&lt;/contributors&gt;&lt;titles&gt;&lt;title&gt;COLONY: a program for parentage and sibship inference from multilocus genotype data&lt;/title&gt;&lt;secondary-title&gt;Molecular ecology resources&lt;/secondary-title&gt;&lt;/titles&gt;&lt;periodical&gt;&lt;full-title&gt;Molecular Ecology Resources&lt;/full-title&gt;&lt;/periodical&gt;&lt;pages&gt;551-555&lt;/pages&gt;&lt;volume&gt;10&lt;/volume&gt;&lt;number&gt;3&lt;/number&gt;&lt;dates&gt;&lt;year&gt;2010&lt;/year&gt;&lt;/dates&gt;&lt;isbn&gt;1755-098X&lt;/isbn&gt;&lt;urls&gt;&lt;/urls&gt;&lt;/record&gt;&lt;/Cite&gt;&lt;/EndNote&gt;</w:instrText>
      </w:r>
      <w:r w:rsidR="00007102">
        <w:fldChar w:fldCharType="separate"/>
      </w:r>
      <w:r w:rsidR="00007102">
        <w:rPr>
          <w:noProof/>
        </w:rPr>
        <w:t>(Jones &amp; Wang 2010)</w:t>
      </w:r>
      <w:r w:rsidR="00007102">
        <w:fldChar w:fldCharType="end"/>
      </w:r>
      <w:r w:rsidRPr="00D71476">
        <w:t xml:space="preserve">. The second analysis was conducted </w:t>
      </w:r>
      <w:r w:rsidR="00A54542">
        <w:t>because</w:t>
      </w:r>
      <w:r w:rsidRPr="00D71476">
        <w:t xml:space="preserve"> CERVUS’s likelihood-based parentage assignment method requires an accurate estimate of the number of parents contributing to a cohort </w:t>
      </w:r>
      <w:r w:rsidR="005C6AE6" w:rsidRPr="00D71476">
        <w:fldChar w:fldCharType="begin"/>
      </w:r>
      <w:r w:rsidR="006605AD">
        <w:instrText xml:space="preserve"> ADDIN EN.CITE &lt;EndNote&gt;&lt;Cite&gt;&lt;Author&gt;Harrison&lt;/Author&gt;&lt;Year&gt;2013&lt;/Year&gt;&lt;RecNum&gt;1541&lt;/RecNum&gt;&lt;DisplayText&gt;(Harrison et al. 2013)&lt;/DisplayText&gt;&lt;record&gt;&lt;rec-number&gt;1541&lt;/rec-number&gt;&lt;foreign-keys&gt;&lt;key app="EN" db-id="fstdwt0t3xzrskewzvmxpsf80xx25990rfrd" timestamp="1665165757"&gt;1541&lt;/key&gt;&lt;/foreign-keys&gt;&lt;ref-type name="Journal Article"&gt;17&lt;/ref-type&gt;&lt;contributors&gt;&lt;authors&gt;&lt;author&gt;Harrison, Hugo B&lt;/author&gt;&lt;author&gt;Saenz‐Agudelo, Pablo&lt;/author&gt;&lt;author&gt;Planes, Serge&lt;/author&gt;&lt;author&gt;Jones, Geoffrey P&lt;/author&gt;&lt;author&gt;Berumen, Michael L&lt;/author&gt;&lt;/authors&gt;&lt;/contributors&gt;&lt;titles&gt;&lt;title&gt;Relative accuracy of three common methods of parentage analysis in natural populations&lt;/title&gt;&lt;secondary-title&gt;Molecular ecology&lt;/secondary-title&gt;&lt;/titles&gt;&lt;periodical&gt;&lt;full-title&gt;Molecular Ecology&lt;/full-title&gt;&lt;/periodical&gt;&lt;pages&gt;1158-1170&lt;/pages&gt;&lt;volume&gt;22&lt;/volume&gt;&lt;number&gt;4&lt;/number&gt;&lt;dates&gt;&lt;year&gt;2013&lt;/year&gt;&lt;/dates&gt;&lt;isbn&gt;0962-1083&lt;/isbn&gt;&lt;urls&gt;&lt;/urls&gt;&lt;/record&gt;&lt;/Cite&gt;&lt;/EndNote&gt;</w:instrText>
      </w:r>
      <w:r w:rsidR="005C6AE6" w:rsidRPr="00D71476">
        <w:fldChar w:fldCharType="separate"/>
      </w:r>
      <w:r w:rsidR="006605AD">
        <w:rPr>
          <w:noProof/>
        </w:rPr>
        <w:t>(Harrison et al. 2013)</w:t>
      </w:r>
      <w:r w:rsidR="005C6AE6" w:rsidRPr="00D71476">
        <w:fldChar w:fldCharType="end"/>
      </w:r>
      <w:r w:rsidR="00A86C6F">
        <w:t xml:space="preserve">, and previous work suggested that </w:t>
      </w:r>
      <w:proofErr w:type="spellStart"/>
      <w:r w:rsidR="00A86C6F">
        <w:t>adfluvial</w:t>
      </w:r>
      <w:proofErr w:type="spellEnd"/>
      <w:r w:rsidR="00A86C6F">
        <w:t xml:space="preserve"> females and precocial males may contribute to the productivity of the above dam population </w:t>
      </w:r>
      <w:r w:rsidR="00A86C6F">
        <w:fldChar w:fldCharType="begin"/>
      </w:r>
      <w:r w:rsidR="00A86C6F">
        <w:instrText xml:space="preserve"> ADDIN EN.CITE &lt;EndNote&gt;&lt;Cite&gt;&lt;Author&gt;Banks&lt;/Author&gt;&lt;Year&gt;2016&lt;/Year&gt;&lt;RecNum&gt;1393&lt;/RecNum&gt;&lt;DisplayText&gt;(Banks et al. 2016)&lt;/DisplayText&gt;&lt;record&gt;&lt;rec-number&gt;1393&lt;/rec-number&gt;&lt;foreign-keys&gt;&lt;key app="EN" db-id="fstdwt0t3xzrskewzvmxpsf80xx25990rfrd" timestamp="1599162003"&gt;1393&lt;/key&gt;&lt;key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J.&lt;/author&gt;&lt;author&gt;Johnson, M. A.&lt;/author&gt;&lt;/authors&gt;&lt;/contributors&gt;&lt;titles&gt;&lt;title&gt;A genetics-based evaluation of the spring Chinook salmon reintroduction program above Cougar Dam, South Fork McKenzie River, 2013-2015&lt;/title&gt;&lt;secondary-title&gt;U.S. Army Corps of Engineers&lt;/secondary-title&gt;&lt;/titles&gt;&lt;periodical&gt;&lt;full-title&gt;U.S. Army Corps of Engineers&lt;/full-title&gt;&lt;/periodical&gt;&lt;dates&gt;&lt;year&gt;2016&lt;/year&gt;&lt;/dates&gt;&lt;urls&gt;&lt;/urls&gt;&lt;/record&gt;&lt;/Cite&gt;&lt;/EndNote&gt;</w:instrText>
      </w:r>
      <w:r w:rsidR="00A86C6F">
        <w:fldChar w:fldCharType="separate"/>
      </w:r>
      <w:r w:rsidR="00A86C6F">
        <w:rPr>
          <w:noProof/>
        </w:rPr>
        <w:t>(Banks et al. 2016)</w:t>
      </w:r>
      <w:r w:rsidR="00A86C6F">
        <w:fldChar w:fldCharType="end"/>
      </w:r>
      <w:r w:rsidRPr="00D71476">
        <w:t>. Moreover, simulation studies have suggested that COLONY’s assignment protocol is the most accurate of three alternate pedigree reconstruction methods</w:t>
      </w:r>
      <w:r w:rsidR="00007102">
        <w:t xml:space="preserve"> </w:t>
      </w:r>
      <w:r w:rsidR="00007102">
        <w:fldChar w:fldCharType="begin"/>
      </w:r>
      <w:r w:rsidR="00007102">
        <w:instrText xml:space="preserve"> ADDIN EN.CITE &lt;EndNote&gt;&lt;Cite&gt;&lt;Author&gt;Harrison&lt;/Author&gt;&lt;Year&gt;2013&lt;/Year&gt;&lt;RecNum&gt;1541&lt;/RecNum&gt;&lt;DisplayText&gt;(Harrison et al. 2013)&lt;/DisplayText&gt;&lt;record&gt;&lt;rec-number&gt;1541&lt;/rec-number&gt;&lt;foreign-keys&gt;&lt;key app="EN" db-id="fstdwt0t3xzrskewzvmxpsf80xx25990rfrd" timestamp="1665165757"&gt;1541&lt;/key&gt;&lt;/foreign-keys&gt;&lt;ref-type name="Journal Article"&gt;17&lt;/ref-type&gt;&lt;contributors&gt;&lt;authors&gt;&lt;author&gt;Harrison, Hugo B&lt;/author&gt;&lt;author&gt;Saenz‐Agudelo, Pablo&lt;/author&gt;&lt;author&gt;Planes, Serge&lt;/author&gt;&lt;author&gt;Jones, Geoffrey P&lt;/author&gt;&lt;author&gt;Berumen, Michael L&lt;/author&gt;&lt;/authors&gt;&lt;/contributors&gt;&lt;titles&gt;&lt;title&gt;Relative accuracy of three common methods of parentage analysis in natural populations&lt;/title&gt;&lt;secondary-title&gt;Molecular ecology&lt;/secondary-title&gt;&lt;/titles&gt;&lt;periodical&gt;&lt;full-title&gt;Molecular Ecology&lt;/full-title&gt;&lt;/periodical&gt;&lt;pages&gt;1158-1170&lt;/pages&gt;&lt;volume&gt;22&lt;/volume&gt;&lt;number&gt;4&lt;/number&gt;&lt;dates&gt;&lt;year&gt;2013&lt;/year&gt;&lt;/dates&gt;&lt;isbn&gt;0962-1083&lt;/isbn&gt;&lt;urls&gt;&lt;/urls&gt;&lt;/record&gt;&lt;/Cite&gt;&lt;/EndNote&gt;</w:instrText>
      </w:r>
      <w:r w:rsidR="00007102">
        <w:fldChar w:fldCharType="separate"/>
      </w:r>
      <w:r w:rsidR="00007102">
        <w:rPr>
          <w:noProof/>
        </w:rPr>
        <w:t>(Harrison et al. 2013)</w:t>
      </w:r>
      <w:r w:rsidR="00007102">
        <w:fldChar w:fldCharType="end"/>
      </w:r>
      <w:r w:rsidR="00007102">
        <w:t xml:space="preserve">. </w:t>
      </w:r>
      <w:r w:rsidRPr="00D71476">
        <w:t xml:space="preserve">COLONY was run using the </w:t>
      </w:r>
      <w:r w:rsidRPr="00D71476">
        <w:lastRenderedPageBreak/>
        <w:t>following parameters: medium run length, polygamous male and female setting, weak sibship prior of 1, allele dropout and miscalled allele rate prior of 2% per locus</w:t>
      </w:r>
      <w:r w:rsidR="00A33A3D" w:rsidRPr="00D71476">
        <w:t>, and an assumed 95% rate of sampled parents</w:t>
      </w:r>
      <w:r w:rsidRPr="00D71476">
        <w:t xml:space="preserve">. </w:t>
      </w:r>
      <w:r w:rsidR="004445C8">
        <w:t>We also estimated the allele miscall rate and dropout rate in our dataset using COLONY</w:t>
      </w:r>
      <w:r w:rsidR="0023110E">
        <w:t xml:space="preserve"> </w:t>
      </w:r>
      <w:r w:rsidR="0023110E">
        <w:fldChar w:fldCharType="begin"/>
      </w:r>
      <w:r w:rsidR="0023110E">
        <w:instrText xml:space="preserve"> ADDIN EN.CITE &lt;EndNote&gt;&lt;Cite&gt;&lt;Author&gt;Wang&lt;/Author&gt;&lt;Year&gt;2018&lt;/Year&gt;&lt;RecNum&gt;1545&lt;/RecNum&gt;&lt;DisplayText&gt;(Wang 2018)&lt;/DisplayText&gt;&lt;record&gt;&lt;rec-number&gt;1545&lt;/rec-number&gt;&lt;foreign-keys&gt;&lt;key app="EN" db-id="fstdwt0t3xzrskewzvmxpsf80xx25990rfrd" timestamp="1666298303"&gt;1545&lt;/key&gt;&lt;/foreign-keys&gt;&lt;ref-type name="Journal Article"&gt;17&lt;/ref-type&gt;&lt;contributors&gt;&lt;authors&gt;&lt;author&gt;Wang, Jinliang&lt;/author&gt;&lt;/authors&gt;&lt;/contributors&gt;&lt;titles&gt;&lt;title&gt;Estimating genotyping errors from genotype and reconstructed pedigree data&lt;/title&gt;&lt;secondary-title&gt;Methods in Ecology and Evolution&lt;/secondary-title&gt;&lt;/titles&gt;&lt;periodical&gt;&lt;full-title&gt;Methods in Ecology and Evolution&lt;/full-title&gt;&lt;/periodical&gt;&lt;pages&gt;109-120&lt;/pages&gt;&lt;volume&gt;9&lt;/volume&gt;&lt;number&gt;1&lt;/number&gt;&lt;dates&gt;&lt;year&gt;2018&lt;/year&gt;&lt;/dates&gt;&lt;isbn&gt;2041-210X&lt;/isbn&gt;&lt;urls&gt;&lt;/urls&gt;&lt;/record&gt;&lt;/Cite&gt;&lt;/EndNote&gt;</w:instrText>
      </w:r>
      <w:r w:rsidR="0023110E">
        <w:fldChar w:fldCharType="separate"/>
      </w:r>
      <w:r w:rsidR="0023110E">
        <w:rPr>
          <w:noProof/>
        </w:rPr>
        <w:t>(Wang 2018)</w:t>
      </w:r>
      <w:r w:rsidR="0023110E">
        <w:fldChar w:fldCharType="end"/>
      </w:r>
      <w:r w:rsidR="004445C8">
        <w:t>.</w:t>
      </w:r>
    </w:p>
    <w:p w14:paraId="602DC10A" w14:textId="43D236E6" w:rsidR="000E20F1" w:rsidRDefault="0000684E" w:rsidP="00A33A3D">
      <w:pPr>
        <w:spacing w:line="360" w:lineRule="auto"/>
        <w:ind w:firstLine="720"/>
      </w:pPr>
      <w:r w:rsidRPr="00D71476">
        <w:t xml:space="preserve">Given the longitudinal nature of the genetic parentage analysis of </w:t>
      </w:r>
      <w:r w:rsidR="00A33A3D" w:rsidRPr="00D71476">
        <w:t>South Fork</w:t>
      </w:r>
      <w:r w:rsidR="000E20F1">
        <w:t xml:space="preserve"> McKenzie River</w:t>
      </w:r>
      <w:r w:rsidRPr="00D71476">
        <w:t xml:space="preserve"> spring Chinook salmon, we developed an automated, reproducible procedure for choosing the best consensus parentage from the outputs of CERVUS and COLONY that does not allow for technician bias. Other changes from previously reported parentage analysis methods include application of an updated version of COLONY</w:t>
      </w:r>
      <w:r w:rsidR="00A33A3D" w:rsidRPr="00D71476">
        <w:t xml:space="preserve">. To evaluate how these changes to software versions and parentage assignment </w:t>
      </w:r>
      <w:r w:rsidR="0023110E">
        <w:t xml:space="preserve">procedure </w:t>
      </w:r>
      <w:r w:rsidR="00A33A3D" w:rsidRPr="00D71476">
        <w:t>may impact results</w:t>
      </w:r>
      <w:r w:rsidR="0023110E">
        <w:t>,</w:t>
      </w:r>
      <w:r w:rsidR="00A33A3D" w:rsidRPr="00D71476">
        <w:t xml:space="preserve"> </w:t>
      </w:r>
      <w:r w:rsidR="00765354">
        <w:t xml:space="preserve">we </w:t>
      </w:r>
      <w:r w:rsidR="00A33A3D" w:rsidRPr="00D71476">
        <w:t>compared results between pedigrees inferred</w:t>
      </w:r>
      <w:r w:rsidR="00D71476">
        <w:t xml:space="preserve"> using the approach used in this report and those inferred </w:t>
      </w:r>
      <w:r w:rsidR="00765354">
        <w:t>in</w:t>
      </w:r>
      <w:r w:rsidR="00A33A3D" w:rsidRPr="00D71476">
        <w:t xml:space="preserve"> previous reports</w:t>
      </w:r>
      <w:r w:rsidR="00765354">
        <w:t xml:space="preserve"> for the six years of overlap in assigned offspring</w:t>
      </w:r>
      <w:r w:rsidR="00765354" w:rsidRPr="00D71476">
        <w:t xml:space="preserve"> </w:t>
      </w:r>
      <w:r w:rsidR="00765354">
        <w:t>(</w:t>
      </w:r>
      <w:r w:rsidR="00765354" w:rsidRPr="00D71476">
        <w:t>20</w:t>
      </w:r>
      <w:r w:rsidR="00765354">
        <w:t>10</w:t>
      </w:r>
      <w:r w:rsidR="00765354" w:rsidRPr="00D71476">
        <w:t xml:space="preserve"> – 201</w:t>
      </w:r>
      <w:r w:rsidR="00765354">
        <w:t>5)</w:t>
      </w:r>
      <w:r w:rsidR="00A33A3D" w:rsidRPr="00D71476">
        <w:t xml:space="preserve">. </w:t>
      </w:r>
      <w:commentRangeStart w:id="40"/>
      <w:commentRangeStart w:id="41"/>
      <w:commentRangeStart w:id="42"/>
      <w:r w:rsidR="00E14BA5" w:rsidRPr="00E14BA5">
        <w:t>To facilitate the identification of long term trends in the</w:t>
      </w:r>
      <w:r w:rsidR="00E14BA5">
        <w:t xml:space="preserve"> demographic and genetic characteristics of </w:t>
      </w:r>
      <w:r w:rsidR="000E20F1" w:rsidRPr="00D71476">
        <w:t>South Fork</w:t>
      </w:r>
      <w:r w:rsidR="000E20F1">
        <w:t xml:space="preserve"> McKenzie River</w:t>
      </w:r>
      <w:r w:rsidR="000E20F1" w:rsidRPr="00D71476">
        <w:t xml:space="preserve"> spring Chinook salmon</w:t>
      </w:r>
      <w:r w:rsidR="000E20F1">
        <w:t xml:space="preserve">, we conducted all analyses using the pedigree inferred using the </w:t>
      </w:r>
      <w:r w:rsidR="0023110E">
        <w:t>new</w:t>
      </w:r>
      <w:r w:rsidR="000E20F1">
        <w:t xml:space="preserve"> methods</w:t>
      </w:r>
      <w:r w:rsidR="00765354">
        <w:t xml:space="preserve">. All results presented are based on the </w:t>
      </w:r>
      <w:commentRangeStart w:id="43"/>
      <w:commentRangeStart w:id="44"/>
      <w:commentRangeStart w:id="45"/>
      <w:r w:rsidR="00765354">
        <w:t>new</w:t>
      </w:r>
      <w:commentRangeEnd w:id="43"/>
      <w:r w:rsidR="00765354">
        <w:rPr>
          <w:rStyle w:val="CommentReference"/>
        </w:rPr>
        <w:commentReference w:id="43"/>
      </w:r>
      <w:commentRangeEnd w:id="44"/>
      <w:r w:rsidR="00BB55F1">
        <w:rPr>
          <w:rStyle w:val="CommentReference"/>
        </w:rPr>
        <w:commentReference w:id="44"/>
      </w:r>
      <w:commentRangeEnd w:id="45"/>
      <w:r w:rsidR="00B20065">
        <w:rPr>
          <w:rStyle w:val="CommentReference"/>
        </w:rPr>
        <w:commentReference w:id="45"/>
      </w:r>
      <w:r w:rsidR="00765354">
        <w:t xml:space="preserve"> pedigrees</w:t>
      </w:r>
      <w:r w:rsidR="000E20F1">
        <w:t xml:space="preserve">. </w:t>
      </w:r>
      <w:commentRangeEnd w:id="40"/>
      <w:r w:rsidR="000E20F1">
        <w:rPr>
          <w:rStyle w:val="CommentReference"/>
        </w:rPr>
        <w:commentReference w:id="40"/>
      </w:r>
      <w:commentRangeEnd w:id="41"/>
      <w:r w:rsidR="00BB55F1">
        <w:rPr>
          <w:rStyle w:val="CommentReference"/>
        </w:rPr>
        <w:commentReference w:id="41"/>
      </w:r>
      <w:commentRangeEnd w:id="42"/>
      <w:r w:rsidR="00B20065">
        <w:rPr>
          <w:rStyle w:val="CommentReference"/>
        </w:rPr>
        <w:commentReference w:id="42"/>
      </w:r>
    </w:p>
    <w:p w14:paraId="776B9D95" w14:textId="76895071" w:rsidR="00E95D9A" w:rsidRPr="00D71476" w:rsidRDefault="00E95D9A" w:rsidP="00E95D9A">
      <w:pPr>
        <w:spacing w:line="360" w:lineRule="auto"/>
      </w:pPr>
    </w:p>
    <w:p w14:paraId="0CDFEDE0" w14:textId="449A847E" w:rsidR="00E95D9A" w:rsidRPr="00D71476" w:rsidRDefault="00E95D9A" w:rsidP="00E95D9A">
      <w:pPr>
        <w:spacing w:line="360" w:lineRule="auto"/>
      </w:pPr>
      <w:r w:rsidRPr="00D71476">
        <w:rPr>
          <w:u w:val="single"/>
        </w:rPr>
        <w:t>Assignments</w:t>
      </w:r>
    </w:p>
    <w:p w14:paraId="688EF7A8" w14:textId="3EB61482" w:rsidR="001C0FB7" w:rsidRPr="00D71476" w:rsidRDefault="001C0FB7" w:rsidP="001C0FB7">
      <w:pPr>
        <w:spacing w:line="360" w:lineRule="auto"/>
        <w:ind w:firstLine="720"/>
      </w:pPr>
      <w:r w:rsidRPr="00D71476">
        <w:t xml:space="preserve">We summarized the number and proportion of unmarked adult Chinook salmon sampled at either the </w:t>
      </w:r>
      <w:r w:rsidR="00B8490A">
        <w:t>Cougar Trap</w:t>
      </w:r>
      <w:r w:rsidRPr="00D71476">
        <w:t xml:space="preserve"> or spawning grounds below </w:t>
      </w:r>
      <w:r w:rsidR="00B8490A">
        <w:t>Cougar Dam</w:t>
      </w:r>
      <w:r w:rsidRPr="00D71476">
        <w:t xml:space="preserve"> in 201</w:t>
      </w:r>
      <w:r w:rsidR="004445C8">
        <w:t>0</w:t>
      </w:r>
      <w:r w:rsidRPr="00D71476">
        <w:t xml:space="preserve"> - 2020 that can be assigned as progeny of Chinook salmon previously released above </w:t>
      </w:r>
      <w:r w:rsidR="00B8490A">
        <w:t>Cougar Dam</w:t>
      </w:r>
      <w:r w:rsidRPr="00D71476">
        <w:t>, South Fork McKenzie River in 20</w:t>
      </w:r>
      <w:r w:rsidR="004445C8">
        <w:t>07</w:t>
      </w:r>
      <w:r w:rsidRPr="00D71476">
        <w:t xml:space="preserve"> - 2017. </w:t>
      </w:r>
    </w:p>
    <w:p w14:paraId="76D9A92A" w14:textId="17E03CF2" w:rsidR="00E95D9A" w:rsidRPr="00D71476" w:rsidRDefault="001C0FB7" w:rsidP="001552C3">
      <w:pPr>
        <w:spacing w:line="360" w:lineRule="auto"/>
        <w:ind w:firstLine="720"/>
      </w:pPr>
      <w:r w:rsidRPr="00D71476">
        <w:t xml:space="preserve">To evaluate the </w:t>
      </w:r>
      <w:r w:rsidR="003B1343">
        <w:t>effect</w:t>
      </w:r>
      <w:r w:rsidRPr="00D71476">
        <w:t xml:space="preserve"> of the LSDR </w:t>
      </w:r>
      <w:r w:rsidR="004445C8">
        <w:t xml:space="preserve">and </w:t>
      </w:r>
      <w:r w:rsidR="00554D18">
        <w:t xml:space="preserve">downstream </w:t>
      </w:r>
      <w:r w:rsidRPr="00D71476">
        <w:t>recycling program</w:t>
      </w:r>
      <w:r w:rsidR="004445C8">
        <w:t>s</w:t>
      </w:r>
      <w:r w:rsidRPr="00D71476">
        <w:t xml:space="preserve">, we determined the number of NOR immigrants </w:t>
      </w:r>
      <w:r w:rsidR="003B1343">
        <w:t xml:space="preserve">and NOR salmon produced above the dam that were </w:t>
      </w:r>
      <w:r w:rsidRPr="00D71476">
        <w:t>collected at</w:t>
      </w:r>
      <w:r w:rsidR="00EA6259">
        <w:t xml:space="preserve"> the</w:t>
      </w:r>
      <w:r w:rsidRPr="00D71476">
        <w:t xml:space="preserve"> </w:t>
      </w:r>
      <w:r w:rsidR="00B8490A">
        <w:t>Cougar Trap</w:t>
      </w:r>
      <w:r w:rsidRPr="00D71476">
        <w:t xml:space="preserve"> each day</w:t>
      </w:r>
      <w:r w:rsidR="003B1343">
        <w:t>.</w:t>
      </w:r>
      <w:r w:rsidR="001552C3">
        <w:t xml:space="preserve"> </w:t>
      </w:r>
      <w:r w:rsidRPr="00D71476">
        <w:t xml:space="preserve">To better understand the relationship between </w:t>
      </w:r>
      <w:r w:rsidR="003F45DC">
        <w:t>arrival time</w:t>
      </w:r>
      <w:r w:rsidRPr="00D71476">
        <w:t xml:space="preserve"> and the probability that an individual collected at </w:t>
      </w:r>
      <w:r w:rsidR="00B8490A">
        <w:t>Cougar Trap</w:t>
      </w:r>
      <w:r w:rsidRPr="00D71476">
        <w:t xml:space="preserve"> was not produced above the dam, we fit a binomial generalized linear</w:t>
      </w:r>
      <w:r w:rsidR="003F45DC">
        <w:t xml:space="preserve"> mixed</w:t>
      </w:r>
      <w:r w:rsidRPr="00D71476">
        <w:t xml:space="preserve"> model (</w:t>
      </w:r>
      <w:proofErr w:type="spellStart"/>
      <w:r w:rsidRPr="00D71476">
        <w:t>GLM</w:t>
      </w:r>
      <w:r w:rsidR="003F45DC">
        <w:t>M</w:t>
      </w:r>
      <w:r w:rsidR="003F45DC">
        <w:rPr>
          <w:vertAlign w:val="subscript"/>
        </w:rPr>
        <w:t>immigrant</w:t>
      </w:r>
      <w:proofErr w:type="spellEnd"/>
      <w:r w:rsidRPr="00D71476">
        <w:t xml:space="preserve">) using </w:t>
      </w:r>
      <w:r w:rsidRPr="00EA6259">
        <w:rPr>
          <w:i/>
          <w:iCs/>
        </w:rPr>
        <w:t>sex</w:t>
      </w:r>
      <w:r w:rsidRPr="00D71476">
        <w:t xml:space="preserve">, </w:t>
      </w:r>
      <w:r w:rsidR="003F45DC">
        <w:t xml:space="preserve">and the </w:t>
      </w:r>
      <w:r w:rsidRPr="00EA6259">
        <w:rPr>
          <w:i/>
          <w:iCs/>
        </w:rPr>
        <w:t>Julian day</w:t>
      </w:r>
      <w:r w:rsidR="003F45DC" w:rsidRPr="00EA6259">
        <w:rPr>
          <w:i/>
          <w:iCs/>
        </w:rPr>
        <w:t xml:space="preserve"> of sampling</w:t>
      </w:r>
      <w:r w:rsidR="003F45DC">
        <w:t xml:space="preserve"> at </w:t>
      </w:r>
      <w:r w:rsidR="00EA6259">
        <w:t xml:space="preserve">the </w:t>
      </w:r>
      <w:r w:rsidR="00B8490A">
        <w:t>Cougar Trap</w:t>
      </w:r>
      <w:r w:rsidRPr="00D71476">
        <w:t>, across</w:t>
      </w:r>
      <w:r w:rsidR="004445C8">
        <w:t xml:space="preserve"> </w:t>
      </w:r>
      <w:r w:rsidR="00EA6259">
        <w:t xml:space="preserve">the </w:t>
      </w:r>
      <w:r w:rsidRPr="00D71476">
        <w:t>years in our combined pedigree where we evaluate all possible parentages</w:t>
      </w:r>
      <w:r w:rsidR="004445C8">
        <w:t xml:space="preserve"> of potential offspring</w:t>
      </w:r>
      <w:r w:rsidRPr="00D71476">
        <w:t xml:space="preserve"> (offspring years 2013 – 2020). </w:t>
      </w:r>
      <w:r w:rsidR="003F45DC">
        <w:t xml:space="preserve">Because the relationship varied strongly across years, we also included a random slope for </w:t>
      </w:r>
      <w:r w:rsidR="003F45DC" w:rsidRPr="00EA6259">
        <w:rPr>
          <w:i/>
          <w:iCs/>
        </w:rPr>
        <w:t xml:space="preserve">Julian day of sampling </w:t>
      </w:r>
      <w:r w:rsidR="003F45DC">
        <w:t>across years</w:t>
      </w:r>
      <w:r w:rsidR="00EA6259">
        <w:t xml:space="preserve"> and a random intercept for year</w:t>
      </w:r>
      <w:r w:rsidR="003F45DC">
        <w:t xml:space="preserve">. </w:t>
      </w:r>
      <w:r w:rsidR="004445C8">
        <w:t>After model validation, e</w:t>
      </w:r>
      <w:r w:rsidR="00153134" w:rsidRPr="00D71476">
        <w:t xml:space="preserve">ffects of </w:t>
      </w:r>
      <w:r w:rsidR="003F45DC" w:rsidRPr="00EA6259">
        <w:rPr>
          <w:i/>
          <w:iCs/>
        </w:rPr>
        <w:t>s</w:t>
      </w:r>
      <w:r w:rsidR="00153134" w:rsidRPr="00EA6259">
        <w:rPr>
          <w:i/>
          <w:iCs/>
        </w:rPr>
        <w:t>ex</w:t>
      </w:r>
      <w:r w:rsidR="00153134" w:rsidRPr="00D71476">
        <w:t xml:space="preserve"> </w:t>
      </w:r>
      <w:r w:rsidR="00EA6259">
        <w:t xml:space="preserve">and </w:t>
      </w:r>
      <w:r w:rsidR="00EA6259" w:rsidRPr="00EA6259">
        <w:rPr>
          <w:i/>
          <w:iCs/>
        </w:rPr>
        <w:t>Julian day of sampling</w:t>
      </w:r>
      <w:r w:rsidR="00EA6259">
        <w:t xml:space="preserve"> </w:t>
      </w:r>
      <w:r w:rsidR="00153134" w:rsidRPr="00D71476">
        <w:t>were evaluated using likelihood ratio tests and Wald Tests.</w:t>
      </w:r>
    </w:p>
    <w:p w14:paraId="75788DFE" w14:textId="2CEC4595" w:rsidR="000B5941" w:rsidRPr="00D71476" w:rsidRDefault="000B5941" w:rsidP="000B5941">
      <w:pPr>
        <w:spacing w:line="360" w:lineRule="auto"/>
      </w:pPr>
    </w:p>
    <w:p w14:paraId="7F3625CA" w14:textId="7B8E23A7" w:rsidR="000B5941" w:rsidRPr="00D71476" w:rsidRDefault="00D00DAB" w:rsidP="000B5941">
      <w:pPr>
        <w:spacing w:line="360" w:lineRule="auto"/>
        <w:rPr>
          <w:u w:val="single"/>
        </w:rPr>
      </w:pPr>
      <w:r w:rsidRPr="00D71476">
        <w:rPr>
          <w:u w:val="single"/>
        </w:rPr>
        <w:t>Demograph</w:t>
      </w:r>
      <w:r w:rsidR="00171088" w:rsidRPr="00D71476">
        <w:rPr>
          <w:u w:val="single"/>
        </w:rPr>
        <w:t>y</w:t>
      </w:r>
    </w:p>
    <w:p w14:paraId="28F824C6" w14:textId="77777777" w:rsidR="00171088" w:rsidRPr="00D71476" w:rsidRDefault="00171088" w:rsidP="00171088">
      <w:pPr>
        <w:spacing w:line="360" w:lineRule="auto"/>
      </w:pPr>
      <w:r w:rsidRPr="00D71476">
        <w:rPr>
          <w:i/>
          <w:iCs/>
        </w:rPr>
        <w:t>Age at Maturity</w:t>
      </w:r>
      <w:r w:rsidRPr="00D71476">
        <w:t xml:space="preserve"> </w:t>
      </w:r>
    </w:p>
    <w:p w14:paraId="2CB6F529" w14:textId="517D12E5" w:rsidR="00171088" w:rsidRPr="00D71476" w:rsidRDefault="00171088" w:rsidP="00171088">
      <w:pPr>
        <w:spacing w:line="360" w:lineRule="auto"/>
        <w:ind w:firstLine="720"/>
      </w:pPr>
      <w:r w:rsidRPr="00D71476">
        <w:t xml:space="preserve">For each assigned progeny, </w:t>
      </w:r>
      <w:r w:rsidR="001C0FB7" w:rsidRPr="00D71476">
        <w:t xml:space="preserve">we subtracted </w:t>
      </w:r>
      <w:r w:rsidRPr="00D71476">
        <w:t xml:space="preserve">the year </w:t>
      </w:r>
      <w:r w:rsidR="004445C8">
        <w:t xml:space="preserve">potential offspring returned </w:t>
      </w:r>
      <w:r w:rsidRPr="00D71476">
        <w:t>(e.g., 2016) by each parent(s) release year (e.g., 2013) to infer the age at maturity of progeny (e.g., age-3) and determi</w:t>
      </w:r>
      <w:r w:rsidR="001C0FB7" w:rsidRPr="00D71476">
        <w:t>ned</w:t>
      </w:r>
      <w:r w:rsidRPr="00D71476">
        <w:t xml:space="preserve"> overall age structure among the adult returns from 2010 - 2020. Note that, because our candidate parents include salmon released above the dam from 2007 onwards, we </w:t>
      </w:r>
      <w:r w:rsidR="001C0FB7" w:rsidRPr="00D71476">
        <w:t>we</w:t>
      </w:r>
      <w:r w:rsidRPr="00D71476">
        <w:t>re able to identify age</w:t>
      </w:r>
      <w:r w:rsidR="00113D3A">
        <w:t>-</w:t>
      </w:r>
      <w:r w:rsidRPr="00D71476">
        <w:t>3, 4, 5, and 6 offspring in return years 2013 – 2020. For example, we cannot identify age</w:t>
      </w:r>
      <w:r w:rsidR="00554D18">
        <w:t>-</w:t>
      </w:r>
      <w:r w:rsidRPr="00D71476">
        <w:t>5 salmon returning in 2010, because we d</w:t>
      </w:r>
      <w:r w:rsidR="001C0FB7" w:rsidRPr="00D71476">
        <w:t>id</w:t>
      </w:r>
      <w:r w:rsidRPr="00D71476">
        <w:t xml:space="preserve"> not examine candidate parents from 2005.</w:t>
      </w:r>
    </w:p>
    <w:p w14:paraId="29F815F2" w14:textId="77777777" w:rsidR="00171088" w:rsidRPr="00D71476" w:rsidRDefault="00171088" w:rsidP="000B5941">
      <w:pPr>
        <w:spacing w:line="360" w:lineRule="auto"/>
        <w:rPr>
          <w:i/>
          <w:iCs/>
        </w:rPr>
      </w:pPr>
    </w:p>
    <w:p w14:paraId="2C196859" w14:textId="1B6461E1" w:rsidR="00171088" w:rsidRPr="00D71476" w:rsidRDefault="00171088" w:rsidP="000B5941">
      <w:pPr>
        <w:spacing w:line="360" w:lineRule="auto"/>
        <w:rPr>
          <w:i/>
          <w:iCs/>
        </w:rPr>
      </w:pPr>
      <w:r w:rsidRPr="00D71476">
        <w:rPr>
          <w:i/>
          <w:iCs/>
        </w:rPr>
        <w:t>Total Lifetime Fitness</w:t>
      </w:r>
    </w:p>
    <w:p w14:paraId="764256FD" w14:textId="6D2D13A0" w:rsidR="00171088" w:rsidRDefault="00994789" w:rsidP="000B5941">
      <w:pPr>
        <w:spacing w:line="360" w:lineRule="auto"/>
      </w:pPr>
      <w:r w:rsidRPr="00D71476">
        <w:tab/>
      </w:r>
      <w:r w:rsidR="00D71476">
        <w:t>We define</w:t>
      </w:r>
      <w:r w:rsidR="007A014D">
        <w:t>d</w:t>
      </w:r>
      <w:r w:rsidR="00D71476">
        <w:t xml:space="preserve"> total lifetime fitness (TLF) as the total number of </w:t>
      </w:r>
      <w:r w:rsidR="00554D18">
        <w:t xml:space="preserve">adult </w:t>
      </w:r>
      <w:r w:rsidR="00D71476">
        <w:t>offspring assigned to a candidate parent</w:t>
      </w:r>
      <w:r w:rsidR="007A014D">
        <w:t xml:space="preserve"> (Fig. 2)</w:t>
      </w:r>
      <w:r w:rsidR="00D71476">
        <w:t>. We estimated TLF for all candidate parents in our dataset, including</w:t>
      </w:r>
      <w:r w:rsidR="007A014D">
        <w:t xml:space="preserve"> HOR</w:t>
      </w:r>
      <w:r w:rsidR="00D71476">
        <w:t xml:space="preserve"> hatchery outplants from 2007</w:t>
      </w:r>
      <w:r w:rsidR="007A014D">
        <w:t xml:space="preserve"> – </w:t>
      </w:r>
      <w:r w:rsidR="00D71476">
        <w:t xml:space="preserve">2017, </w:t>
      </w:r>
      <w:r w:rsidR="007A014D">
        <w:t xml:space="preserve">NOR, HOR and unknown origin salmon released above </w:t>
      </w:r>
      <w:r w:rsidR="00B8490A">
        <w:t>Cougar Dam</w:t>
      </w:r>
      <w:r w:rsidR="007A014D">
        <w:t xml:space="preserve"> from the </w:t>
      </w:r>
      <w:r w:rsidR="00B8490A">
        <w:t>Cougar Trap</w:t>
      </w:r>
      <w:r w:rsidR="007A014D">
        <w:t xml:space="preserve"> from 201</w:t>
      </w:r>
      <w:r w:rsidR="004445C8">
        <w:t>0</w:t>
      </w:r>
      <w:r w:rsidR="007A014D">
        <w:t xml:space="preserve"> – 2017, precocial male salmon sampled above </w:t>
      </w:r>
      <w:r w:rsidR="00B8490A">
        <w:t>Cougar Dam</w:t>
      </w:r>
      <w:r w:rsidR="007A014D">
        <w:t xml:space="preserve"> in 2014, and NOR salmon sampled as carcasses during spawning ground surveys above the dam in 2014 and 2016. </w:t>
      </w:r>
    </w:p>
    <w:p w14:paraId="75EE824A" w14:textId="1C0B53DB" w:rsidR="004640B8" w:rsidRDefault="000D645F" w:rsidP="000B5941">
      <w:pPr>
        <w:spacing w:line="360" w:lineRule="auto"/>
      </w:pPr>
      <w:r>
        <w:tab/>
      </w:r>
      <w:r w:rsidR="0023110E">
        <w:t>M</w:t>
      </w:r>
      <w:r w:rsidRPr="00D71476">
        <w:t>ost Chinook salmon on the South Fork McKenzie River express an age at maturity of 3 - 6 years</w:t>
      </w:r>
      <w:r>
        <w:t xml:space="preserve">. Therefore, we </w:t>
      </w:r>
      <w:r w:rsidR="0023110E">
        <w:t>estimated</w:t>
      </w:r>
      <w:r>
        <w:t xml:space="preserve"> TLF for candidate parents only if we sample</w:t>
      </w:r>
      <w:r w:rsidR="0023110E">
        <w:t>d their</w:t>
      </w:r>
      <w:r>
        <w:t xml:space="preserve"> potential offspring 3, 4, 5, and 6 years after candidate parents </w:t>
      </w:r>
      <w:r w:rsidR="0023110E">
        <w:t xml:space="preserve">were released above </w:t>
      </w:r>
      <w:r w:rsidR="00B8490A">
        <w:t>Cougar Dam</w:t>
      </w:r>
      <w:r>
        <w:t xml:space="preserve"> (Fig. 2). We </w:t>
      </w:r>
      <w:r w:rsidR="004445C8">
        <w:t>genotyped</w:t>
      </w:r>
      <w:r>
        <w:t xml:space="preserve"> candidate parents from 2007 – 2017 and potential offspring from 201</w:t>
      </w:r>
      <w:r w:rsidR="004445C8">
        <w:t>0</w:t>
      </w:r>
      <w:r>
        <w:t xml:space="preserve"> – 2020, therefore we present TLF for candidate parents from 2007 – 2014. We also present </w:t>
      </w:r>
      <w:commentRangeStart w:id="46"/>
      <w:r w:rsidR="0023110E">
        <w:t xml:space="preserve">partial </w:t>
      </w:r>
      <w:r>
        <w:t>estimates of TLF</w:t>
      </w:r>
      <w:commentRangeEnd w:id="46"/>
      <w:r w:rsidR="00554D18">
        <w:rPr>
          <w:rStyle w:val="CommentReference"/>
        </w:rPr>
        <w:commentReference w:id="46"/>
      </w:r>
      <w:r>
        <w:t xml:space="preserve"> for candidate parents in </w:t>
      </w:r>
      <w:commentRangeStart w:id="47"/>
      <w:commentRangeStart w:id="48"/>
      <w:commentRangeStart w:id="49"/>
      <w:r>
        <w:t>2015, 2016 and 2017</w:t>
      </w:r>
      <w:commentRangeEnd w:id="47"/>
      <w:r w:rsidR="00E952E2">
        <w:rPr>
          <w:rStyle w:val="CommentReference"/>
        </w:rPr>
        <w:commentReference w:id="47"/>
      </w:r>
      <w:commentRangeEnd w:id="48"/>
      <w:r w:rsidR="00E952E2">
        <w:rPr>
          <w:rStyle w:val="CommentReference"/>
        </w:rPr>
        <w:commentReference w:id="48"/>
      </w:r>
      <w:commentRangeEnd w:id="49"/>
      <w:r w:rsidR="00B20065">
        <w:rPr>
          <w:rStyle w:val="CommentReference"/>
        </w:rPr>
        <w:commentReference w:id="49"/>
      </w:r>
      <w:r>
        <w:t xml:space="preserve">, but note that these </w:t>
      </w:r>
      <w:r w:rsidR="0023110E">
        <w:t>partial values</w:t>
      </w:r>
      <w:r>
        <w:t xml:space="preserve"> underestimate TLF and the severity of the underestimation depends on the age structure of Chinook salmon in this river. We </w:t>
      </w:r>
      <w:r w:rsidR="00AE423F">
        <w:t xml:space="preserve">always note these partial TLFs with an asterisk in figures and tables. </w:t>
      </w:r>
    </w:p>
    <w:p w14:paraId="5DE2F53A" w14:textId="77777777" w:rsidR="00994789" w:rsidRPr="00D71476" w:rsidRDefault="00994789" w:rsidP="000B5941">
      <w:pPr>
        <w:spacing w:line="360" w:lineRule="auto"/>
      </w:pPr>
    </w:p>
    <w:p w14:paraId="6B4C4C38" w14:textId="59FED94F" w:rsidR="00171088" w:rsidRPr="00D71476" w:rsidRDefault="00171088" w:rsidP="000B5941">
      <w:pPr>
        <w:spacing w:line="360" w:lineRule="auto"/>
        <w:rPr>
          <w:i/>
          <w:iCs/>
        </w:rPr>
      </w:pPr>
      <w:r w:rsidRPr="00D71476">
        <w:rPr>
          <w:i/>
          <w:iCs/>
        </w:rPr>
        <w:t>Cohort Replacement Rate</w:t>
      </w:r>
    </w:p>
    <w:p w14:paraId="20E3A0AA" w14:textId="0A8CEA91" w:rsidR="00171088" w:rsidRDefault="00994789" w:rsidP="004445C8">
      <w:pPr>
        <w:spacing w:line="360" w:lineRule="auto"/>
      </w:pPr>
      <w:r w:rsidRPr="00D71476">
        <w:rPr>
          <w:i/>
          <w:iCs/>
        </w:rPr>
        <w:tab/>
      </w:r>
      <w:r w:rsidR="007A014D" w:rsidRPr="007A014D">
        <w:t>Cohort replacement rate (</w:t>
      </w:r>
      <w:proofErr w:type="spellStart"/>
      <w:r w:rsidR="007A014D" w:rsidRPr="007A014D">
        <w:t>CRR</w:t>
      </w:r>
      <w:r w:rsidR="00203F86">
        <w:rPr>
          <w:vertAlign w:val="subscript"/>
        </w:rPr>
        <w:t>total</w:t>
      </w:r>
      <w:proofErr w:type="spellEnd"/>
      <w:r w:rsidR="007A014D" w:rsidRPr="007A014D">
        <w:t xml:space="preserve">), or “the number of future spawners produced by a spawner” </w:t>
      </w:r>
      <w:r w:rsidR="0023110E">
        <w:fldChar w:fldCharType="begin"/>
      </w:r>
      <w:r w:rsidR="0023110E">
        <w:instrText xml:space="preserve"> ADDIN EN.CITE &lt;EndNote&gt;&lt;Cite&gt;&lt;Author&gt;Botsford&lt;/Author&gt;&lt;Year&gt;1998&lt;/Year&gt;&lt;RecNum&gt;1546&lt;/RecNum&gt;&lt;DisplayText&gt;(Botsford &amp;amp; Brittnacher 1998)&lt;/DisplayText&gt;&lt;record&gt;&lt;rec-number&gt;1546&lt;/rec-number&gt;&lt;foreign-keys&gt;&lt;key app="EN" db-id="fstdwt0t3xzrskewzvmxpsf80xx25990rfrd" timestamp="1666299118"&gt;1546&lt;/key&gt;&lt;/foreign-keys&gt;&lt;ref-type name="Journal Article"&gt;17&lt;/ref-type&gt;&lt;contributors&gt;&lt;authors&gt;&lt;author&gt;Botsford, Louis W&lt;/author&gt;&lt;author&gt;Brittnacher, John G&lt;/author&gt;&lt;/authors&gt;&lt;/contributors&gt;&lt;titles&gt;&lt;title&gt;Viability of sacramento river winter‐run Chinook salmon&lt;/title&gt;&lt;secondary-title&gt;Conservation Biology&lt;/secondary-title&gt;&lt;/titles&gt;&lt;periodical&gt;&lt;full-title&gt;Conservation Biology&lt;/full-title&gt;&lt;/periodical&gt;&lt;pages&gt;65-79&lt;/pages&gt;&lt;volume&gt;12&lt;/volume&gt;&lt;number&gt;1&lt;/number&gt;&lt;dates&gt;&lt;year&gt;1998&lt;/year&gt;&lt;/dates&gt;&lt;isbn&gt;0888-8892&lt;/isbn&gt;&lt;urls&gt;&lt;/urls&gt;&lt;/record&gt;&lt;/Cite&gt;&lt;/EndNote&gt;</w:instrText>
      </w:r>
      <w:r w:rsidR="0023110E">
        <w:fldChar w:fldCharType="separate"/>
      </w:r>
      <w:r w:rsidR="0023110E">
        <w:rPr>
          <w:noProof/>
        </w:rPr>
        <w:t>(Botsford &amp; Brittnacher 1998)</w:t>
      </w:r>
      <w:r w:rsidR="0023110E">
        <w:fldChar w:fldCharType="end"/>
      </w:r>
      <w:r w:rsidR="0023110E">
        <w:t xml:space="preserve"> </w:t>
      </w:r>
      <w:r w:rsidR="007A014D">
        <w:t xml:space="preserve">was estimated for each cohort of candidate parents </w:t>
      </w:r>
      <w:r w:rsidR="007A014D">
        <w:lastRenderedPageBreak/>
        <w:t xml:space="preserve">released or observed above the </w:t>
      </w:r>
      <w:r w:rsidR="00B8490A">
        <w:t>Cougar Dam</w:t>
      </w:r>
      <w:r w:rsidR="007A014D">
        <w:t xml:space="preserve">. </w:t>
      </w:r>
      <w:r w:rsidR="007A014D" w:rsidRPr="007A014D">
        <w:t xml:space="preserve">We </w:t>
      </w:r>
      <w:r w:rsidR="007A014D">
        <w:t xml:space="preserve">also </w:t>
      </w:r>
      <w:r w:rsidR="007A014D" w:rsidRPr="007A014D">
        <w:t>report both a female-only CRR</w:t>
      </w:r>
      <w:r w:rsidR="007A014D" w:rsidRPr="007A014D">
        <w:rPr>
          <w:vertAlign w:val="subscript"/>
        </w:rPr>
        <w:t>F</w:t>
      </w:r>
      <w:r w:rsidR="007A014D" w:rsidRPr="007A014D">
        <w:t xml:space="preserve"> and a male-only CRR</w:t>
      </w:r>
      <w:r w:rsidR="007A014D" w:rsidRPr="007A014D">
        <w:rPr>
          <w:vertAlign w:val="subscript"/>
        </w:rPr>
        <w:t>M</w:t>
      </w:r>
      <w:r w:rsidR="007A014D" w:rsidRPr="007A014D">
        <w:t xml:space="preserve">. </w:t>
      </w:r>
      <w:r w:rsidR="007A014D">
        <w:t>These sex specific CRRs</w:t>
      </w:r>
      <w:r w:rsidR="007A014D" w:rsidRPr="007A014D">
        <w:t xml:space="preserve"> were calculated by </w:t>
      </w:r>
      <w:r w:rsidR="004445C8">
        <w:t xml:space="preserve">summing the </w:t>
      </w:r>
      <w:r w:rsidR="007A014D" w:rsidRPr="007A014D">
        <w:t xml:space="preserve">assigned same-sex progeny and dividing </w:t>
      </w:r>
      <w:r w:rsidR="00AD5AC1">
        <w:t xml:space="preserve">this sum </w:t>
      </w:r>
      <w:r w:rsidR="007A014D" w:rsidRPr="007A014D">
        <w:t xml:space="preserve">by the total number of released females or males. For example, a </w:t>
      </w:r>
      <w:r w:rsidR="007A014D">
        <w:t>CRR</w:t>
      </w:r>
      <w:r w:rsidR="007A014D">
        <w:rPr>
          <w:vertAlign w:val="subscript"/>
        </w:rPr>
        <w:t>F</w:t>
      </w:r>
      <w:r w:rsidR="007A014D" w:rsidRPr="007A014D">
        <w:t xml:space="preserve"> = total number of age-3, age-4 and age-5 female progeny produced by females</w:t>
      </w:r>
      <w:r w:rsidR="007A014D">
        <w:t xml:space="preserve"> released or observed above </w:t>
      </w:r>
      <w:r w:rsidR="00B8490A">
        <w:t>Cougar Dam</w:t>
      </w:r>
      <w:r w:rsidR="007A014D" w:rsidRPr="007A014D">
        <w:t xml:space="preserve"> </w:t>
      </w:r>
      <w:r w:rsidR="007A014D">
        <w:t>divided by</w:t>
      </w:r>
      <w:r w:rsidR="007A014D" w:rsidRPr="007A014D">
        <w:t xml:space="preserve"> the total number of females</w:t>
      </w:r>
      <w:r w:rsidR="007A014D">
        <w:t xml:space="preserve"> released or observed above </w:t>
      </w:r>
      <w:r w:rsidR="00B8490A">
        <w:t>Cougar Dam</w:t>
      </w:r>
      <w:r w:rsidR="007A014D" w:rsidRPr="007A014D">
        <w:t>.</w:t>
      </w:r>
      <w:r w:rsidR="00A06A19">
        <w:t xml:space="preserve"> Similar to our TLF results, the age structure of Chinook salmon </w:t>
      </w:r>
      <w:r w:rsidR="004445C8">
        <w:t xml:space="preserve">in </w:t>
      </w:r>
      <w:r w:rsidR="00A06A19">
        <w:t>the McKenzie River precludes us from estimating an accurate CRR until age 6 offspring of candidate parents have returned and are sampled. Therefore, we present CRR</w:t>
      </w:r>
      <w:r w:rsidR="0040081E">
        <w:t xml:space="preserve"> estimates</w:t>
      </w:r>
      <w:r w:rsidR="00A06A19">
        <w:t xml:space="preserve"> for parental cohorts from 2007 – 201</w:t>
      </w:r>
      <w:r w:rsidR="00203F86">
        <w:t>5</w:t>
      </w:r>
      <w:r w:rsidR="00A06A19">
        <w:t xml:space="preserve"> but note that these likely underestimate </w:t>
      </w:r>
      <w:r w:rsidR="0040081E">
        <w:t xml:space="preserve">the </w:t>
      </w:r>
      <w:r w:rsidR="00A06A19">
        <w:t>true CRR in 2015</w:t>
      </w:r>
      <w:r w:rsidR="00203F86">
        <w:t xml:space="preserve">. </w:t>
      </w:r>
      <w:r w:rsidR="00A06A19">
        <w:t>Th</w:t>
      </w:r>
      <w:r w:rsidR="00203F86">
        <w:t>is</w:t>
      </w:r>
      <w:r w:rsidR="00A06A19">
        <w:t xml:space="preserve"> </w:t>
      </w:r>
      <w:r w:rsidR="00203F86">
        <w:t>year is</w:t>
      </w:r>
      <w:r w:rsidR="00A06A19">
        <w:t xml:space="preserve"> noted </w:t>
      </w:r>
      <w:r w:rsidR="00203F86">
        <w:t>with</w:t>
      </w:r>
      <w:r w:rsidR="00A06A19">
        <w:t xml:space="preserve"> asterisks in tables and figures. </w:t>
      </w:r>
    </w:p>
    <w:p w14:paraId="19875824" w14:textId="0D3F7A45" w:rsidR="00AD5AC1" w:rsidRPr="00203F86" w:rsidRDefault="00AD5AC1" w:rsidP="004445C8">
      <w:pPr>
        <w:spacing w:line="360" w:lineRule="auto"/>
      </w:pPr>
      <w:r>
        <w:tab/>
      </w:r>
      <w:commentRangeStart w:id="50"/>
      <w:r>
        <w:t>Note that our definition</w:t>
      </w:r>
      <w:r w:rsidR="00203F86">
        <w:t>s</w:t>
      </w:r>
      <w:r>
        <w:t xml:space="preserve"> and </w:t>
      </w:r>
      <w:r w:rsidR="0040081E">
        <w:t>estimation</w:t>
      </w:r>
      <w:r>
        <w:t xml:space="preserve"> of CRR</w:t>
      </w:r>
      <w:r w:rsidR="00203F86">
        <w:t xml:space="preserve"> values</w:t>
      </w:r>
      <w:r>
        <w:t xml:space="preserve"> differ from those used in previous reports. Only the </w:t>
      </w:r>
      <w:r w:rsidRPr="007A014D">
        <w:t>CRR</w:t>
      </w:r>
      <w:r w:rsidRPr="007A014D">
        <w:rPr>
          <w:vertAlign w:val="subscript"/>
        </w:rPr>
        <w:t>F</w:t>
      </w:r>
      <w:r>
        <w:t xml:space="preserve"> (</w:t>
      </w:r>
      <w:r w:rsidR="00203F86">
        <w:t xml:space="preserve">previously </w:t>
      </w:r>
      <w:r>
        <w:t>presented as CRR) was presented in previous reports, and in some reports</w:t>
      </w:r>
      <w:r w:rsidR="00F021CF">
        <w:t>,</w:t>
      </w:r>
      <w:r>
        <w:t xml:space="preserve"> both carcasses and unsampled offspring inferred from </w:t>
      </w:r>
      <w:proofErr w:type="spellStart"/>
      <w:r>
        <w:t>grandparentage</w:t>
      </w:r>
      <w:proofErr w:type="spellEnd"/>
      <w:r>
        <w:t xml:space="preserve"> analysis contributed to the CRR</w:t>
      </w:r>
      <w:r>
        <w:rPr>
          <w:vertAlign w:val="subscript"/>
        </w:rPr>
        <w:t>F</w:t>
      </w:r>
      <w:r>
        <w:t>, whereas other</w:t>
      </w:r>
      <w:r w:rsidR="00F021CF">
        <w:t>s only</w:t>
      </w:r>
      <w:r>
        <w:t xml:space="preserve"> </w:t>
      </w:r>
      <w:r w:rsidR="00F021CF">
        <w:t>considered the contribution to CRR</w:t>
      </w:r>
      <w:r w:rsidR="00F021CF">
        <w:rPr>
          <w:vertAlign w:val="subscript"/>
        </w:rPr>
        <w:t xml:space="preserve">F </w:t>
      </w:r>
      <w:r w:rsidR="00F021CF">
        <w:t xml:space="preserve">made by offspring sampled at the </w:t>
      </w:r>
      <w:r w:rsidR="00B8490A">
        <w:t>Cougar Trap</w:t>
      </w:r>
      <w:r>
        <w:t xml:space="preserve">. </w:t>
      </w:r>
      <w:r w:rsidR="006F0FFA">
        <w:t xml:space="preserve">CRR values might also vary due to changes in genotype quality filtering and assignment. </w:t>
      </w:r>
      <w:r w:rsidR="0040081E">
        <w:t>To permit the identification of long term trends</w:t>
      </w:r>
      <w:r w:rsidR="006F0FFA">
        <w:t xml:space="preserve"> in CRR in this report</w:t>
      </w:r>
      <w:r w:rsidR="0040081E">
        <w:t>, we present CRR values for years previously reported (2007 – 2010)</w:t>
      </w:r>
      <w:r w:rsidR="006F0FFA">
        <w:t>, as well as CRR values for 2011 - 2017</w:t>
      </w:r>
      <w:r w:rsidR="0040081E">
        <w:t xml:space="preserve"> using </w:t>
      </w:r>
      <w:r w:rsidR="006F0FFA">
        <w:t>the same</w:t>
      </w:r>
      <w:r w:rsidR="0040081E">
        <w:t xml:space="preserve"> approach. </w:t>
      </w:r>
      <w:commentRangeEnd w:id="50"/>
      <w:r w:rsidR="0040081E">
        <w:rPr>
          <w:rStyle w:val="CommentReference"/>
        </w:rPr>
        <w:commentReference w:id="50"/>
      </w:r>
      <w:r w:rsidR="00203F86">
        <w:t xml:space="preserve">We also clearly distinguish between </w:t>
      </w:r>
      <w:proofErr w:type="spellStart"/>
      <w:r w:rsidR="00203F86">
        <w:t>CRR</w:t>
      </w:r>
      <w:r w:rsidR="00203F86">
        <w:rPr>
          <w:vertAlign w:val="subscript"/>
        </w:rPr>
        <w:t>total</w:t>
      </w:r>
      <w:proofErr w:type="spellEnd"/>
      <w:r w:rsidR="00203F86">
        <w:t xml:space="preserve"> (estimated using all salmon), CRR</w:t>
      </w:r>
      <w:r w:rsidR="00203F86">
        <w:rPr>
          <w:vertAlign w:val="subscript"/>
        </w:rPr>
        <w:t>F</w:t>
      </w:r>
      <w:r w:rsidR="00203F86">
        <w:t xml:space="preserve"> (estimated using only female salmon), and CRR</w:t>
      </w:r>
      <w:r w:rsidR="00203F86">
        <w:rPr>
          <w:vertAlign w:val="subscript"/>
        </w:rPr>
        <w:t>M</w:t>
      </w:r>
      <w:r w:rsidR="00203F86">
        <w:t xml:space="preserve"> (estimated using only male salmon).</w:t>
      </w:r>
    </w:p>
    <w:p w14:paraId="2C356293" w14:textId="77777777" w:rsidR="00994789" w:rsidRPr="00D71476" w:rsidRDefault="00994789" w:rsidP="000B5941">
      <w:pPr>
        <w:spacing w:line="360" w:lineRule="auto"/>
      </w:pPr>
    </w:p>
    <w:p w14:paraId="659704A5" w14:textId="062879C4" w:rsidR="00171088" w:rsidRPr="00D71476" w:rsidRDefault="00171088" w:rsidP="000B5941">
      <w:pPr>
        <w:spacing w:line="360" w:lineRule="auto"/>
        <w:rPr>
          <w:i/>
          <w:iCs/>
        </w:rPr>
      </w:pPr>
      <w:r w:rsidRPr="00D71476">
        <w:rPr>
          <w:i/>
          <w:iCs/>
        </w:rPr>
        <w:t>Effective Number of Breeders</w:t>
      </w:r>
    </w:p>
    <w:p w14:paraId="2BBB5FDF" w14:textId="493891BF" w:rsidR="00765402" w:rsidRPr="006F0FFA" w:rsidRDefault="00994789" w:rsidP="00811F41">
      <w:pPr>
        <w:spacing w:line="360" w:lineRule="auto"/>
        <w:rPr>
          <w:color w:val="000000" w:themeColor="text1"/>
        </w:rPr>
      </w:pPr>
      <w:r w:rsidRPr="00D71476">
        <w:tab/>
      </w:r>
      <w:r w:rsidR="00811F41" w:rsidRPr="00811F41">
        <w:t>The effective number of breeders (</w:t>
      </w:r>
      <w:r w:rsidR="00811F41" w:rsidRPr="00811F41">
        <w:rPr>
          <w:i/>
        </w:rPr>
        <w:t>N</w:t>
      </w:r>
      <w:r w:rsidR="00811F41" w:rsidRPr="00811F41">
        <w:rPr>
          <w:i/>
          <w:vertAlign w:val="subscript"/>
        </w:rPr>
        <w:t>b</w:t>
      </w:r>
      <w:r w:rsidR="00811F41" w:rsidRPr="00811F41">
        <w:t xml:space="preserve">) among </w:t>
      </w:r>
      <w:r w:rsidR="00811F41">
        <w:t xml:space="preserve">cohorts of salmon released or observed above </w:t>
      </w:r>
      <w:r w:rsidR="00B8490A">
        <w:t>Cougar Dam</w:t>
      </w:r>
      <w:r w:rsidR="00811F41">
        <w:t xml:space="preserve"> from 2007 - 2017</w:t>
      </w:r>
      <w:r w:rsidR="00811F41" w:rsidRPr="00811F41">
        <w:t xml:space="preserve"> was estimated using the linkage disequilibrium (LD) method, as implemented in the program NEESTIMATOR </w:t>
      </w:r>
      <w:r w:rsidR="00765402">
        <w:t>v</w:t>
      </w:r>
      <w:r w:rsidR="00811F41" w:rsidRPr="00811F41">
        <w:t>2.1</w:t>
      </w:r>
      <w:r w:rsidR="00F021CF">
        <w:t xml:space="preserve"> </w:t>
      </w:r>
      <w:r w:rsidR="00F021CF">
        <w:fldChar w:fldCharType="begin"/>
      </w:r>
      <w:r w:rsidR="00F021CF">
        <w:instrText xml:space="preserve"> ADDIN EN.CITE &lt;EndNote&gt;&lt;Cite&gt;&lt;Author&gt;Do&lt;/Author&gt;&lt;Year&gt;2014&lt;/Year&gt;&lt;RecNum&gt;1547&lt;/RecNum&gt;&lt;DisplayText&gt;(Waples &amp;amp; Do 2008; Do et al. 2014)&lt;/DisplayText&gt;&lt;record&gt;&lt;rec-number&gt;1547&lt;/rec-number&gt;&lt;foreign-keys&gt;&lt;key app="EN" db-id="fstdwt0t3xzrskewzvmxpsf80xx25990rfrd" timestamp="1666299966"&gt;1547&lt;/key&gt;&lt;/foreign-keys&gt;&lt;ref-type name="Journal Article"&gt;17&lt;/ref-type&gt;&lt;contributors&gt;&lt;authors&gt;&lt;author&gt;Do, Chi&lt;/author&gt;&lt;author&gt;Waples, Robin S&lt;/author&gt;&lt;author&gt;Peel, David&lt;/author&gt;&lt;author&gt;Macbeth, GM&lt;/author&gt;&lt;author&gt;Tillett, Bree J&lt;/author&gt;&lt;author&gt;Ovenden, Jennifer R&lt;/author&gt;&lt;/authors&gt;&lt;/contributors&gt;&lt;titles&gt;&lt;title&gt;NeEstimator v2: re‐implementation of software for the estimation of contemporary effective population size (Ne) from genetic data&lt;/title&gt;&lt;secondary-title&gt;Molecular ecology resources&lt;/secondary-title&gt;&lt;/titles&gt;&lt;periodical&gt;&lt;full-title&gt;Molecular Ecology Resources&lt;/full-title&gt;&lt;/periodical&gt;&lt;pages&gt;209-214&lt;/pages&gt;&lt;volume&gt;14&lt;/volume&gt;&lt;number&gt;1&lt;/number&gt;&lt;dates&gt;&lt;year&gt;2014&lt;/year&gt;&lt;/dates&gt;&lt;isbn&gt;1755-098X&lt;/isbn&gt;&lt;urls&gt;&lt;/urls&gt;&lt;/record&gt;&lt;/Cite&gt;&lt;Cite&gt;&lt;Author&gt;Waples&lt;/Author&gt;&lt;Year&gt;2008&lt;/Year&gt;&lt;RecNum&gt;1548&lt;/RecNum&gt;&lt;record&gt;&lt;rec-number&gt;1548&lt;/rec-number&gt;&lt;foreign-keys&gt;&lt;key app="EN" db-id="fstdwt0t3xzrskewzvmxpsf80xx25990rfrd" timestamp="1666299989"&gt;1548&lt;/key&gt;&lt;/foreign-keys&gt;&lt;ref-type name="Journal Article"&gt;17&lt;/ref-type&gt;&lt;contributors&gt;&lt;authors&gt;&lt;author&gt;Waples, Robin S&lt;/author&gt;&lt;author&gt;Do, CHI&lt;/author&gt;&lt;/authors&gt;&lt;/contributors&gt;&lt;titles&gt;&lt;title&gt;LDNE: a program for estimating effective population size from data on linkage disequilibrium&lt;/title&gt;&lt;secondary-title&gt;Molecular ecology resources&lt;/secondary-title&gt;&lt;/titles&gt;&lt;periodical&gt;&lt;full-title&gt;Molecular Ecology Resources&lt;/full-title&gt;&lt;/periodical&gt;&lt;pages&gt;753-756&lt;/pages&gt;&lt;volume&gt;8&lt;/volume&gt;&lt;number&gt;4&lt;/number&gt;&lt;dates&gt;&lt;year&gt;2008&lt;/year&gt;&lt;/dates&gt;&lt;isbn&gt;1755-098X&lt;/isbn&gt;&lt;urls&gt;&lt;/urls&gt;&lt;/record&gt;&lt;/Cite&gt;&lt;/EndNote&gt;</w:instrText>
      </w:r>
      <w:r w:rsidR="00F021CF">
        <w:fldChar w:fldCharType="separate"/>
      </w:r>
      <w:r w:rsidR="00F021CF">
        <w:rPr>
          <w:noProof/>
        </w:rPr>
        <w:t>(Waples &amp; Do 2008; Do et al. 2014)</w:t>
      </w:r>
      <w:r w:rsidR="00F021CF">
        <w:fldChar w:fldCharType="end"/>
      </w:r>
      <w:r w:rsidR="00811F41" w:rsidRPr="00811F41">
        <w:t xml:space="preserve">. This method examines patterns of LD (nonrandom allelic associations, which are suggestive of common ancestry) among offspring of a cohort. </w:t>
      </w:r>
      <w:r w:rsidR="00811F41" w:rsidRPr="00811F41">
        <w:rPr>
          <w:i/>
        </w:rPr>
        <w:t>N</w:t>
      </w:r>
      <w:r w:rsidR="00811F41" w:rsidRPr="00811F41">
        <w:rPr>
          <w:i/>
          <w:vertAlign w:val="subscript"/>
        </w:rPr>
        <w:t>b</w:t>
      </w:r>
      <w:r w:rsidR="00811F41" w:rsidRPr="00811F41">
        <w:t xml:space="preserve"> was calculated using </w:t>
      </w:r>
      <w:r w:rsidR="00996809">
        <w:t xml:space="preserve">the genotypes of all offspring assigned to each </w:t>
      </w:r>
      <w:r w:rsidR="00A02B7B">
        <w:t xml:space="preserve">parental </w:t>
      </w:r>
      <w:r w:rsidR="00996809">
        <w:t>cohort. We</w:t>
      </w:r>
      <w:r w:rsidR="00811F41" w:rsidRPr="00811F41">
        <w:t xml:space="preserve"> excluded singletons and </w:t>
      </w:r>
      <w:r w:rsidR="00996809">
        <w:t xml:space="preserve">generated </w:t>
      </w:r>
      <w:r w:rsidR="00811F41" w:rsidRPr="00811F41">
        <w:t>95% confidence intervals using a jackknife re-sampling method (</w:t>
      </w:r>
      <w:proofErr w:type="spellStart"/>
      <w:r w:rsidR="00811F41" w:rsidRPr="00811F41">
        <w:t>Waples</w:t>
      </w:r>
      <w:proofErr w:type="spellEnd"/>
      <w:r w:rsidR="00811F41" w:rsidRPr="00811F41">
        <w:t xml:space="preserve"> and Do 2008). In each year, we calculate the ratio of </w:t>
      </w:r>
      <w:r w:rsidR="00811F41" w:rsidRPr="00811F41">
        <w:rPr>
          <w:i/>
        </w:rPr>
        <w:t>N</w:t>
      </w:r>
      <w:r w:rsidR="00811F41" w:rsidRPr="00811F41">
        <w:rPr>
          <w:i/>
          <w:vertAlign w:val="subscript"/>
        </w:rPr>
        <w:t>b</w:t>
      </w:r>
      <w:r w:rsidR="00811F41" w:rsidRPr="00811F41">
        <w:t xml:space="preserve"> to the number of candidate parents (</w:t>
      </w:r>
      <w:proofErr w:type="spellStart"/>
      <w:r w:rsidR="00811F41" w:rsidRPr="00811F41">
        <w:rPr>
          <w:i/>
          <w:iCs/>
        </w:rPr>
        <w:t>N</w:t>
      </w:r>
      <w:r w:rsidR="00811F41" w:rsidRPr="00811F41">
        <w:rPr>
          <w:i/>
          <w:iCs/>
          <w:vertAlign w:val="subscript"/>
        </w:rPr>
        <w:t>cand</w:t>
      </w:r>
      <w:proofErr w:type="spellEnd"/>
      <w:r w:rsidR="00811F41" w:rsidRPr="00811F41">
        <w:t xml:space="preserve">). </w:t>
      </w:r>
      <w:proofErr w:type="spellStart"/>
      <w:r w:rsidR="00811F41" w:rsidRPr="00811F41">
        <w:rPr>
          <w:i/>
          <w:iCs/>
        </w:rPr>
        <w:t>N</w:t>
      </w:r>
      <w:r w:rsidR="00811F41" w:rsidRPr="00811F41">
        <w:rPr>
          <w:i/>
          <w:iCs/>
          <w:vertAlign w:val="subscript"/>
        </w:rPr>
        <w:t>cand</w:t>
      </w:r>
      <w:proofErr w:type="spellEnd"/>
      <w:r w:rsidR="00811F41" w:rsidRPr="00811F41">
        <w:t xml:space="preserve"> potentially </w:t>
      </w:r>
      <w:r w:rsidR="00811F41">
        <w:t>underrepresents</w:t>
      </w:r>
      <w:r w:rsidR="00811F41" w:rsidRPr="00811F41">
        <w:t xml:space="preserve"> the total number of salmon </w:t>
      </w:r>
      <w:r w:rsidR="00811F41">
        <w:t xml:space="preserve">in the parental cohort above the dam </w:t>
      </w:r>
      <w:r w:rsidR="00811F41" w:rsidRPr="00811F41">
        <w:t xml:space="preserve">due </w:t>
      </w:r>
      <w:commentRangeStart w:id="51"/>
      <w:commentRangeStart w:id="52"/>
      <w:r w:rsidR="00811F41" w:rsidRPr="00811F41">
        <w:lastRenderedPageBreak/>
        <w:t xml:space="preserve">to incomplete sampling </w:t>
      </w:r>
      <w:commentRangeEnd w:id="51"/>
      <w:r w:rsidR="00E952E2">
        <w:rPr>
          <w:rStyle w:val="CommentReference"/>
        </w:rPr>
        <w:commentReference w:id="51"/>
      </w:r>
      <w:commentRangeEnd w:id="52"/>
      <w:r w:rsidR="00C7347A">
        <w:rPr>
          <w:rStyle w:val="CommentReference"/>
        </w:rPr>
        <w:commentReference w:id="52"/>
      </w:r>
      <w:r w:rsidR="00811F41" w:rsidRPr="00811F41">
        <w:t xml:space="preserve">or incomplete genotyping. We also compare </w:t>
      </w:r>
      <w:r w:rsidR="00811F41" w:rsidRPr="00811F41">
        <w:rPr>
          <w:i/>
        </w:rPr>
        <w:t>N</w:t>
      </w:r>
      <w:r w:rsidR="00811F41" w:rsidRPr="00811F41">
        <w:rPr>
          <w:i/>
          <w:vertAlign w:val="subscript"/>
        </w:rPr>
        <w:t>b</w:t>
      </w:r>
      <w:r w:rsidR="00811F41" w:rsidRPr="00811F41">
        <w:t xml:space="preserve"> to the number of candidate parents that produced one or more adult progeny (i.e. successful parents).</w:t>
      </w:r>
      <w:r w:rsidR="00811F41" w:rsidRPr="00811F41">
        <w:rPr>
          <w:color w:val="000000" w:themeColor="text1"/>
        </w:rPr>
        <w:t xml:space="preserve"> </w:t>
      </w:r>
      <w:commentRangeStart w:id="53"/>
      <w:r w:rsidR="00765402">
        <w:rPr>
          <w:color w:val="000000" w:themeColor="text1"/>
        </w:rPr>
        <w:t xml:space="preserve">Note that our methods to estimate </w:t>
      </w:r>
      <w:r w:rsidR="00765402" w:rsidRPr="00765402">
        <w:rPr>
          <w:i/>
          <w:iCs/>
          <w:color w:val="000000" w:themeColor="text1"/>
        </w:rPr>
        <w:t>N</w:t>
      </w:r>
      <w:r w:rsidR="00765402" w:rsidRPr="00765402">
        <w:rPr>
          <w:i/>
          <w:iCs/>
          <w:color w:val="000000" w:themeColor="text1"/>
          <w:vertAlign w:val="subscript"/>
        </w:rPr>
        <w:t>b</w:t>
      </w:r>
      <w:r w:rsidR="00765402">
        <w:rPr>
          <w:color w:val="000000" w:themeColor="text1"/>
        </w:rPr>
        <w:t xml:space="preserve"> differs from methods used in previous reports. Previous reports used </w:t>
      </w:r>
      <w:r w:rsidR="00765402" w:rsidRPr="00811F41">
        <w:t xml:space="preserve">NEESTIMATOR </w:t>
      </w:r>
      <w:r w:rsidR="00765402">
        <w:t>v</w:t>
      </w:r>
      <w:r w:rsidR="00765402" w:rsidRPr="00811F41">
        <w:t>2.</w:t>
      </w:r>
      <w:r w:rsidR="00765402">
        <w:t>0, and excluded all alleles below a minor allele frequency of 0.02.</w:t>
      </w:r>
      <w:r w:rsidR="006F0FFA">
        <w:t xml:space="preserve"> To permit the identification of long term trends in </w:t>
      </w:r>
      <w:r w:rsidR="006F0FFA" w:rsidRPr="006F0FFA">
        <w:rPr>
          <w:i/>
          <w:iCs/>
        </w:rPr>
        <w:t>N</w:t>
      </w:r>
      <w:r w:rsidR="006F0FFA">
        <w:rPr>
          <w:i/>
          <w:iCs/>
          <w:vertAlign w:val="subscript"/>
        </w:rPr>
        <w:t>b</w:t>
      </w:r>
      <w:r w:rsidR="006F0FFA">
        <w:t xml:space="preserve"> in this report, we present </w:t>
      </w:r>
      <w:r w:rsidR="00A02B7B" w:rsidRPr="006F0FFA">
        <w:rPr>
          <w:i/>
          <w:iCs/>
        </w:rPr>
        <w:t>N</w:t>
      </w:r>
      <w:r w:rsidR="00A02B7B">
        <w:rPr>
          <w:i/>
          <w:iCs/>
          <w:vertAlign w:val="subscript"/>
        </w:rPr>
        <w:t>b</w:t>
      </w:r>
      <w:r w:rsidR="006F0FFA">
        <w:t xml:space="preserve"> values for years previously reported (2007 – 2010), as well as </w:t>
      </w:r>
      <w:r w:rsidR="00A02B7B" w:rsidRPr="006F0FFA">
        <w:rPr>
          <w:i/>
          <w:iCs/>
        </w:rPr>
        <w:t>N</w:t>
      </w:r>
      <w:r w:rsidR="00A02B7B">
        <w:rPr>
          <w:i/>
          <w:iCs/>
          <w:vertAlign w:val="subscript"/>
        </w:rPr>
        <w:t>b</w:t>
      </w:r>
      <w:r w:rsidR="006F0FFA">
        <w:t xml:space="preserve"> values for 2011 - 2017 using the same</w:t>
      </w:r>
      <w:r w:rsidR="00A02B7B">
        <w:t>, updated</w:t>
      </w:r>
      <w:r w:rsidR="006F0FFA">
        <w:t xml:space="preserve"> approach. </w:t>
      </w:r>
      <w:r w:rsidR="00765402">
        <w:t xml:space="preserve"> </w:t>
      </w:r>
      <w:r w:rsidR="00765402">
        <w:rPr>
          <w:color w:val="000000" w:themeColor="text1"/>
        </w:rPr>
        <w:t xml:space="preserve"> </w:t>
      </w:r>
      <w:commentRangeEnd w:id="53"/>
      <w:r w:rsidR="00765402">
        <w:rPr>
          <w:rStyle w:val="CommentReference"/>
        </w:rPr>
        <w:commentReference w:id="53"/>
      </w:r>
    </w:p>
    <w:p w14:paraId="15A68751" w14:textId="6BEFAF89" w:rsidR="00994789" w:rsidRPr="00811F41" w:rsidRDefault="00994789" w:rsidP="000B5941">
      <w:pPr>
        <w:spacing w:line="360" w:lineRule="auto"/>
        <w:rPr>
          <w:color w:val="000000" w:themeColor="text1"/>
        </w:rPr>
      </w:pPr>
    </w:p>
    <w:p w14:paraId="6279F461" w14:textId="6186AE20" w:rsidR="00D00DAB" w:rsidRPr="00D71476" w:rsidRDefault="00D00DAB" w:rsidP="000B5941">
      <w:pPr>
        <w:spacing w:line="360" w:lineRule="auto"/>
        <w:rPr>
          <w:u w:val="single"/>
        </w:rPr>
      </w:pPr>
      <w:r w:rsidRPr="00D71476">
        <w:rPr>
          <w:u w:val="single"/>
        </w:rPr>
        <w:t>Predictors of Fitness</w:t>
      </w:r>
    </w:p>
    <w:p w14:paraId="4DF4756B" w14:textId="4D1C39CA" w:rsidR="00867C2B" w:rsidRPr="000D645F" w:rsidRDefault="000D645F" w:rsidP="000E6CDE">
      <w:pPr>
        <w:spacing w:line="360" w:lineRule="auto"/>
        <w:ind w:firstLine="720"/>
      </w:pPr>
      <w:r w:rsidRPr="000D645F">
        <w:t xml:space="preserve">We applied </w:t>
      </w:r>
      <w:r w:rsidR="00996809">
        <w:t xml:space="preserve">a </w:t>
      </w:r>
      <w:r w:rsidRPr="000D645F">
        <w:t xml:space="preserve">generalized linear mixed model (GLMM) to identify predictors of TLF of </w:t>
      </w:r>
      <w:r w:rsidR="00D9781A">
        <w:t xml:space="preserve">all </w:t>
      </w:r>
      <w:r>
        <w:t>candidate parents</w:t>
      </w:r>
      <w:r w:rsidRPr="000D645F">
        <w:t xml:space="preserve"> </w:t>
      </w:r>
      <w:r>
        <w:t xml:space="preserve">from 2007 </w:t>
      </w:r>
      <w:r w:rsidR="00A95FF5">
        <w:t>–</w:t>
      </w:r>
      <w:r>
        <w:t xml:space="preserve"> 2015</w:t>
      </w:r>
      <w:r w:rsidRPr="000D645F">
        <w:t xml:space="preserve">. We fit a single GLMM using data </w:t>
      </w:r>
      <w:r w:rsidR="00996809">
        <w:t xml:space="preserve">from candidate parents from 2007 </w:t>
      </w:r>
      <w:r w:rsidR="00A95FF5">
        <w:t>–</w:t>
      </w:r>
      <w:r w:rsidR="00996809">
        <w:t xml:space="preserve"> 2015</w:t>
      </w:r>
      <w:r w:rsidR="00A95FF5">
        <w:t xml:space="preserve">. </w:t>
      </w:r>
      <w:r w:rsidR="00867C2B">
        <w:t>W</w:t>
      </w:r>
      <w:r w:rsidRPr="000D645F">
        <w:t>e considered the influence of</w:t>
      </w:r>
      <w:r w:rsidR="00867C2B">
        <w:t xml:space="preserve"> multiple</w:t>
      </w:r>
      <w:r w:rsidR="00996809">
        <w:t xml:space="preserve"> potential</w:t>
      </w:r>
      <w:r w:rsidR="00867C2B">
        <w:t xml:space="preserve"> predictors </w:t>
      </w:r>
      <w:r w:rsidR="00996809">
        <w:t xml:space="preserve">of fitness </w:t>
      </w:r>
      <w:r w:rsidR="00867C2B">
        <w:t>including</w:t>
      </w:r>
      <w:r w:rsidRPr="000D645F">
        <w:t xml:space="preserve"> </w:t>
      </w:r>
      <w:r w:rsidRPr="000D645F">
        <w:rPr>
          <w:i/>
          <w:iCs/>
        </w:rPr>
        <w:t>sex,</w:t>
      </w:r>
      <w:r w:rsidR="00867C2B">
        <w:rPr>
          <w:i/>
          <w:iCs/>
        </w:rPr>
        <w:t xml:space="preserve"> origin,</w:t>
      </w:r>
      <w:r w:rsidRPr="000D645F">
        <w:rPr>
          <w:i/>
          <w:iCs/>
        </w:rPr>
        <w:t xml:space="preserve"> release day, release location, release group density, release group sex ratio, </w:t>
      </w:r>
      <w:r w:rsidR="00867C2B">
        <w:rPr>
          <w:i/>
          <w:iCs/>
        </w:rPr>
        <w:t>annual sex ratio</w:t>
      </w:r>
      <w:r w:rsidR="00996809">
        <w:rPr>
          <w:i/>
          <w:iCs/>
        </w:rPr>
        <w:t xml:space="preserve">. </w:t>
      </w:r>
      <w:r w:rsidR="00996809" w:rsidRPr="00996809">
        <w:t>In addition to fitting each of these predictors as a main fixed effect</w:t>
      </w:r>
      <w:r w:rsidR="00996809">
        <w:t>,</w:t>
      </w:r>
      <w:r w:rsidR="00996809" w:rsidRPr="00996809">
        <w:t xml:space="preserve"> we also examined</w:t>
      </w:r>
      <w:r w:rsidRPr="000D645F">
        <w:t xml:space="preserve"> three interaction terms, </w:t>
      </w:r>
      <w:r w:rsidR="000E6CDE">
        <w:t xml:space="preserve">including </w:t>
      </w:r>
      <w:r w:rsidRPr="000D645F">
        <w:rPr>
          <w:i/>
          <w:iCs/>
        </w:rPr>
        <w:t>sex*release day, sex*</w:t>
      </w:r>
      <w:r w:rsidR="00867C2B">
        <w:rPr>
          <w:i/>
          <w:iCs/>
        </w:rPr>
        <w:t>origin</w:t>
      </w:r>
      <w:r w:rsidRPr="000D645F">
        <w:rPr>
          <w:i/>
          <w:iCs/>
        </w:rPr>
        <w:t xml:space="preserve">, </w:t>
      </w:r>
      <w:r w:rsidRPr="000D645F">
        <w:t xml:space="preserve">and </w:t>
      </w:r>
      <w:r w:rsidRPr="000D645F">
        <w:rPr>
          <w:i/>
          <w:iCs/>
        </w:rPr>
        <w:t>sex*</w:t>
      </w:r>
      <w:r w:rsidR="00867C2B">
        <w:rPr>
          <w:i/>
          <w:iCs/>
        </w:rPr>
        <w:t xml:space="preserve">annual sex ratio </w:t>
      </w:r>
      <w:r w:rsidR="00867C2B">
        <w:t>and two random effects</w:t>
      </w:r>
      <w:r w:rsidR="000E6CDE">
        <w:t>,</w:t>
      </w:r>
      <w:r w:rsidR="00867C2B">
        <w:t xml:space="preserve"> </w:t>
      </w:r>
      <w:r w:rsidR="00867C2B">
        <w:rPr>
          <w:i/>
          <w:iCs/>
        </w:rPr>
        <w:t>release group</w:t>
      </w:r>
      <w:r w:rsidR="00867C2B">
        <w:t xml:space="preserve">, and </w:t>
      </w:r>
      <w:r w:rsidR="00867C2B">
        <w:rPr>
          <w:i/>
          <w:iCs/>
        </w:rPr>
        <w:t>year</w:t>
      </w:r>
      <w:r w:rsidRPr="000D645F">
        <w:rPr>
          <w:i/>
          <w:iCs/>
        </w:rPr>
        <w:t xml:space="preserve">. Release day </w:t>
      </w:r>
      <w:r w:rsidRPr="000D645F">
        <w:t>is the Julian day that individuals were released and was modeled as a continuous fixed effect</w:t>
      </w:r>
      <w:r w:rsidR="000E6CDE">
        <w:t xml:space="preserve"> after centering and scaling</w:t>
      </w:r>
      <w:r w:rsidRPr="000D645F">
        <w:t xml:space="preserve">. </w:t>
      </w:r>
      <w:r w:rsidRPr="000D645F">
        <w:rPr>
          <w:i/>
          <w:iCs/>
        </w:rPr>
        <w:t>Release group</w:t>
      </w:r>
      <w:r w:rsidRPr="000D645F">
        <w:t xml:space="preserve"> is defined as the individuals released at a single location during a single day. </w:t>
      </w:r>
      <w:r w:rsidRPr="000D645F">
        <w:rPr>
          <w:i/>
          <w:iCs/>
        </w:rPr>
        <w:t xml:space="preserve">Release group density </w:t>
      </w:r>
      <w:r w:rsidRPr="000D645F">
        <w:t>is the number of individuals in a release group.</w:t>
      </w:r>
      <w:r w:rsidRPr="000D645F">
        <w:rPr>
          <w:i/>
          <w:iCs/>
        </w:rPr>
        <w:t xml:space="preserve"> Release group sex ratio </w:t>
      </w:r>
      <w:r w:rsidRPr="000D645F">
        <w:t xml:space="preserve">is the ratio of males to females in a release group. </w:t>
      </w:r>
      <w:r w:rsidR="00867C2B">
        <w:rPr>
          <w:i/>
          <w:iCs/>
        </w:rPr>
        <w:t xml:space="preserve">Annual </w:t>
      </w:r>
      <w:r w:rsidR="00867C2B" w:rsidRPr="000D645F">
        <w:rPr>
          <w:i/>
          <w:iCs/>
        </w:rPr>
        <w:t xml:space="preserve">sex ratio </w:t>
      </w:r>
      <w:r w:rsidR="00867C2B" w:rsidRPr="000D645F">
        <w:t xml:space="preserve">is the ratio of males to females in a </w:t>
      </w:r>
      <w:r w:rsidR="000E6CDE">
        <w:t>year</w:t>
      </w:r>
      <w:r w:rsidR="00867C2B" w:rsidRPr="000D645F">
        <w:t>.</w:t>
      </w:r>
      <w:r w:rsidR="000E6CDE">
        <w:t xml:space="preserve"> </w:t>
      </w:r>
      <w:r w:rsidRPr="000D645F">
        <w:t xml:space="preserve">Sex ratios were log-transformed before inclusion as predictors in a model. </w:t>
      </w:r>
    </w:p>
    <w:p w14:paraId="27644CBB" w14:textId="73372562" w:rsidR="000E6CDE" w:rsidRDefault="000D645F" w:rsidP="000E6CDE">
      <w:pPr>
        <w:spacing w:line="360" w:lineRule="auto"/>
        <w:ind w:firstLine="720"/>
      </w:pPr>
      <w:r w:rsidRPr="000D645F">
        <w:t xml:space="preserve">Our modeling approach primarily followed the recommendations of </w:t>
      </w:r>
      <w:proofErr w:type="spellStart"/>
      <w:r w:rsidRPr="000D645F">
        <w:t>Zuur</w:t>
      </w:r>
      <w:proofErr w:type="spellEnd"/>
      <w:r w:rsidRPr="000D645F">
        <w:t xml:space="preserve"> </w:t>
      </w:r>
      <w:r w:rsidRPr="000D645F">
        <w:rPr>
          <w:i/>
          <w:iCs/>
        </w:rPr>
        <w:t>et al.</w:t>
      </w:r>
      <w:r w:rsidRPr="000D645F">
        <w:t xml:space="preserve"> </w:t>
      </w:r>
      <w:r w:rsidR="00A95FF5">
        <w:fldChar w:fldCharType="begin"/>
      </w:r>
      <w:r w:rsidR="00A95FF5">
        <w:instrText xml:space="preserve"> ADDIN EN.CITE &lt;EndNote&gt;&lt;Cite ExcludeAuth="1"&gt;&lt;Author&gt;Zuur&lt;/Author&gt;&lt;Year&gt;2009&lt;/Year&gt;&lt;RecNum&gt;1560&lt;/RecNum&gt;&lt;DisplayText&gt;(2009)&lt;/DisplayText&gt;&lt;record&gt;&lt;rec-number&gt;1560&lt;/rec-number&gt;&lt;foreign-keys&gt;&lt;key app="EN" db-id="fstdwt0t3xzrskewzvmxpsf80xx25990rfrd" timestamp="1668127932"&gt;1560&lt;/key&gt;&lt;/foreign-keys&gt;&lt;ref-type name="Book"&gt;6&lt;/ref-type&gt;&lt;contributors&gt;&lt;authors&gt;&lt;author&gt;Zuur, Alain F&lt;/author&gt;&lt;author&gt;Ieno, Elena N&lt;/author&gt;&lt;author&gt;Walker, Neil J&lt;/author&gt;&lt;author&gt;Saveliev, Anatoly A&lt;/author&gt;&lt;author&gt;Smith, Graham M&lt;/author&gt;&lt;/authors&gt;&lt;/contributors&gt;&lt;titles&gt;&lt;title&gt;Mixed effects models and extensions in ecology with R&lt;/title&gt;&lt;/titles&gt;&lt;volume&gt;574&lt;/volume&gt;&lt;dates&gt;&lt;year&gt;2009&lt;/year&gt;&lt;/dates&gt;&lt;publisher&gt;Springer&lt;/publisher&gt;&lt;urls&gt;&lt;/urls&gt;&lt;/record&gt;&lt;/Cite&gt;&lt;/EndNote&gt;</w:instrText>
      </w:r>
      <w:r w:rsidR="00A95FF5">
        <w:fldChar w:fldCharType="separate"/>
      </w:r>
      <w:r w:rsidR="00A95FF5">
        <w:rPr>
          <w:noProof/>
        </w:rPr>
        <w:t>(2009)</w:t>
      </w:r>
      <w:r w:rsidR="00A95FF5">
        <w:fldChar w:fldCharType="end"/>
      </w:r>
      <w:r w:rsidRPr="000D645F">
        <w:t xml:space="preserve"> and </w:t>
      </w:r>
      <w:proofErr w:type="spellStart"/>
      <w:r w:rsidRPr="000D645F">
        <w:t>Bolker</w:t>
      </w:r>
      <w:proofErr w:type="spellEnd"/>
      <w:r w:rsidRPr="000D645F">
        <w:t xml:space="preserve"> </w:t>
      </w:r>
      <w:r w:rsidR="00A95FF5">
        <w:fldChar w:fldCharType="begin"/>
      </w:r>
      <w:r w:rsidR="00A95FF5">
        <w:instrText xml:space="preserve"> ADDIN EN.CITE &lt;EndNote&gt;&lt;Cite ExcludeAuth="1"&gt;&lt;Author&gt;Bolker&lt;/Author&gt;&lt;Year&gt;2015&lt;/Year&gt;&lt;RecNum&gt;1561&lt;/RecNum&gt;&lt;DisplayText&gt;(2015)&lt;/DisplayText&gt;&lt;record&gt;&lt;rec-number&gt;1561&lt;/rec-number&gt;&lt;foreign-keys&gt;&lt;key app="EN" db-id="fstdwt0t3xzrskewzvmxpsf80xx25990rfrd" timestamp="1668127994"&gt;1561&lt;/key&gt;&lt;/foreign-keys&gt;&lt;ref-type name="Journal Article"&gt;17&lt;/ref-type&gt;&lt;contributors&gt;&lt;authors&gt;&lt;author&gt;Bolker, Benjamin M&lt;/author&gt;&lt;/authors&gt;&lt;/contributors&gt;&lt;titles&gt;&lt;title&gt;Linear and generalized linear mixed models&lt;/title&gt;&lt;secondary-title&gt;Ecological statistics: contemporary theory and application&lt;/secondary-title&gt;&lt;/titles&gt;&lt;periodical&gt;&lt;full-title&gt;Ecological statistics: contemporary theory and application&lt;/full-title&gt;&lt;/periodical&gt;&lt;pages&gt;309-333&lt;/pages&gt;&lt;dates&gt;&lt;year&gt;2015&lt;/year&gt;&lt;/dates&gt;&lt;urls&gt;&lt;/urls&gt;&lt;/record&gt;&lt;/Cite&gt;&lt;/EndNote&gt;</w:instrText>
      </w:r>
      <w:r w:rsidR="00A95FF5">
        <w:fldChar w:fldCharType="separate"/>
      </w:r>
      <w:r w:rsidR="00A95FF5">
        <w:rPr>
          <w:noProof/>
        </w:rPr>
        <w:t>(2015)</w:t>
      </w:r>
      <w:r w:rsidR="00A95FF5">
        <w:fldChar w:fldCharType="end"/>
      </w:r>
      <w:r w:rsidRPr="000D645F">
        <w:t xml:space="preserve">. </w:t>
      </w:r>
      <w:r w:rsidR="000E6CDE">
        <w:t>W</w:t>
      </w:r>
      <w:r w:rsidRPr="000D645F">
        <w:t xml:space="preserve">e conducted an exploratory data analysis to identify the distribution and link function that provided the best fit to the data, calculated variance inflation factors of main effects to examine the data for multicollinearity and determined if non-linear effects of </w:t>
      </w:r>
      <w:r w:rsidRPr="000D645F">
        <w:rPr>
          <w:i/>
          <w:iCs/>
        </w:rPr>
        <w:t>release day</w:t>
      </w:r>
      <w:r w:rsidR="000E6CDE">
        <w:rPr>
          <w:i/>
          <w:iCs/>
        </w:rPr>
        <w:t>,</w:t>
      </w:r>
      <w:r w:rsidRPr="000D645F">
        <w:t xml:space="preserve"> </w:t>
      </w:r>
      <w:r w:rsidRPr="000D645F">
        <w:rPr>
          <w:i/>
          <w:iCs/>
        </w:rPr>
        <w:t>release group density</w:t>
      </w:r>
      <w:r w:rsidR="000E6CDE">
        <w:rPr>
          <w:i/>
          <w:iCs/>
        </w:rPr>
        <w:t>,</w:t>
      </w:r>
      <w:r w:rsidR="000E6CDE">
        <w:t xml:space="preserve"> </w:t>
      </w:r>
      <w:r w:rsidR="00996809" w:rsidRPr="00996809">
        <w:rPr>
          <w:i/>
          <w:iCs/>
        </w:rPr>
        <w:t>release group sex ratio</w:t>
      </w:r>
      <w:r w:rsidR="00996809">
        <w:rPr>
          <w:i/>
          <w:iCs/>
        </w:rPr>
        <w:t>,</w:t>
      </w:r>
      <w:r w:rsidR="00996809">
        <w:t xml:space="preserve"> or </w:t>
      </w:r>
      <w:r w:rsidR="00996809" w:rsidRPr="00996809">
        <w:rPr>
          <w:i/>
          <w:iCs/>
        </w:rPr>
        <w:t>annual sex ratio</w:t>
      </w:r>
      <w:r w:rsidRPr="000D645F">
        <w:rPr>
          <w:i/>
          <w:iCs/>
        </w:rPr>
        <w:t xml:space="preserve"> </w:t>
      </w:r>
      <w:r w:rsidRPr="000D645F">
        <w:t xml:space="preserve">improved the fit to the data. </w:t>
      </w:r>
      <w:r w:rsidR="000E6CDE">
        <w:t xml:space="preserve">Model fit under different distributions were evaluated using AIC, BIC, </w:t>
      </w:r>
      <w:r w:rsidR="000E6CDE" w:rsidRPr="000D645F">
        <w:t xml:space="preserve">rootograms and QQ-plots of randomized quantile residuals from the </w:t>
      </w:r>
      <w:r w:rsidR="000E6CDE" w:rsidRPr="000D645F">
        <w:rPr>
          <w:i/>
          <w:iCs/>
        </w:rPr>
        <w:t xml:space="preserve">COUNTREG </w:t>
      </w:r>
      <w:r w:rsidR="000E6CDE" w:rsidRPr="000D645F">
        <w:t xml:space="preserve">package in </w:t>
      </w:r>
      <w:r w:rsidR="000E6CDE" w:rsidRPr="000D645F">
        <w:rPr>
          <w:i/>
          <w:iCs/>
        </w:rPr>
        <w:t>R</w:t>
      </w:r>
      <w:r w:rsidR="00996809">
        <w:t xml:space="preserve">, and simulated residuals produced by the </w:t>
      </w:r>
      <w:proofErr w:type="spellStart"/>
      <w:r w:rsidR="00996809">
        <w:rPr>
          <w:i/>
          <w:iCs/>
        </w:rPr>
        <w:t>DHARMa</w:t>
      </w:r>
      <w:proofErr w:type="spellEnd"/>
      <w:r w:rsidR="00996809">
        <w:t xml:space="preserve"> package in R</w:t>
      </w:r>
      <w:r w:rsidR="000E6CDE">
        <w:t xml:space="preserve">. Non-linear effects were evaluated using AIC, BIC and likelihood ratio tests. </w:t>
      </w:r>
    </w:p>
    <w:p w14:paraId="335BCA71" w14:textId="1D6ECA9C" w:rsidR="000D645F" w:rsidRDefault="000E6CDE" w:rsidP="000E6CDE">
      <w:pPr>
        <w:spacing w:line="360" w:lineRule="auto"/>
        <w:ind w:firstLine="720"/>
      </w:pPr>
      <w:r>
        <w:lastRenderedPageBreak/>
        <w:t xml:space="preserve">After </w:t>
      </w:r>
      <w:r w:rsidR="000D645F" w:rsidRPr="000D645F">
        <w:t xml:space="preserve">exploratory data analysis, we fit </w:t>
      </w:r>
      <w:r w:rsidR="006F0FFA">
        <w:t xml:space="preserve">our </w:t>
      </w:r>
      <w:r w:rsidR="000D645F" w:rsidRPr="000D645F">
        <w:t>model</w:t>
      </w:r>
      <w:r w:rsidR="006F0FFA">
        <w:t>s</w:t>
      </w:r>
      <w:r w:rsidR="000D645F" w:rsidRPr="000D645F">
        <w:t xml:space="preserve"> using the negative binomial distribution and a log link function using the </w:t>
      </w:r>
      <w:proofErr w:type="spellStart"/>
      <w:r w:rsidR="000D645F" w:rsidRPr="000D645F">
        <w:rPr>
          <w:i/>
          <w:iCs/>
        </w:rPr>
        <w:t>glm</w:t>
      </w:r>
      <w:r>
        <w:rPr>
          <w:i/>
          <w:iCs/>
        </w:rPr>
        <w:t>mTMB</w:t>
      </w:r>
      <w:proofErr w:type="spellEnd"/>
      <w:r w:rsidR="000D645F" w:rsidRPr="000D645F">
        <w:rPr>
          <w:i/>
          <w:iCs/>
        </w:rPr>
        <w:t xml:space="preserve"> </w:t>
      </w:r>
      <w:r w:rsidR="000D645F" w:rsidRPr="000D645F">
        <w:t xml:space="preserve">function from the </w:t>
      </w:r>
      <w:proofErr w:type="spellStart"/>
      <w:r w:rsidRPr="000D645F">
        <w:rPr>
          <w:i/>
          <w:iCs/>
        </w:rPr>
        <w:t>glm</w:t>
      </w:r>
      <w:r>
        <w:rPr>
          <w:i/>
          <w:iCs/>
        </w:rPr>
        <w:t>mTMB</w:t>
      </w:r>
      <w:proofErr w:type="spellEnd"/>
      <w:r w:rsidR="000D645F" w:rsidRPr="000D645F">
        <w:t xml:space="preserve"> package in </w:t>
      </w:r>
      <w:r w:rsidR="000D645F" w:rsidRPr="000D645F">
        <w:rPr>
          <w:i/>
          <w:iCs/>
        </w:rPr>
        <w:t>R</w:t>
      </w:r>
      <w:r w:rsidR="000D645F" w:rsidRPr="000D645F">
        <w:t xml:space="preserve">. </w:t>
      </w:r>
      <w:r w:rsidRPr="000D645F">
        <w:t>For model selection, we first identified the best random effects structure by fitting a fully saturated fixed effect model using restricted maximum likelihood and varying the random effects. Model selection of random effects was by AIC. After refitting the fully saturated fixed effects model with the final random effects structure using maximum likelihood</w:t>
      </w:r>
      <w:r w:rsidR="00427D7C">
        <w:t>, w</w:t>
      </w:r>
      <w:r w:rsidR="000D645F" w:rsidRPr="000D645F">
        <w:t xml:space="preserve">e conducted model selection </w:t>
      </w:r>
      <w:r w:rsidR="00427D7C">
        <w:t xml:space="preserve">for fixed effects </w:t>
      </w:r>
      <w:r w:rsidR="000D645F" w:rsidRPr="000D645F">
        <w:t xml:space="preserve">based on both likelihood ratio tests for each predictor and backward stepwise selection using Wald tests for significant effects of each predictor. </w:t>
      </w:r>
      <w:r>
        <w:t xml:space="preserve">Where the two model selection criteria disagreed we chose to be conservative and only retained predictors retained by both approaches. </w:t>
      </w:r>
      <w:r w:rsidR="000D645F" w:rsidRPr="000D645F">
        <w:t>After a final model was selected</w:t>
      </w:r>
      <w:r w:rsidR="00A95FF5">
        <w:t xml:space="preserve"> (hereafter GLMM</w:t>
      </w:r>
      <w:r w:rsidR="00A95FF5">
        <w:rPr>
          <w:vertAlign w:val="subscript"/>
        </w:rPr>
        <w:t>TLF</w:t>
      </w:r>
      <w:r w:rsidR="00A95FF5">
        <w:t>)</w:t>
      </w:r>
      <w:r w:rsidR="000D645F" w:rsidRPr="000D645F">
        <w:t xml:space="preserve">, we conducted model validation </w:t>
      </w:r>
      <w:r>
        <w:t>by testing for</w:t>
      </w:r>
      <w:r w:rsidR="000D645F" w:rsidRPr="000D645F">
        <w:t xml:space="preserve"> goodness of fit, overdispersion and influence of outliers using residuals simulated by the </w:t>
      </w:r>
      <w:proofErr w:type="spellStart"/>
      <w:r w:rsidR="000D645F" w:rsidRPr="000D645F">
        <w:rPr>
          <w:i/>
          <w:iCs/>
        </w:rPr>
        <w:t>DHARMa</w:t>
      </w:r>
      <w:proofErr w:type="spellEnd"/>
      <w:r w:rsidR="000D645F" w:rsidRPr="000D645F">
        <w:rPr>
          <w:i/>
          <w:iCs/>
        </w:rPr>
        <w:t xml:space="preserve"> </w:t>
      </w:r>
      <w:r w:rsidR="000D645F" w:rsidRPr="000D645F">
        <w:t xml:space="preserve">package in </w:t>
      </w:r>
      <w:r w:rsidR="000D645F" w:rsidRPr="000D645F">
        <w:rPr>
          <w:i/>
          <w:iCs/>
        </w:rPr>
        <w:t>R</w:t>
      </w:r>
      <w:r w:rsidR="000D645F" w:rsidRPr="000D645F">
        <w:t xml:space="preserve">. Effect plots of significant predictors retained in the </w:t>
      </w:r>
      <w:r w:rsidR="00A95FF5">
        <w:t>GLMM</w:t>
      </w:r>
      <w:r w:rsidR="00A95FF5">
        <w:rPr>
          <w:vertAlign w:val="subscript"/>
        </w:rPr>
        <w:t>TLF</w:t>
      </w:r>
      <w:r w:rsidR="00A95FF5" w:rsidRPr="000D645F">
        <w:t xml:space="preserve"> </w:t>
      </w:r>
      <w:r w:rsidR="000D645F" w:rsidRPr="000D645F">
        <w:t xml:space="preserve">were generated using the </w:t>
      </w:r>
      <w:r w:rsidR="000D645F" w:rsidRPr="000D645F">
        <w:rPr>
          <w:i/>
          <w:iCs/>
        </w:rPr>
        <w:t xml:space="preserve">effects </w:t>
      </w:r>
      <w:r w:rsidR="000D645F" w:rsidRPr="000D645F">
        <w:t xml:space="preserve">package in </w:t>
      </w:r>
      <w:r w:rsidR="000D645F" w:rsidRPr="000D645F">
        <w:rPr>
          <w:i/>
          <w:iCs/>
        </w:rPr>
        <w:t>R</w:t>
      </w:r>
      <w:r w:rsidR="000D645F" w:rsidRPr="000D645F">
        <w:t xml:space="preserve"> and conditioned on the typical values of all other significant predictors in the final model.</w:t>
      </w:r>
    </w:p>
    <w:p w14:paraId="2695D6E4" w14:textId="26C11300" w:rsidR="00523916" w:rsidRPr="00854FDB" w:rsidRDefault="00523916" w:rsidP="000E6CDE">
      <w:pPr>
        <w:spacing w:line="360" w:lineRule="auto"/>
        <w:ind w:firstLine="720"/>
      </w:pPr>
      <w:r>
        <w:t xml:space="preserve">We also fit a </w:t>
      </w:r>
      <w:r>
        <w:rPr>
          <w:i/>
          <w:iCs/>
        </w:rPr>
        <w:t xml:space="preserve">post-hoc </w:t>
      </w:r>
      <w:r>
        <w:t>GLMM on TLF</w:t>
      </w:r>
      <w:r>
        <w:rPr>
          <w:i/>
          <w:iCs/>
        </w:rPr>
        <w:t xml:space="preserve"> </w:t>
      </w:r>
      <w:r>
        <w:t xml:space="preserve">for a subset of candidate parents with </w:t>
      </w:r>
      <w:r>
        <w:rPr>
          <w:i/>
          <w:iCs/>
        </w:rPr>
        <w:t>size at maturity</w:t>
      </w:r>
      <w:r>
        <w:t xml:space="preserve"> measurements</w:t>
      </w:r>
      <w:r w:rsidR="00A95FF5">
        <w:t xml:space="preserve"> (hereafter </w:t>
      </w:r>
      <w:proofErr w:type="spellStart"/>
      <w:r w:rsidR="00A95FF5">
        <w:t>GLMM</w:t>
      </w:r>
      <w:r w:rsidR="00A95FF5">
        <w:rPr>
          <w:vertAlign w:val="subscript"/>
        </w:rPr>
        <w:t>size</w:t>
      </w:r>
      <w:proofErr w:type="spellEnd"/>
      <w:r w:rsidR="00A95FF5">
        <w:t>)</w:t>
      </w:r>
      <w:r>
        <w:t xml:space="preserve">. We defined </w:t>
      </w:r>
      <w:r w:rsidRPr="00523916">
        <w:rPr>
          <w:i/>
          <w:iCs/>
        </w:rPr>
        <w:t>size at maturity</w:t>
      </w:r>
      <w:r>
        <w:t xml:space="preserve"> as the fork length in cm for candidate parents measured at the time of release. This </w:t>
      </w:r>
      <w:proofErr w:type="spellStart"/>
      <w:r w:rsidR="00A95FF5">
        <w:t>GLMM</w:t>
      </w:r>
      <w:r w:rsidR="00A95FF5">
        <w:rPr>
          <w:vertAlign w:val="subscript"/>
        </w:rPr>
        <w:t>size</w:t>
      </w:r>
      <w:proofErr w:type="spellEnd"/>
      <w:r>
        <w:t xml:space="preserve"> used the final significant predictors from the GLMM on TLF using all parents</w:t>
      </w:r>
      <w:r w:rsidR="00A95FF5">
        <w:t xml:space="preserve"> (GLMM</w:t>
      </w:r>
      <w:r w:rsidR="00A95FF5">
        <w:rPr>
          <w:vertAlign w:val="subscript"/>
        </w:rPr>
        <w:t>TLF</w:t>
      </w:r>
      <w:r w:rsidR="00A95FF5">
        <w:t>)</w:t>
      </w:r>
      <w:r>
        <w:t xml:space="preserve">, but also included </w:t>
      </w:r>
      <w:r>
        <w:rPr>
          <w:i/>
          <w:iCs/>
        </w:rPr>
        <w:t xml:space="preserve">size at maturity </w:t>
      </w:r>
      <w:r>
        <w:t xml:space="preserve">as an additional fixed effect. Significance of the effect of </w:t>
      </w:r>
      <w:r>
        <w:rPr>
          <w:i/>
          <w:iCs/>
        </w:rPr>
        <w:t xml:space="preserve">size at maturity </w:t>
      </w:r>
      <w:r>
        <w:t xml:space="preserve">was tested using a likelihood ratio test. We also examined the relationship between </w:t>
      </w:r>
      <w:r w:rsidRPr="00854FDB">
        <w:rPr>
          <w:i/>
          <w:iCs/>
        </w:rPr>
        <w:t>origin</w:t>
      </w:r>
      <w:r>
        <w:t xml:space="preserve"> and </w:t>
      </w:r>
      <w:r w:rsidR="00854FDB">
        <w:rPr>
          <w:i/>
          <w:iCs/>
        </w:rPr>
        <w:t>size at maturity</w:t>
      </w:r>
      <w:r>
        <w:t xml:space="preserve"> using a linear mixed model that fit </w:t>
      </w:r>
      <w:r w:rsidR="00854FDB">
        <w:rPr>
          <w:i/>
          <w:iCs/>
        </w:rPr>
        <w:t>size at maturity</w:t>
      </w:r>
      <w:r w:rsidR="00854FDB">
        <w:t xml:space="preserve"> as an effect of </w:t>
      </w:r>
      <w:r w:rsidR="00854FDB">
        <w:rPr>
          <w:i/>
          <w:iCs/>
        </w:rPr>
        <w:t>origin, sex</w:t>
      </w:r>
      <w:r w:rsidR="00854FDB">
        <w:t xml:space="preserve"> and a random effect of year.</w:t>
      </w:r>
    </w:p>
    <w:p w14:paraId="65BE25AF" w14:textId="77777777" w:rsidR="00EA6259" w:rsidRDefault="00EA6259" w:rsidP="005741DF">
      <w:pPr>
        <w:spacing w:line="360" w:lineRule="auto"/>
        <w:rPr>
          <w:b/>
          <w:bCs/>
        </w:rPr>
      </w:pPr>
    </w:p>
    <w:p w14:paraId="2914EA9F" w14:textId="77777777" w:rsidR="00EA6259" w:rsidRDefault="00EA6259">
      <w:pPr>
        <w:rPr>
          <w:b/>
          <w:bCs/>
        </w:rPr>
      </w:pPr>
      <w:r>
        <w:rPr>
          <w:b/>
          <w:bCs/>
        </w:rPr>
        <w:br w:type="page"/>
      </w:r>
    </w:p>
    <w:p w14:paraId="2EC87AEB" w14:textId="4AB8A814" w:rsidR="00773A76" w:rsidRPr="00D71476" w:rsidRDefault="00773A76" w:rsidP="005741DF">
      <w:pPr>
        <w:spacing w:line="360" w:lineRule="auto"/>
        <w:rPr>
          <w:b/>
          <w:bCs/>
        </w:rPr>
      </w:pPr>
      <w:r w:rsidRPr="00D71476">
        <w:rPr>
          <w:b/>
          <w:bCs/>
        </w:rPr>
        <w:lastRenderedPageBreak/>
        <w:t>Results</w:t>
      </w:r>
    </w:p>
    <w:p w14:paraId="67A2027C" w14:textId="32C8E05A" w:rsidR="00773A76" w:rsidRPr="00D71476" w:rsidRDefault="00843565" w:rsidP="005741DF">
      <w:pPr>
        <w:spacing w:line="360" w:lineRule="auto"/>
        <w:rPr>
          <w:u w:val="single"/>
        </w:rPr>
      </w:pPr>
      <w:r w:rsidRPr="00D71476">
        <w:rPr>
          <w:u w:val="single"/>
        </w:rPr>
        <w:t xml:space="preserve">Sampling and </w:t>
      </w:r>
      <w:r w:rsidR="00773A76" w:rsidRPr="00D71476">
        <w:rPr>
          <w:u w:val="single"/>
        </w:rPr>
        <w:t>Genotyping</w:t>
      </w:r>
    </w:p>
    <w:p w14:paraId="6D753729" w14:textId="25544135" w:rsidR="00176B57" w:rsidRPr="00D71476" w:rsidRDefault="00176B57" w:rsidP="005741DF">
      <w:pPr>
        <w:spacing w:line="360" w:lineRule="auto"/>
      </w:pPr>
      <w:r w:rsidRPr="00D71476">
        <w:rPr>
          <w:i/>
          <w:iCs/>
        </w:rPr>
        <w:tab/>
      </w:r>
      <w:r w:rsidR="00153134" w:rsidRPr="00D71476">
        <w:t>After genotype quality filtering, there were 9,839 individuals genotyped at an average of 10.86 microsatellite loci (T</w:t>
      </w:r>
      <w:r w:rsidRPr="00D71476">
        <w:t>able</w:t>
      </w:r>
      <w:r w:rsidR="00153134" w:rsidRPr="00D71476">
        <w:t xml:space="preserve"> 1)</w:t>
      </w:r>
      <w:r w:rsidRPr="00D71476">
        <w:t xml:space="preserve">. </w:t>
      </w:r>
      <w:r w:rsidR="00C56078" w:rsidRPr="00D71476">
        <w:t xml:space="preserve">There were </w:t>
      </w:r>
      <w:r w:rsidR="008117D5" w:rsidRPr="00D71476">
        <w:t>6,700</w:t>
      </w:r>
      <w:r w:rsidR="00C56078" w:rsidRPr="00D71476">
        <w:t xml:space="preserve"> salmon initially collected at McKenzie or Leaburg Hatcheries and transported above </w:t>
      </w:r>
      <w:r w:rsidR="00B8490A">
        <w:t>Cougar Dam</w:t>
      </w:r>
      <w:r w:rsidR="00C56078" w:rsidRPr="00D71476">
        <w:t xml:space="preserve"> (hatchery outplants), </w:t>
      </w:r>
      <w:r w:rsidR="008117D5" w:rsidRPr="00D71476">
        <w:t>2,930</w:t>
      </w:r>
      <w:r w:rsidR="00C56078" w:rsidRPr="00D71476">
        <w:t xml:space="preserve"> </w:t>
      </w:r>
      <w:r w:rsidR="008117D5" w:rsidRPr="00D71476">
        <w:t xml:space="preserve">NOR and HOR </w:t>
      </w:r>
      <w:r w:rsidR="00C56078" w:rsidRPr="00D71476">
        <w:t xml:space="preserve">salmon initially encountered at </w:t>
      </w:r>
      <w:r w:rsidR="00B8490A">
        <w:t>Cougar Trap</w:t>
      </w:r>
      <w:r w:rsidR="00C56078" w:rsidRPr="00D71476">
        <w:t xml:space="preserve"> and released above the dam, into the mainstem or immediately below the tailrace of the dam, 12 precocial males sampled on spawning grounds above the Dam, </w:t>
      </w:r>
      <w:r w:rsidR="008117D5" w:rsidRPr="00D71476">
        <w:t>192</w:t>
      </w:r>
      <w:r w:rsidR="00C56078" w:rsidRPr="00D71476">
        <w:t xml:space="preserve"> carcasses sampled during SGSs below the dam</w:t>
      </w:r>
      <w:r w:rsidR="00923965">
        <w:t>,</w:t>
      </w:r>
      <w:r w:rsidR="00C56078" w:rsidRPr="00D71476">
        <w:t xml:space="preserve"> and 5 carcasses sampled during SGSs above the dam (Table 2)</w:t>
      </w:r>
      <w:r w:rsidR="008117D5" w:rsidRPr="00D71476">
        <w:t>.</w:t>
      </w:r>
      <w:r w:rsidR="00C56078" w:rsidRPr="00D71476">
        <w:t xml:space="preserve"> </w:t>
      </w:r>
    </w:p>
    <w:p w14:paraId="5CA5DD5B" w14:textId="77777777" w:rsidR="00275133" w:rsidRPr="00D71476" w:rsidRDefault="00275133" w:rsidP="00275133">
      <w:pPr>
        <w:ind w:left="-5" w:right="53"/>
      </w:pPr>
    </w:p>
    <w:tbl>
      <w:tblPr>
        <w:tblStyle w:val="TableGrid"/>
        <w:tblW w:w="3125"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995"/>
        <w:gridCol w:w="1434"/>
        <w:gridCol w:w="1081"/>
        <w:gridCol w:w="1080"/>
      </w:tblGrid>
      <w:tr w:rsidR="00275133" w:rsidRPr="00D71476" w14:paraId="5981B7C6" w14:textId="77777777" w:rsidTr="003E1B07">
        <w:trPr>
          <w:jc w:val="center"/>
        </w:trPr>
        <w:tc>
          <w:tcPr>
            <w:tcW w:w="1076" w:type="pct"/>
            <w:tcBorders>
              <w:top w:val="single" w:sz="4" w:space="0" w:color="auto"/>
              <w:bottom w:val="single" w:sz="4" w:space="0" w:color="auto"/>
            </w:tcBorders>
            <w:vAlign w:val="center"/>
          </w:tcPr>
          <w:p w14:paraId="6229DB2D" w14:textId="77777777" w:rsidR="00275133" w:rsidRPr="00D71476" w:rsidRDefault="00275133" w:rsidP="003E1B07">
            <w:pPr>
              <w:spacing w:after="115"/>
              <w:jc w:val="center"/>
              <w:rPr>
                <w:b/>
                <w:bCs/>
                <w:sz w:val="20"/>
                <w:szCs w:val="20"/>
              </w:rPr>
            </w:pPr>
            <w:r w:rsidRPr="00D71476">
              <w:rPr>
                <w:b/>
                <w:bCs/>
                <w:sz w:val="20"/>
                <w:szCs w:val="20"/>
              </w:rPr>
              <w:t>Year</w:t>
            </w:r>
          </w:p>
        </w:tc>
        <w:tc>
          <w:tcPr>
            <w:tcW w:w="850" w:type="pct"/>
            <w:tcBorders>
              <w:top w:val="single" w:sz="4" w:space="0" w:color="auto"/>
              <w:bottom w:val="single" w:sz="4" w:space="0" w:color="auto"/>
            </w:tcBorders>
            <w:vAlign w:val="center"/>
          </w:tcPr>
          <w:p w14:paraId="7ACA357F" w14:textId="74DB4D70" w:rsidR="00275133" w:rsidRPr="00D71476" w:rsidRDefault="00275133" w:rsidP="003E1B07">
            <w:pPr>
              <w:spacing w:after="115"/>
              <w:jc w:val="center"/>
              <w:rPr>
                <w:b/>
                <w:bCs/>
                <w:sz w:val="20"/>
                <w:szCs w:val="20"/>
              </w:rPr>
            </w:pPr>
            <w:r w:rsidRPr="00D71476">
              <w:rPr>
                <w:b/>
                <w:bCs/>
                <w:sz w:val="20"/>
                <w:szCs w:val="20"/>
              </w:rPr>
              <w:t>Tissue Samples</w:t>
            </w:r>
          </w:p>
        </w:tc>
        <w:tc>
          <w:tcPr>
            <w:tcW w:w="1226" w:type="pct"/>
            <w:tcBorders>
              <w:top w:val="single" w:sz="4" w:space="0" w:color="auto"/>
              <w:bottom w:val="single" w:sz="4" w:space="0" w:color="auto"/>
            </w:tcBorders>
            <w:vAlign w:val="center"/>
          </w:tcPr>
          <w:p w14:paraId="3A733569" w14:textId="77777777" w:rsidR="00275133" w:rsidRPr="00D71476" w:rsidRDefault="00275133" w:rsidP="003E1B07">
            <w:pPr>
              <w:spacing w:after="115"/>
              <w:jc w:val="center"/>
              <w:rPr>
                <w:b/>
                <w:bCs/>
                <w:sz w:val="20"/>
                <w:szCs w:val="20"/>
              </w:rPr>
            </w:pPr>
            <w:r w:rsidRPr="00D71476">
              <w:rPr>
                <w:b/>
                <w:bCs/>
                <w:sz w:val="20"/>
                <w:szCs w:val="20"/>
              </w:rPr>
              <w:t>Missingness Filtered</w:t>
            </w:r>
          </w:p>
        </w:tc>
        <w:tc>
          <w:tcPr>
            <w:tcW w:w="924" w:type="pct"/>
            <w:tcBorders>
              <w:top w:val="single" w:sz="4" w:space="0" w:color="auto"/>
              <w:bottom w:val="single" w:sz="4" w:space="0" w:color="auto"/>
            </w:tcBorders>
            <w:vAlign w:val="center"/>
          </w:tcPr>
          <w:p w14:paraId="70D4C2C0" w14:textId="77777777" w:rsidR="00275133" w:rsidRPr="00D71476" w:rsidRDefault="00275133" w:rsidP="003E1B07">
            <w:pPr>
              <w:spacing w:after="115"/>
              <w:jc w:val="center"/>
              <w:rPr>
                <w:b/>
                <w:bCs/>
                <w:sz w:val="20"/>
                <w:szCs w:val="20"/>
              </w:rPr>
            </w:pPr>
            <w:r w:rsidRPr="00D71476">
              <w:rPr>
                <w:b/>
                <w:bCs/>
                <w:sz w:val="20"/>
                <w:szCs w:val="20"/>
              </w:rPr>
              <w:t>Duplicate Filtered</w:t>
            </w:r>
          </w:p>
        </w:tc>
        <w:tc>
          <w:tcPr>
            <w:tcW w:w="923" w:type="pct"/>
            <w:tcBorders>
              <w:top w:val="single" w:sz="4" w:space="0" w:color="auto"/>
              <w:bottom w:val="single" w:sz="4" w:space="0" w:color="auto"/>
            </w:tcBorders>
            <w:vAlign w:val="center"/>
          </w:tcPr>
          <w:p w14:paraId="2D403623" w14:textId="1A53E8FF" w:rsidR="00275133" w:rsidRPr="00D71476" w:rsidRDefault="00275133" w:rsidP="003E1B07">
            <w:pPr>
              <w:spacing w:after="115"/>
              <w:jc w:val="center"/>
              <w:rPr>
                <w:b/>
                <w:bCs/>
                <w:sz w:val="20"/>
                <w:szCs w:val="20"/>
                <w:vertAlign w:val="subscript"/>
              </w:rPr>
            </w:pPr>
            <w:proofErr w:type="spellStart"/>
            <w:r w:rsidRPr="00D71476">
              <w:rPr>
                <w:b/>
                <w:bCs/>
                <w:sz w:val="20"/>
                <w:szCs w:val="20"/>
              </w:rPr>
              <w:t>N</w:t>
            </w:r>
            <w:r w:rsidRPr="00D71476">
              <w:rPr>
                <w:b/>
                <w:bCs/>
                <w:sz w:val="20"/>
                <w:szCs w:val="20"/>
                <w:vertAlign w:val="subscript"/>
              </w:rPr>
              <w:t>final</w:t>
            </w:r>
            <w:proofErr w:type="spellEnd"/>
          </w:p>
        </w:tc>
      </w:tr>
      <w:tr w:rsidR="00275133" w:rsidRPr="00D71476" w14:paraId="1D7BAC69" w14:textId="77777777" w:rsidTr="003E1B07">
        <w:trPr>
          <w:jc w:val="center"/>
        </w:trPr>
        <w:tc>
          <w:tcPr>
            <w:tcW w:w="1076" w:type="pct"/>
            <w:tcBorders>
              <w:top w:val="single" w:sz="4" w:space="0" w:color="auto"/>
            </w:tcBorders>
            <w:shd w:val="clear" w:color="auto" w:fill="auto"/>
            <w:vAlign w:val="center"/>
          </w:tcPr>
          <w:p w14:paraId="607410CD" w14:textId="575F6B7A" w:rsidR="00275133" w:rsidRPr="00D71476" w:rsidRDefault="00275133" w:rsidP="003E1B07">
            <w:pPr>
              <w:spacing w:after="115"/>
              <w:jc w:val="center"/>
              <w:rPr>
                <w:sz w:val="20"/>
                <w:szCs w:val="20"/>
              </w:rPr>
            </w:pPr>
            <w:r w:rsidRPr="00D71476">
              <w:rPr>
                <w:sz w:val="20"/>
                <w:szCs w:val="20"/>
              </w:rPr>
              <w:t>2007</w:t>
            </w:r>
            <w:r w:rsidR="003E1B07" w:rsidRPr="00D71476">
              <w:rPr>
                <w:sz w:val="20"/>
                <w:szCs w:val="20"/>
              </w:rPr>
              <w:t>*</w:t>
            </w:r>
          </w:p>
        </w:tc>
        <w:tc>
          <w:tcPr>
            <w:tcW w:w="850" w:type="pct"/>
            <w:tcBorders>
              <w:top w:val="single" w:sz="4" w:space="0" w:color="auto"/>
            </w:tcBorders>
            <w:shd w:val="clear" w:color="auto" w:fill="auto"/>
            <w:vAlign w:val="center"/>
          </w:tcPr>
          <w:p w14:paraId="5FB57B90" w14:textId="0D153027" w:rsidR="00275133" w:rsidRPr="00D71476" w:rsidRDefault="00275133" w:rsidP="003E1B07">
            <w:pPr>
              <w:spacing w:after="115"/>
              <w:jc w:val="center"/>
              <w:rPr>
                <w:sz w:val="20"/>
                <w:szCs w:val="20"/>
              </w:rPr>
            </w:pPr>
            <w:r w:rsidRPr="00D71476">
              <w:rPr>
                <w:color w:val="000000"/>
                <w:sz w:val="20"/>
                <w:szCs w:val="20"/>
              </w:rPr>
              <w:t>746</w:t>
            </w:r>
          </w:p>
        </w:tc>
        <w:tc>
          <w:tcPr>
            <w:tcW w:w="1226" w:type="pct"/>
            <w:tcBorders>
              <w:top w:val="single" w:sz="4" w:space="0" w:color="auto"/>
            </w:tcBorders>
            <w:shd w:val="clear" w:color="auto" w:fill="auto"/>
            <w:vAlign w:val="center"/>
          </w:tcPr>
          <w:p w14:paraId="50521D27" w14:textId="77777777" w:rsidR="00275133" w:rsidRPr="00D71476" w:rsidRDefault="00275133" w:rsidP="003E1B07">
            <w:pPr>
              <w:spacing w:after="115"/>
              <w:jc w:val="center"/>
              <w:rPr>
                <w:sz w:val="20"/>
                <w:szCs w:val="20"/>
              </w:rPr>
            </w:pPr>
            <w:r w:rsidRPr="00D71476">
              <w:rPr>
                <w:sz w:val="20"/>
                <w:szCs w:val="20"/>
              </w:rPr>
              <w:t>1</w:t>
            </w:r>
          </w:p>
        </w:tc>
        <w:tc>
          <w:tcPr>
            <w:tcW w:w="924" w:type="pct"/>
            <w:tcBorders>
              <w:top w:val="single" w:sz="4" w:space="0" w:color="auto"/>
            </w:tcBorders>
            <w:shd w:val="clear" w:color="auto" w:fill="auto"/>
            <w:vAlign w:val="center"/>
          </w:tcPr>
          <w:p w14:paraId="793532D6" w14:textId="22D8E8CA" w:rsidR="00275133" w:rsidRPr="00D71476" w:rsidRDefault="006A43B2" w:rsidP="003E1B07">
            <w:pPr>
              <w:spacing w:after="115"/>
              <w:jc w:val="center"/>
              <w:rPr>
                <w:sz w:val="20"/>
                <w:szCs w:val="20"/>
              </w:rPr>
            </w:pPr>
            <w:r>
              <w:rPr>
                <w:sz w:val="20"/>
                <w:szCs w:val="20"/>
              </w:rPr>
              <w:t>0</w:t>
            </w:r>
          </w:p>
        </w:tc>
        <w:tc>
          <w:tcPr>
            <w:tcW w:w="923" w:type="pct"/>
            <w:tcBorders>
              <w:top w:val="single" w:sz="4" w:space="0" w:color="auto"/>
            </w:tcBorders>
            <w:shd w:val="clear" w:color="auto" w:fill="auto"/>
            <w:vAlign w:val="center"/>
          </w:tcPr>
          <w:p w14:paraId="08EC3B80" w14:textId="1A4DB98B" w:rsidR="00275133" w:rsidRPr="00D71476" w:rsidRDefault="00275133" w:rsidP="003E1B07">
            <w:pPr>
              <w:spacing w:after="115"/>
              <w:jc w:val="center"/>
              <w:rPr>
                <w:sz w:val="20"/>
                <w:szCs w:val="20"/>
              </w:rPr>
            </w:pPr>
            <w:r w:rsidRPr="00D71476">
              <w:rPr>
                <w:sz w:val="20"/>
                <w:szCs w:val="20"/>
              </w:rPr>
              <w:t>7</w:t>
            </w:r>
            <w:r w:rsidR="00562F61">
              <w:rPr>
                <w:sz w:val="20"/>
                <w:szCs w:val="20"/>
              </w:rPr>
              <w:t>45</w:t>
            </w:r>
          </w:p>
        </w:tc>
      </w:tr>
      <w:tr w:rsidR="00275133" w:rsidRPr="00D71476" w14:paraId="7C77B50F" w14:textId="77777777" w:rsidTr="003E1B07">
        <w:trPr>
          <w:jc w:val="center"/>
        </w:trPr>
        <w:tc>
          <w:tcPr>
            <w:tcW w:w="1076" w:type="pct"/>
            <w:shd w:val="clear" w:color="auto" w:fill="auto"/>
            <w:vAlign w:val="center"/>
          </w:tcPr>
          <w:p w14:paraId="2C920001" w14:textId="02AB0CC7" w:rsidR="00275133" w:rsidRPr="00D71476" w:rsidRDefault="00275133" w:rsidP="003E1B07">
            <w:pPr>
              <w:spacing w:after="115"/>
              <w:jc w:val="center"/>
              <w:rPr>
                <w:sz w:val="20"/>
                <w:szCs w:val="20"/>
              </w:rPr>
            </w:pPr>
            <w:r w:rsidRPr="00D71476">
              <w:rPr>
                <w:sz w:val="20"/>
                <w:szCs w:val="20"/>
              </w:rPr>
              <w:t>2008</w:t>
            </w:r>
            <w:r w:rsidR="003E1B07" w:rsidRPr="00D71476">
              <w:rPr>
                <w:sz w:val="20"/>
                <w:szCs w:val="20"/>
              </w:rPr>
              <w:t>*</w:t>
            </w:r>
          </w:p>
        </w:tc>
        <w:tc>
          <w:tcPr>
            <w:tcW w:w="850" w:type="pct"/>
            <w:shd w:val="clear" w:color="auto" w:fill="auto"/>
            <w:vAlign w:val="center"/>
          </w:tcPr>
          <w:p w14:paraId="7816E141" w14:textId="6EA4976F" w:rsidR="00275133" w:rsidRPr="00D71476" w:rsidRDefault="00275133" w:rsidP="003E1B07">
            <w:pPr>
              <w:spacing w:after="115"/>
              <w:jc w:val="center"/>
              <w:rPr>
                <w:sz w:val="20"/>
                <w:szCs w:val="20"/>
              </w:rPr>
            </w:pPr>
            <w:r w:rsidRPr="00D71476">
              <w:rPr>
                <w:color w:val="000000"/>
                <w:sz w:val="20"/>
                <w:szCs w:val="20"/>
              </w:rPr>
              <w:t>873</w:t>
            </w:r>
          </w:p>
        </w:tc>
        <w:tc>
          <w:tcPr>
            <w:tcW w:w="1226" w:type="pct"/>
            <w:shd w:val="clear" w:color="auto" w:fill="auto"/>
            <w:vAlign w:val="center"/>
          </w:tcPr>
          <w:p w14:paraId="20CC71FA" w14:textId="77777777" w:rsidR="00275133" w:rsidRPr="00D71476" w:rsidRDefault="00275133" w:rsidP="003E1B07">
            <w:pPr>
              <w:spacing w:after="115"/>
              <w:jc w:val="center"/>
              <w:rPr>
                <w:sz w:val="20"/>
                <w:szCs w:val="20"/>
              </w:rPr>
            </w:pPr>
            <w:r w:rsidRPr="00D71476">
              <w:rPr>
                <w:sz w:val="20"/>
                <w:szCs w:val="20"/>
              </w:rPr>
              <w:t>0</w:t>
            </w:r>
          </w:p>
        </w:tc>
        <w:tc>
          <w:tcPr>
            <w:tcW w:w="924" w:type="pct"/>
            <w:shd w:val="clear" w:color="auto" w:fill="auto"/>
            <w:vAlign w:val="center"/>
          </w:tcPr>
          <w:p w14:paraId="5E3D44EE" w14:textId="77777777" w:rsidR="00275133" w:rsidRPr="00D71476" w:rsidRDefault="00275133" w:rsidP="003E1B07">
            <w:pPr>
              <w:spacing w:after="115"/>
              <w:jc w:val="center"/>
              <w:rPr>
                <w:sz w:val="20"/>
                <w:szCs w:val="20"/>
              </w:rPr>
            </w:pPr>
            <w:r w:rsidRPr="00D71476">
              <w:rPr>
                <w:sz w:val="20"/>
                <w:szCs w:val="20"/>
              </w:rPr>
              <w:t>0</w:t>
            </w:r>
          </w:p>
        </w:tc>
        <w:tc>
          <w:tcPr>
            <w:tcW w:w="923" w:type="pct"/>
            <w:shd w:val="clear" w:color="auto" w:fill="auto"/>
            <w:vAlign w:val="center"/>
          </w:tcPr>
          <w:p w14:paraId="6F8A58BE" w14:textId="31B5F95E" w:rsidR="00275133" w:rsidRPr="00D71476" w:rsidRDefault="00562F61" w:rsidP="003E1B07">
            <w:pPr>
              <w:spacing w:after="115"/>
              <w:jc w:val="center"/>
              <w:rPr>
                <w:sz w:val="20"/>
                <w:szCs w:val="20"/>
              </w:rPr>
            </w:pPr>
            <w:r>
              <w:rPr>
                <w:sz w:val="20"/>
                <w:szCs w:val="20"/>
              </w:rPr>
              <w:t>873</w:t>
            </w:r>
          </w:p>
        </w:tc>
      </w:tr>
      <w:tr w:rsidR="00275133" w:rsidRPr="00D71476" w14:paraId="710000C0" w14:textId="77777777" w:rsidTr="003E1B07">
        <w:trPr>
          <w:jc w:val="center"/>
        </w:trPr>
        <w:tc>
          <w:tcPr>
            <w:tcW w:w="1076" w:type="pct"/>
            <w:shd w:val="clear" w:color="auto" w:fill="auto"/>
            <w:vAlign w:val="center"/>
          </w:tcPr>
          <w:p w14:paraId="176A04C7" w14:textId="7715DF85" w:rsidR="00275133" w:rsidRPr="00D71476" w:rsidRDefault="00275133" w:rsidP="003E1B07">
            <w:pPr>
              <w:spacing w:after="115"/>
              <w:jc w:val="center"/>
              <w:rPr>
                <w:sz w:val="20"/>
                <w:szCs w:val="20"/>
              </w:rPr>
            </w:pPr>
            <w:r w:rsidRPr="00D71476">
              <w:rPr>
                <w:sz w:val="20"/>
                <w:szCs w:val="20"/>
              </w:rPr>
              <w:t>2009</w:t>
            </w:r>
            <w:r w:rsidR="003E1B07" w:rsidRPr="00D71476">
              <w:rPr>
                <w:sz w:val="20"/>
                <w:szCs w:val="20"/>
              </w:rPr>
              <w:t>*</w:t>
            </w:r>
          </w:p>
        </w:tc>
        <w:tc>
          <w:tcPr>
            <w:tcW w:w="850" w:type="pct"/>
            <w:shd w:val="clear" w:color="auto" w:fill="auto"/>
            <w:vAlign w:val="center"/>
          </w:tcPr>
          <w:p w14:paraId="5945F160" w14:textId="65535096" w:rsidR="00275133" w:rsidRPr="00D71476" w:rsidRDefault="00275133" w:rsidP="003E1B07">
            <w:pPr>
              <w:spacing w:after="115"/>
              <w:jc w:val="center"/>
              <w:rPr>
                <w:sz w:val="20"/>
                <w:szCs w:val="20"/>
              </w:rPr>
            </w:pPr>
            <w:r w:rsidRPr="00D71476">
              <w:rPr>
                <w:color w:val="000000"/>
                <w:sz w:val="20"/>
                <w:szCs w:val="20"/>
              </w:rPr>
              <w:t>1386</w:t>
            </w:r>
          </w:p>
        </w:tc>
        <w:tc>
          <w:tcPr>
            <w:tcW w:w="1226" w:type="pct"/>
            <w:shd w:val="clear" w:color="auto" w:fill="auto"/>
            <w:vAlign w:val="center"/>
          </w:tcPr>
          <w:p w14:paraId="6B49DAB8" w14:textId="0010422E" w:rsidR="00275133" w:rsidRPr="00D71476" w:rsidRDefault="006A43B2" w:rsidP="003E1B07">
            <w:pPr>
              <w:spacing w:after="115"/>
              <w:jc w:val="center"/>
              <w:rPr>
                <w:sz w:val="20"/>
                <w:szCs w:val="20"/>
              </w:rPr>
            </w:pPr>
            <w:r>
              <w:rPr>
                <w:sz w:val="20"/>
                <w:szCs w:val="20"/>
              </w:rPr>
              <w:t>2</w:t>
            </w:r>
          </w:p>
        </w:tc>
        <w:tc>
          <w:tcPr>
            <w:tcW w:w="924" w:type="pct"/>
            <w:shd w:val="clear" w:color="auto" w:fill="auto"/>
            <w:vAlign w:val="center"/>
          </w:tcPr>
          <w:p w14:paraId="0B58C5CD" w14:textId="74196B8E" w:rsidR="00275133" w:rsidRPr="00D71476" w:rsidRDefault="006A43B2" w:rsidP="003E1B07">
            <w:pPr>
              <w:spacing w:after="115"/>
              <w:jc w:val="center"/>
              <w:rPr>
                <w:sz w:val="20"/>
                <w:szCs w:val="20"/>
              </w:rPr>
            </w:pPr>
            <w:r>
              <w:rPr>
                <w:sz w:val="20"/>
                <w:szCs w:val="20"/>
              </w:rPr>
              <w:t>1</w:t>
            </w:r>
          </w:p>
        </w:tc>
        <w:tc>
          <w:tcPr>
            <w:tcW w:w="923" w:type="pct"/>
            <w:shd w:val="clear" w:color="auto" w:fill="auto"/>
            <w:vAlign w:val="center"/>
          </w:tcPr>
          <w:p w14:paraId="67A8EDD0" w14:textId="1F44EA61" w:rsidR="00275133" w:rsidRPr="00D71476" w:rsidRDefault="00562F61" w:rsidP="003E1B07">
            <w:pPr>
              <w:spacing w:after="115"/>
              <w:jc w:val="center"/>
              <w:rPr>
                <w:sz w:val="20"/>
                <w:szCs w:val="20"/>
              </w:rPr>
            </w:pPr>
            <w:r>
              <w:rPr>
                <w:sz w:val="20"/>
                <w:szCs w:val="20"/>
              </w:rPr>
              <w:t>1383</w:t>
            </w:r>
          </w:p>
        </w:tc>
      </w:tr>
      <w:tr w:rsidR="00275133" w:rsidRPr="00D71476" w14:paraId="0526B701" w14:textId="77777777" w:rsidTr="003E1B07">
        <w:trPr>
          <w:jc w:val="center"/>
        </w:trPr>
        <w:tc>
          <w:tcPr>
            <w:tcW w:w="1076" w:type="pct"/>
            <w:shd w:val="clear" w:color="auto" w:fill="auto"/>
            <w:vAlign w:val="center"/>
          </w:tcPr>
          <w:p w14:paraId="2829BB64" w14:textId="1D2CD81F" w:rsidR="00275133" w:rsidRPr="00D71476" w:rsidRDefault="00275133" w:rsidP="003E1B07">
            <w:pPr>
              <w:spacing w:after="115"/>
              <w:jc w:val="center"/>
              <w:rPr>
                <w:sz w:val="20"/>
                <w:szCs w:val="20"/>
              </w:rPr>
            </w:pPr>
            <w:r w:rsidRPr="00D71476">
              <w:rPr>
                <w:sz w:val="20"/>
                <w:szCs w:val="20"/>
              </w:rPr>
              <w:t>2010</w:t>
            </w:r>
            <w:r w:rsidR="003E1B07" w:rsidRPr="00D71476">
              <w:rPr>
                <w:sz w:val="20"/>
                <w:szCs w:val="20"/>
              </w:rPr>
              <w:t>*</w:t>
            </w:r>
          </w:p>
        </w:tc>
        <w:tc>
          <w:tcPr>
            <w:tcW w:w="850" w:type="pct"/>
            <w:shd w:val="clear" w:color="auto" w:fill="auto"/>
            <w:vAlign w:val="center"/>
          </w:tcPr>
          <w:p w14:paraId="6406A5B2" w14:textId="7A954C5C" w:rsidR="00275133" w:rsidRPr="00D71476" w:rsidRDefault="00275133" w:rsidP="003E1B07">
            <w:pPr>
              <w:spacing w:after="115"/>
              <w:jc w:val="center"/>
              <w:rPr>
                <w:sz w:val="20"/>
                <w:szCs w:val="20"/>
              </w:rPr>
            </w:pPr>
            <w:r w:rsidRPr="00D71476">
              <w:rPr>
                <w:color w:val="000000"/>
                <w:sz w:val="20"/>
                <w:szCs w:val="20"/>
              </w:rPr>
              <w:t>748</w:t>
            </w:r>
          </w:p>
        </w:tc>
        <w:tc>
          <w:tcPr>
            <w:tcW w:w="1226" w:type="pct"/>
            <w:shd w:val="clear" w:color="auto" w:fill="auto"/>
            <w:vAlign w:val="center"/>
          </w:tcPr>
          <w:p w14:paraId="6E0F8A9B" w14:textId="4DCDC043" w:rsidR="00275133" w:rsidRPr="00D71476" w:rsidRDefault="00613457" w:rsidP="003E1B07">
            <w:pPr>
              <w:spacing w:after="115"/>
              <w:jc w:val="center"/>
              <w:rPr>
                <w:sz w:val="20"/>
                <w:szCs w:val="20"/>
              </w:rPr>
            </w:pPr>
            <w:r>
              <w:rPr>
                <w:sz w:val="20"/>
                <w:szCs w:val="20"/>
              </w:rPr>
              <w:t>1</w:t>
            </w:r>
          </w:p>
        </w:tc>
        <w:tc>
          <w:tcPr>
            <w:tcW w:w="924" w:type="pct"/>
            <w:shd w:val="clear" w:color="auto" w:fill="auto"/>
            <w:vAlign w:val="center"/>
          </w:tcPr>
          <w:p w14:paraId="6545608E" w14:textId="392CB68D" w:rsidR="00275133" w:rsidRPr="00D71476" w:rsidRDefault="00562F61" w:rsidP="003E1B07">
            <w:pPr>
              <w:spacing w:after="115"/>
              <w:jc w:val="center"/>
              <w:rPr>
                <w:sz w:val="20"/>
                <w:szCs w:val="20"/>
              </w:rPr>
            </w:pPr>
            <w:r>
              <w:rPr>
                <w:sz w:val="20"/>
                <w:szCs w:val="20"/>
              </w:rPr>
              <w:t>0</w:t>
            </w:r>
          </w:p>
        </w:tc>
        <w:tc>
          <w:tcPr>
            <w:tcW w:w="923" w:type="pct"/>
            <w:shd w:val="clear" w:color="auto" w:fill="auto"/>
            <w:vAlign w:val="center"/>
          </w:tcPr>
          <w:p w14:paraId="3196185B" w14:textId="46E9F68C" w:rsidR="00275133" w:rsidRPr="00D71476" w:rsidRDefault="00562F61" w:rsidP="003E1B07">
            <w:pPr>
              <w:spacing w:after="115"/>
              <w:jc w:val="center"/>
              <w:rPr>
                <w:sz w:val="20"/>
                <w:szCs w:val="20"/>
              </w:rPr>
            </w:pPr>
            <w:r>
              <w:rPr>
                <w:sz w:val="20"/>
                <w:szCs w:val="20"/>
              </w:rPr>
              <w:t>747</w:t>
            </w:r>
          </w:p>
        </w:tc>
      </w:tr>
      <w:tr w:rsidR="00275133" w:rsidRPr="00D71476" w14:paraId="385F2860" w14:textId="77777777" w:rsidTr="003E1B07">
        <w:trPr>
          <w:jc w:val="center"/>
        </w:trPr>
        <w:tc>
          <w:tcPr>
            <w:tcW w:w="1076" w:type="pct"/>
            <w:shd w:val="clear" w:color="auto" w:fill="auto"/>
            <w:vAlign w:val="center"/>
          </w:tcPr>
          <w:p w14:paraId="394748C7" w14:textId="5C6BEFE8" w:rsidR="00275133" w:rsidRPr="00D71476" w:rsidRDefault="00275133" w:rsidP="003E1B07">
            <w:pPr>
              <w:spacing w:after="115"/>
              <w:jc w:val="center"/>
              <w:rPr>
                <w:sz w:val="20"/>
                <w:szCs w:val="20"/>
              </w:rPr>
            </w:pPr>
            <w:r w:rsidRPr="00D71476">
              <w:rPr>
                <w:sz w:val="20"/>
                <w:szCs w:val="20"/>
              </w:rPr>
              <w:t>2011</w:t>
            </w:r>
            <w:r w:rsidR="003E1B07" w:rsidRPr="00D71476">
              <w:rPr>
                <w:sz w:val="20"/>
                <w:szCs w:val="20"/>
              </w:rPr>
              <w:t>*</w:t>
            </w:r>
          </w:p>
        </w:tc>
        <w:tc>
          <w:tcPr>
            <w:tcW w:w="850" w:type="pct"/>
            <w:shd w:val="clear" w:color="auto" w:fill="auto"/>
            <w:vAlign w:val="center"/>
          </w:tcPr>
          <w:p w14:paraId="7EBFC298" w14:textId="19EADE39" w:rsidR="00275133" w:rsidRPr="00D71476" w:rsidRDefault="00275133" w:rsidP="003E1B07">
            <w:pPr>
              <w:spacing w:after="115"/>
              <w:jc w:val="center"/>
              <w:rPr>
                <w:sz w:val="20"/>
                <w:szCs w:val="20"/>
              </w:rPr>
            </w:pPr>
            <w:r w:rsidRPr="00D71476">
              <w:rPr>
                <w:color w:val="000000"/>
                <w:sz w:val="20"/>
                <w:szCs w:val="20"/>
              </w:rPr>
              <w:t>791</w:t>
            </w:r>
          </w:p>
        </w:tc>
        <w:tc>
          <w:tcPr>
            <w:tcW w:w="1226" w:type="pct"/>
            <w:shd w:val="clear" w:color="auto" w:fill="auto"/>
            <w:vAlign w:val="center"/>
          </w:tcPr>
          <w:p w14:paraId="1D994C4A" w14:textId="69613418" w:rsidR="00275133" w:rsidRPr="00D71476" w:rsidRDefault="00562F61" w:rsidP="003E1B07">
            <w:pPr>
              <w:spacing w:after="115"/>
              <w:jc w:val="center"/>
              <w:rPr>
                <w:sz w:val="20"/>
                <w:szCs w:val="20"/>
              </w:rPr>
            </w:pPr>
            <w:r>
              <w:rPr>
                <w:sz w:val="20"/>
                <w:szCs w:val="20"/>
              </w:rPr>
              <w:t>20</w:t>
            </w:r>
          </w:p>
        </w:tc>
        <w:tc>
          <w:tcPr>
            <w:tcW w:w="924" w:type="pct"/>
            <w:shd w:val="clear" w:color="auto" w:fill="auto"/>
            <w:vAlign w:val="center"/>
          </w:tcPr>
          <w:p w14:paraId="1D106B28" w14:textId="259043BB" w:rsidR="00275133" w:rsidRPr="00D71476" w:rsidRDefault="00562F61" w:rsidP="003E1B07">
            <w:pPr>
              <w:spacing w:after="115"/>
              <w:jc w:val="center"/>
              <w:rPr>
                <w:sz w:val="20"/>
                <w:szCs w:val="20"/>
              </w:rPr>
            </w:pPr>
            <w:r>
              <w:rPr>
                <w:sz w:val="20"/>
                <w:szCs w:val="20"/>
              </w:rPr>
              <w:t>1</w:t>
            </w:r>
          </w:p>
        </w:tc>
        <w:tc>
          <w:tcPr>
            <w:tcW w:w="923" w:type="pct"/>
            <w:shd w:val="clear" w:color="auto" w:fill="auto"/>
            <w:vAlign w:val="center"/>
          </w:tcPr>
          <w:p w14:paraId="19EBA0D2" w14:textId="65081E2D" w:rsidR="00275133" w:rsidRPr="00D71476" w:rsidRDefault="00562F61" w:rsidP="003E1B07">
            <w:pPr>
              <w:spacing w:after="115"/>
              <w:jc w:val="center"/>
              <w:rPr>
                <w:sz w:val="20"/>
                <w:szCs w:val="20"/>
              </w:rPr>
            </w:pPr>
            <w:r>
              <w:rPr>
                <w:sz w:val="20"/>
                <w:szCs w:val="20"/>
              </w:rPr>
              <w:t>770</w:t>
            </w:r>
          </w:p>
        </w:tc>
      </w:tr>
      <w:tr w:rsidR="00275133" w:rsidRPr="00D71476" w14:paraId="30FFBAD6" w14:textId="77777777" w:rsidTr="003E1B07">
        <w:trPr>
          <w:jc w:val="center"/>
        </w:trPr>
        <w:tc>
          <w:tcPr>
            <w:tcW w:w="1076" w:type="pct"/>
            <w:shd w:val="clear" w:color="auto" w:fill="auto"/>
            <w:vAlign w:val="center"/>
          </w:tcPr>
          <w:p w14:paraId="359CBB6D" w14:textId="33DF7E89" w:rsidR="00275133" w:rsidRPr="00D71476" w:rsidRDefault="00275133" w:rsidP="003E1B07">
            <w:pPr>
              <w:spacing w:after="115"/>
              <w:jc w:val="center"/>
              <w:rPr>
                <w:sz w:val="20"/>
                <w:szCs w:val="20"/>
              </w:rPr>
            </w:pPr>
            <w:r w:rsidRPr="00D71476">
              <w:rPr>
                <w:sz w:val="20"/>
                <w:szCs w:val="20"/>
              </w:rPr>
              <w:t>2012</w:t>
            </w:r>
            <w:r w:rsidR="003E1B07" w:rsidRPr="00D71476">
              <w:rPr>
                <w:sz w:val="20"/>
                <w:szCs w:val="20"/>
              </w:rPr>
              <w:t>*</w:t>
            </w:r>
          </w:p>
        </w:tc>
        <w:tc>
          <w:tcPr>
            <w:tcW w:w="850" w:type="pct"/>
            <w:shd w:val="clear" w:color="auto" w:fill="auto"/>
            <w:vAlign w:val="center"/>
          </w:tcPr>
          <w:p w14:paraId="58CF0230" w14:textId="7B47C57E" w:rsidR="00275133" w:rsidRPr="00D71476" w:rsidRDefault="00275133" w:rsidP="003E1B07">
            <w:pPr>
              <w:spacing w:after="115"/>
              <w:jc w:val="center"/>
              <w:rPr>
                <w:sz w:val="20"/>
                <w:szCs w:val="20"/>
              </w:rPr>
            </w:pPr>
            <w:r w:rsidRPr="00D71476">
              <w:rPr>
                <w:color w:val="000000"/>
                <w:sz w:val="20"/>
                <w:szCs w:val="20"/>
              </w:rPr>
              <w:t>962</w:t>
            </w:r>
          </w:p>
        </w:tc>
        <w:tc>
          <w:tcPr>
            <w:tcW w:w="1226" w:type="pct"/>
            <w:shd w:val="clear" w:color="auto" w:fill="auto"/>
            <w:vAlign w:val="center"/>
          </w:tcPr>
          <w:p w14:paraId="1893D11E" w14:textId="51187CF5" w:rsidR="00275133" w:rsidRPr="00D71476" w:rsidRDefault="00562F61" w:rsidP="003E1B07">
            <w:pPr>
              <w:spacing w:after="115"/>
              <w:jc w:val="center"/>
              <w:rPr>
                <w:sz w:val="20"/>
                <w:szCs w:val="20"/>
              </w:rPr>
            </w:pPr>
            <w:r>
              <w:rPr>
                <w:sz w:val="20"/>
                <w:szCs w:val="20"/>
              </w:rPr>
              <w:t>3</w:t>
            </w:r>
          </w:p>
        </w:tc>
        <w:tc>
          <w:tcPr>
            <w:tcW w:w="924" w:type="pct"/>
            <w:shd w:val="clear" w:color="auto" w:fill="auto"/>
            <w:vAlign w:val="center"/>
          </w:tcPr>
          <w:p w14:paraId="79CA3207" w14:textId="6E58CCB9" w:rsidR="00275133" w:rsidRPr="00D71476" w:rsidRDefault="00562F61" w:rsidP="003E1B07">
            <w:pPr>
              <w:spacing w:after="115"/>
              <w:jc w:val="center"/>
              <w:rPr>
                <w:sz w:val="20"/>
                <w:szCs w:val="20"/>
              </w:rPr>
            </w:pPr>
            <w:r>
              <w:rPr>
                <w:sz w:val="20"/>
                <w:szCs w:val="20"/>
              </w:rPr>
              <w:t>2</w:t>
            </w:r>
          </w:p>
        </w:tc>
        <w:tc>
          <w:tcPr>
            <w:tcW w:w="923" w:type="pct"/>
            <w:shd w:val="clear" w:color="auto" w:fill="auto"/>
            <w:vAlign w:val="center"/>
          </w:tcPr>
          <w:p w14:paraId="5CEE3758" w14:textId="69C938B5" w:rsidR="00275133" w:rsidRPr="00D71476" w:rsidRDefault="00562F61" w:rsidP="003E1B07">
            <w:pPr>
              <w:spacing w:after="115"/>
              <w:jc w:val="center"/>
              <w:rPr>
                <w:sz w:val="20"/>
                <w:szCs w:val="20"/>
              </w:rPr>
            </w:pPr>
            <w:r>
              <w:rPr>
                <w:sz w:val="20"/>
                <w:szCs w:val="20"/>
              </w:rPr>
              <w:t>957</w:t>
            </w:r>
          </w:p>
        </w:tc>
      </w:tr>
      <w:tr w:rsidR="00275133" w:rsidRPr="00D71476" w14:paraId="26A0C18A" w14:textId="77777777" w:rsidTr="003E1B07">
        <w:trPr>
          <w:jc w:val="center"/>
        </w:trPr>
        <w:tc>
          <w:tcPr>
            <w:tcW w:w="1076" w:type="pct"/>
            <w:shd w:val="clear" w:color="auto" w:fill="auto"/>
            <w:vAlign w:val="center"/>
          </w:tcPr>
          <w:p w14:paraId="5DAF70D8" w14:textId="20060CC9" w:rsidR="00275133" w:rsidRPr="00D71476" w:rsidRDefault="00275133" w:rsidP="003E1B07">
            <w:pPr>
              <w:spacing w:after="115"/>
              <w:jc w:val="center"/>
              <w:rPr>
                <w:sz w:val="20"/>
                <w:szCs w:val="20"/>
              </w:rPr>
            </w:pPr>
            <w:r w:rsidRPr="00D71476">
              <w:rPr>
                <w:sz w:val="20"/>
                <w:szCs w:val="20"/>
              </w:rPr>
              <w:t>2013</w:t>
            </w:r>
            <w:r w:rsidR="003E1B07" w:rsidRPr="00D71476">
              <w:rPr>
                <w:sz w:val="20"/>
                <w:szCs w:val="20"/>
              </w:rPr>
              <w:t>*</w:t>
            </w:r>
          </w:p>
        </w:tc>
        <w:tc>
          <w:tcPr>
            <w:tcW w:w="850" w:type="pct"/>
            <w:shd w:val="clear" w:color="auto" w:fill="auto"/>
            <w:vAlign w:val="center"/>
          </w:tcPr>
          <w:p w14:paraId="2E88E4CA" w14:textId="71E9AA28" w:rsidR="00275133" w:rsidRPr="00D71476" w:rsidRDefault="00275133" w:rsidP="003E1B07">
            <w:pPr>
              <w:spacing w:after="115"/>
              <w:jc w:val="center"/>
              <w:rPr>
                <w:sz w:val="20"/>
                <w:szCs w:val="20"/>
              </w:rPr>
            </w:pPr>
            <w:r w:rsidRPr="00D71476">
              <w:rPr>
                <w:color w:val="000000"/>
                <w:sz w:val="20"/>
                <w:szCs w:val="20"/>
              </w:rPr>
              <w:t>695</w:t>
            </w:r>
          </w:p>
        </w:tc>
        <w:tc>
          <w:tcPr>
            <w:tcW w:w="1226" w:type="pct"/>
            <w:shd w:val="clear" w:color="auto" w:fill="auto"/>
            <w:vAlign w:val="center"/>
          </w:tcPr>
          <w:p w14:paraId="54BDD673" w14:textId="337EAB4E" w:rsidR="00275133" w:rsidRPr="00D71476" w:rsidRDefault="00562F61" w:rsidP="003E1B07">
            <w:pPr>
              <w:spacing w:after="115"/>
              <w:jc w:val="center"/>
              <w:rPr>
                <w:sz w:val="20"/>
                <w:szCs w:val="20"/>
              </w:rPr>
            </w:pPr>
            <w:r>
              <w:rPr>
                <w:sz w:val="20"/>
                <w:szCs w:val="20"/>
              </w:rPr>
              <w:t>4</w:t>
            </w:r>
          </w:p>
        </w:tc>
        <w:tc>
          <w:tcPr>
            <w:tcW w:w="924" w:type="pct"/>
            <w:shd w:val="clear" w:color="auto" w:fill="auto"/>
            <w:vAlign w:val="center"/>
          </w:tcPr>
          <w:p w14:paraId="11D8D50B" w14:textId="46EA4E76" w:rsidR="00275133" w:rsidRPr="00D71476" w:rsidRDefault="00562F61" w:rsidP="003E1B07">
            <w:pPr>
              <w:spacing w:after="115"/>
              <w:jc w:val="center"/>
              <w:rPr>
                <w:sz w:val="20"/>
                <w:szCs w:val="20"/>
              </w:rPr>
            </w:pPr>
            <w:r>
              <w:rPr>
                <w:sz w:val="20"/>
                <w:szCs w:val="20"/>
              </w:rPr>
              <w:t>1</w:t>
            </w:r>
          </w:p>
        </w:tc>
        <w:tc>
          <w:tcPr>
            <w:tcW w:w="923" w:type="pct"/>
            <w:shd w:val="clear" w:color="auto" w:fill="auto"/>
            <w:vAlign w:val="center"/>
          </w:tcPr>
          <w:p w14:paraId="4671C39D" w14:textId="215E4404" w:rsidR="00275133" w:rsidRPr="00D71476" w:rsidRDefault="00562F61" w:rsidP="003E1B07">
            <w:pPr>
              <w:spacing w:after="115"/>
              <w:jc w:val="center"/>
              <w:rPr>
                <w:sz w:val="20"/>
                <w:szCs w:val="20"/>
              </w:rPr>
            </w:pPr>
            <w:r>
              <w:rPr>
                <w:sz w:val="20"/>
                <w:szCs w:val="20"/>
              </w:rPr>
              <w:t>690</w:t>
            </w:r>
          </w:p>
        </w:tc>
      </w:tr>
      <w:tr w:rsidR="003E1B07" w:rsidRPr="00D71476" w14:paraId="520EA770" w14:textId="77777777" w:rsidTr="003E1B07">
        <w:trPr>
          <w:jc w:val="center"/>
        </w:trPr>
        <w:tc>
          <w:tcPr>
            <w:tcW w:w="1076" w:type="pct"/>
            <w:shd w:val="clear" w:color="auto" w:fill="auto"/>
            <w:vAlign w:val="center"/>
          </w:tcPr>
          <w:p w14:paraId="68C6A036" w14:textId="23254BA5" w:rsidR="003E1B07" w:rsidRPr="00D71476" w:rsidRDefault="003E1B07" w:rsidP="003E1B07">
            <w:pPr>
              <w:spacing w:after="115"/>
              <w:jc w:val="center"/>
              <w:rPr>
                <w:sz w:val="20"/>
                <w:szCs w:val="20"/>
              </w:rPr>
            </w:pPr>
            <w:r w:rsidRPr="00D71476">
              <w:rPr>
                <w:sz w:val="20"/>
                <w:szCs w:val="20"/>
              </w:rPr>
              <w:t>2014*</w:t>
            </w:r>
          </w:p>
        </w:tc>
        <w:tc>
          <w:tcPr>
            <w:tcW w:w="850" w:type="pct"/>
            <w:shd w:val="clear" w:color="auto" w:fill="auto"/>
            <w:vAlign w:val="center"/>
          </w:tcPr>
          <w:p w14:paraId="26FD27A3" w14:textId="2C31B32C" w:rsidR="003E1B07" w:rsidRPr="00D71476" w:rsidRDefault="003E1B07" w:rsidP="003E1B07">
            <w:pPr>
              <w:spacing w:after="115"/>
              <w:jc w:val="center"/>
              <w:rPr>
                <w:sz w:val="20"/>
                <w:szCs w:val="20"/>
              </w:rPr>
            </w:pPr>
            <w:r w:rsidRPr="00D71476">
              <w:rPr>
                <w:color w:val="000000"/>
                <w:sz w:val="20"/>
                <w:szCs w:val="20"/>
              </w:rPr>
              <w:t>744</w:t>
            </w:r>
          </w:p>
        </w:tc>
        <w:tc>
          <w:tcPr>
            <w:tcW w:w="1226" w:type="pct"/>
            <w:shd w:val="clear" w:color="auto" w:fill="auto"/>
            <w:vAlign w:val="center"/>
          </w:tcPr>
          <w:p w14:paraId="58E660E5" w14:textId="1E46FF5E" w:rsidR="003E1B07" w:rsidRPr="00D71476" w:rsidRDefault="00562F61" w:rsidP="003E1B07">
            <w:pPr>
              <w:spacing w:after="115"/>
              <w:jc w:val="center"/>
              <w:rPr>
                <w:sz w:val="20"/>
                <w:szCs w:val="20"/>
              </w:rPr>
            </w:pPr>
            <w:r>
              <w:rPr>
                <w:sz w:val="20"/>
                <w:szCs w:val="20"/>
              </w:rPr>
              <w:t>16</w:t>
            </w:r>
          </w:p>
        </w:tc>
        <w:tc>
          <w:tcPr>
            <w:tcW w:w="924" w:type="pct"/>
            <w:shd w:val="clear" w:color="auto" w:fill="auto"/>
            <w:vAlign w:val="center"/>
          </w:tcPr>
          <w:p w14:paraId="19201260" w14:textId="5A8F0552" w:rsidR="003E1B07" w:rsidRPr="00D71476" w:rsidRDefault="00562F61" w:rsidP="003E1B07">
            <w:pPr>
              <w:spacing w:after="115"/>
              <w:jc w:val="center"/>
              <w:rPr>
                <w:sz w:val="20"/>
                <w:szCs w:val="20"/>
              </w:rPr>
            </w:pPr>
            <w:r>
              <w:rPr>
                <w:sz w:val="20"/>
                <w:szCs w:val="20"/>
              </w:rPr>
              <w:t>2</w:t>
            </w:r>
          </w:p>
        </w:tc>
        <w:tc>
          <w:tcPr>
            <w:tcW w:w="923" w:type="pct"/>
            <w:shd w:val="clear" w:color="auto" w:fill="auto"/>
            <w:vAlign w:val="center"/>
          </w:tcPr>
          <w:p w14:paraId="7E6DB6E7" w14:textId="75CED87D" w:rsidR="003E1B07" w:rsidRPr="00D71476" w:rsidRDefault="00562F61" w:rsidP="003E1B07">
            <w:pPr>
              <w:spacing w:after="115"/>
              <w:jc w:val="center"/>
              <w:rPr>
                <w:sz w:val="20"/>
                <w:szCs w:val="20"/>
              </w:rPr>
            </w:pPr>
            <w:r>
              <w:rPr>
                <w:sz w:val="20"/>
                <w:szCs w:val="20"/>
              </w:rPr>
              <w:t>726</w:t>
            </w:r>
          </w:p>
        </w:tc>
      </w:tr>
      <w:tr w:rsidR="003E1B07" w:rsidRPr="00D71476" w14:paraId="0402F877" w14:textId="77777777" w:rsidTr="003E1B07">
        <w:trPr>
          <w:jc w:val="center"/>
        </w:trPr>
        <w:tc>
          <w:tcPr>
            <w:tcW w:w="1076" w:type="pct"/>
            <w:shd w:val="clear" w:color="auto" w:fill="auto"/>
            <w:vAlign w:val="center"/>
          </w:tcPr>
          <w:p w14:paraId="1E7D6E78" w14:textId="68D3BD80" w:rsidR="003E1B07" w:rsidRPr="00D71476" w:rsidRDefault="003E1B07" w:rsidP="003E1B07">
            <w:pPr>
              <w:spacing w:after="115"/>
              <w:jc w:val="center"/>
              <w:rPr>
                <w:sz w:val="20"/>
                <w:szCs w:val="20"/>
              </w:rPr>
            </w:pPr>
            <w:r w:rsidRPr="00D71476">
              <w:rPr>
                <w:sz w:val="20"/>
                <w:szCs w:val="20"/>
              </w:rPr>
              <w:t>2015*</w:t>
            </w:r>
          </w:p>
        </w:tc>
        <w:tc>
          <w:tcPr>
            <w:tcW w:w="850" w:type="pct"/>
            <w:shd w:val="clear" w:color="auto" w:fill="auto"/>
            <w:vAlign w:val="center"/>
          </w:tcPr>
          <w:p w14:paraId="4D03BFAB" w14:textId="09B37588" w:rsidR="003E1B07" w:rsidRPr="00D71476" w:rsidRDefault="003E1B07" w:rsidP="003E1B07">
            <w:pPr>
              <w:spacing w:after="115"/>
              <w:jc w:val="center"/>
              <w:rPr>
                <w:sz w:val="20"/>
                <w:szCs w:val="20"/>
              </w:rPr>
            </w:pPr>
            <w:r w:rsidRPr="00D71476">
              <w:rPr>
                <w:color w:val="000000"/>
                <w:sz w:val="20"/>
                <w:szCs w:val="20"/>
              </w:rPr>
              <w:t>917</w:t>
            </w:r>
          </w:p>
        </w:tc>
        <w:tc>
          <w:tcPr>
            <w:tcW w:w="1226" w:type="pct"/>
            <w:shd w:val="clear" w:color="auto" w:fill="auto"/>
            <w:vAlign w:val="center"/>
          </w:tcPr>
          <w:p w14:paraId="23DCE74D" w14:textId="620FA142" w:rsidR="003E1B07" w:rsidRPr="00D71476" w:rsidRDefault="00562F61" w:rsidP="003E1B07">
            <w:pPr>
              <w:spacing w:after="115"/>
              <w:jc w:val="center"/>
              <w:rPr>
                <w:sz w:val="20"/>
                <w:szCs w:val="20"/>
              </w:rPr>
            </w:pPr>
            <w:r>
              <w:rPr>
                <w:sz w:val="20"/>
                <w:szCs w:val="20"/>
              </w:rPr>
              <w:t>28</w:t>
            </w:r>
          </w:p>
        </w:tc>
        <w:tc>
          <w:tcPr>
            <w:tcW w:w="924" w:type="pct"/>
            <w:shd w:val="clear" w:color="auto" w:fill="auto"/>
            <w:vAlign w:val="center"/>
          </w:tcPr>
          <w:p w14:paraId="6CA24931" w14:textId="1A29D986" w:rsidR="003E1B07" w:rsidRPr="00D71476" w:rsidRDefault="00562F61" w:rsidP="003E1B07">
            <w:pPr>
              <w:spacing w:after="115"/>
              <w:jc w:val="center"/>
              <w:rPr>
                <w:sz w:val="20"/>
                <w:szCs w:val="20"/>
              </w:rPr>
            </w:pPr>
            <w:r>
              <w:rPr>
                <w:sz w:val="20"/>
                <w:szCs w:val="20"/>
              </w:rPr>
              <w:t>5</w:t>
            </w:r>
          </w:p>
        </w:tc>
        <w:tc>
          <w:tcPr>
            <w:tcW w:w="923" w:type="pct"/>
            <w:shd w:val="clear" w:color="auto" w:fill="auto"/>
            <w:vAlign w:val="center"/>
          </w:tcPr>
          <w:p w14:paraId="28DEBCEF" w14:textId="13D96E9D" w:rsidR="003E1B07" w:rsidRPr="00D71476" w:rsidRDefault="00562F61" w:rsidP="003E1B07">
            <w:pPr>
              <w:spacing w:after="115"/>
              <w:jc w:val="center"/>
              <w:rPr>
                <w:sz w:val="20"/>
                <w:szCs w:val="20"/>
              </w:rPr>
            </w:pPr>
            <w:r>
              <w:rPr>
                <w:sz w:val="20"/>
                <w:szCs w:val="20"/>
              </w:rPr>
              <w:t>884</w:t>
            </w:r>
          </w:p>
        </w:tc>
      </w:tr>
      <w:tr w:rsidR="003E1B07" w:rsidRPr="00D71476" w14:paraId="37B10E46" w14:textId="77777777" w:rsidTr="003E1B07">
        <w:trPr>
          <w:jc w:val="center"/>
        </w:trPr>
        <w:tc>
          <w:tcPr>
            <w:tcW w:w="1076" w:type="pct"/>
            <w:shd w:val="clear" w:color="auto" w:fill="auto"/>
            <w:vAlign w:val="center"/>
          </w:tcPr>
          <w:p w14:paraId="2E3EAF8D" w14:textId="7AE92ADC" w:rsidR="003E1B07" w:rsidRPr="00D71476" w:rsidRDefault="003E1B07" w:rsidP="003E1B07">
            <w:pPr>
              <w:spacing w:after="115"/>
              <w:jc w:val="center"/>
              <w:rPr>
                <w:sz w:val="20"/>
                <w:szCs w:val="20"/>
              </w:rPr>
            </w:pPr>
            <w:r w:rsidRPr="00D71476">
              <w:rPr>
                <w:sz w:val="20"/>
                <w:szCs w:val="20"/>
              </w:rPr>
              <w:t>2016</w:t>
            </w:r>
          </w:p>
        </w:tc>
        <w:tc>
          <w:tcPr>
            <w:tcW w:w="850" w:type="pct"/>
            <w:shd w:val="clear" w:color="auto" w:fill="auto"/>
            <w:vAlign w:val="center"/>
          </w:tcPr>
          <w:p w14:paraId="35E17E54" w14:textId="44B08E04" w:rsidR="003E1B07" w:rsidRPr="00D71476" w:rsidRDefault="003E1B07" w:rsidP="003E1B07">
            <w:pPr>
              <w:spacing w:after="115"/>
              <w:jc w:val="center"/>
              <w:rPr>
                <w:sz w:val="20"/>
                <w:szCs w:val="20"/>
              </w:rPr>
            </w:pPr>
            <w:r w:rsidRPr="00D71476">
              <w:rPr>
                <w:color w:val="000000"/>
                <w:sz w:val="20"/>
                <w:szCs w:val="20"/>
              </w:rPr>
              <w:t>891</w:t>
            </w:r>
          </w:p>
        </w:tc>
        <w:tc>
          <w:tcPr>
            <w:tcW w:w="1226" w:type="pct"/>
            <w:shd w:val="clear" w:color="auto" w:fill="auto"/>
            <w:vAlign w:val="center"/>
          </w:tcPr>
          <w:p w14:paraId="26B828A5" w14:textId="797CB725" w:rsidR="003E1B07" w:rsidRPr="00D71476" w:rsidRDefault="00562F61" w:rsidP="003E1B07">
            <w:pPr>
              <w:spacing w:after="115"/>
              <w:jc w:val="center"/>
              <w:rPr>
                <w:sz w:val="20"/>
                <w:szCs w:val="20"/>
              </w:rPr>
            </w:pPr>
            <w:r>
              <w:rPr>
                <w:sz w:val="20"/>
                <w:szCs w:val="20"/>
              </w:rPr>
              <w:t>20</w:t>
            </w:r>
          </w:p>
        </w:tc>
        <w:tc>
          <w:tcPr>
            <w:tcW w:w="924" w:type="pct"/>
            <w:shd w:val="clear" w:color="auto" w:fill="auto"/>
            <w:vAlign w:val="center"/>
          </w:tcPr>
          <w:p w14:paraId="01FC0A67" w14:textId="2F39A579" w:rsidR="003E1B07" w:rsidRPr="00D71476" w:rsidRDefault="00562F61" w:rsidP="003E1B07">
            <w:pPr>
              <w:spacing w:after="115"/>
              <w:jc w:val="center"/>
              <w:rPr>
                <w:sz w:val="20"/>
                <w:szCs w:val="20"/>
              </w:rPr>
            </w:pPr>
            <w:r>
              <w:rPr>
                <w:sz w:val="20"/>
                <w:szCs w:val="20"/>
              </w:rPr>
              <w:t>4</w:t>
            </w:r>
          </w:p>
        </w:tc>
        <w:tc>
          <w:tcPr>
            <w:tcW w:w="923" w:type="pct"/>
            <w:shd w:val="clear" w:color="auto" w:fill="auto"/>
            <w:vAlign w:val="center"/>
          </w:tcPr>
          <w:p w14:paraId="3D27B755" w14:textId="4AE85AAD" w:rsidR="003E1B07" w:rsidRPr="00D71476" w:rsidRDefault="00562F61" w:rsidP="003E1B07">
            <w:pPr>
              <w:spacing w:after="115"/>
              <w:jc w:val="center"/>
              <w:rPr>
                <w:sz w:val="20"/>
                <w:szCs w:val="20"/>
              </w:rPr>
            </w:pPr>
            <w:r>
              <w:rPr>
                <w:sz w:val="20"/>
                <w:szCs w:val="20"/>
              </w:rPr>
              <w:t>867</w:t>
            </w:r>
          </w:p>
        </w:tc>
      </w:tr>
      <w:tr w:rsidR="003E1B07" w:rsidRPr="00D71476" w14:paraId="67A52124" w14:textId="77777777" w:rsidTr="003E1B07">
        <w:trPr>
          <w:jc w:val="center"/>
        </w:trPr>
        <w:tc>
          <w:tcPr>
            <w:tcW w:w="1076" w:type="pct"/>
            <w:shd w:val="clear" w:color="auto" w:fill="auto"/>
            <w:vAlign w:val="center"/>
          </w:tcPr>
          <w:p w14:paraId="5A5B176A" w14:textId="4971E652" w:rsidR="003E1B07" w:rsidRPr="00D71476" w:rsidRDefault="003E1B07" w:rsidP="003E1B07">
            <w:pPr>
              <w:spacing w:after="115"/>
              <w:jc w:val="center"/>
              <w:rPr>
                <w:sz w:val="20"/>
                <w:szCs w:val="20"/>
              </w:rPr>
            </w:pPr>
            <w:r w:rsidRPr="00D71476">
              <w:rPr>
                <w:sz w:val="20"/>
                <w:szCs w:val="20"/>
              </w:rPr>
              <w:t>2017</w:t>
            </w:r>
          </w:p>
        </w:tc>
        <w:tc>
          <w:tcPr>
            <w:tcW w:w="850" w:type="pct"/>
            <w:shd w:val="clear" w:color="auto" w:fill="auto"/>
            <w:vAlign w:val="center"/>
          </w:tcPr>
          <w:p w14:paraId="739E16E5" w14:textId="4444FE5A" w:rsidR="003E1B07" w:rsidRPr="00D71476" w:rsidRDefault="003E1B07" w:rsidP="003E1B07">
            <w:pPr>
              <w:spacing w:after="115"/>
              <w:jc w:val="center"/>
              <w:rPr>
                <w:sz w:val="20"/>
                <w:szCs w:val="20"/>
              </w:rPr>
            </w:pPr>
            <w:r w:rsidRPr="00D71476">
              <w:rPr>
                <w:color w:val="000000"/>
                <w:sz w:val="20"/>
                <w:szCs w:val="20"/>
              </w:rPr>
              <w:t>718</w:t>
            </w:r>
          </w:p>
        </w:tc>
        <w:tc>
          <w:tcPr>
            <w:tcW w:w="1226" w:type="pct"/>
            <w:shd w:val="clear" w:color="auto" w:fill="auto"/>
            <w:vAlign w:val="center"/>
          </w:tcPr>
          <w:p w14:paraId="12E143C8" w14:textId="408B1149" w:rsidR="003E1B07" w:rsidRPr="00D71476" w:rsidRDefault="00562F61" w:rsidP="003E1B07">
            <w:pPr>
              <w:spacing w:after="115"/>
              <w:jc w:val="center"/>
              <w:rPr>
                <w:sz w:val="20"/>
                <w:szCs w:val="20"/>
              </w:rPr>
            </w:pPr>
            <w:r>
              <w:rPr>
                <w:sz w:val="20"/>
                <w:szCs w:val="20"/>
              </w:rPr>
              <w:t>9</w:t>
            </w:r>
          </w:p>
        </w:tc>
        <w:tc>
          <w:tcPr>
            <w:tcW w:w="924" w:type="pct"/>
            <w:shd w:val="clear" w:color="auto" w:fill="auto"/>
            <w:vAlign w:val="center"/>
          </w:tcPr>
          <w:p w14:paraId="66F21B68" w14:textId="1D0A37F4" w:rsidR="003E1B07" w:rsidRPr="00D71476" w:rsidRDefault="00562F61" w:rsidP="003E1B07">
            <w:pPr>
              <w:spacing w:after="115"/>
              <w:jc w:val="center"/>
              <w:rPr>
                <w:sz w:val="20"/>
                <w:szCs w:val="20"/>
              </w:rPr>
            </w:pPr>
            <w:r>
              <w:rPr>
                <w:sz w:val="20"/>
                <w:szCs w:val="20"/>
              </w:rPr>
              <w:t>2</w:t>
            </w:r>
          </w:p>
        </w:tc>
        <w:tc>
          <w:tcPr>
            <w:tcW w:w="923" w:type="pct"/>
            <w:shd w:val="clear" w:color="auto" w:fill="auto"/>
            <w:vAlign w:val="center"/>
          </w:tcPr>
          <w:p w14:paraId="7112571F" w14:textId="186591B4" w:rsidR="003E1B07" w:rsidRPr="00D71476" w:rsidRDefault="00562F61" w:rsidP="003E1B07">
            <w:pPr>
              <w:spacing w:after="115"/>
              <w:jc w:val="center"/>
              <w:rPr>
                <w:sz w:val="20"/>
                <w:szCs w:val="20"/>
              </w:rPr>
            </w:pPr>
            <w:r>
              <w:rPr>
                <w:sz w:val="20"/>
                <w:szCs w:val="20"/>
              </w:rPr>
              <w:t>707</w:t>
            </w:r>
          </w:p>
        </w:tc>
      </w:tr>
      <w:tr w:rsidR="003E1B07" w:rsidRPr="00D71476" w14:paraId="31AE8636" w14:textId="77777777" w:rsidTr="003E1B07">
        <w:trPr>
          <w:jc w:val="center"/>
        </w:trPr>
        <w:tc>
          <w:tcPr>
            <w:tcW w:w="1076" w:type="pct"/>
            <w:shd w:val="clear" w:color="auto" w:fill="auto"/>
            <w:vAlign w:val="center"/>
          </w:tcPr>
          <w:p w14:paraId="44F55D09" w14:textId="07B1B650" w:rsidR="003E1B07" w:rsidRPr="00D71476" w:rsidRDefault="003E1B07" w:rsidP="003E1B07">
            <w:pPr>
              <w:spacing w:after="115"/>
              <w:jc w:val="center"/>
              <w:rPr>
                <w:sz w:val="20"/>
                <w:szCs w:val="20"/>
              </w:rPr>
            </w:pPr>
            <w:r w:rsidRPr="00D71476">
              <w:rPr>
                <w:sz w:val="20"/>
                <w:szCs w:val="20"/>
              </w:rPr>
              <w:t>2018</w:t>
            </w:r>
          </w:p>
        </w:tc>
        <w:tc>
          <w:tcPr>
            <w:tcW w:w="850" w:type="pct"/>
            <w:shd w:val="clear" w:color="auto" w:fill="auto"/>
            <w:vAlign w:val="center"/>
          </w:tcPr>
          <w:p w14:paraId="13FEFEE2" w14:textId="25DEA6CD" w:rsidR="003E1B07" w:rsidRPr="00D71476" w:rsidRDefault="003E1B07" w:rsidP="003E1B07">
            <w:pPr>
              <w:spacing w:after="115"/>
              <w:jc w:val="center"/>
              <w:rPr>
                <w:sz w:val="20"/>
                <w:szCs w:val="20"/>
              </w:rPr>
            </w:pPr>
            <w:r w:rsidRPr="00D71476">
              <w:rPr>
                <w:color w:val="000000"/>
                <w:sz w:val="20"/>
                <w:szCs w:val="20"/>
              </w:rPr>
              <w:t>156</w:t>
            </w:r>
          </w:p>
        </w:tc>
        <w:tc>
          <w:tcPr>
            <w:tcW w:w="1226" w:type="pct"/>
            <w:shd w:val="clear" w:color="auto" w:fill="auto"/>
            <w:vAlign w:val="center"/>
          </w:tcPr>
          <w:p w14:paraId="3884EB0F" w14:textId="3222E753" w:rsidR="003E1B07" w:rsidRPr="00D71476" w:rsidRDefault="00562F61" w:rsidP="003E1B07">
            <w:pPr>
              <w:spacing w:after="115"/>
              <w:jc w:val="center"/>
              <w:rPr>
                <w:sz w:val="20"/>
                <w:szCs w:val="20"/>
              </w:rPr>
            </w:pPr>
            <w:r>
              <w:rPr>
                <w:sz w:val="20"/>
                <w:szCs w:val="20"/>
              </w:rPr>
              <w:t>1</w:t>
            </w:r>
          </w:p>
        </w:tc>
        <w:tc>
          <w:tcPr>
            <w:tcW w:w="924" w:type="pct"/>
            <w:shd w:val="clear" w:color="auto" w:fill="auto"/>
            <w:vAlign w:val="center"/>
          </w:tcPr>
          <w:p w14:paraId="5E3A78D0" w14:textId="31411EF0" w:rsidR="003E1B07" w:rsidRPr="00D71476" w:rsidRDefault="00562F61" w:rsidP="003E1B07">
            <w:pPr>
              <w:spacing w:after="115"/>
              <w:jc w:val="center"/>
              <w:rPr>
                <w:sz w:val="20"/>
                <w:szCs w:val="20"/>
              </w:rPr>
            </w:pPr>
            <w:r>
              <w:rPr>
                <w:sz w:val="20"/>
                <w:szCs w:val="20"/>
              </w:rPr>
              <w:t>0</w:t>
            </w:r>
          </w:p>
        </w:tc>
        <w:tc>
          <w:tcPr>
            <w:tcW w:w="923" w:type="pct"/>
            <w:shd w:val="clear" w:color="auto" w:fill="auto"/>
            <w:vAlign w:val="center"/>
          </w:tcPr>
          <w:p w14:paraId="04399FA7" w14:textId="3A0D4A56" w:rsidR="003E1B07" w:rsidRPr="00D71476" w:rsidRDefault="00562F61" w:rsidP="003E1B07">
            <w:pPr>
              <w:spacing w:after="115"/>
              <w:jc w:val="center"/>
              <w:rPr>
                <w:sz w:val="20"/>
                <w:szCs w:val="20"/>
              </w:rPr>
            </w:pPr>
            <w:r>
              <w:rPr>
                <w:sz w:val="20"/>
                <w:szCs w:val="20"/>
              </w:rPr>
              <w:t>155</w:t>
            </w:r>
          </w:p>
        </w:tc>
      </w:tr>
      <w:tr w:rsidR="003E1B07" w:rsidRPr="00D71476" w14:paraId="0E1BC4D7" w14:textId="77777777" w:rsidTr="003E1B07">
        <w:trPr>
          <w:jc w:val="center"/>
        </w:trPr>
        <w:tc>
          <w:tcPr>
            <w:tcW w:w="1076" w:type="pct"/>
            <w:shd w:val="clear" w:color="auto" w:fill="auto"/>
            <w:vAlign w:val="center"/>
          </w:tcPr>
          <w:p w14:paraId="4BBE35AE" w14:textId="265E6774" w:rsidR="003E1B07" w:rsidRPr="00D71476" w:rsidRDefault="003E1B07" w:rsidP="003E1B07">
            <w:pPr>
              <w:spacing w:after="115"/>
              <w:jc w:val="center"/>
              <w:rPr>
                <w:sz w:val="20"/>
                <w:szCs w:val="20"/>
              </w:rPr>
            </w:pPr>
            <w:r w:rsidRPr="00D71476">
              <w:rPr>
                <w:sz w:val="20"/>
                <w:szCs w:val="20"/>
              </w:rPr>
              <w:t>2019</w:t>
            </w:r>
          </w:p>
        </w:tc>
        <w:tc>
          <w:tcPr>
            <w:tcW w:w="850" w:type="pct"/>
            <w:shd w:val="clear" w:color="auto" w:fill="auto"/>
            <w:vAlign w:val="center"/>
          </w:tcPr>
          <w:p w14:paraId="5B1E2DC0" w14:textId="2346F10E" w:rsidR="003E1B07" w:rsidRPr="00D71476" w:rsidRDefault="003E1B07" w:rsidP="003E1B07">
            <w:pPr>
              <w:spacing w:after="115"/>
              <w:jc w:val="center"/>
              <w:rPr>
                <w:sz w:val="20"/>
                <w:szCs w:val="20"/>
              </w:rPr>
            </w:pPr>
            <w:r w:rsidRPr="00D71476">
              <w:rPr>
                <w:color w:val="000000"/>
                <w:sz w:val="20"/>
                <w:szCs w:val="20"/>
              </w:rPr>
              <w:t>19</w:t>
            </w:r>
            <w:r w:rsidR="00613457">
              <w:rPr>
                <w:color w:val="000000"/>
                <w:sz w:val="20"/>
                <w:szCs w:val="20"/>
              </w:rPr>
              <w:t>2</w:t>
            </w:r>
          </w:p>
        </w:tc>
        <w:tc>
          <w:tcPr>
            <w:tcW w:w="1226" w:type="pct"/>
            <w:shd w:val="clear" w:color="auto" w:fill="auto"/>
            <w:vAlign w:val="center"/>
          </w:tcPr>
          <w:p w14:paraId="2FCDFAEA" w14:textId="2EAF2B82" w:rsidR="003E1B07" w:rsidRPr="00D71476" w:rsidRDefault="00562F61" w:rsidP="003E1B07">
            <w:pPr>
              <w:spacing w:after="115"/>
              <w:jc w:val="center"/>
              <w:rPr>
                <w:sz w:val="20"/>
                <w:szCs w:val="20"/>
              </w:rPr>
            </w:pPr>
            <w:r>
              <w:rPr>
                <w:sz w:val="20"/>
                <w:szCs w:val="20"/>
              </w:rPr>
              <w:t>18</w:t>
            </w:r>
          </w:p>
        </w:tc>
        <w:tc>
          <w:tcPr>
            <w:tcW w:w="924" w:type="pct"/>
            <w:shd w:val="clear" w:color="auto" w:fill="auto"/>
            <w:vAlign w:val="center"/>
          </w:tcPr>
          <w:p w14:paraId="0C1FA686" w14:textId="57444F5F" w:rsidR="003E1B07" w:rsidRPr="00D71476" w:rsidRDefault="00562F61" w:rsidP="003E1B07">
            <w:pPr>
              <w:spacing w:after="115"/>
              <w:jc w:val="center"/>
              <w:rPr>
                <w:sz w:val="20"/>
                <w:szCs w:val="20"/>
              </w:rPr>
            </w:pPr>
            <w:r>
              <w:rPr>
                <w:sz w:val="20"/>
                <w:szCs w:val="20"/>
              </w:rPr>
              <w:t>1</w:t>
            </w:r>
          </w:p>
        </w:tc>
        <w:tc>
          <w:tcPr>
            <w:tcW w:w="923" w:type="pct"/>
            <w:shd w:val="clear" w:color="auto" w:fill="auto"/>
            <w:vAlign w:val="center"/>
          </w:tcPr>
          <w:p w14:paraId="3544090B" w14:textId="7E7B4114" w:rsidR="003E1B07" w:rsidRPr="00D71476" w:rsidRDefault="00562F61" w:rsidP="003E1B07">
            <w:pPr>
              <w:spacing w:after="115"/>
              <w:jc w:val="center"/>
              <w:rPr>
                <w:sz w:val="20"/>
                <w:szCs w:val="20"/>
              </w:rPr>
            </w:pPr>
            <w:r>
              <w:rPr>
                <w:sz w:val="20"/>
                <w:szCs w:val="20"/>
              </w:rPr>
              <w:t>173</w:t>
            </w:r>
          </w:p>
        </w:tc>
      </w:tr>
      <w:tr w:rsidR="003E1B07" w:rsidRPr="00D71476" w14:paraId="01B646AE" w14:textId="77777777" w:rsidTr="003E1B07">
        <w:trPr>
          <w:jc w:val="center"/>
        </w:trPr>
        <w:tc>
          <w:tcPr>
            <w:tcW w:w="1076" w:type="pct"/>
            <w:tcBorders>
              <w:bottom w:val="single" w:sz="4" w:space="0" w:color="auto"/>
            </w:tcBorders>
            <w:shd w:val="clear" w:color="auto" w:fill="auto"/>
            <w:vAlign w:val="center"/>
          </w:tcPr>
          <w:p w14:paraId="114A53BB" w14:textId="0EB38318" w:rsidR="003E1B07" w:rsidRPr="00D71476" w:rsidRDefault="003E1B07" w:rsidP="003E1B07">
            <w:pPr>
              <w:spacing w:after="115"/>
              <w:jc w:val="center"/>
              <w:rPr>
                <w:sz w:val="20"/>
                <w:szCs w:val="20"/>
              </w:rPr>
            </w:pPr>
            <w:r w:rsidRPr="00D71476">
              <w:rPr>
                <w:sz w:val="20"/>
                <w:szCs w:val="20"/>
              </w:rPr>
              <w:t>2020</w:t>
            </w:r>
          </w:p>
        </w:tc>
        <w:tc>
          <w:tcPr>
            <w:tcW w:w="850" w:type="pct"/>
            <w:tcBorders>
              <w:bottom w:val="single" w:sz="4" w:space="0" w:color="auto"/>
            </w:tcBorders>
            <w:shd w:val="clear" w:color="auto" w:fill="auto"/>
            <w:vAlign w:val="center"/>
          </w:tcPr>
          <w:p w14:paraId="6B7AF4F0" w14:textId="041FD2D7" w:rsidR="003E1B07" w:rsidRPr="00D71476" w:rsidRDefault="003E1B07" w:rsidP="003E1B07">
            <w:pPr>
              <w:spacing w:after="115"/>
              <w:jc w:val="center"/>
              <w:rPr>
                <w:sz w:val="20"/>
                <w:szCs w:val="20"/>
              </w:rPr>
            </w:pPr>
            <w:r w:rsidRPr="00D71476">
              <w:rPr>
                <w:color w:val="000000"/>
                <w:sz w:val="20"/>
                <w:szCs w:val="20"/>
              </w:rPr>
              <w:t>16</w:t>
            </w:r>
            <w:r w:rsidR="00613457">
              <w:rPr>
                <w:color w:val="000000"/>
                <w:sz w:val="20"/>
                <w:szCs w:val="20"/>
              </w:rPr>
              <w:t>9</w:t>
            </w:r>
          </w:p>
        </w:tc>
        <w:tc>
          <w:tcPr>
            <w:tcW w:w="1226" w:type="pct"/>
            <w:tcBorders>
              <w:bottom w:val="single" w:sz="4" w:space="0" w:color="auto"/>
            </w:tcBorders>
            <w:shd w:val="clear" w:color="auto" w:fill="auto"/>
            <w:vAlign w:val="center"/>
          </w:tcPr>
          <w:p w14:paraId="67138A61" w14:textId="1124E502" w:rsidR="003E1B07" w:rsidRPr="00D71476" w:rsidRDefault="00562F61" w:rsidP="003E1B07">
            <w:pPr>
              <w:spacing w:after="115"/>
              <w:jc w:val="center"/>
              <w:rPr>
                <w:sz w:val="20"/>
                <w:szCs w:val="20"/>
              </w:rPr>
            </w:pPr>
            <w:r>
              <w:rPr>
                <w:sz w:val="20"/>
                <w:szCs w:val="20"/>
              </w:rPr>
              <w:t>7</w:t>
            </w:r>
          </w:p>
        </w:tc>
        <w:tc>
          <w:tcPr>
            <w:tcW w:w="924" w:type="pct"/>
            <w:tcBorders>
              <w:bottom w:val="single" w:sz="4" w:space="0" w:color="auto"/>
            </w:tcBorders>
            <w:shd w:val="clear" w:color="auto" w:fill="auto"/>
            <w:vAlign w:val="center"/>
          </w:tcPr>
          <w:p w14:paraId="73B09A5B" w14:textId="7CC08891" w:rsidR="003E1B07" w:rsidRPr="00D71476" w:rsidRDefault="00562F61" w:rsidP="003E1B07">
            <w:pPr>
              <w:spacing w:after="115"/>
              <w:jc w:val="center"/>
              <w:rPr>
                <w:sz w:val="20"/>
                <w:szCs w:val="20"/>
              </w:rPr>
            </w:pPr>
            <w:r>
              <w:rPr>
                <w:sz w:val="20"/>
                <w:szCs w:val="20"/>
              </w:rPr>
              <w:t>0</w:t>
            </w:r>
          </w:p>
        </w:tc>
        <w:tc>
          <w:tcPr>
            <w:tcW w:w="923" w:type="pct"/>
            <w:tcBorders>
              <w:bottom w:val="single" w:sz="4" w:space="0" w:color="auto"/>
            </w:tcBorders>
            <w:shd w:val="clear" w:color="auto" w:fill="auto"/>
            <w:vAlign w:val="center"/>
          </w:tcPr>
          <w:p w14:paraId="591E7D35" w14:textId="0BF05C99" w:rsidR="003E1B07" w:rsidRPr="00D71476" w:rsidRDefault="00562F61" w:rsidP="003E1B07">
            <w:pPr>
              <w:spacing w:after="115"/>
              <w:jc w:val="center"/>
              <w:rPr>
                <w:sz w:val="20"/>
                <w:szCs w:val="20"/>
              </w:rPr>
            </w:pPr>
            <w:r>
              <w:rPr>
                <w:sz w:val="20"/>
                <w:szCs w:val="20"/>
              </w:rPr>
              <w:t>162</w:t>
            </w:r>
          </w:p>
        </w:tc>
      </w:tr>
    </w:tbl>
    <w:p w14:paraId="19E929A6" w14:textId="1667D20F" w:rsidR="00275133" w:rsidRPr="00D71476" w:rsidRDefault="00275133" w:rsidP="003E1B07">
      <w:pPr>
        <w:ind w:left="1710" w:right="1710"/>
        <w:rPr>
          <w:sz w:val="20"/>
          <w:szCs w:val="20"/>
        </w:rPr>
      </w:pPr>
      <w:commentRangeStart w:id="54"/>
      <w:r w:rsidRPr="00D71476">
        <w:rPr>
          <w:b/>
          <w:sz w:val="20"/>
          <w:szCs w:val="20"/>
        </w:rPr>
        <w:t xml:space="preserve">Table </w:t>
      </w:r>
      <w:r w:rsidR="00843565" w:rsidRPr="00D71476">
        <w:rPr>
          <w:b/>
          <w:sz w:val="20"/>
          <w:szCs w:val="20"/>
        </w:rPr>
        <w:t>1</w:t>
      </w:r>
      <w:r w:rsidRPr="00D71476">
        <w:rPr>
          <w:b/>
          <w:sz w:val="20"/>
          <w:szCs w:val="20"/>
        </w:rPr>
        <w:t>.</w:t>
      </w:r>
      <w:r w:rsidRPr="00D71476">
        <w:rPr>
          <w:sz w:val="20"/>
          <w:szCs w:val="20"/>
        </w:rPr>
        <w:t xml:space="preserve"> </w:t>
      </w:r>
      <w:commentRangeEnd w:id="54"/>
      <w:r w:rsidR="00562F61">
        <w:rPr>
          <w:rStyle w:val="CommentReference"/>
        </w:rPr>
        <w:commentReference w:id="54"/>
      </w:r>
      <w:r w:rsidRPr="00D71476">
        <w:rPr>
          <w:sz w:val="20"/>
          <w:szCs w:val="20"/>
        </w:rPr>
        <w:t>Summary of genotype quality filtering</w:t>
      </w:r>
      <w:r w:rsidRPr="00D71476">
        <w:rPr>
          <w:color w:val="000000" w:themeColor="text1"/>
          <w:sz w:val="20"/>
          <w:szCs w:val="20"/>
        </w:rPr>
        <w:t xml:space="preserve">. </w:t>
      </w:r>
      <w:r w:rsidRPr="00D71476">
        <w:rPr>
          <w:sz w:val="20"/>
          <w:szCs w:val="20"/>
        </w:rPr>
        <w:t xml:space="preserve">Individuals were removed from the analysis if they were genotyped at &lt; 7 loci (missingness filtered), or if they represented a duplicate multi-locus genotype (duplicate filtered). </w:t>
      </w:r>
    </w:p>
    <w:p w14:paraId="002DA0B5" w14:textId="388E6460" w:rsidR="00275133" w:rsidRPr="00D71476" w:rsidRDefault="00275133" w:rsidP="003E1B07">
      <w:pPr>
        <w:ind w:left="1710" w:right="1710"/>
        <w:rPr>
          <w:sz w:val="20"/>
          <w:szCs w:val="20"/>
        </w:rPr>
      </w:pPr>
      <w:r w:rsidRPr="00D71476">
        <w:rPr>
          <w:sz w:val="20"/>
          <w:szCs w:val="20"/>
        </w:rPr>
        <w:t xml:space="preserve">* Indicates </w:t>
      </w:r>
      <w:r w:rsidR="00613457">
        <w:rPr>
          <w:sz w:val="20"/>
          <w:szCs w:val="20"/>
        </w:rPr>
        <w:t>some or all individuals</w:t>
      </w:r>
      <w:r w:rsidR="003E1B07" w:rsidRPr="00D71476">
        <w:rPr>
          <w:sz w:val="20"/>
          <w:szCs w:val="20"/>
        </w:rPr>
        <w:t xml:space="preserve"> from this year</w:t>
      </w:r>
      <w:r w:rsidRPr="00D71476">
        <w:rPr>
          <w:sz w:val="20"/>
          <w:szCs w:val="20"/>
        </w:rPr>
        <w:t xml:space="preserve"> genotyped in prior reports</w:t>
      </w:r>
    </w:p>
    <w:p w14:paraId="7F7C9F3E" w14:textId="1F1D15E7" w:rsidR="00176B57" w:rsidRDefault="00176B57" w:rsidP="005741DF">
      <w:pPr>
        <w:spacing w:line="360" w:lineRule="auto"/>
      </w:pPr>
    </w:p>
    <w:p w14:paraId="39DDFADC" w14:textId="77777777" w:rsidR="00562F61" w:rsidRPr="00D71476" w:rsidRDefault="00562F61" w:rsidP="005741DF">
      <w:pPr>
        <w:spacing w:line="360" w:lineRule="auto"/>
      </w:pPr>
    </w:p>
    <w:p w14:paraId="57A9C1C9" w14:textId="11570CFC" w:rsidR="00CF20A6" w:rsidRDefault="00CF20A6" w:rsidP="005741DF">
      <w:pPr>
        <w:spacing w:line="360" w:lineRule="auto"/>
      </w:pPr>
    </w:p>
    <w:p w14:paraId="5399CE3A" w14:textId="77777777" w:rsidR="006F0FFA" w:rsidRPr="00D71476" w:rsidRDefault="006F0FFA" w:rsidP="005741DF">
      <w:pPr>
        <w:spacing w:line="360" w:lineRule="auto"/>
      </w:pPr>
    </w:p>
    <w:p w14:paraId="343A33E4" w14:textId="77777777" w:rsidR="008117D5" w:rsidRPr="00D71476" w:rsidRDefault="008117D5" w:rsidP="005741DF">
      <w:pPr>
        <w:spacing w:line="360" w:lineRule="auto"/>
      </w:pPr>
    </w:p>
    <w:tbl>
      <w:tblPr>
        <w:tblW w:w="7305" w:type="dxa"/>
        <w:jc w:val="center"/>
        <w:tblLook w:val="04A0" w:firstRow="1" w:lastRow="0" w:firstColumn="1" w:lastColumn="0" w:noHBand="0" w:noVBand="1"/>
      </w:tblPr>
      <w:tblGrid>
        <w:gridCol w:w="661"/>
        <w:gridCol w:w="1072"/>
        <w:gridCol w:w="661"/>
        <w:gridCol w:w="661"/>
        <w:gridCol w:w="1050"/>
        <w:gridCol w:w="1295"/>
        <w:gridCol w:w="1121"/>
        <w:gridCol w:w="784"/>
      </w:tblGrid>
      <w:tr w:rsidR="00CF20A6" w:rsidRPr="00D71476" w14:paraId="717630D5" w14:textId="77777777" w:rsidTr="00C56078">
        <w:trPr>
          <w:trHeight w:val="320"/>
          <w:jc w:val="center"/>
        </w:trPr>
        <w:tc>
          <w:tcPr>
            <w:tcW w:w="661" w:type="dxa"/>
            <w:tcBorders>
              <w:top w:val="single" w:sz="4" w:space="0" w:color="auto"/>
              <w:left w:val="nil"/>
              <w:bottom w:val="nil"/>
              <w:right w:val="nil"/>
            </w:tcBorders>
            <w:shd w:val="clear" w:color="auto" w:fill="auto"/>
            <w:noWrap/>
            <w:vAlign w:val="bottom"/>
            <w:hideMark/>
          </w:tcPr>
          <w:p w14:paraId="328FE534" w14:textId="26AF11C9" w:rsidR="00CF20A6" w:rsidRPr="00D71476" w:rsidRDefault="007D570A" w:rsidP="00CF20A6">
            <w:pPr>
              <w:jc w:val="center"/>
              <w:rPr>
                <w:b/>
                <w:bCs/>
                <w:sz w:val="20"/>
                <w:szCs w:val="20"/>
              </w:rPr>
            </w:pPr>
            <w:r w:rsidRPr="00D71476">
              <w:rPr>
                <w:b/>
                <w:bCs/>
                <w:sz w:val="20"/>
                <w:szCs w:val="20"/>
              </w:rPr>
              <w:lastRenderedPageBreak/>
              <w:t>Year</w:t>
            </w:r>
          </w:p>
        </w:tc>
        <w:tc>
          <w:tcPr>
            <w:tcW w:w="1072" w:type="dxa"/>
            <w:tcBorders>
              <w:top w:val="single" w:sz="4" w:space="0" w:color="auto"/>
              <w:left w:val="nil"/>
              <w:bottom w:val="nil"/>
              <w:right w:val="nil"/>
            </w:tcBorders>
            <w:shd w:val="clear" w:color="auto" w:fill="auto"/>
            <w:noWrap/>
            <w:vAlign w:val="bottom"/>
            <w:hideMark/>
          </w:tcPr>
          <w:p w14:paraId="5558B9EE" w14:textId="4539303B" w:rsidR="00CF20A6" w:rsidRPr="00D71476" w:rsidRDefault="00CF20A6" w:rsidP="00CF20A6">
            <w:pPr>
              <w:jc w:val="center"/>
              <w:rPr>
                <w:b/>
                <w:bCs/>
                <w:color w:val="000000"/>
                <w:sz w:val="20"/>
                <w:szCs w:val="20"/>
              </w:rPr>
            </w:pPr>
            <w:r w:rsidRPr="00D71476">
              <w:rPr>
                <w:b/>
                <w:bCs/>
                <w:color w:val="000000"/>
                <w:sz w:val="20"/>
                <w:szCs w:val="20"/>
              </w:rPr>
              <w:t>Hatchery</w:t>
            </w:r>
            <w:r w:rsidR="00C56078" w:rsidRPr="00D71476">
              <w:rPr>
                <w:b/>
                <w:bCs/>
                <w:color w:val="000000"/>
                <w:sz w:val="20"/>
                <w:szCs w:val="20"/>
              </w:rPr>
              <w:t xml:space="preserve"> Outplant</w:t>
            </w:r>
          </w:p>
        </w:tc>
        <w:tc>
          <w:tcPr>
            <w:tcW w:w="2372" w:type="dxa"/>
            <w:gridSpan w:val="3"/>
            <w:tcBorders>
              <w:top w:val="single" w:sz="4" w:space="0" w:color="auto"/>
              <w:left w:val="nil"/>
              <w:bottom w:val="nil"/>
              <w:right w:val="nil"/>
            </w:tcBorders>
            <w:shd w:val="clear" w:color="auto" w:fill="auto"/>
            <w:noWrap/>
            <w:vAlign w:val="center"/>
            <w:hideMark/>
          </w:tcPr>
          <w:p w14:paraId="47E1C896" w14:textId="3E264B2F" w:rsidR="00CF20A6" w:rsidRPr="00D71476" w:rsidRDefault="00B8490A" w:rsidP="00C56078">
            <w:pPr>
              <w:jc w:val="center"/>
              <w:rPr>
                <w:b/>
                <w:bCs/>
                <w:color w:val="000000"/>
                <w:sz w:val="20"/>
                <w:szCs w:val="20"/>
              </w:rPr>
            </w:pPr>
            <w:r>
              <w:rPr>
                <w:b/>
                <w:bCs/>
                <w:color w:val="000000"/>
                <w:sz w:val="20"/>
                <w:szCs w:val="20"/>
              </w:rPr>
              <w:t>Cougar Trap</w:t>
            </w:r>
          </w:p>
        </w:tc>
        <w:tc>
          <w:tcPr>
            <w:tcW w:w="1295" w:type="dxa"/>
            <w:tcBorders>
              <w:top w:val="single" w:sz="4" w:space="0" w:color="auto"/>
              <w:left w:val="nil"/>
              <w:bottom w:val="nil"/>
              <w:right w:val="nil"/>
            </w:tcBorders>
            <w:shd w:val="clear" w:color="auto" w:fill="auto"/>
            <w:noWrap/>
            <w:vAlign w:val="bottom"/>
            <w:hideMark/>
          </w:tcPr>
          <w:p w14:paraId="3BD8F643" w14:textId="77777777" w:rsidR="00CF20A6" w:rsidRPr="00D71476" w:rsidRDefault="00CF20A6" w:rsidP="00CF20A6">
            <w:pPr>
              <w:jc w:val="center"/>
              <w:rPr>
                <w:b/>
                <w:bCs/>
                <w:color w:val="000000"/>
                <w:sz w:val="20"/>
                <w:szCs w:val="20"/>
              </w:rPr>
            </w:pPr>
            <w:r w:rsidRPr="00D71476">
              <w:rPr>
                <w:b/>
                <w:bCs/>
                <w:color w:val="000000"/>
                <w:sz w:val="20"/>
                <w:szCs w:val="20"/>
              </w:rPr>
              <w:t>Precocial Male</w:t>
            </w:r>
          </w:p>
        </w:tc>
        <w:tc>
          <w:tcPr>
            <w:tcW w:w="1905" w:type="dxa"/>
            <w:gridSpan w:val="2"/>
            <w:tcBorders>
              <w:top w:val="single" w:sz="4" w:space="0" w:color="auto"/>
              <w:left w:val="nil"/>
              <w:bottom w:val="nil"/>
              <w:right w:val="nil"/>
            </w:tcBorders>
            <w:shd w:val="clear" w:color="auto" w:fill="auto"/>
            <w:noWrap/>
            <w:vAlign w:val="center"/>
            <w:hideMark/>
          </w:tcPr>
          <w:p w14:paraId="0DA0EB79" w14:textId="1E66D06E" w:rsidR="00CF20A6" w:rsidRPr="00D71476" w:rsidRDefault="00CF20A6" w:rsidP="00C56078">
            <w:pPr>
              <w:jc w:val="center"/>
              <w:rPr>
                <w:b/>
                <w:bCs/>
                <w:color w:val="000000"/>
                <w:sz w:val="20"/>
                <w:szCs w:val="20"/>
              </w:rPr>
            </w:pPr>
            <w:r w:rsidRPr="00D71476">
              <w:rPr>
                <w:b/>
                <w:bCs/>
                <w:color w:val="000000"/>
                <w:sz w:val="20"/>
                <w:szCs w:val="20"/>
              </w:rPr>
              <w:t>SGS</w:t>
            </w:r>
          </w:p>
        </w:tc>
      </w:tr>
      <w:tr w:rsidR="007D570A" w:rsidRPr="00D71476" w14:paraId="5A2F23A9" w14:textId="77777777" w:rsidTr="00C56078">
        <w:trPr>
          <w:trHeight w:val="320"/>
          <w:jc w:val="center"/>
        </w:trPr>
        <w:tc>
          <w:tcPr>
            <w:tcW w:w="661" w:type="dxa"/>
            <w:tcBorders>
              <w:top w:val="nil"/>
              <w:left w:val="nil"/>
              <w:bottom w:val="single" w:sz="4" w:space="0" w:color="auto"/>
              <w:right w:val="nil"/>
            </w:tcBorders>
            <w:shd w:val="clear" w:color="auto" w:fill="auto"/>
            <w:noWrap/>
            <w:vAlign w:val="bottom"/>
            <w:hideMark/>
          </w:tcPr>
          <w:p w14:paraId="5E3C5E34" w14:textId="254A05CB" w:rsidR="00CF20A6" w:rsidRPr="00D71476" w:rsidRDefault="00CF20A6" w:rsidP="00CF20A6">
            <w:pPr>
              <w:jc w:val="center"/>
              <w:rPr>
                <w:color w:val="000000"/>
                <w:sz w:val="20"/>
                <w:szCs w:val="20"/>
              </w:rPr>
            </w:pPr>
          </w:p>
        </w:tc>
        <w:tc>
          <w:tcPr>
            <w:tcW w:w="1072" w:type="dxa"/>
            <w:tcBorders>
              <w:top w:val="nil"/>
              <w:left w:val="nil"/>
              <w:bottom w:val="single" w:sz="4" w:space="0" w:color="auto"/>
              <w:right w:val="nil"/>
            </w:tcBorders>
            <w:shd w:val="clear" w:color="auto" w:fill="auto"/>
            <w:noWrap/>
            <w:vAlign w:val="bottom"/>
            <w:hideMark/>
          </w:tcPr>
          <w:p w14:paraId="4CF6D06C" w14:textId="77777777" w:rsidR="00CF20A6" w:rsidRPr="00D71476" w:rsidRDefault="00CF20A6" w:rsidP="00CF20A6">
            <w:pPr>
              <w:jc w:val="center"/>
              <w:rPr>
                <w:color w:val="000000"/>
                <w:sz w:val="20"/>
                <w:szCs w:val="20"/>
              </w:rPr>
            </w:pPr>
          </w:p>
        </w:tc>
        <w:tc>
          <w:tcPr>
            <w:tcW w:w="661" w:type="dxa"/>
            <w:tcBorders>
              <w:top w:val="single" w:sz="4" w:space="0" w:color="auto"/>
              <w:left w:val="nil"/>
              <w:bottom w:val="single" w:sz="4" w:space="0" w:color="auto"/>
              <w:right w:val="nil"/>
            </w:tcBorders>
            <w:shd w:val="clear" w:color="auto" w:fill="auto"/>
            <w:noWrap/>
            <w:vAlign w:val="bottom"/>
            <w:hideMark/>
          </w:tcPr>
          <w:p w14:paraId="33A6AFC7" w14:textId="77777777" w:rsidR="00CF20A6" w:rsidRPr="00D71476" w:rsidRDefault="00CF20A6" w:rsidP="00CF20A6">
            <w:pPr>
              <w:jc w:val="center"/>
              <w:rPr>
                <w:color w:val="000000"/>
                <w:sz w:val="20"/>
                <w:szCs w:val="20"/>
              </w:rPr>
            </w:pPr>
            <w:r w:rsidRPr="00D71476">
              <w:rPr>
                <w:color w:val="000000"/>
                <w:sz w:val="20"/>
                <w:szCs w:val="20"/>
              </w:rPr>
              <w:t>HOR</w:t>
            </w:r>
          </w:p>
        </w:tc>
        <w:tc>
          <w:tcPr>
            <w:tcW w:w="661" w:type="dxa"/>
            <w:tcBorders>
              <w:top w:val="single" w:sz="4" w:space="0" w:color="auto"/>
              <w:left w:val="nil"/>
              <w:bottom w:val="single" w:sz="4" w:space="0" w:color="auto"/>
              <w:right w:val="nil"/>
            </w:tcBorders>
            <w:shd w:val="clear" w:color="auto" w:fill="auto"/>
            <w:noWrap/>
            <w:vAlign w:val="bottom"/>
            <w:hideMark/>
          </w:tcPr>
          <w:p w14:paraId="1CB23864" w14:textId="77777777" w:rsidR="00CF20A6" w:rsidRPr="00D71476" w:rsidRDefault="00CF20A6" w:rsidP="00CF20A6">
            <w:pPr>
              <w:jc w:val="center"/>
              <w:rPr>
                <w:color w:val="000000"/>
                <w:sz w:val="20"/>
                <w:szCs w:val="20"/>
              </w:rPr>
            </w:pPr>
            <w:r w:rsidRPr="00D71476">
              <w:rPr>
                <w:color w:val="000000"/>
                <w:sz w:val="20"/>
                <w:szCs w:val="20"/>
              </w:rPr>
              <w:t>NOR</w:t>
            </w:r>
          </w:p>
        </w:tc>
        <w:tc>
          <w:tcPr>
            <w:tcW w:w="1050" w:type="dxa"/>
            <w:tcBorders>
              <w:top w:val="single" w:sz="4" w:space="0" w:color="auto"/>
              <w:left w:val="nil"/>
              <w:bottom w:val="single" w:sz="4" w:space="0" w:color="auto"/>
              <w:right w:val="nil"/>
            </w:tcBorders>
            <w:shd w:val="clear" w:color="auto" w:fill="auto"/>
            <w:noWrap/>
            <w:vAlign w:val="bottom"/>
            <w:hideMark/>
          </w:tcPr>
          <w:p w14:paraId="7C2A18A9" w14:textId="77777777" w:rsidR="00CF20A6" w:rsidRPr="00D71476" w:rsidRDefault="00CF20A6" w:rsidP="00CF20A6">
            <w:pPr>
              <w:jc w:val="center"/>
              <w:rPr>
                <w:color w:val="000000"/>
                <w:sz w:val="20"/>
                <w:szCs w:val="20"/>
              </w:rPr>
            </w:pPr>
            <w:r w:rsidRPr="00D71476">
              <w:rPr>
                <w:color w:val="000000"/>
                <w:sz w:val="20"/>
                <w:szCs w:val="20"/>
              </w:rPr>
              <w:t>Unknown</w:t>
            </w:r>
          </w:p>
        </w:tc>
        <w:tc>
          <w:tcPr>
            <w:tcW w:w="1295" w:type="dxa"/>
            <w:tcBorders>
              <w:top w:val="nil"/>
              <w:left w:val="nil"/>
              <w:bottom w:val="single" w:sz="4" w:space="0" w:color="auto"/>
              <w:right w:val="nil"/>
            </w:tcBorders>
            <w:shd w:val="clear" w:color="auto" w:fill="auto"/>
            <w:noWrap/>
            <w:vAlign w:val="bottom"/>
            <w:hideMark/>
          </w:tcPr>
          <w:p w14:paraId="7600FE68" w14:textId="77777777" w:rsidR="00CF20A6" w:rsidRPr="00D71476" w:rsidRDefault="00CF20A6" w:rsidP="00CF20A6">
            <w:pPr>
              <w:jc w:val="center"/>
              <w:rPr>
                <w:color w:val="000000"/>
                <w:sz w:val="20"/>
                <w:szCs w:val="20"/>
              </w:rPr>
            </w:pPr>
          </w:p>
        </w:tc>
        <w:tc>
          <w:tcPr>
            <w:tcW w:w="1121" w:type="dxa"/>
            <w:tcBorders>
              <w:top w:val="single" w:sz="4" w:space="0" w:color="auto"/>
              <w:left w:val="nil"/>
              <w:bottom w:val="single" w:sz="4" w:space="0" w:color="auto"/>
              <w:right w:val="nil"/>
            </w:tcBorders>
            <w:shd w:val="clear" w:color="auto" w:fill="auto"/>
            <w:noWrap/>
            <w:vAlign w:val="bottom"/>
            <w:hideMark/>
          </w:tcPr>
          <w:p w14:paraId="1F2CD518" w14:textId="77777777" w:rsidR="00CF20A6" w:rsidRPr="00D71476" w:rsidRDefault="00CF20A6" w:rsidP="00CF20A6">
            <w:pPr>
              <w:jc w:val="center"/>
              <w:rPr>
                <w:color w:val="000000"/>
                <w:sz w:val="20"/>
                <w:szCs w:val="20"/>
              </w:rPr>
            </w:pPr>
            <w:r w:rsidRPr="00D71476">
              <w:rPr>
                <w:color w:val="000000"/>
                <w:sz w:val="20"/>
                <w:szCs w:val="20"/>
              </w:rPr>
              <w:t>Below</w:t>
            </w:r>
          </w:p>
        </w:tc>
        <w:tc>
          <w:tcPr>
            <w:tcW w:w="784" w:type="dxa"/>
            <w:tcBorders>
              <w:top w:val="single" w:sz="4" w:space="0" w:color="auto"/>
              <w:left w:val="nil"/>
              <w:bottom w:val="single" w:sz="4" w:space="0" w:color="auto"/>
              <w:right w:val="nil"/>
            </w:tcBorders>
            <w:shd w:val="clear" w:color="auto" w:fill="auto"/>
            <w:noWrap/>
            <w:vAlign w:val="bottom"/>
            <w:hideMark/>
          </w:tcPr>
          <w:p w14:paraId="15F7B032" w14:textId="77777777" w:rsidR="00CF20A6" w:rsidRPr="00D71476" w:rsidRDefault="00CF20A6" w:rsidP="00CF20A6">
            <w:pPr>
              <w:jc w:val="center"/>
              <w:rPr>
                <w:color w:val="000000"/>
                <w:sz w:val="20"/>
                <w:szCs w:val="20"/>
              </w:rPr>
            </w:pPr>
            <w:r w:rsidRPr="00D71476">
              <w:rPr>
                <w:color w:val="000000"/>
                <w:sz w:val="20"/>
                <w:szCs w:val="20"/>
              </w:rPr>
              <w:t>Above</w:t>
            </w:r>
          </w:p>
        </w:tc>
      </w:tr>
      <w:tr w:rsidR="007D570A" w:rsidRPr="00D71476" w14:paraId="2C589276" w14:textId="77777777" w:rsidTr="00C56078">
        <w:trPr>
          <w:trHeight w:val="320"/>
          <w:jc w:val="center"/>
        </w:trPr>
        <w:tc>
          <w:tcPr>
            <w:tcW w:w="661" w:type="dxa"/>
            <w:tcBorders>
              <w:top w:val="single" w:sz="4" w:space="0" w:color="auto"/>
              <w:left w:val="nil"/>
              <w:bottom w:val="nil"/>
              <w:right w:val="nil"/>
            </w:tcBorders>
            <w:shd w:val="clear" w:color="auto" w:fill="auto"/>
            <w:noWrap/>
            <w:vAlign w:val="bottom"/>
            <w:hideMark/>
          </w:tcPr>
          <w:p w14:paraId="5D77FEC2" w14:textId="77777777" w:rsidR="00CF20A6" w:rsidRPr="00D71476" w:rsidRDefault="00CF20A6" w:rsidP="00CF20A6">
            <w:pPr>
              <w:jc w:val="center"/>
              <w:rPr>
                <w:color w:val="000000"/>
                <w:sz w:val="20"/>
                <w:szCs w:val="20"/>
              </w:rPr>
            </w:pPr>
            <w:r w:rsidRPr="00D71476">
              <w:rPr>
                <w:color w:val="000000"/>
                <w:sz w:val="20"/>
                <w:szCs w:val="20"/>
              </w:rPr>
              <w:t>2007</w:t>
            </w:r>
          </w:p>
        </w:tc>
        <w:tc>
          <w:tcPr>
            <w:tcW w:w="1072" w:type="dxa"/>
            <w:tcBorders>
              <w:top w:val="single" w:sz="4" w:space="0" w:color="auto"/>
              <w:left w:val="nil"/>
              <w:bottom w:val="nil"/>
              <w:right w:val="nil"/>
            </w:tcBorders>
            <w:shd w:val="clear" w:color="auto" w:fill="auto"/>
            <w:noWrap/>
            <w:vAlign w:val="bottom"/>
            <w:hideMark/>
          </w:tcPr>
          <w:p w14:paraId="5F7535B0" w14:textId="77777777" w:rsidR="00CF20A6" w:rsidRPr="00D71476" w:rsidRDefault="00CF20A6" w:rsidP="00CF20A6">
            <w:pPr>
              <w:jc w:val="center"/>
              <w:rPr>
                <w:color w:val="000000"/>
                <w:sz w:val="20"/>
                <w:szCs w:val="20"/>
              </w:rPr>
            </w:pPr>
            <w:r w:rsidRPr="00D71476">
              <w:rPr>
                <w:color w:val="000000"/>
                <w:sz w:val="20"/>
                <w:szCs w:val="20"/>
              </w:rPr>
              <w:t>745</w:t>
            </w:r>
          </w:p>
        </w:tc>
        <w:tc>
          <w:tcPr>
            <w:tcW w:w="661" w:type="dxa"/>
            <w:tcBorders>
              <w:top w:val="single" w:sz="4" w:space="0" w:color="auto"/>
              <w:left w:val="nil"/>
              <w:bottom w:val="nil"/>
              <w:right w:val="nil"/>
            </w:tcBorders>
            <w:shd w:val="clear" w:color="auto" w:fill="auto"/>
            <w:noWrap/>
            <w:vAlign w:val="bottom"/>
            <w:hideMark/>
          </w:tcPr>
          <w:p w14:paraId="2E997948" w14:textId="77777777" w:rsidR="00CF20A6" w:rsidRPr="00D71476" w:rsidRDefault="00CF20A6" w:rsidP="00CF20A6">
            <w:pPr>
              <w:jc w:val="center"/>
              <w:rPr>
                <w:color w:val="000000"/>
                <w:sz w:val="20"/>
                <w:szCs w:val="20"/>
              </w:rPr>
            </w:pPr>
          </w:p>
        </w:tc>
        <w:tc>
          <w:tcPr>
            <w:tcW w:w="661" w:type="dxa"/>
            <w:tcBorders>
              <w:top w:val="single" w:sz="4" w:space="0" w:color="auto"/>
              <w:left w:val="nil"/>
              <w:bottom w:val="nil"/>
              <w:right w:val="nil"/>
            </w:tcBorders>
            <w:shd w:val="clear" w:color="auto" w:fill="auto"/>
            <w:noWrap/>
            <w:vAlign w:val="bottom"/>
            <w:hideMark/>
          </w:tcPr>
          <w:p w14:paraId="50CE788D" w14:textId="77777777" w:rsidR="00CF20A6" w:rsidRPr="00D71476" w:rsidRDefault="00CF20A6" w:rsidP="00CF20A6">
            <w:pPr>
              <w:jc w:val="center"/>
              <w:rPr>
                <w:sz w:val="20"/>
                <w:szCs w:val="20"/>
              </w:rPr>
            </w:pPr>
          </w:p>
        </w:tc>
        <w:tc>
          <w:tcPr>
            <w:tcW w:w="1050" w:type="dxa"/>
            <w:tcBorders>
              <w:top w:val="single" w:sz="4" w:space="0" w:color="auto"/>
              <w:left w:val="nil"/>
              <w:bottom w:val="nil"/>
              <w:right w:val="nil"/>
            </w:tcBorders>
            <w:shd w:val="clear" w:color="auto" w:fill="auto"/>
            <w:noWrap/>
            <w:vAlign w:val="bottom"/>
            <w:hideMark/>
          </w:tcPr>
          <w:p w14:paraId="1BF3984F" w14:textId="77777777" w:rsidR="00CF20A6" w:rsidRPr="00D71476" w:rsidRDefault="00CF20A6" w:rsidP="00CF20A6">
            <w:pPr>
              <w:jc w:val="center"/>
              <w:rPr>
                <w:sz w:val="20"/>
                <w:szCs w:val="20"/>
              </w:rPr>
            </w:pPr>
          </w:p>
        </w:tc>
        <w:tc>
          <w:tcPr>
            <w:tcW w:w="1295" w:type="dxa"/>
            <w:tcBorders>
              <w:top w:val="single" w:sz="4" w:space="0" w:color="auto"/>
              <w:left w:val="nil"/>
              <w:bottom w:val="nil"/>
              <w:right w:val="nil"/>
            </w:tcBorders>
            <w:shd w:val="clear" w:color="auto" w:fill="auto"/>
            <w:noWrap/>
            <w:vAlign w:val="bottom"/>
            <w:hideMark/>
          </w:tcPr>
          <w:p w14:paraId="6B26D56E" w14:textId="77777777" w:rsidR="00CF20A6" w:rsidRPr="00D71476" w:rsidRDefault="00CF20A6" w:rsidP="00CF20A6">
            <w:pPr>
              <w:jc w:val="center"/>
              <w:rPr>
                <w:sz w:val="20"/>
                <w:szCs w:val="20"/>
              </w:rPr>
            </w:pPr>
          </w:p>
        </w:tc>
        <w:tc>
          <w:tcPr>
            <w:tcW w:w="1121" w:type="dxa"/>
            <w:tcBorders>
              <w:top w:val="single" w:sz="4" w:space="0" w:color="auto"/>
              <w:left w:val="nil"/>
              <w:bottom w:val="nil"/>
              <w:right w:val="nil"/>
            </w:tcBorders>
            <w:shd w:val="clear" w:color="auto" w:fill="auto"/>
            <w:noWrap/>
            <w:vAlign w:val="bottom"/>
            <w:hideMark/>
          </w:tcPr>
          <w:p w14:paraId="4BD6C8C8" w14:textId="77777777" w:rsidR="00CF20A6" w:rsidRPr="00D71476" w:rsidRDefault="00CF20A6" w:rsidP="00CF20A6">
            <w:pPr>
              <w:jc w:val="center"/>
              <w:rPr>
                <w:sz w:val="20"/>
                <w:szCs w:val="20"/>
              </w:rPr>
            </w:pPr>
          </w:p>
        </w:tc>
        <w:tc>
          <w:tcPr>
            <w:tcW w:w="784" w:type="dxa"/>
            <w:tcBorders>
              <w:top w:val="single" w:sz="4" w:space="0" w:color="auto"/>
              <w:left w:val="nil"/>
              <w:bottom w:val="nil"/>
              <w:right w:val="nil"/>
            </w:tcBorders>
            <w:shd w:val="clear" w:color="auto" w:fill="auto"/>
            <w:noWrap/>
            <w:vAlign w:val="bottom"/>
            <w:hideMark/>
          </w:tcPr>
          <w:p w14:paraId="09E1892F" w14:textId="77777777" w:rsidR="00CF20A6" w:rsidRPr="00D71476" w:rsidRDefault="00CF20A6" w:rsidP="00CF20A6">
            <w:pPr>
              <w:jc w:val="center"/>
              <w:rPr>
                <w:sz w:val="20"/>
                <w:szCs w:val="20"/>
              </w:rPr>
            </w:pPr>
          </w:p>
        </w:tc>
      </w:tr>
      <w:tr w:rsidR="007D570A" w:rsidRPr="00D71476" w14:paraId="065EE9DF"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5CF79028" w14:textId="77777777" w:rsidR="00CF20A6" w:rsidRPr="00D71476" w:rsidRDefault="00CF20A6" w:rsidP="00CF20A6">
            <w:pPr>
              <w:jc w:val="center"/>
              <w:rPr>
                <w:color w:val="000000"/>
                <w:sz w:val="20"/>
                <w:szCs w:val="20"/>
              </w:rPr>
            </w:pPr>
            <w:r w:rsidRPr="00D71476">
              <w:rPr>
                <w:color w:val="000000"/>
                <w:sz w:val="20"/>
                <w:szCs w:val="20"/>
              </w:rPr>
              <w:t>2008</w:t>
            </w:r>
          </w:p>
        </w:tc>
        <w:tc>
          <w:tcPr>
            <w:tcW w:w="1072" w:type="dxa"/>
            <w:tcBorders>
              <w:top w:val="nil"/>
              <w:left w:val="nil"/>
              <w:bottom w:val="nil"/>
              <w:right w:val="nil"/>
            </w:tcBorders>
            <w:shd w:val="clear" w:color="auto" w:fill="auto"/>
            <w:noWrap/>
            <w:vAlign w:val="bottom"/>
            <w:hideMark/>
          </w:tcPr>
          <w:p w14:paraId="20623FD3" w14:textId="77777777" w:rsidR="00CF20A6" w:rsidRPr="00D71476" w:rsidRDefault="00CF20A6" w:rsidP="00CF20A6">
            <w:pPr>
              <w:jc w:val="center"/>
              <w:rPr>
                <w:color w:val="000000"/>
                <w:sz w:val="20"/>
                <w:szCs w:val="20"/>
              </w:rPr>
            </w:pPr>
            <w:r w:rsidRPr="00D71476">
              <w:rPr>
                <w:color w:val="000000"/>
                <w:sz w:val="20"/>
                <w:szCs w:val="20"/>
              </w:rPr>
              <w:t>873</w:t>
            </w:r>
          </w:p>
        </w:tc>
        <w:tc>
          <w:tcPr>
            <w:tcW w:w="661" w:type="dxa"/>
            <w:tcBorders>
              <w:top w:val="nil"/>
              <w:left w:val="nil"/>
              <w:bottom w:val="nil"/>
              <w:right w:val="nil"/>
            </w:tcBorders>
            <w:shd w:val="clear" w:color="auto" w:fill="auto"/>
            <w:noWrap/>
            <w:vAlign w:val="bottom"/>
            <w:hideMark/>
          </w:tcPr>
          <w:p w14:paraId="74374DB4" w14:textId="77777777" w:rsidR="00CF20A6" w:rsidRPr="00D71476" w:rsidRDefault="00CF20A6" w:rsidP="00CF20A6">
            <w:pPr>
              <w:jc w:val="center"/>
              <w:rPr>
                <w:color w:val="000000"/>
                <w:sz w:val="20"/>
                <w:szCs w:val="20"/>
              </w:rPr>
            </w:pPr>
          </w:p>
        </w:tc>
        <w:tc>
          <w:tcPr>
            <w:tcW w:w="661" w:type="dxa"/>
            <w:tcBorders>
              <w:top w:val="nil"/>
              <w:left w:val="nil"/>
              <w:bottom w:val="nil"/>
              <w:right w:val="nil"/>
            </w:tcBorders>
            <w:shd w:val="clear" w:color="auto" w:fill="auto"/>
            <w:noWrap/>
            <w:vAlign w:val="bottom"/>
            <w:hideMark/>
          </w:tcPr>
          <w:p w14:paraId="08ACDA3F" w14:textId="77777777" w:rsidR="00CF20A6" w:rsidRPr="00D71476" w:rsidRDefault="00CF20A6" w:rsidP="00CF20A6">
            <w:pPr>
              <w:jc w:val="center"/>
              <w:rPr>
                <w:sz w:val="20"/>
                <w:szCs w:val="20"/>
              </w:rPr>
            </w:pPr>
          </w:p>
        </w:tc>
        <w:tc>
          <w:tcPr>
            <w:tcW w:w="1050" w:type="dxa"/>
            <w:tcBorders>
              <w:top w:val="nil"/>
              <w:left w:val="nil"/>
              <w:bottom w:val="nil"/>
              <w:right w:val="nil"/>
            </w:tcBorders>
            <w:shd w:val="clear" w:color="auto" w:fill="auto"/>
            <w:noWrap/>
            <w:vAlign w:val="bottom"/>
            <w:hideMark/>
          </w:tcPr>
          <w:p w14:paraId="6A3D4D12" w14:textId="77777777" w:rsidR="00CF20A6" w:rsidRPr="00D71476" w:rsidRDefault="00CF20A6" w:rsidP="00CF20A6">
            <w:pPr>
              <w:jc w:val="center"/>
              <w:rPr>
                <w:sz w:val="20"/>
                <w:szCs w:val="20"/>
              </w:rPr>
            </w:pPr>
          </w:p>
        </w:tc>
        <w:tc>
          <w:tcPr>
            <w:tcW w:w="1295" w:type="dxa"/>
            <w:tcBorders>
              <w:top w:val="nil"/>
              <w:left w:val="nil"/>
              <w:bottom w:val="nil"/>
              <w:right w:val="nil"/>
            </w:tcBorders>
            <w:shd w:val="clear" w:color="auto" w:fill="auto"/>
            <w:noWrap/>
            <w:vAlign w:val="bottom"/>
            <w:hideMark/>
          </w:tcPr>
          <w:p w14:paraId="4CC28F7E"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5F07BA73" w14:textId="77777777" w:rsidR="00CF20A6" w:rsidRPr="00D71476" w:rsidRDefault="00CF20A6" w:rsidP="00CF20A6">
            <w:pPr>
              <w:jc w:val="center"/>
              <w:rPr>
                <w:sz w:val="20"/>
                <w:szCs w:val="20"/>
              </w:rPr>
            </w:pPr>
          </w:p>
        </w:tc>
        <w:tc>
          <w:tcPr>
            <w:tcW w:w="784" w:type="dxa"/>
            <w:tcBorders>
              <w:top w:val="nil"/>
              <w:left w:val="nil"/>
              <w:bottom w:val="nil"/>
              <w:right w:val="nil"/>
            </w:tcBorders>
            <w:shd w:val="clear" w:color="auto" w:fill="auto"/>
            <w:noWrap/>
            <w:vAlign w:val="bottom"/>
            <w:hideMark/>
          </w:tcPr>
          <w:p w14:paraId="4688BA46" w14:textId="77777777" w:rsidR="00CF20A6" w:rsidRPr="00D71476" w:rsidRDefault="00CF20A6" w:rsidP="00CF20A6">
            <w:pPr>
              <w:jc w:val="center"/>
              <w:rPr>
                <w:sz w:val="20"/>
                <w:szCs w:val="20"/>
              </w:rPr>
            </w:pPr>
          </w:p>
        </w:tc>
      </w:tr>
      <w:tr w:rsidR="007D570A" w:rsidRPr="00D71476" w14:paraId="707B23A6"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023ECCB5" w14:textId="77777777" w:rsidR="00CF20A6" w:rsidRPr="00D71476" w:rsidRDefault="00CF20A6" w:rsidP="00CF20A6">
            <w:pPr>
              <w:jc w:val="center"/>
              <w:rPr>
                <w:color w:val="000000"/>
                <w:sz w:val="20"/>
                <w:szCs w:val="20"/>
              </w:rPr>
            </w:pPr>
            <w:r w:rsidRPr="00D71476">
              <w:rPr>
                <w:color w:val="000000"/>
                <w:sz w:val="20"/>
                <w:szCs w:val="20"/>
              </w:rPr>
              <w:t>2009</w:t>
            </w:r>
          </w:p>
        </w:tc>
        <w:tc>
          <w:tcPr>
            <w:tcW w:w="1072" w:type="dxa"/>
            <w:tcBorders>
              <w:top w:val="nil"/>
              <w:left w:val="nil"/>
              <w:bottom w:val="nil"/>
              <w:right w:val="nil"/>
            </w:tcBorders>
            <w:shd w:val="clear" w:color="auto" w:fill="auto"/>
            <w:noWrap/>
            <w:vAlign w:val="bottom"/>
            <w:hideMark/>
          </w:tcPr>
          <w:p w14:paraId="3E3FF42D" w14:textId="77777777" w:rsidR="00CF20A6" w:rsidRPr="00D71476" w:rsidRDefault="00CF20A6" w:rsidP="00CF20A6">
            <w:pPr>
              <w:jc w:val="center"/>
              <w:rPr>
                <w:color w:val="000000"/>
                <w:sz w:val="20"/>
                <w:szCs w:val="20"/>
              </w:rPr>
            </w:pPr>
            <w:r w:rsidRPr="00D71476">
              <w:rPr>
                <w:color w:val="000000"/>
                <w:sz w:val="20"/>
                <w:szCs w:val="20"/>
              </w:rPr>
              <w:t>1383</w:t>
            </w:r>
          </w:p>
        </w:tc>
        <w:tc>
          <w:tcPr>
            <w:tcW w:w="661" w:type="dxa"/>
            <w:tcBorders>
              <w:top w:val="nil"/>
              <w:left w:val="nil"/>
              <w:bottom w:val="nil"/>
              <w:right w:val="nil"/>
            </w:tcBorders>
            <w:shd w:val="clear" w:color="auto" w:fill="auto"/>
            <w:noWrap/>
            <w:vAlign w:val="bottom"/>
            <w:hideMark/>
          </w:tcPr>
          <w:p w14:paraId="36873393" w14:textId="77777777" w:rsidR="00CF20A6" w:rsidRPr="00D71476" w:rsidRDefault="00CF20A6" w:rsidP="00CF20A6">
            <w:pPr>
              <w:jc w:val="center"/>
              <w:rPr>
                <w:color w:val="000000"/>
                <w:sz w:val="20"/>
                <w:szCs w:val="20"/>
              </w:rPr>
            </w:pPr>
          </w:p>
        </w:tc>
        <w:tc>
          <w:tcPr>
            <w:tcW w:w="661" w:type="dxa"/>
            <w:tcBorders>
              <w:top w:val="nil"/>
              <w:left w:val="nil"/>
              <w:bottom w:val="nil"/>
              <w:right w:val="nil"/>
            </w:tcBorders>
            <w:shd w:val="clear" w:color="auto" w:fill="auto"/>
            <w:noWrap/>
            <w:vAlign w:val="bottom"/>
            <w:hideMark/>
          </w:tcPr>
          <w:p w14:paraId="7BD254FB" w14:textId="77777777" w:rsidR="00CF20A6" w:rsidRPr="00D71476" w:rsidRDefault="00CF20A6" w:rsidP="00CF20A6">
            <w:pPr>
              <w:jc w:val="center"/>
              <w:rPr>
                <w:sz w:val="20"/>
                <w:szCs w:val="20"/>
              </w:rPr>
            </w:pPr>
          </w:p>
        </w:tc>
        <w:tc>
          <w:tcPr>
            <w:tcW w:w="1050" w:type="dxa"/>
            <w:tcBorders>
              <w:top w:val="nil"/>
              <w:left w:val="nil"/>
              <w:bottom w:val="nil"/>
              <w:right w:val="nil"/>
            </w:tcBorders>
            <w:shd w:val="clear" w:color="auto" w:fill="auto"/>
            <w:noWrap/>
            <w:vAlign w:val="bottom"/>
            <w:hideMark/>
          </w:tcPr>
          <w:p w14:paraId="4F13256E" w14:textId="77777777" w:rsidR="00CF20A6" w:rsidRPr="00D71476" w:rsidRDefault="00CF20A6" w:rsidP="00CF20A6">
            <w:pPr>
              <w:jc w:val="center"/>
              <w:rPr>
                <w:sz w:val="20"/>
                <w:szCs w:val="20"/>
              </w:rPr>
            </w:pPr>
          </w:p>
        </w:tc>
        <w:tc>
          <w:tcPr>
            <w:tcW w:w="1295" w:type="dxa"/>
            <w:tcBorders>
              <w:top w:val="nil"/>
              <w:left w:val="nil"/>
              <w:bottom w:val="nil"/>
              <w:right w:val="nil"/>
            </w:tcBorders>
            <w:shd w:val="clear" w:color="auto" w:fill="auto"/>
            <w:noWrap/>
            <w:vAlign w:val="bottom"/>
            <w:hideMark/>
          </w:tcPr>
          <w:p w14:paraId="2C8FDDBB"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263A1093" w14:textId="77777777" w:rsidR="00CF20A6" w:rsidRPr="00D71476" w:rsidRDefault="00CF20A6" w:rsidP="00CF20A6">
            <w:pPr>
              <w:jc w:val="center"/>
              <w:rPr>
                <w:sz w:val="20"/>
                <w:szCs w:val="20"/>
              </w:rPr>
            </w:pPr>
          </w:p>
        </w:tc>
        <w:tc>
          <w:tcPr>
            <w:tcW w:w="784" w:type="dxa"/>
            <w:tcBorders>
              <w:top w:val="nil"/>
              <w:left w:val="nil"/>
              <w:bottom w:val="nil"/>
              <w:right w:val="nil"/>
            </w:tcBorders>
            <w:shd w:val="clear" w:color="auto" w:fill="auto"/>
            <w:noWrap/>
            <w:vAlign w:val="bottom"/>
            <w:hideMark/>
          </w:tcPr>
          <w:p w14:paraId="1C9A8F60" w14:textId="77777777" w:rsidR="00CF20A6" w:rsidRPr="00D71476" w:rsidRDefault="00CF20A6" w:rsidP="00CF20A6">
            <w:pPr>
              <w:jc w:val="center"/>
              <w:rPr>
                <w:sz w:val="20"/>
                <w:szCs w:val="20"/>
              </w:rPr>
            </w:pPr>
          </w:p>
        </w:tc>
      </w:tr>
      <w:tr w:rsidR="007D570A" w:rsidRPr="00D71476" w14:paraId="118A5D6B"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3F1385F9" w14:textId="77777777" w:rsidR="00CF20A6" w:rsidRPr="00D71476" w:rsidRDefault="00CF20A6" w:rsidP="00CF20A6">
            <w:pPr>
              <w:jc w:val="center"/>
              <w:rPr>
                <w:color w:val="000000"/>
                <w:sz w:val="20"/>
                <w:szCs w:val="20"/>
              </w:rPr>
            </w:pPr>
            <w:r w:rsidRPr="00D71476">
              <w:rPr>
                <w:color w:val="000000"/>
                <w:sz w:val="20"/>
                <w:szCs w:val="20"/>
              </w:rPr>
              <w:t>2010</w:t>
            </w:r>
          </w:p>
        </w:tc>
        <w:tc>
          <w:tcPr>
            <w:tcW w:w="1072" w:type="dxa"/>
            <w:tcBorders>
              <w:top w:val="nil"/>
              <w:left w:val="nil"/>
              <w:bottom w:val="nil"/>
              <w:right w:val="nil"/>
            </w:tcBorders>
            <w:shd w:val="clear" w:color="auto" w:fill="auto"/>
            <w:noWrap/>
            <w:vAlign w:val="bottom"/>
            <w:hideMark/>
          </w:tcPr>
          <w:p w14:paraId="6B07863C" w14:textId="77777777" w:rsidR="00CF20A6" w:rsidRPr="00D71476" w:rsidRDefault="00CF20A6" w:rsidP="00CF20A6">
            <w:pPr>
              <w:jc w:val="center"/>
              <w:rPr>
                <w:color w:val="000000"/>
                <w:sz w:val="20"/>
                <w:szCs w:val="20"/>
              </w:rPr>
            </w:pPr>
            <w:r w:rsidRPr="00D71476">
              <w:rPr>
                <w:color w:val="000000"/>
                <w:sz w:val="20"/>
                <w:szCs w:val="20"/>
              </w:rPr>
              <w:t>496</w:t>
            </w:r>
          </w:p>
        </w:tc>
        <w:tc>
          <w:tcPr>
            <w:tcW w:w="661" w:type="dxa"/>
            <w:tcBorders>
              <w:top w:val="nil"/>
              <w:left w:val="nil"/>
              <w:bottom w:val="nil"/>
              <w:right w:val="nil"/>
            </w:tcBorders>
            <w:shd w:val="clear" w:color="auto" w:fill="auto"/>
            <w:noWrap/>
            <w:vAlign w:val="bottom"/>
            <w:hideMark/>
          </w:tcPr>
          <w:p w14:paraId="1AB59167" w14:textId="77777777" w:rsidR="00CF20A6" w:rsidRPr="00D71476" w:rsidRDefault="00CF20A6" w:rsidP="00CF20A6">
            <w:pPr>
              <w:jc w:val="center"/>
              <w:rPr>
                <w:color w:val="000000"/>
                <w:sz w:val="20"/>
                <w:szCs w:val="20"/>
              </w:rPr>
            </w:pPr>
            <w:r w:rsidRPr="00D71476">
              <w:rPr>
                <w:color w:val="000000"/>
                <w:sz w:val="20"/>
                <w:szCs w:val="20"/>
              </w:rPr>
              <w:t>30</w:t>
            </w:r>
          </w:p>
        </w:tc>
        <w:tc>
          <w:tcPr>
            <w:tcW w:w="661" w:type="dxa"/>
            <w:tcBorders>
              <w:top w:val="nil"/>
              <w:left w:val="nil"/>
              <w:bottom w:val="nil"/>
              <w:right w:val="nil"/>
            </w:tcBorders>
            <w:shd w:val="clear" w:color="auto" w:fill="auto"/>
            <w:noWrap/>
            <w:vAlign w:val="bottom"/>
            <w:hideMark/>
          </w:tcPr>
          <w:p w14:paraId="4297DB95" w14:textId="77777777" w:rsidR="00CF20A6" w:rsidRPr="00D71476" w:rsidRDefault="00CF20A6" w:rsidP="00CF20A6">
            <w:pPr>
              <w:jc w:val="center"/>
              <w:rPr>
                <w:color w:val="000000"/>
                <w:sz w:val="20"/>
                <w:szCs w:val="20"/>
              </w:rPr>
            </w:pPr>
            <w:r w:rsidRPr="00D71476">
              <w:rPr>
                <w:color w:val="000000"/>
                <w:sz w:val="20"/>
                <w:szCs w:val="20"/>
              </w:rPr>
              <w:t>221</w:t>
            </w:r>
          </w:p>
        </w:tc>
        <w:tc>
          <w:tcPr>
            <w:tcW w:w="1050" w:type="dxa"/>
            <w:tcBorders>
              <w:top w:val="nil"/>
              <w:left w:val="nil"/>
              <w:bottom w:val="nil"/>
              <w:right w:val="nil"/>
            </w:tcBorders>
            <w:shd w:val="clear" w:color="auto" w:fill="auto"/>
            <w:noWrap/>
            <w:vAlign w:val="bottom"/>
            <w:hideMark/>
          </w:tcPr>
          <w:p w14:paraId="56CFC1B0"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7B465F9D"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55CF12B4" w14:textId="77777777" w:rsidR="00CF20A6" w:rsidRPr="00D71476" w:rsidRDefault="00CF20A6" w:rsidP="00CF20A6">
            <w:pPr>
              <w:jc w:val="center"/>
              <w:rPr>
                <w:sz w:val="20"/>
                <w:szCs w:val="20"/>
              </w:rPr>
            </w:pPr>
          </w:p>
        </w:tc>
        <w:tc>
          <w:tcPr>
            <w:tcW w:w="784" w:type="dxa"/>
            <w:tcBorders>
              <w:top w:val="nil"/>
              <w:left w:val="nil"/>
              <w:bottom w:val="nil"/>
              <w:right w:val="nil"/>
            </w:tcBorders>
            <w:shd w:val="clear" w:color="auto" w:fill="auto"/>
            <w:noWrap/>
            <w:vAlign w:val="bottom"/>
            <w:hideMark/>
          </w:tcPr>
          <w:p w14:paraId="040D6939" w14:textId="77777777" w:rsidR="00CF20A6" w:rsidRPr="00D71476" w:rsidRDefault="00CF20A6" w:rsidP="00CF20A6">
            <w:pPr>
              <w:jc w:val="center"/>
              <w:rPr>
                <w:sz w:val="20"/>
                <w:szCs w:val="20"/>
              </w:rPr>
            </w:pPr>
          </w:p>
        </w:tc>
      </w:tr>
      <w:tr w:rsidR="007D570A" w:rsidRPr="00D71476" w14:paraId="3DBD2A05"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042E7DB5" w14:textId="77777777" w:rsidR="00CF20A6" w:rsidRPr="00D71476" w:rsidRDefault="00CF20A6" w:rsidP="00CF20A6">
            <w:pPr>
              <w:jc w:val="center"/>
              <w:rPr>
                <w:color w:val="000000"/>
                <w:sz w:val="20"/>
                <w:szCs w:val="20"/>
              </w:rPr>
            </w:pPr>
            <w:r w:rsidRPr="00D71476">
              <w:rPr>
                <w:color w:val="000000"/>
                <w:sz w:val="20"/>
                <w:szCs w:val="20"/>
              </w:rPr>
              <w:t>2011</w:t>
            </w:r>
          </w:p>
        </w:tc>
        <w:tc>
          <w:tcPr>
            <w:tcW w:w="1072" w:type="dxa"/>
            <w:tcBorders>
              <w:top w:val="nil"/>
              <w:left w:val="nil"/>
              <w:bottom w:val="nil"/>
              <w:right w:val="nil"/>
            </w:tcBorders>
            <w:shd w:val="clear" w:color="auto" w:fill="auto"/>
            <w:noWrap/>
            <w:vAlign w:val="bottom"/>
            <w:hideMark/>
          </w:tcPr>
          <w:p w14:paraId="06994633" w14:textId="77777777" w:rsidR="00CF20A6" w:rsidRPr="00D71476" w:rsidRDefault="00CF20A6" w:rsidP="00CF20A6">
            <w:pPr>
              <w:jc w:val="center"/>
              <w:rPr>
                <w:color w:val="000000"/>
                <w:sz w:val="20"/>
                <w:szCs w:val="20"/>
              </w:rPr>
            </w:pPr>
            <w:r w:rsidRPr="00D71476">
              <w:rPr>
                <w:color w:val="000000"/>
                <w:sz w:val="20"/>
                <w:szCs w:val="20"/>
              </w:rPr>
              <w:t>340</w:t>
            </w:r>
          </w:p>
        </w:tc>
        <w:tc>
          <w:tcPr>
            <w:tcW w:w="661" w:type="dxa"/>
            <w:tcBorders>
              <w:top w:val="nil"/>
              <w:left w:val="nil"/>
              <w:bottom w:val="nil"/>
              <w:right w:val="nil"/>
            </w:tcBorders>
            <w:shd w:val="clear" w:color="auto" w:fill="auto"/>
            <w:noWrap/>
            <w:vAlign w:val="bottom"/>
            <w:hideMark/>
          </w:tcPr>
          <w:p w14:paraId="4126C3E8" w14:textId="77777777" w:rsidR="00CF20A6" w:rsidRPr="00D71476" w:rsidRDefault="00CF20A6" w:rsidP="00CF20A6">
            <w:pPr>
              <w:jc w:val="center"/>
              <w:rPr>
                <w:color w:val="000000"/>
                <w:sz w:val="20"/>
                <w:szCs w:val="20"/>
              </w:rPr>
            </w:pPr>
            <w:r w:rsidRPr="00D71476">
              <w:rPr>
                <w:color w:val="000000"/>
                <w:sz w:val="20"/>
                <w:szCs w:val="20"/>
              </w:rPr>
              <w:t>29</w:t>
            </w:r>
          </w:p>
        </w:tc>
        <w:tc>
          <w:tcPr>
            <w:tcW w:w="661" w:type="dxa"/>
            <w:tcBorders>
              <w:top w:val="nil"/>
              <w:left w:val="nil"/>
              <w:bottom w:val="nil"/>
              <w:right w:val="nil"/>
            </w:tcBorders>
            <w:shd w:val="clear" w:color="auto" w:fill="auto"/>
            <w:noWrap/>
            <w:vAlign w:val="bottom"/>
            <w:hideMark/>
          </w:tcPr>
          <w:p w14:paraId="073669A9" w14:textId="77777777" w:rsidR="00CF20A6" w:rsidRPr="00D71476" w:rsidRDefault="00CF20A6" w:rsidP="00CF20A6">
            <w:pPr>
              <w:jc w:val="center"/>
              <w:rPr>
                <w:color w:val="000000"/>
                <w:sz w:val="20"/>
                <w:szCs w:val="20"/>
              </w:rPr>
            </w:pPr>
            <w:r w:rsidRPr="00D71476">
              <w:rPr>
                <w:color w:val="000000"/>
                <w:sz w:val="20"/>
                <w:szCs w:val="20"/>
              </w:rPr>
              <w:t>356</w:t>
            </w:r>
          </w:p>
        </w:tc>
        <w:tc>
          <w:tcPr>
            <w:tcW w:w="1050" w:type="dxa"/>
            <w:tcBorders>
              <w:top w:val="nil"/>
              <w:left w:val="nil"/>
              <w:bottom w:val="nil"/>
              <w:right w:val="nil"/>
            </w:tcBorders>
            <w:shd w:val="clear" w:color="auto" w:fill="auto"/>
            <w:noWrap/>
            <w:vAlign w:val="bottom"/>
            <w:hideMark/>
          </w:tcPr>
          <w:p w14:paraId="4D802BB8"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491A1BF1"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09AECE30" w14:textId="77777777" w:rsidR="00CF20A6" w:rsidRPr="00D71476" w:rsidRDefault="00CF20A6" w:rsidP="00CF20A6">
            <w:pPr>
              <w:jc w:val="center"/>
              <w:rPr>
                <w:color w:val="000000"/>
                <w:sz w:val="20"/>
                <w:szCs w:val="20"/>
              </w:rPr>
            </w:pPr>
            <w:r w:rsidRPr="00D71476">
              <w:rPr>
                <w:color w:val="000000"/>
                <w:sz w:val="20"/>
                <w:szCs w:val="20"/>
              </w:rPr>
              <w:t>45</w:t>
            </w:r>
          </w:p>
        </w:tc>
        <w:tc>
          <w:tcPr>
            <w:tcW w:w="784" w:type="dxa"/>
            <w:tcBorders>
              <w:top w:val="nil"/>
              <w:left w:val="nil"/>
              <w:bottom w:val="nil"/>
              <w:right w:val="nil"/>
            </w:tcBorders>
            <w:shd w:val="clear" w:color="auto" w:fill="auto"/>
            <w:noWrap/>
            <w:vAlign w:val="bottom"/>
            <w:hideMark/>
          </w:tcPr>
          <w:p w14:paraId="1228AE8E" w14:textId="77777777" w:rsidR="00CF20A6" w:rsidRPr="00D71476" w:rsidRDefault="00CF20A6" w:rsidP="00CF20A6">
            <w:pPr>
              <w:jc w:val="center"/>
              <w:rPr>
                <w:color w:val="000000"/>
                <w:sz w:val="20"/>
                <w:szCs w:val="20"/>
              </w:rPr>
            </w:pPr>
          </w:p>
        </w:tc>
      </w:tr>
      <w:tr w:rsidR="007D570A" w:rsidRPr="00D71476" w14:paraId="75A1748A"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1D01D0A5" w14:textId="77777777" w:rsidR="00CF20A6" w:rsidRPr="00D71476" w:rsidRDefault="00CF20A6" w:rsidP="00CF20A6">
            <w:pPr>
              <w:jc w:val="center"/>
              <w:rPr>
                <w:color w:val="000000"/>
                <w:sz w:val="20"/>
                <w:szCs w:val="20"/>
              </w:rPr>
            </w:pPr>
            <w:r w:rsidRPr="00D71476">
              <w:rPr>
                <w:color w:val="000000"/>
                <w:sz w:val="20"/>
                <w:szCs w:val="20"/>
              </w:rPr>
              <w:t>2012</w:t>
            </w:r>
          </w:p>
        </w:tc>
        <w:tc>
          <w:tcPr>
            <w:tcW w:w="1072" w:type="dxa"/>
            <w:tcBorders>
              <w:top w:val="nil"/>
              <w:left w:val="nil"/>
              <w:bottom w:val="nil"/>
              <w:right w:val="nil"/>
            </w:tcBorders>
            <w:shd w:val="clear" w:color="auto" w:fill="auto"/>
            <w:noWrap/>
            <w:vAlign w:val="bottom"/>
            <w:hideMark/>
          </w:tcPr>
          <w:p w14:paraId="69AE00B6" w14:textId="77777777" w:rsidR="00CF20A6" w:rsidRPr="00D71476" w:rsidRDefault="00CF20A6" w:rsidP="00CF20A6">
            <w:pPr>
              <w:jc w:val="center"/>
              <w:rPr>
                <w:color w:val="000000"/>
                <w:sz w:val="20"/>
                <w:szCs w:val="20"/>
              </w:rPr>
            </w:pPr>
            <w:r w:rsidRPr="00D71476">
              <w:rPr>
                <w:color w:val="000000"/>
                <w:sz w:val="20"/>
                <w:szCs w:val="20"/>
              </w:rPr>
              <w:t>430</w:t>
            </w:r>
          </w:p>
        </w:tc>
        <w:tc>
          <w:tcPr>
            <w:tcW w:w="661" w:type="dxa"/>
            <w:tcBorders>
              <w:top w:val="nil"/>
              <w:left w:val="nil"/>
              <w:bottom w:val="nil"/>
              <w:right w:val="nil"/>
            </w:tcBorders>
            <w:shd w:val="clear" w:color="auto" w:fill="auto"/>
            <w:noWrap/>
            <w:vAlign w:val="bottom"/>
            <w:hideMark/>
          </w:tcPr>
          <w:p w14:paraId="535E3DDA" w14:textId="77777777" w:rsidR="00CF20A6" w:rsidRPr="00D71476" w:rsidRDefault="00CF20A6" w:rsidP="00CF20A6">
            <w:pPr>
              <w:jc w:val="center"/>
              <w:rPr>
                <w:color w:val="000000"/>
                <w:sz w:val="20"/>
                <w:szCs w:val="20"/>
              </w:rPr>
            </w:pPr>
            <w:r w:rsidRPr="00D71476">
              <w:rPr>
                <w:color w:val="000000"/>
                <w:sz w:val="20"/>
                <w:szCs w:val="20"/>
              </w:rPr>
              <w:t>17</w:t>
            </w:r>
          </w:p>
        </w:tc>
        <w:tc>
          <w:tcPr>
            <w:tcW w:w="661" w:type="dxa"/>
            <w:tcBorders>
              <w:top w:val="nil"/>
              <w:left w:val="nil"/>
              <w:bottom w:val="nil"/>
              <w:right w:val="nil"/>
            </w:tcBorders>
            <w:shd w:val="clear" w:color="auto" w:fill="auto"/>
            <w:noWrap/>
            <w:vAlign w:val="bottom"/>
            <w:hideMark/>
          </w:tcPr>
          <w:p w14:paraId="6177B813" w14:textId="77777777" w:rsidR="00CF20A6" w:rsidRPr="00D71476" w:rsidRDefault="00CF20A6" w:rsidP="00CF20A6">
            <w:pPr>
              <w:jc w:val="center"/>
              <w:rPr>
                <w:color w:val="000000"/>
                <w:sz w:val="20"/>
                <w:szCs w:val="20"/>
              </w:rPr>
            </w:pPr>
            <w:r w:rsidRPr="00D71476">
              <w:rPr>
                <w:color w:val="000000"/>
                <w:sz w:val="20"/>
                <w:szCs w:val="20"/>
              </w:rPr>
              <w:t>500</w:t>
            </w:r>
          </w:p>
        </w:tc>
        <w:tc>
          <w:tcPr>
            <w:tcW w:w="1050" w:type="dxa"/>
            <w:tcBorders>
              <w:top w:val="nil"/>
              <w:left w:val="nil"/>
              <w:bottom w:val="nil"/>
              <w:right w:val="nil"/>
            </w:tcBorders>
            <w:shd w:val="clear" w:color="auto" w:fill="auto"/>
            <w:noWrap/>
            <w:vAlign w:val="bottom"/>
            <w:hideMark/>
          </w:tcPr>
          <w:p w14:paraId="48DD8F9D"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76DB4449"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54D7A4F2" w14:textId="77777777" w:rsidR="00CF20A6" w:rsidRPr="00D71476" w:rsidRDefault="00CF20A6" w:rsidP="00CF20A6">
            <w:pPr>
              <w:jc w:val="center"/>
              <w:rPr>
                <w:color w:val="000000"/>
                <w:sz w:val="20"/>
                <w:szCs w:val="20"/>
              </w:rPr>
            </w:pPr>
            <w:r w:rsidRPr="00D71476">
              <w:rPr>
                <w:color w:val="000000"/>
                <w:sz w:val="20"/>
                <w:szCs w:val="20"/>
              </w:rPr>
              <w:t>10</w:t>
            </w:r>
          </w:p>
        </w:tc>
        <w:tc>
          <w:tcPr>
            <w:tcW w:w="784" w:type="dxa"/>
            <w:tcBorders>
              <w:top w:val="nil"/>
              <w:left w:val="nil"/>
              <w:bottom w:val="nil"/>
              <w:right w:val="nil"/>
            </w:tcBorders>
            <w:shd w:val="clear" w:color="auto" w:fill="auto"/>
            <w:noWrap/>
            <w:vAlign w:val="bottom"/>
            <w:hideMark/>
          </w:tcPr>
          <w:p w14:paraId="6FDFBEA3" w14:textId="77777777" w:rsidR="00CF20A6" w:rsidRPr="00D71476" w:rsidRDefault="00CF20A6" w:rsidP="00CF20A6">
            <w:pPr>
              <w:jc w:val="center"/>
              <w:rPr>
                <w:color w:val="000000"/>
                <w:sz w:val="20"/>
                <w:szCs w:val="20"/>
              </w:rPr>
            </w:pPr>
          </w:p>
        </w:tc>
      </w:tr>
      <w:tr w:rsidR="007D570A" w:rsidRPr="00D71476" w14:paraId="6F9F82F0"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4E00BFC1" w14:textId="77777777" w:rsidR="00CF20A6" w:rsidRPr="00D71476" w:rsidRDefault="00CF20A6" w:rsidP="00CF20A6">
            <w:pPr>
              <w:jc w:val="center"/>
              <w:rPr>
                <w:color w:val="000000"/>
                <w:sz w:val="20"/>
                <w:szCs w:val="20"/>
              </w:rPr>
            </w:pPr>
            <w:r w:rsidRPr="00D71476">
              <w:rPr>
                <w:color w:val="000000"/>
                <w:sz w:val="20"/>
                <w:szCs w:val="20"/>
              </w:rPr>
              <w:t>2013</w:t>
            </w:r>
          </w:p>
        </w:tc>
        <w:tc>
          <w:tcPr>
            <w:tcW w:w="1072" w:type="dxa"/>
            <w:tcBorders>
              <w:top w:val="nil"/>
              <w:left w:val="nil"/>
              <w:bottom w:val="nil"/>
              <w:right w:val="nil"/>
            </w:tcBorders>
            <w:shd w:val="clear" w:color="auto" w:fill="auto"/>
            <w:noWrap/>
            <w:vAlign w:val="bottom"/>
            <w:hideMark/>
          </w:tcPr>
          <w:p w14:paraId="0DC91F11" w14:textId="77777777" w:rsidR="00CF20A6" w:rsidRPr="00D71476" w:rsidRDefault="00CF20A6" w:rsidP="00CF20A6">
            <w:pPr>
              <w:jc w:val="center"/>
              <w:rPr>
                <w:color w:val="000000"/>
                <w:sz w:val="20"/>
                <w:szCs w:val="20"/>
              </w:rPr>
            </w:pPr>
            <w:r w:rsidRPr="00D71476">
              <w:rPr>
                <w:color w:val="000000"/>
                <w:sz w:val="20"/>
                <w:szCs w:val="20"/>
              </w:rPr>
              <w:t>440</w:t>
            </w:r>
          </w:p>
        </w:tc>
        <w:tc>
          <w:tcPr>
            <w:tcW w:w="661" w:type="dxa"/>
            <w:tcBorders>
              <w:top w:val="nil"/>
              <w:left w:val="nil"/>
              <w:bottom w:val="nil"/>
              <w:right w:val="nil"/>
            </w:tcBorders>
            <w:shd w:val="clear" w:color="auto" w:fill="auto"/>
            <w:noWrap/>
            <w:vAlign w:val="bottom"/>
            <w:hideMark/>
          </w:tcPr>
          <w:p w14:paraId="77B97B61" w14:textId="77777777" w:rsidR="00CF20A6" w:rsidRPr="00D71476" w:rsidRDefault="00CF20A6" w:rsidP="00CF20A6">
            <w:pPr>
              <w:jc w:val="center"/>
              <w:rPr>
                <w:color w:val="000000"/>
                <w:sz w:val="20"/>
                <w:szCs w:val="20"/>
              </w:rPr>
            </w:pPr>
            <w:r w:rsidRPr="00D71476">
              <w:rPr>
                <w:color w:val="000000"/>
                <w:sz w:val="20"/>
                <w:szCs w:val="20"/>
              </w:rPr>
              <w:t>22</w:t>
            </w:r>
          </w:p>
        </w:tc>
        <w:tc>
          <w:tcPr>
            <w:tcW w:w="661" w:type="dxa"/>
            <w:tcBorders>
              <w:top w:val="nil"/>
              <w:left w:val="nil"/>
              <w:bottom w:val="nil"/>
              <w:right w:val="nil"/>
            </w:tcBorders>
            <w:shd w:val="clear" w:color="auto" w:fill="auto"/>
            <w:noWrap/>
            <w:vAlign w:val="bottom"/>
            <w:hideMark/>
          </w:tcPr>
          <w:p w14:paraId="21BF3EE3" w14:textId="77777777" w:rsidR="00CF20A6" w:rsidRPr="00D71476" w:rsidRDefault="00CF20A6" w:rsidP="00CF20A6">
            <w:pPr>
              <w:jc w:val="center"/>
              <w:rPr>
                <w:color w:val="000000"/>
                <w:sz w:val="20"/>
                <w:szCs w:val="20"/>
              </w:rPr>
            </w:pPr>
            <w:r w:rsidRPr="00D71476">
              <w:rPr>
                <w:color w:val="000000"/>
                <w:sz w:val="20"/>
                <w:szCs w:val="20"/>
              </w:rPr>
              <w:t>223</w:t>
            </w:r>
          </w:p>
        </w:tc>
        <w:tc>
          <w:tcPr>
            <w:tcW w:w="1050" w:type="dxa"/>
            <w:tcBorders>
              <w:top w:val="nil"/>
              <w:left w:val="nil"/>
              <w:bottom w:val="nil"/>
              <w:right w:val="nil"/>
            </w:tcBorders>
            <w:shd w:val="clear" w:color="auto" w:fill="auto"/>
            <w:noWrap/>
            <w:vAlign w:val="bottom"/>
            <w:hideMark/>
          </w:tcPr>
          <w:p w14:paraId="40DC4DAD"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5E9CBD10"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3E0DF923" w14:textId="77777777" w:rsidR="00CF20A6" w:rsidRPr="00D71476" w:rsidRDefault="00CF20A6" w:rsidP="00CF20A6">
            <w:pPr>
              <w:jc w:val="center"/>
              <w:rPr>
                <w:color w:val="000000"/>
                <w:sz w:val="20"/>
                <w:szCs w:val="20"/>
              </w:rPr>
            </w:pPr>
            <w:r w:rsidRPr="00D71476">
              <w:rPr>
                <w:color w:val="000000"/>
                <w:sz w:val="20"/>
                <w:szCs w:val="20"/>
              </w:rPr>
              <w:t>5</w:t>
            </w:r>
          </w:p>
        </w:tc>
        <w:tc>
          <w:tcPr>
            <w:tcW w:w="784" w:type="dxa"/>
            <w:tcBorders>
              <w:top w:val="nil"/>
              <w:left w:val="nil"/>
              <w:bottom w:val="nil"/>
              <w:right w:val="nil"/>
            </w:tcBorders>
            <w:shd w:val="clear" w:color="auto" w:fill="auto"/>
            <w:noWrap/>
            <w:vAlign w:val="bottom"/>
            <w:hideMark/>
          </w:tcPr>
          <w:p w14:paraId="391B83E4" w14:textId="77777777" w:rsidR="00CF20A6" w:rsidRPr="00D71476" w:rsidRDefault="00CF20A6" w:rsidP="00CF20A6">
            <w:pPr>
              <w:jc w:val="center"/>
              <w:rPr>
                <w:color w:val="000000"/>
                <w:sz w:val="20"/>
                <w:szCs w:val="20"/>
              </w:rPr>
            </w:pPr>
          </w:p>
        </w:tc>
      </w:tr>
      <w:tr w:rsidR="007D570A" w:rsidRPr="00D71476" w14:paraId="3DBE4A49"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556F2B78" w14:textId="77777777" w:rsidR="00CF20A6" w:rsidRPr="00D71476" w:rsidRDefault="00CF20A6" w:rsidP="00CF20A6">
            <w:pPr>
              <w:jc w:val="center"/>
              <w:rPr>
                <w:color w:val="000000"/>
                <w:sz w:val="20"/>
                <w:szCs w:val="20"/>
              </w:rPr>
            </w:pPr>
            <w:r w:rsidRPr="00D71476">
              <w:rPr>
                <w:color w:val="000000"/>
                <w:sz w:val="20"/>
                <w:szCs w:val="20"/>
              </w:rPr>
              <w:t>2014</w:t>
            </w:r>
          </w:p>
        </w:tc>
        <w:tc>
          <w:tcPr>
            <w:tcW w:w="1072" w:type="dxa"/>
            <w:tcBorders>
              <w:top w:val="nil"/>
              <w:left w:val="nil"/>
              <w:bottom w:val="nil"/>
              <w:right w:val="nil"/>
            </w:tcBorders>
            <w:shd w:val="clear" w:color="auto" w:fill="auto"/>
            <w:noWrap/>
            <w:vAlign w:val="bottom"/>
            <w:hideMark/>
          </w:tcPr>
          <w:p w14:paraId="24E38538" w14:textId="77777777" w:rsidR="00CF20A6" w:rsidRPr="00D71476" w:rsidRDefault="00CF20A6" w:rsidP="00CF20A6">
            <w:pPr>
              <w:jc w:val="center"/>
              <w:rPr>
                <w:color w:val="000000"/>
                <w:sz w:val="20"/>
                <w:szCs w:val="20"/>
              </w:rPr>
            </w:pPr>
            <w:r w:rsidRPr="00D71476">
              <w:rPr>
                <w:color w:val="000000"/>
                <w:sz w:val="20"/>
                <w:szCs w:val="20"/>
              </w:rPr>
              <w:t>486</w:t>
            </w:r>
          </w:p>
        </w:tc>
        <w:tc>
          <w:tcPr>
            <w:tcW w:w="661" w:type="dxa"/>
            <w:tcBorders>
              <w:top w:val="nil"/>
              <w:left w:val="nil"/>
              <w:bottom w:val="nil"/>
              <w:right w:val="nil"/>
            </w:tcBorders>
            <w:shd w:val="clear" w:color="auto" w:fill="auto"/>
            <w:noWrap/>
            <w:vAlign w:val="bottom"/>
            <w:hideMark/>
          </w:tcPr>
          <w:p w14:paraId="477A7B07" w14:textId="77777777" w:rsidR="00CF20A6" w:rsidRPr="00D71476" w:rsidRDefault="00CF20A6" w:rsidP="00CF20A6">
            <w:pPr>
              <w:jc w:val="center"/>
              <w:rPr>
                <w:color w:val="000000"/>
                <w:sz w:val="20"/>
                <w:szCs w:val="20"/>
              </w:rPr>
            </w:pPr>
            <w:r w:rsidRPr="00D71476">
              <w:rPr>
                <w:color w:val="000000"/>
                <w:sz w:val="20"/>
                <w:szCs w:val="20"/>
              </w:rPr>
              <w:t>21</w:t>
            </w:r>
          </w:p>
        </w:tc>
        <w:tc>
          <w:tcPr>
            <w:tcW w:w="661" w:type="dxa"/>
            <w:tcBorders>
              <w:top w:val="nil"/>
              <w:left w:val="nil"/>
              <w:bottom w:val="nil"/>
              <w:right w:val="nil"/>
            </w:tcBorders>
            <w:shd w:val="clear" w:color="auto" w:fill="auto"/>
            <w:noWrap/>
            <w:vAlign w:val="bottom"/>
            <w:hideMark/>
          </w:tcPr>
          <w:p w14:paraId="40CE9289" w14:textId="77777777" w:rsidR="00CF20A6" w:rsidRPr="00D71476" w:rsidRDefault="00CF20A6" w:rsidP="00CF20A6">
            <w:pPr>
              <w:jc w:val="center"/>
              <w:rPr>
                <w:color w:val="000000"/>
                <w:sz w:val="20"/>
                <w:szCs w:val="20"/>
              </w:rPr>
            </w:pPr>
            <w:r w:rsidRPr="00D71476">
              <w:rPr>
                <w:color w:val="000000"/>
                <w:sz w:val="20"/>
                <w:szCs w:val="20"/>
              </w:rPr>
              <w:t>191</w:t>
            </w:r>
          </w:p>
        </w:tc>
        <w:tc>
          <w:tcPr>
            <w:tcW w:w="1050" w:type="dxa"/>
            <w:tcBorders>
              <w:top w:val="nil"/>
              <w:left w:val="nil"/>
              <w:bottom w:val="nil"/>
              <w:right w:val="nil"/>
            </w:tcBorders>
            <w:shd w:val="clear" w:color="auto" w:fill="auto"/>
            <w:noWrap/>
            <w:vAlign w:val="bottom"/>
            <w:hideMark/>
          </w:tcPr>
          <w:p w14:paraId="4FD86730" w14:textId="77777777" w:rsidR="00CF20A6" w:rsidRPr="00D71476" w:rsidRDefault="00CF20A6" w:rsidP="00CF20A6">
            <w:pPr>
              <w:jc w:val="center"/>
              <w:rPr>
                <w:color w:val="000000"/>
                <w:sz w:val="20"/>
                <w:szCs w:val="20"/>
              </w:rPr>
            </w:pPr>
            <w:r w:rsidRPr="00D71476">
              <w:rPr>
                <w:color w:val="000000"/>
                <w:sz w:val="20"/>
                <w:szCs w:val="20"/>
              </w:rPr>
              <w:t>1</w:t>
            </w:r>
          </w:p>
        </w:tc>
        <w:tc>
          <w:tcPr>
            <w:tcW w:w="1295" w:type="dxa"/>
            <w:tcBorders>
              <w:top w:val="nil"/>
              <w:left w:val="nil"/>
              <w:bottom w:val="nil"/>
              <w:right w:val="nil"/>
            </w:tcBorders>
            <w:shd w:val="clear" w:color="auto" w:fill="auto"/>
            <w:noWrap/>
            <w:vAlign w:val="bottom"/>
            <w:hideMark/>
          </w:tcPr>
          <w:p w14:paraId="3BFB78F9" w14:textId="77777777" w:rsidR="00CF20A6" w:rsidRPr="00D71476" w:rsidRDefault="00CF20A6" w:rsidP="00CF20A6">
            <w:pPr>
              <w:jc w:val="center"/>
              <w:rPr>
                <w:color w:val="000000"/>
                <w:sz w:val="20"/>
                <w:szCs w:val="20"/>
              </w:rPr>
            </w:pPr>
            <w:r w:rsidRPr="00D71476">
              <w:rPr>
                <w:color w:val="000000"/>
                <w:sz w:val="20"/>
                <w:szCs w:val="20"/>
              </w:rPr>
              <w:t>12</w:t>
            </w:r>
          </w:p>
        </w:tc>
        <w:tc>
          <w:tcPr>
            <w:tcW w:w="1121" w:type="dxa"/>
            <w:tcBorders>
              <w:top w:val="nil"/>
              <w:left w:val="nil"/>
              <w:bottom w:val="nil"/>
              <w:right w:val="nil"/>
            </w:tcBorders>
            <w:shd w:val="clear" w:color="auto" w:fill="auto"/>
            <w:noWrap/>
            <w:vAlign w:val="bottom"/>
            <w:hideMark/>
          </w:tcPr>
          <w:p w14:paraId="395CCECF" w14:textId="77777777" w:rsidR="00CF20A6" w:rsidRPr="00D71476" w:rsidRDefault="00CF20A6" w:rsidP="00CF20A6">
            <w:pPr>
              <w:jc w:val="center"/>
              <w:rPr>
                <w:color w:val="000000"/>
                <w:sz w:val="20"/>
                <w:szCs w:val="20"/>
              </w:rPr>
            </w:pPr>
            <w:r w:rsidRPr="00D71476">
              <w:rPr>
                <w:color w:val="000000"/>
                <w:sz w:val="20"/>
                <w:szCs w:val="20"/>
              </w:rPr>
              <w:t>14</w:t>
            </w:r>
          </w:p>
        </w:tc>
        <w:tc>
          <w:tcPr>
            <w:tcW w:w="784" w:type="dxa"/>
            <w:tcBorders>
              <w:top w:val="nil"/>
              <w:left w:val="nil"/>
              <w:bottom w:val="nil"/>
              <w:right w:val="nil"/>
            </w:tcBorders>
            <w:shd w:val="clear" w:color="auto" w:fill="auto"/>
            <w:noWrap/>
            <w:vAlign w:val="bottom"/>
            <w:hideMark/>
          </w:tcPr>
          <w:p w14:paraId="3876B9AF" w14:textId="77777777" w:rsidR="00CF20A6" w:rsidRPr="00D71476" w:rsidRDefault="00CF20A6" w:rsidP="00CF20A6">
            <w:pPr>
              <w:jc w:val="center"/>
              <w:rPr>
                <w:color w:val="000000"/>
                <w:sz w:val="20"/>
                <w:szCs w:val="20"/>
              </w:rPr>
            </w:pPr>
            <w:r w:rsidRPr="00D71476">
              <w:rPr>
                <w:color w:val="000000"/>
                <w:sz w:val="20"/>
                <w:szCs w:val="20"/>
              </w:rPr>
              <w:t>1</w:t>
            </w:r>
          </w:p>
        </w:tc>
      </w:tr>
      <w:tr w:rsidR="007D570A" w:rsidRPr="00D71476" w14:paraId="471E526A"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4834B8F2" w14:textId="77777777" w:rsidR="00CF20A6" w:rsidRPr="00D71476" w:rsidRDefault="00CF20A6" w:rsidP="00CF20A6">
            <w:pPr>
              <w:jc w:val="center"/>
              <w:rPr>
                <w:color w:val="000000"/>
                <w:sz w:val="20"/>
                <w:szCs w:val="20"/>
              </w:rPr>
            </w:pPr>
            <w:r w:rsidRPr="00D71476">
              <w:rPr>
                <w:color w:val="000000"/>
                <w:sz w:val="20"/>
                <w:szCs w:val="20"/>
              </w:rPr>
              <w:t>2015</w:t>
            </w:r>
          </w:p>
        </w:tc>
        <w:tc>
          <w:tcPr>
            <w:tcW w:w="1072" w:type="dxa"/>
            <w:tcBorders>
              <w:top w:val="nil"/>
              <w:left w:val="nil"/>
              <w:bottom w:val="nil"/>
              <w:right w:val="nil"/>
            </w:tcBorders>
            <w:shd w:val="clear" w:color="auto" w:fill="auto"/>
            <w:noWrap/>
            <w:vAlign w:val="bottom"/>
            <w:hideMark/>
          </w:tcPr>
          <w:p w14:paraId="29A8015E" w14:textId="77777777" w:rsidR="00CF20A6" w:rsidRPr="00D71476" w:rsidRDefault="00CF20A6" w:rsidP="00CF20A6">
            <w:pPr>
              <w:jc w:val="center"/>
              <w:rPr>
                <w:color w:val="000000"/>
                <w:sz w:val="20"/>
                <w:szCs w:val="20"/>
              </w:rPr>
            </w:pPr>
            <w:r w:rsidRPr="00D71476">
              <w:rPr>
                <w:color w:val="000000"/>
                <w:sz w:val="20"/>
                <w:szCs w:val="20"/>
              </w:rPr>
              <w:t>600</w:t>
            </w:r>
          </w:p>
        </w:tc>
        <w:tc>
          <w:tcPr>
            <w:tcW w:w="661" w:type="dxa"/>
            <w:tcBorders>
              <w:top w:val="nil"/>
              <w:left w:val="nil"/>
              <w:bottom w:val="nil"/>
              <w:right w:val="nil"/>
            </w:tcBorders>
            <w:shd w:val="clear" w:color="auto" w:fill="auto"/>
            <w:noWrap/>
            <w:vAlign w:val="bottom"/>
            <w:hideMark/>
          </w:tcPr>
          <w:p w14:paraId="2D494ABE" w14:textId="77777777" w:rsidR="00CF20A6" w:rsidRPr="00D71476" w:rsidRDefault="00CF20A6" w:rsidP="00CF20A6">
            <w:pPr>
              <w:jc w:val="center"/>
              <w:rPr>
                <w:color w:val="000000"/>
                <w:sz w:val="20"/>
                <w:szCs w:val="20"/>
              </w:rPr>
            </w:pPr>
            <w:r w:rsidRPr="00D71476">
              <w:rPr>
                <w:color w:val="000000"/>
                <w:sz w:val="20"/>
                <w:szCs w:val="20"/>
              </w:rPr>
              <w:t>19</w:t>
            </w:r>
          </w:p>
        </w:tc>
        <w:tc>
          <w:tcPr>
            <w:tcW w:w="661" w:type="dxa"/>
            <w:tcBorders>
              <w:top w:val="nil"/>
              <w:left w:val="nil"/>
              <w:bottom w:val="nil"/>
              <w:right w:val="nil"/>
            </w:tcBorders>
            <w:shd w:val="clear" w:color="auto" w:fill="auto"/>
            <w:noWrap/>
            <w:vAlign w:val="bottom"/>
            <w:hideMark/>
          </w:tcPr>
          <w:p w14:paraId="6FC51B76" w14:textId="77777777" w:rsidR="00CF20A6" w:rsidRPr="00D71476" w:rsidRDefault="00CF20A6" w:rsidP="00CF20A6">
            <w:pPr>
              <w:jc w:val="center"/>
              <w:rPr>
                <w:color w:val="000000"/>
                <w:sz w:val="20"/>
                <w:szCs w:val="20"/>
              </w:rPr>
            </w:pPr>
            <w:r w:rsidRPr="00D71476">
              <w:rPr>
                <w:color w:val="000000"/>
                <w:sz w:val="20"/>
                <w:szCs w:val="20"/>
              </w:rPr>
              <w:t>241</w:t>
            </w:r>
          </w:p>
        </w:tc>
        <w:tc>
          <w:tcPr>
            <w:tcW w:w="1050" w:type="dxa"/>
            <w:tcBorders>
              <w:top w:val="nil"/>
              <w:left w:val="nil"/>
              <w:bottom w:val="nil"/>
              <w:right w:val="nil"/>
            </w:tcBorders>
            <w:shd w:val="clear" w:color="auto" w:fill="auto"/>
            <w:noWrap/>
            <w:vAlign w:val="bottom"/>
            <w:hideMark/>
          </w:tcPr>
          <w:p w14:paraId="77BB5FCC"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6A56FE88"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266F9720" w14:textId="77777777" w:rsidR="00CF20A6" w:rsidRPr="00D71476" w:rsidRDefault="00CF20A6" w:rsidP="00CF20A6">
            <w:pPr>
              <w:jc w:val="center"/>
              <w:rPr>
                <w:color w:val="000000"/>
                <w:sz w:val="20"/>
                <w:szCs w:val="20"/>
              </w:rPr>
            </w:pPr>
            <w:r w:rsidRPr="00D71476">
              <w:rPr>
                <w:color w:val="000000"/>
                <w:sz w:val="20"/>
                <w:szCs w:val="20"/>
              </w:rPr>
              <w:t>24</w:t>
            </w:r>
          </w:p>
        </w:tc>
        <w:tc>
          <w:tcPr>
            <w:tcW w:w="784" w:type="dxa"/>
            <w:tcBorders>
              <w:top w:val="nil"/>
              <w:left w:val="nil"/>
              <w:bottom w:val="nil"/>
              <w:right w:val="nil"/>
            </w:tcBorders>
            <w:shd w:val="clear" w:color="auto" w:fill="auto"/>
            <w:noWrap/>
            <w:vAlign w:val="bottom"/>
            <w:hideMark/>
          </w:tcPr>
          <w:p w14:paraId="220579CC" w14:textId="77777777" w:rsidR="00CF20A6" w:rsidRPr="00D71476" w:rsidRDefault="00CF20A6" w:rsidP="00CF20A6">
            <w:pPr>
              <w:jc w:val="center"/>
              <w:rPr>
                <w:color w:val="000000"/>
                <w:sz w:val="20"/>
                <w:szCs w:val="20"/>
              </w:rPr>
            </w:pPr>
          </w:p>
        </w:tc>
      </w:tr>
      <w:tr w:rsidR="007D570A" w:rsidRPr="00D71476" w14:paraId="3BB8BF41"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714C7509" w14:textId="77777777" w:rsidR="00CF20A6" w:rsidRPr="00D71476" w:rsidRDefault="00CF20A6" w:rsidP="00CF20A6">
            <w:pPr>
              <w:jc w:val="center"/>
              <w:rPr>
                <w:color w:val="000000"/>
                <w:sz w:val="20"/>
                <w:szCs w:val="20"/>
              </w:rPr>
            </w:pPr>
            <w:r w:rsidRPr="00D71476">
              <w:rPr>
                <w:color w:val="000000"/>
                <w:sz w:val="20"/>
                <w:szCs w:val="20"/>
              </w:rPr>
              <w:t>2016</w:t>
            </w:r>
          </w:p>
        </w:tc>
        <w:tc>
          <w:tcPr>
            <w:tcW w:w="1072" w:type="dxa"/>
            <w:tcBorders>
              <w:top w:val="nil"/>
              <w:left w:val="nil"/>
              <w:bottom w:val="nil"/>
              <w:right w:val="nil"/>
            </w:tcBorders>
            <w:shd w:val="clear" w:color="auto" w:fill="auto"/>
            <w:noWrap/>
            <w:vAlign w:val="bottom"/>
            <w:hideMark/>
          </w:tcPr>
          <w:p w14:paraId="1D32D3E1" w14:textId="77777777" w:rsidR="00CF20A6" w:rsidRPr="00D71476" w:rsidRDefault="00CF20A6" w:rsidP="00CF20A6">
            <w:pPr>
              <w:jc w:val="center"/>
              <w:rPr>
                <w:color w:val="000000"/>
                <w:sz w:val="20"/>
                <w:szCs w:val="20"/>
              </w:rPr>
            </w:pPr>
            <w:r w:rsidRPr="00D71476">
              <w:rPr>
                <w:color w:val="000000"/>
                <w:sz w:val="20"/>
                <w:szCs w:val="20"/>
              </w:rPr>
              <w:t>459</w:t>
            </w:r>
          </w:p>
        </w:tc>
        <w:tc>
          <w:tcPr>
            <w:tcW w:w="661" w:type="dxa"/>
            <w:tcBorders>
              <w:top w:val="nil"/>
              <w:left w:val="nil"/>
              <w:bottom w:val="nil"/>
              <w:right w:val="nil"/>
            </w:tcBorders>
            <w:shd w:val="clear" w:color="auto" w:fill="auto"/>
            <w:noWrap/>
            <w:vAlign w:val="bottom"/>
            <w:hideMark/>
          </w:tcPr>
          <w:p w14:paraId="41F73116" w14:textId="77777777" w:rsidR="00CF20A6" w:rsidRPr="00D71476" w:rsidRDefault="00CF20A6" w:rsidP="00CF20A6">
            <w:pPr>
              <w:jc w:val="center"/>
              <w:rPr>
                <w:color w:val="000000"/>
                <w:sz w:val="20"/>
                <w:szCs w:val="20"/>
              </w:rPr>
            </w:pPr>
            <w:r w:rsidRPr="00D71476">
              <w:rPr>
                <w:color w:val="000000"/>
                <w:sz w:val="20"/>
                <w:szCs w:val="20"/>
              </w:rPr>
              <w:t>74</w:t>
            </w:r>
          </w:p>
        </w:tc>
        <w:tc>
          <w:tcPr>
            <w:tcW w:w="661" w:type="dxa"/>
            <w:tcBorders>
              <w:top w:val="nil"/>
              <w:left w:val="nil"/>
              <w:bottom w:val="nil"/>
              <w:right w:val="nil"/>
            </w:tcBorders>
            <w:shd w:val="clear" w:color="auto" w:fill="auto"/>
            <w:noWrap/>
            <w:vAlign w:val="bottom"/>
            <w:hideMark/>
          </w:tcPr>
          <w:p w14:paraId="4322E45F" w14:textId="77777777" w:rsidR="00CF20A6" w:rsidRPr="00D71476" w:rsidRDefault="00CF20A6" w:rsidP="00CF20A6">
            <w:pPr>
              <w:jc w:val="center"/>
              <w:rPr>
                <w:color w:val="000000"/>
                <w:sz w:val="20"/>
                <w:szCs w:val="20"/>
              </w:rPr>
            </w:pPr>
            <w:r w:rsidRPr="00D71476">
              <w:rPr>
                <w:color w:val="000000"/>
                <w:sz w:val="20"/>
                <w:szCs w:val="20"/>
              </w:rPr>
              <w:t>295</w:t>
            </w:r>
          </w:p>
        </w:tc>
        <w:tc>
          <w:tcPr>
            <w:tcW w:w="1050" w:type="dxa"/>
            <w:tcBorders>
              <w:top w:val="nil"/>
              <w:left w:val="nil"/>
              <w:bottom w:val="nil"/>
              <w:right w:val="nil"/>
            </w:tcBorders>
            <w:shd w:val="clear" w:color="auto" w:fill="auto"/>
            <w:noWrap/>
            <w:vAlign w:val="bottom"/>
            <w:hideMark/>
          </w:tcPr>
          <w:p w14:paraId="2C9FE003" w14:textId="77777777" w:rsidR="00CF20A6" w:rsidRPr="00D71476" w:rsidRDefault="00CF20A6" w:rsidP="00CF20A6">
            <w:pPr>
              <w:jc w:val="center"/>
              <w:rPr>
                <w:color w:val="000000"/>
                <w:sz w:val="20"/>
                <w:szCs w:val="20"/>
              </w:rPr>
            </w:pPr>
            <w:r w:rsidRPr="00D71476">
              <w:rPr>
                <w:color w:val="000000"/>
                <w:sz w:val="20"/>
                <w:szCs w:val="20"/>
              </w:rPr>
              <w:t>4</w:t>
            </w:r>
          </w:p>
        </w:tc>
        <w:tc>
          <w:tcPr>
            <w:tcW w:w="1295" w:type="dxa"/>
            <w:tcBorders>
              <w:top w:val="nil"/>
              <w:left w:val="nil"/>
              <w:bottom w:val="nil"/>
              <w:right w:val="nil"/>
            </w:tcBorders>
            <w:shd w:val="clear" w:color="auto" w:fill="auto"/>
            <w:noWrap/>
            <w:vAlign w:val="bottom"/>
            <w:hideMark/>
          </w:tcPr>
          <w:p w14:paraId="0C61A238" w14:textId="77777777" w:rsidR="00CF20A6" w:rsidRPr="00D71476" w:rsidRDefault="00CF20A6" w:rsidP="00CF20A6">
            <w:pPr>
              <w:jc w:val="center"/>
              <w:rPr>
                <w:color w:val="000000"/>
                <w:sz w:val="20"/>
                <w:szCs w:val="20"/>
              </w:rPr>
            </w:pPr>
          </w:p>
        </w:tc>
        <w:tc>
          <w:tcPr>
            <w:tcW w:w="1121" w:type="dxa"/>
            <w:tcBorders>
              <w:top w:val="nil"/>
              <w:left w:val="nil"/>
              <w:bottom w:val="nil"/>
              <w:right w:val="nil"/>
            </w:tcBorders>
            <w:shd w:val="clear" w:color="auto" w:fill="auto"/>
            <w:noWrap/>
            <w:vAlign w:val="bottom"/>
            <w:hideMark/>
          </w:tcPr>
          <w:p w14:paraId="1898EAA1" w14:textId="77777777" w:rsidR="00CF20A6" w:rsidRPr="00D71476" w:rsidRDefault="00CF20A6" w:rsidP="00CF20A6">
            <w:pPr>
              <w:jc w:val="center"/>
              <w:rPr>
                <w:color w:val="000000"/>
                <w:sz w:val="20"/>
                <w:szCs w:val="20"/>
              </w:rPr>
            </w:pPr>
            <w:r w:rsidRPr="00D71476">
              <w:rPr>
                <w:color w:val="000000"/>
                <w:sz w:val="20"/>
                <w:szCs w:val="20"/>
              </w:rPr>
              <w:t>31</w:t>
            </w:r>
          </w:p>
        </w:tc>
        <w:tc>
          <w:tcPr>
            <w:tcW w:w="784" w:type="dxa"/>
            <w:tcBorders>
              <w:top w:val="nil"/>
              <w:left w:val="nil"/>
              <w:bottom w:val="nil"/>
              <w:right w:val="nil"/>
            </w:tcBorders>
            <w:shd w:val="clear" w:color="auto" w:fill="auto"/>
            <w:noWrap/>
            <w:vAlign w:val="bottom"/>
            <w:hideMark/>
          </w:tcPr>
          <w:p w14:paraId="3D6DE360" w14:textId="77777777" w:rsidR="00CF20A6" w:rsidRPr="00D71476" w:rsidRDefault="00CF20A6" w:rsidP="00CF20A6">
            <w:pPr>
              <w:jc w:val="center"/>
              <w:rPr>
                <w:color w:val="000000"/>
                <w:sz w:val="20"/>
                <w:szCs w:val="20"/>
              </w:rPr>
            </w:pPr>
            <w:r w:rsidRPr="00D71476">
              <w:rPr>
                <w:color w:val="000000"/>
                <w:sz w:val="20"/>
                <w:szCs w:val="20"/>
              </w:rPr>
              <w:t>4</w:t>
            </w:r>
          </w:p>
        </w:tc>
      </w:tr>
      <w:tr w:rsidR="007D570A" w:rsidRPr="00D71476" w14:paraId="5BF995C3"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398DF13D" w14:textId="77777777" w:rsidR="00CF20A6" w:rsidRPr="00D71476" w:rsidRDefault="00CF20A6" w:rsidP="00CF20A6">
            <w:pPr>
              <w:jc w:val="center"/>
              <w:rPr>
                <w:color w:val="000000"/>
                <w:sz w:val="20"/>
                <w:szCs w:val="20"/>
              </w:rPr>
            </w:pPr>
            <w:r w:rsidRPr="00D71476">
              <w:rPr>
                <w:color w:val="000000"/>
                <w:sz w:val="20"/>
                <w:szCs w:val="20"/>
              </w:rPr>
              <w:t>2017</w:t>
            </w:r>
          </w:p>
        </w:tc>
        <w:tc>
          <w:tcPr>
            <w:tcW w:w="1072" w:type="dxa"/>
            <w:tcBorders>
              <w:top w:val="nil"/>
              <w:left w:val="nil"/>
              <w:bottom w:val="nil"/>
              <w:right w:val="nil"/>
            </w:tcBorders>
            <w:shd w:val="clear" w:color="auto" w:fill="auto"/>
            <w:noWrap/>
            <w:vAlign w:val="bottom"/>
            <w:hideMark/>
          </w:tcPr>
          <w:p w14:paraId="156C75B9" w14:textId="77777777" w:rsidR="00CF20A6" w:rsidRPr="00D71476" w:rsidRDefault="00CF20A6" w:rsidP="00CF20A6">
            <w:pPr>
              <w:jc w:val="center"/>
              <w:rPr>
                <w:color w:val="000000"/>
                <w:sz w:val="20"/>
                <w:szCs w:val="20"/>
              </w:rPr>
            </w:pPr>
            <w:r w:rsidRPr="00D71476">
              <w:rPr>
                <w:color w:val="000000"/>
                <w:sz w:val="20"/>
                <w:szCs w:val="20"/>
              </w:rPr>
              <w:t>448</w:t>
            </w:r>
          </w:p>
        </w:tc>
        <w:tc>
          <w:tcPr>
            <w:tcW w:w="661" w:type="dxa"/>
            <w:tcBorders>
              <w:top w:val="nil"/>
              <w:left w:val="nil"/>
              <w:bottom w:val="nil"/>
              <w:right w:val="nil"/>
            </w:tcBorders>
            <w:shd w:val="clear" w:color="auto" w:fill="auto"/>
            <w:noWrap/>
            <w:vAlign w:val="bottom"/>
            <w:hideMark/>
          </w:tcPr>
          <w:p w14:paraId="7CECF566" w14:textId="77777777" w:rsidR="00CF20A6" w:rsidRPr="00D71476" w:rsidRDefault="00CF20A6" w:rsidP="00CF20A6">
            <w:pPr>
              <w:jc w:val="center"/>
              <w:rPr>
                <w:color w:val="000000"/>
                <w:sz w:val="20"/>
                <w:szCs w:val="20"/>
              </w:rPr>
            </w:pPr>
            <w:r w:rsidRPr="00D71476">
              <w:rPr>
                <w:color w:val="000000"/>
                <w:sz w:val="20"/>
                <w:szCs w:val="20"/>
              </w:rPr>
              <w:t>6</w:t>
            </w:r>
          </w:p>
        </w:tc>
        <w:tc>
          <w:tcPr>
            <w:tcW w:w="661" w:type="dxa"/>
            <w:tcBorders>
              <w:top w:val="nil"/>
              <w:left w:val="nil"/>
              <w:bottom w:val="nil"/>
              <w:right w:val="nil"/>
            </w:tcBorders>
            <w:shd w:val="clear" w:color="auto" w:fill="auto"/>
            <w:noWrap/>
            <w:vAlign w:val="bottom"/>
            <w:hideMark/>
          </w:tcPr>
          <w:p w14:paraId="298F36ED" w14:textId="77777777" w:rsidR="00CF20A6" w:rsidRPr="00D71476" w:rsidRDefault="00CF20A6" w:rsidP="00CF20A6">
            <w:pPr>
              <w:jc w:val="center"/>
              <w:rPr>
                <w:color w:val="000000"/>
                <w:sz w:val="20"/>
                <w:szCs w:val="20"/>
              </w:rPr>
            </w:pPr>
            <w:r w:rsidRPr="00D71476">
              <w:rPr>
                <w:color w:val="000000"/>
                <w:sz w:val="20"/>
                <w:szCs w:val="20"/>
              </w:rPr>
              <w:t>239</w:t>
            </w:r>
          </w:p>
        </w:tc>
        <w:tc>
          <w:tcPr>
            <w:tcW w:w="1050" w:type="dxa"/>
            <w:tcBorders>
              <w:top w:val="nil"/>
              <w:left w:val="nil"/>
              <w:bottom w:val="nil"/>
              <w:right w:val="nil"/>
            </w:tcBorders>
            <w:shd w:val="clear" w:color="auto" w:fill="auto"/>
            <w:noWrap/>
            <w:vAlign w:val="bottom"/>
            <w:hideMark/>
          </w:tcPr>
          <w:p w14:paraId="763AF916" w14:textId="77777777" w:rsidR="00CF20A6" w:rsidRPr="00D71476" w:rsidRDefault="00CF20A6" w:rsidP="00CF20A6">
            <w:pPr>
              <w:jc w:val="center"/>
              <w:rPr>
                <w:color w:val="000000"/>
                <w:sz w:val="20"/>
                <w:szCs w:val="20"/>
              </w:rPr>
            </w:pPr>
            <w:r w:rsidRPr="00D71476">
              <w:rPr>
                <w:color w:val="000000"/>
                <w:sz w:val="20"/>
                <w:szCs w:val="20"/>
              </w:rPr>
              <w:t>1</w:t>
            </w:r>
          </w:p>
        </w:tc>
        <w:tc>
          <w:tcPr>
            <w:tcW w:w="1295" w:type="dxa"/>
            <w:tcBorders>
              <w:top w:val="nil"/>
              <w:left w:val="nil"/>
              <w:bottom w:val="nil"/>
              <w:right w:val="nil"/>
            </w:tcBorders>
            <w:shd w:val="clear" w:color="auto" w:fill="auto"/>
            <w:noWrap/>
            <w:vAlign w:val="bottom"/>
            <w:hideMark/>
          </w:tcPr>
          <w:p w14:paraId="4F72BCC6" w14:textId="77777777" w:rsidR="00CF20A6" w:rsidRPr="00D71476" w:rsidRDefault="00CF20A6" w:rsidP="00CF20A6">
            <w:pPr>
              <w:jc w:val="center"/>
              <w:rPr>
                <w:color w:val="000000"/>
                <w:sz w:val="20"/>
                <w:szCs w:val="20"/>
              </w:rPr>
            </w:pPr>
          </w:p>
        </w:tc>
        <w:tc>
          <w:tcPr>
            <w:tcW w:w="1121" w:type="dxa"/>
            <w:tcBorders>
              <w:top w:val="nil"/>
              <w:left w:val="nil"/>
              <w:bottom w:val="nil"/>
              <w:right w:val="nil"/>
            </w:tcBorders>
            <w:shd w:val="clear" w:color="auto" w:fill="auto"/>
            <w:noWrap/>
            <w:vAlign w:val="bottom"/>
            <w:hideMark/>
          </w:tcPr>
          <w:p w14:paraId="7FC0D476" w14:textId="77777777" w:rsidR="00CF20A6" w:rsidRPr="00D71476" w:rsidRDefault="00CF20A6" w:rsidP="00CF20A6">
            <w:pPr>
              <w:jc w:val="center"/>
              <w:rPr>
                <w:color w:val="000000"/>
                <w:sz w:val="20"/>
                <w:szCs w:val="20"/>
              </w:rPr>
            </w:pPr>
            <w:r w:rsidRPr="00D71476">
              <w:rPr>
                <w:color w:val="000000"/>
                <w:sz w:val="20"/>
                <w:szCs w:val="20"/>
              </w:rPr>
              <w:t>13</w:t>
            </w:r>
          </w:p>
        </w:tc>
        <w:tc>
          <w:tcPr>
            <w:tcW w:w="784" w:type="dxa"/>
            <w:tcBorders>
              <w:top w:val="nil"/>
              <w:left w:val="nil"/>
              <w:bottom w:val="nil"/>
              <w:right w:val="nil"/>
            </w:tcBorders>
            <w:shd w:val="clear" w:color="auto" w:fill="auto"/>
            <w:noWrap/>
            <w:vAlign w:val="bottom"/>
            <w:hideMark/>
          </w:tcPr>
          <w:p w14:paraId="23A3BF96" w14:textId="77777777" w:rsidR="00CF20A6" w:rsidRPr="00D71476" w:rsidRDefault="00CF20A6" w:rsidP="00CF20A6">
            <w:pPr>
              <w:jc w:val="center"/>
              <w:rPr>
                <w:color w:val="000000"/>
                <w:sz w:val="20"/>
                <w:szCs w:val="20"/>
              </w:rPr>
            </w:pPr>
          </w:p>
        </w:tc>
      </w:tr>
      <w:tr w:rsidR="007D570A" w:rsidRPr="00D71476" w14:paraId="68A87C32"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10F3437E" w14:textId="77777777" w:rsidR="00CF20A6" w:rsidRPr="00D71476" w:rsidRDefault="00CF20A6" w:rsidP="00CF20A6">
            <w:pPr>
              <w:jc w:val="center"/>
              <w:rPr>
                <w:color w:val="000000"/>
                <w:sz w:val="20"/>
                <w:szCs w:val="20"/>
              </w:rPr>
            </w:pPr>
            <w:r w:rsidRPr="00D71476">
              <w:rPr>
                <w:color w:val="000000"/>
                <w:sz w:val="20"/>
                <w:szCs w:val="20"/>
              </w:rPr>
              <w:t>2018</w:t>
            </w:r>
          </w:p>
        </w:tc>
        <w:tc>
          <w:tcPr>
            <w:tcW w:w="1072" w:type="dxa"/>
            <w:tcBorders>
              <w:top w:val="nil"/>
              <w:left w:val="nil"/>
              <w:bottom w:val="nil"/>
              <w:right w:val="nil"/>
            </w:tcBorders>
            <w:shd w:val="clear" w:color="auto" w:fill="auto"/>
            <w:noWrap/>
            <w:vAlign w:val="bottom"/>
            <w:hideMark/>
          </w:tcPr>
          <w:p w14:paraId="5F70F098" w14:textId="77777777" w:rsidR="00CF20A6" w:rsidRPr="00D71476" w:rsidRDefault="00CF20A6" w:rsidP="00CF20A6">
            <w:pPr>
              <w:jc w:val="center"/>
              <w:rPr>
                <w:color w:val="000000"/>
                <w:sz w:val="20"/>
                <w:szCs w:val="20"/>
              </w:rPr>
            </w:pPr>
          </w:p>
        </w:tc>
        <w:tc>
          <w:tcPr>
            <w:tcW w:w="661" w:type="dxa"/>
            <w:tcBorders>
              <w:top w:val="nil"/>
              <w:left w:val="nil"/>
              <w:bottom w:val="nil"/>
              <w:right w:val="nil"/>
            </w:tcBorders>
            <w:shd w:val="clear" w:color="auto" w:fill="auto"/>
            <w:noWrap/>
            <w:vAlign w:val="bottom"/>
            <w:hideMark/>
          </w:tcPr>
          <w:p w14:paraId="0ACADD6D" w14:textId="77777777" w:rsidR="00CF20A6" w:rsidRPr="00D71476" w:rsidRDefault="00CF20A6" w:rsidP="00CF20A6">
            <w:pPr>
              <w:jc w:val="center"/>
              <w:rPr>
                <w:sz w:val="20"/>
                <w:szCs w:val="20"/>
              </w:rPr>
            </w:pPr>
          </w:p>
        </w:tc>
        <w:tc>
          <w:tcPr>
            <w:tcW w:w="661" w:type="dxa"/>
            <w:tcBorders>
              <w:top w:val="nil"/>
              <w:left w:val="nil"/>
              <w:bottom w:val="nil"/>
              <w:right w:val="nil"/>
            </w:tcBorders>
            <w:shd w:val="clear" w:color="auto" w:fill="auto"/>
            <w:noWrap/>
            <w:vAlign w:val="bottom"/>
            <w:hideMark/>
          </w:tcPr>
          <w:p w14:paraId="239D48C9" w14:textId="77777777" w:rsidR="00CF20A6" w:rsidRPr="00D71476" w:rsidRDefault="00CF20A6" w:rsidP="00CF20A6">
            <w:pPr>
              <w:jc w:val="center"/>
              <w:rPr>
                <w:color w:val="000000"/>
                <w:sz w:val="20"/>
                <w:szCs w:val="20"/>
              </w:rPr>
            </w:pPr>
            <w:r w:rsidRPr="00D71476">
              <w:rPr>
                <w:color w:val="000000"/>
                <w:sz w:val="20"/>
                <w:szCs w:val="20"/>
              </w:rPr>
              <w:t>120</w:t>
            </w:r>
          </w:p>
        </w:tc>
        <w:tc>
          <w:tcPr>
            <w:tcW w:w="1050" w:type="dxa"/>
            <w:tcBorders>
              <w:top w:val="nil"/>
              <w:left w:val="nil"/>
              <w:bottom w:val="nil"/>
              <w:right w:val="nil"/>
            </w:tcBorders>
            <w:shd w:val="clear" w:color="auto" w:fill="auto"/>
            <w:noWrap/>
            <w:vAlign w:val="bottom"/>
            <w:hideMark/>
          </w:tcPr>
          <w:p w14:paraId="63FE049C"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2303BA5A"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6110D4D4" w14:textId="77777777" w:rsidR="00CF20A6" w:rsidRPr="00D71476" w:rsidRDefault="00CF20A6" w:rsidP="00CF20A6">
            <w:pPr>
              <w:jc w:val="center"/>
              <w:rPr>
                <w:color w:val="000000"/>
                <w:sz w:val="20"/>
                <w:szCs w:val="20"/>
              </w:rPr>
            </w:pPr>
            <w:r w:rsidRPr="00D71476">
              <w:rPr>
                <w:color w:val="000000"/>
                <w:sz w:val="20"/>
                <w:szCs w:val="20"/>
              </w:rPr>
              <w:t>35</w:t>
            </w:r>
          </w:p>
        </w:tc>
        <w:tc>
          <w:tcPr>
            <w:tcW w:w="784" w:type="dxa"/>
            <w:tcBorders>
              <w:top w:val="nil"/>
              <w:left w:val="nil"/>
              <w:bottom w:val="nil"/>
              <w:right w:val="nil"/>
            </w:tcBorders>
            <w:shd w:val="clear" w:color="auto" w:fill="auto"/>
            <w:noWrap/>
            <w:vAlign w:val="bottom"/>
            <w:hideMark/>
          </w:tcPr>
          <w:p w14:paraId="5DC1A374" w14:textId="77777777" w:rsidR="00CF20A6" w:rsidRPr="00D71476" w:rsidRDefault="00CF20A6" w:rsidP="00CF20A6">
            <w:pPr>
              <w:jc w:val="center"/>
              <w:rPr>
                <w:color w:val="000000"/>
                <w:sz w:val="20"/>
                <w:szCs w:val="20"/>
              </w:rPr>
            </w:pPr>
          </w:p>
        </w:tc>
      </w:tr>
      <w:tr w:rsidR="007D570A" w:rsidRPr="00D71476" w14:paraId="1A940FEA" w14:textId="77777777" w:rsidTr="00C56078">
        <w:trPr>
          <w:trHeight w:val="320"/>
          <w:jc w:val="center"/>
        </w:trPr>
        <w:tc>
          <w:tcPr>
            <w:tcW w:w="661" w:type="dxa"/>
            <w:tcBorders>
              <w:top w:val="nil"/>
              <w:left w:val="nil"/>
              <w:right w:val="nil"/>
            </w:tcBorders>
            <w:shd w:val="clear" w:color="auto" w:fill="auto"/>
            <w:noWrap/>
            <w:vAlign w:val="bottom"/>
            <w:hideMark/>
          </w:tcPr>
          <w:p w14:paraId="22B168F3" w14:textId="77777777" w:rsidR="00CF20A6" w:rsidRPr="00D71476" w:rsidRDefault="00CF20A6" w:rsidP="00CF20A6">
            <w:pPr>
              <w:jc w:val="center"/>
              <w:rPr>
                <w:color w:val="000000"/>
                <w:sz w:val="20"/>
                <w:szCs w:val="20"/>
              </w:rPr>
            </w:pPr>
            <w:r w:rsidRPr="00D71476">
              <w:rPr>
                <w:color w:val="000000"/>
                <w:sz w:val="20"/>
                <w:szCs w:val="20"/>
              </w:rPr>
              <w:t>2019</w:t>
            </w:r>
          </w:p>
        </w:tc>
        <w:tc>
          <w:tcPr>
            <w:tcW w:w="1072" w:type="dxa"/>
            <w:tcBorders>
              <w:top w:val="nil"/>
              <w:left w:val="nil"/>
              <w:right w:val="nil"/>
            </w:tcBorders>
            <w:shd w:val="clear" w:color="auto" w:fill="auto"/>
            <w:noWrap/>
            <w:vAlign w:val="bottom"/>
            <w:hideMark/>
          </w:tcPr>
          <w:p w14:paraId="0B140381" w14:textId="77777777" w:rsidR="00CF20A6" w:rsidRPr="00D71476" w:rsidRDefault="00CF20A6" w:rsidP="00CF20A6">
            <w:pPr>
              <w:jc w:val="center"/>
              <w:rPr>
                <w:color w:val="000000"/>
                <w:sz w:val="20"/>
                <w:szCs w:val="20"/>
              </w:rPr>
            </w:pPr>
          </w:p>
        </w:tc>
        <w:tc>
          <w:tcPr>
            <w:tcW w:w="661" w:type="dxa"/>
            <w:tcBorders>
              <w:top w:val="nil"/>
              <w:left w:val="nil"/>
              <w:right w:val="nil"/>
            </w:tcBorders>
            <w:shd w:val="clear" w:color="auto" w:fill="auto"/>
            <w:noWrap/>
            <w:vAlign w:val="bottom"/>
            <w:hideMark/>
          </w:tcPr>
          <w:p w14:paraId="19D71B72" w14:textId="77777777" w:rsidR="00CF20A6" w:rsidRPr="00D71476" w:rsidRDefault="00CF20A6" w:rsidP="00CF20A6">
            <w:pPr>
              <w:jc w:val="center"/>
              <w:rPr>
                <w:sz w:val="20"/>
                <w:szCs w:val="20"/>
              </w:rPr>
            </w:pPr>
          </w:p>
        </w:tc>
        <w:tc>
          <w:tcPr>
            <w:tcW w:w="661" w:type="dxa"/>
            <w:tcBorders>
              <w:top w:val="nil"/>
              <w:left w:val="nil"/>
              <w:right w:val="nil"/>
            </w:tcBorders>
            <w:shd w:val="clear" w:color="auto" w:fill="auto"/>
            <w:noWrap/>
            <w:vAlign w:val="bottom"/>
            <w:hideMark/>
          </w:tcPr>
          <w:p w14:paraId="6C44A500" w14:textId="77777777" w:rsidR="00CF20A6" w:rsidRPr="00D71476" w:rsidRDefault="00CF20A6" w:rsidP="00CF20A6">
            <w:pPr>
              <w:jc w:val="center"/>
              <w:rPr>
                <w:color w:val="000000"/>
                <w:sz w:val="20"/>
                <w:szCs w:val="20"/>
              </w:rPr>
            </w:pPr>
            <w:r w:rsidRPr="00D71476">
              <w:rPr>
                <w:color w:val="000000"/>
                <w:sz w:val="20"/>
                <w:szCs w:val="20"/>
              </w:rPr>
              <w:t>158</w:t>
            </w:r>
          </w:p>
        </w:tc>
        <w:tc>
          <w:tcPr>
            <w:tcW w:w="1050" w:type="dxa"/>
            <w:tcBorders>
              <w:top w:val="nil"/>
              <w:left w:val="nil"/>
              <w:right w:val="nil"/>
            </w:tcBorders>
            <w:shd w:val="clear" w:color="auto" w:fill="auto"/>
            <w:noWrap/>
            <w:vAlign w:val="bottom"/>
            <w:hideMark/>
          </w:tcPr>
          <w:p w14:paraId="207AE0DF" w14:textId="77777777" w:rsidR="00CF20A6" w:rsidRPr="00D71476" w:rsidRDefault="00CF20A6" w:rsidP="00CF20A6">
            <w:pPr>
              <w:jc w:val="center"/>
              <w:rPr>
                <w:color w:val="000000"/>
                <w:sz w:val="20"/>
                <w:szCs w:val="20"/>
              </w:rPr>
            </w:pPr>
          </w:p>
        </w:tc>
        <w:tc>
          <w:tcPr>
            <w:tcW w:w="1295" w:type="dxa"/>
            <w:tcBorders>
              <w:top w:val="nil"/>
              <w:left w:val="nil"/>
              <w:right w:val="nil"/>
            </w:tcBorders>
            <w:shd w:val="clear" w:color="auto" w:fill="auto"/>
            <w:noWrap/>
            <w:vAlign w:val="bottom"/>
            <w:hideMark/>
          </w:tcPr>
          <w:p w14:paraId="251185D5" w14:textId="77777777" w:rsidR="00CF20A6" w:rsidRPr="00D71476" w:rsidRDefault="00CF20A6" w:rsidP="00CF20A6">
            <w:pPr>
              <w:jc w:val="center"/>
              <w:rPr>
                <w:sz w:val="20"/>
                <w:szCs w:val="20"/>
              </w:rPr>
            </w:pPr>
          </w:p>
        </w:tc>
        <w:tc>
          <w:tcPr>
            <w:tcW w:w="1121" w:type="dxa"/>
            <w:tcBorders>
              <w:top w:val="nil"/>
              <w:left w:val="nil"/>
              <w:right w:val="nil"/>
            </w:tcBorders>
            <w:shd w:val="clear" w:color="auto" w:fill="auto"/>
            <w:noWrap/>
            <w:vAlign w:val="bottom"/>
            <w:hideMark/>
          </w:tcPr>
          <w:p w14:paraId="2C480669" w14:textId="77777777" w:rsidR="00CF20A6" w:rsidRPr="00D71476" w:rsidRDefault="00CF20A6" w:rsidP="00CF20A6">
            <w:pPr>
              <w:jc w:val="center"/>
              <w:rPr>
                <w:color w:val="000000"/>
                <w:sz w:val="20"/>
                <w:szCs w:val="20"/>
              </w:rPr>
            </w:pPr>
            <w:r w:rsidRPr="00D71476">
              <w:rPr>
                <w:color w:val="000000"/>
                <w:sz w:val="20"/>
                <w:szCs w:val="20"/>
              </w:rPr>
              <w:t>15</w:t>
            </w:r>
          </w:p>
        </w:tc>
        <w:tc>
          <w:tcPr>
            <w:tcW w:w="784" w:type="dxa"/>
            <w:tcBorders>
              <w:top w:val="nil"/>
              <w:left w:val="nil"/>
              <w:right w:val="nil"/>
            </w:tcBorders>
            <w:shd w:val="clear" w:color="auto" w:fill="auto"/>
            <w:noWrap/>
            <w:vAlign w:val="bottom"/>
            <w:hideMark/>
          </w:tcPr>
          <w:p w14:paraId="622AAF4D" w14:textId="77777777" w:rsidR="00CF20A6" w:rsidRPr="00D71476" w:rsidRDefault="00CF20A6" w:rsidP="00CF20A6">
            <w:pPr>
              <w:jc w:val="center"/>
              <w:rPr>
                <w:color w:val="000000"/>
                <w:sz w:val="20"/>
                <w:szCs w:val="20"/>
              </w:rPr>
            </w:pPr>
          </w:p>
        </w:tc>
      </w:tr>
      <w:tr w:rsidR="007D570A" w:rsidRPr="00D71476" w14:paraId="2210B96E" w14:textId="77777777" w:rsidTr="00C56078">
        <w:trPr>
          <w:trHeight w:val="320"/>
          <w:jc w:val="center"/>
        </w:trPr>
        <w:tc>
          <w:tcPr>
            <w:tcW w:w="661" w:type="dxa"/>
            <w:tcBorders>
              <w:top w:val="nil"/>
              <w:left w:val="nil"/>
              <w:bottom w:val="single" w:sz="4" w:space="0" w:color="auto"/>
              <w:right w:val="nil"/>
            </w:tcBorders>
            <w:shd w:val="clear" w:color="auto" w:fill="auto"/>
            <w:noWrap/>
            <w:vAlign w:val="bottom"/>
            <w:hideMark/>
          </w:tcPr>
          <w:p w14:paraId="3D334FE9" w14:textId="77777777" w:rsidR="00CF20A6" w:rsidRPr="00D71476" w:rsidRDefault="00CF20A6" w:rsidP="00CF20A6">
            <w:pPr>
              <w:jc w:val="center"/>
              <w:rPr>
                <w:color w:val="000000"/>
                <w:sz w:val="20"/>
                <w:szCs w:val="20"/>
              </w:rPr>
            </w:pPr>
            <w:r w:rsidRPr="00D71476">
              <w:rPr>
                <w:color w:val="000000"/>
                <w:sz w:val="20"/>
                <w:szCs w:val="20"/>
              </w:rPr>
              <w:t>2020</w:t>
            </w:r>
          </w:p>
        </w:tc>
        <w:tc>
          <w:tcPr>
            <w:tcW w:w="1072" w:type="dxa"/>
            <w:tcBorders>
              <w:top w:val="nil"/>
              <w:left w:val="nil"/>
              <w:bottom w:val="single" w:sz="4" w:space="0" w:color="auto"/>
              <w:right w:val="nil"/>
            </w:tcBorders>
            <w:shd w:val="clear" w:color="auto" w:fill="auto"/>
            <w:noWrap/>
            <w:vAlign w:val="bottom"/>
            <w:hideMark/>
          </w:tcPr>
          <w:p w14:paraId="748D778E" w14:textId="77777777" w:rsidR="00CF20A6" w:rsidRPr="00D71476" w:rsidRDefault="00CF20A6" w:rsidP="00CF20A6">
            <w:pPr>
              <w:jc w:val="center"/>
              <w:rPr>
                <w:color w:val="000000"/>
                <w:sz w:val="20"/>
                <w:szCs w:val="20"/>
              </w:rPr>
            </w:pPr>
          </w:p>
        </w:tc>
        <w:tc>
          <w:tcPr>
            <w:tcW w:w="661" w:type="dxa"/>
            <w:tcBorders>
              <w:top w:val="nil"/>
              <w:left w:val="nil"/>
              <w:bottom w:val="single" w:sz="4" w:space="0" w:color="auto"/>
              <w:right w:val="nil"/>
            </w:tcBorders>
            <w:shd w:val="clear" w:color="auto" w:fill="auto"/>
            <w:noWrap/>
            <w:vAlign w:val="bottom"/>
            <w:hideMark/>
          </w:tcPr>
          <w:p w14:paraId="72308196" w14:textId="77777777" w:rsidR="00CF20A6" w:rsidRPr="00D71476" w:rsidRDefault="00CF20A6" w:rsidP="00CF20A6">
            <w:pPr>
              <w:jc w:val="center"/>
              <w:rPr>
                <w:sz w:val="20"/>
                <w:szCs w:val="20"/>
              </w:rPr>
            </w:pPr>
          </w:p>
        </w:tc>
        <w:tc>
          <w:tcPr>
            <w:tcW w:w="661" w:type="dxa"/>
            <w:tcBorders>
              <w:top w:val="nil"/>
              <w:left w:val="nil"/>
              <w:bottom w:val="single" w:sz="4" w:space="0" w:color="auto"/>
              <w:right w:val="nil"/>
            </w:tcBorders>
            <w:shd w:val="clear" w:color="auto" w:fill="auto"/>
            <w:noWrap/>
            <w:vAlign w:val="bottom"/>
            <w:hideMark/>
          </w:tcPr>
          <w:p w14:paraId="49E85333" w14:textId="77777777" w:rsidR="00CF20A6" w:rsidRPr="00D71476" w:rsidRDefault="00CF20A6" w:rsidP="00CF20A6">
            <w:pPr>
              <w:jc w:val="center"/>
              <w:rPr>
                <w:color w:val="000000"/>
                <w:sz w:val="20"/>
                <w:szCs w:val="20"/>
              </w:rPr>
            </w:pPr>
            <w:r w:rsidRPr="00D71476">
              <w:rPr>
                <w:color w:val="000000"/>
                <w:sz w:val="20"/>
                <w:szCs w:val="20"/>
              </w:rPr>
              <w:t>162</w:t>
            </w:r>
          </w:p>
        </w:tc>
        <w:tc>
          <w:tcPr>
            <w:tcW w:w="1050" w:type="dxa"/>
            <w:tcBorders>
              <w:top w:val="nil"/>
              <w:left w:val="nil"/>
              <w:bottom w:val="single" w:sz="4" w:space="0" w:color="auto"/>
              <w:right w:val="nil"/>
            </w:tcBorders>
            <w:shd w:val="clear" w:color="auto" w:fill="auto"/>
            <w:noWrap/>
            <w:vAlign w:val="bottom"/>
            <w:hideMark/>
          </w:tcPr>
          <w:p w14:paraId="70CCA12B" w14:textId="77777777" w:rsidR="00CF20A6" w:rsidRPr="00D71476" w:rsidRDefault="00CF20A6" w:rsidP="00CF20A6">
            <w:pPr>
              <w:jc w:val="center"/>
              <w:rPr>
                <w:color w:val="000000"/>
                <w:sz w:val="20"/>
                <w:szCs w:val="20"/>
              </w:rPr>
            </w:pPr>
          </w:p>
        </w:tc>
        <w:tc>
          <w:tcPr>
            <w:tcW w:w="1295" w:type="dxa"/>
            <w:tcBorders>
              <w:top w:val="nil"/>
              <w:left w:val="nil"/>
              <w:bottom w:val="single" w:sz="4" w:space="0" w:color="auto"/>
              <w:right w:val="nil"/>
            </w:tcBorders>
            <w:shd w:val="clear" w:color="auto" w:fill="auto"/>
            <w:noWrap/>
            <w:vAlign w:val="bottom"/>
            <w:hideMark/>
          </w:tcPr>
          <w:p w14:paraId="754FE00F" w14:textId="77777777" w:rsidR="00CF20A6" w:rsidRPr="00D71476" w:rsidRDefault="00CF20A6" w:rsidP="00CF20A6">
            <w:pPr>
              <w:jc w:val="center"/>
              <w:rPr>
                <w:sz w:val="20"/>
                <w:szCs w:val="20"/>
              </w:rPr>
            </w:pPr>
          </w:p>
        </w:tc>
        <w:tc>
          <w:tcPr>
            <w:tcW w:w="1121" w:type="dxa"/>
            <w:tcBorders>
              <w:top w:val="nil"/>
              <w:left w:val="nil"/>
              <w:bottom w:val="single" w:sz="4" w:space="0" w:color="auto"/>
              <w:right w:val="nil"/>
            </w:tcBorders>
            <w:shd w:val="clear" w:color="auto" w:fill="auto"/>
            <w:noWrap/>
            <w:vAlign w:val="bottom"/>
            <w:hideMark/>
          </w:tcPr>
          <w:p w14:paraId="14539FF4" w14:textId="77777777" w:rsidR="00CF20A6" w:rsidRPr="00D71476" w:rsidRDefault="00CF20A6" w:rsidP="00CF20A6">
            <w:pPr>
              <w:jc w:val="center"/>
              <w:rPr>
                <w:sz w:val="20"/>
                <w:szCs w:val="20"/>
              </w:rPr>
            </w:pPr>
          </w:p>
        </w:tc>
        <w:tc>
          <w:tcPr>
            <w:tcW w:w="784" w:type="dxa"/>
            <w:tcBorders>
              <w:top w:val="nil"/>
              <w:left w:val="nil"/>
              <w:bottom w:val="single" w:sz="4" w:space="0" w:color="auto"/>
              <w:right w:val="nil"/>
            </w:tcBorders>
            <w:shd w:val="clear" w:color="auto" w:fill="auto"/>
            <w:noWrap/>
            <w:vAlign w:val="bottom"/>
            <w:hideMark/>
          </w:tcPr>
          <w:p w14:paraId="672C1AE5" w14:textId="77777777" w:rsidR="00CF20A6" w:rsidRPr="00D71476" w:rsidRDefault="00CF20A6" w:rsidP="00CF20A6">
            <w:pPr>
              <w:jc w:val="center"/>
              <w:rPr>
                <w:sz w:val="20"/>
                <w:szCs w:val="20"/>
              </w:rPr>
            </w:pPr>
          </w:p>
        </w:tc>
      </w:tr>
    </w:tbl>
    <w:p w14:paraId="2B474F8B" w14:textId="0C62D740" w:rsidR="00CF20A6" w:rsidRPr="00D71476" w:rsidRDefault="00CF20A6" w:rsidP="009A340C">
      <w:pPr>
        <w:ind w:left="990" w:right="990"/>
        <w:rPr>
          <w:sz w:val="20"/>
          <w:szCs w:val="20"/>
        </w:rPr>
      </w:pPr>
      <w:r w:rsidRPr="00D71476">
        <w:rPr>
          <w:b/>
          <w:bCs/>
          <w:sz w:val="20"/>
          <w:szCs w:val="20"/>
        </w:rPr>
        <w:t xml:space="preserve">Table 2: </w:t>
      </w:r>
      <w:r w:rsidRPr="00D71476">
        <w:rPr>
          <w:sz w:val="20"/>
          <w:szCs w:val="20"/>
        </w:rPr>
        <w:t xml:space="preserve">Sample sizes after </w:t>
      </w:r>
      <w:r w:rsidR="007D570A" w:rsidRPr="00D71476">
        <w:rPr>
          <w:sz w:val="20"/>
          <w:szCs w:val="20"/>
        </w:rPr>
        <w:t xml:space="preserve">genotype </w:t>
      </w:r>
      <w:commentRangeStart w:id="55"/>
      <w:r w:rsidR="007D570A" w:rsidRPr="00D71476">
        <w:rPr>
          <w:sz w:val="20"/>
          <w:szCs w:val="20"/>
        </w:rPr>
        <w:t xml:space="preserve">quality </w:t>
      </w:r>
      <w:r w:rsidRPr="00D71476">
        <w:rPr>
          <w:sz w:val="20"/>
          <w:szCs w:val="20"/>
        </w:rPr>
        <w:t xml:space="preserve">filtering </w:t>
      </w:r>
      <w:commentRangeEnd w:id="55"/>
      <w:r w:rsidR="000E20F1">
        <w:rPr>
          <w:rStyle w:val="CommentReference"/>
        </w:rPr>
        <w:commentReference w:id="55"/>
      </w:r>
      <w:r w:rsidR="007D570A" w:rsidRPr="00D71476">
        <w:rPr>
          <w:sz w:val="20"/>
          <w:szCs w:val="20"/>
        </w:rPr>
        <w:t>of</w:t>
      </w:r>
      <w:r w:rsidRPr="00D71476">
        <w:rPr>
          <w:sz w:val="20"/>
          <w:szCs w:val="20"/>
        </w:rPr>
        <w:t xml:space="preserve"> salmon initially encountered at McKenzie or Leaburg Hatcheries (Hatchery</w:t>
      </w:r>
      <w:r w:rsidR="007D570A" w:rsidRPr="00D71476">
        <w:rPr>
          <w:sz w:val="20"/>
          <w:szCs w:val="20"/>
        </w:rPr>
        <w:t xml:space="preserve"> Outplant</w:t>
      </w:r>
      <w:r w:rsidRPr="00D71476">
        <w:rPr>
          <w:sz w:val="20"/>
          <w:szCs w:val="20"/>
        </w:rPr>
        <w:t xml:space="preserve">), at </w:t>
      </w:r>
      <w:r w:rsidR="00B8490A">
        <w:rPr>
          <w:sz w:val="20"/>
          <w:szCs w:val="20"/>
        </w:rPr>
        <w:t>Cougar Trap</w:t>
      </w:r>
      <w:r w:rsidRPr="00D71476">
        <w:rPr>
          <w:sz w:val="20"/>
          <w:szCs w:val="20"/>
        </w:rPr>
        <w:t xml:space="preserve">, during spawning ground surveys (SGS) above or below </w:t>
      </w:r>
      <w:r w:rsidR="00B8490A">
        <w:rPr>
          <w:sz w:val="20"/>
          <w:szCs w:val="20"/>
        </w:rPr>
        <w:t>Cougar Dam</w:t>
      </w:r>
      <w:r w:rsidRPr="00D71476">
        <w:rPr>
          <w:sz w:val="20"/>
          <w:szCs w:val="20"/>
        </w:rPr>
        <w:t xml:space="preserve">, or as precocial males observed on the spawning grounds above </w:t>
      </w:r>
      <w:r w:rsidR="00B8490A">
        <w:rPr>
          <w:sz w:val="20"/>
          <w:szCs w:val="20"/>
        </w:rPr>
        <w:t>Cougar Dam</w:t>
      </w:r>
      <w:r w:rsidRPr="00D71476">
        <w:rPr>
          <w:sz w:val="20"/>
          <w:szCs w:val="20"/>
        </w:rPr>
        <w:t xml:space="preserve">. Note that all Hatchery </w:t>
      </w:r>
      <w:r w:rsidR="007D570A" w:rsidRPr="00D71476">
        <w:rPr>
          <w:sz w:val="20"/>
          <w:szCs w:val="20"/>
        </w:rPr>
        <w:t>Outplants</w:t>
      </w:r>
      <w:r w:rsidRPr="00D71476">
        <w:rPr>
          <w:sz w:val="20"/>
          <w:szCs w:val="20"/>
        </w:rPr>
        <w:t xml:space="preserve"> </w:t>
      </w:r>
      <w:r w:rsidR="007D570A" w:rsidRPr="00D71476">
        <w:rPr>
          <w:sz w:val="20"/>
          <w:szCs w:val="20"/>
        </w:rPr>
        <w:t xml:space="preserve">are HOR, </w:t>
      </w:r>
      <w:r w:rsidR="00B8490A">
        <w:rPr>
          <w:sz w:val="20"/>
          <w:szCs w:val="20"/>
        </w:rPr>
        <w:t>Cougar Trap</w:t>
      </w:r>
      <w:r w:rsidR="007D570A" w:rsidRPr="00D71476">
        <w:rPr>
          <w:sz w:val="20"/>
          <w:szCs w:val="20"/>
        </w:rPr>
        <w:t xml:space="preserve"> salmon include both NOR</w:t>
      </w:r>
      <w:r w:rsidR="006F0FFA">
        <w:rPr>
          <w:sz w:val="20"/>
          <w:szCs w:val="20"/>
        </w:rPr>
        <w:t>,</w:t>
      </w:r>
      <w:r w:rsidR="007D570A" w:rsidRPr="00D71476">
        <w:rPr>
          <w:sz w:val="20"/>
          <w:szCs w:val="20"/>
        </w:rPr>
        <w:t xml:space="preserve"> HOR</w:t>
      </w:r>
      <w:r w:rsidR="006F0FFA">
        <w:rPr>
          <w:sz w:val="20"/>
          <w:szCs w:val="20"/>
        </w:rPr>
        <w:t xml:space="preserve"> and unknown origin salmon</w:t>
      </w:r>
      <w:r w:rsidR="007D570A" w:rsidRPr="00D71476">
        <w:rPr>
          <w:sz w:val="20"/>
          <w:szCs w:val="20"/>
        </w:rPr>
        <w:t>, and all precocial males and SGS salmon are NOR.</w:t>
      </w:r>
      <w:r w:rsidR="00C56078" w:rsidRPr="00D71476">
        <w:rPr>
          <w:sz w:val="20"/>
          <w:szCs w:val="20"/>
        </w:rPr>
        <w:t xml:space="preserve"> </w:t>
      </w:r>
    </w:p>
    <w:p w14:paraId="4EE08444" w14:textId="40930DFB" w:rsidR="00773A76" w:rsidRPr="00D71476" w:rsidRDefault="00773A76" w:rsidP="005741DF">
      <w:pPr>
        <w:spacing w:line="360" w:lineRule="auto"/>
        <w:rPr>
          <w:u w:val="single"/>
        </w:rPr>
      </w:pPr>
    </w:p>
    <w:p w14:paraId="648C35A4" w14:textId="423ABE16" w:rsidR="00773A76" w:rsidRPr="00D71476" w:rsidRDefault="00D92125" w:rsidP="005741DF">
      <w:pPr>
        <w:spacing w:line="360" w:lineRule="auto"/>
        <w:rPr>
          <w:u w:val="single"/>
        </w:rPr>
      </w:pPr>
      <w:r w:rsidRPr="00D71476">
        <w:rPr>
          <w:u w:val="single"/>
        </w:rPr>
        <w:t>A</w:t>
      </w:r>
      <w:r w:rsidR="00773A76" w:rsidRPr="00D71476">
        <w:rPr>
          <w:u w:val="single"/>
        </w:rPr>
        <w:t>ssignment</w:t>
      </w:r>
    </w:p>
    <w:p w14:paraId="2E6597E5" w14:textId="2A9946F7" w:rsidR="008469FF" w:rsidRDefault="008117D5" w:rsidP="005741DF">
      <w:pPr>
        <w:spacing w:line="360" w:lineRule="auto"/>
      </w:pPr>
      <w:r w:rsidRPr="00D71476">
        <w:tab/>
        <w:t>We attempted to assign 2,915 potential offspring to 8,985 candidate parents (</w:t>
      </w:r>
      <w:r w:rsidR="004B1E4A" w:rsidRPr="00D71476">
        <w:t>T</w:t>
      </w:r>
      <w:r w:rsidRPr="00D71476">
        <w:t>ables 3 and 4</w:t>
      </w:r>
      <w:r w:rsidR="004B1E4A" w:rsidRPr="00D71476">
        <w:t>,</w:t>
      </w:r>
      <w:r w:rsidRPr="00D71476">
        <w:t xml:space="preserve"> respectively). Of these 2,915 offspring, </w:t>
      </w:r>
      <w:r w:rsidR="00003A77">
        <w:t>1,669</w:t>
      </w:r>
      <w:r w:rsidRPr="00D71476">
        <w:t xml:space="preserve"> assigned to </w:t>
      </w:r>
      <w:r w:rsidR="00003A77">
        <w:t>1,681</w:t>
      </w:r>
      <w:r w:rsidRPr="00D71476">
        <w:t xml:space="preserve"> </w:t>
      </w:r>
      <w:r w:rsidR="00003A77">
        <w:t xml:space="preserve">successful </w:t>
      </w:r>
      <w:r w:rsidRPr="00D71476">
        <w:t>parents for an overall assignment rate of</w:t>
      </w:r>
      <w:r w:rsidR="00745BFC">
        <w:t xml:space="preserve"> potential offspring of</w:t>
      </w:r>
      <w:r w:rsidRPr="00D71476">
        <w:t xml:space="preserve"> </w:t>
      </w:r>
      <w:r w:rsidR="00003A77">
        <w:t>57%</w:t>
      </w:r>
      <w:r w:rsidR="009975A3" w:rsidRPr="00D71476">
        <w:t xml:space="preserve"> </w:t>
      </w:r>
      <w:r w:rsidR="00745BFC">
        <w:t xml:space="preserve">(1,669 / </w:t>
      </w:r>
      <w:r w:rsidR="00745BFC" w:rsidRPr="00D71476">
        <w:t>2,915</w:t>
      </w:r>
      <w:r w:rsidR="00745BFC">
        <w:t xml:space="preserve">) </w:t>
      </w:r>
      <w:r w:rsidR="00745BFC" w:rsidRPr="00D71476">
        <w:t xml:space="preserve">(Table 4). </w:t>
      </w:r>
      <w:r w:rsidR="00003A77">
        <w:t xml:space="preserve">In the eight years when </w:t>
      </w:r>
      <w:r w:rsidR="008469FF">
        <w:t>all candidate parents of potential offspring are sampled (2013 - 2020)</w:t>
      </w:r>
      <w:r w:rsidR="00745BFC">
        <w:t>,</w:t>
      </w:r>
      <w:r w:rsidR="008469FF">
        <w:t xml:space="preserve"> the assignment rate was 67% </w:t>
      </w:r>
      <w:r w:rsidR="00745BFC">
        <w:t xml:space="preserve">(1,183 / 1783) </w:t>
      </w:r>
      <w:r w:rsidR="008469FF">
        <w:t>and varied across years from 51% in 2019 to 94% in 2020 (Table 4</w:t>
      </w:r>
      <w:r w:rsidR="00745BFC">
        <w:t>, Fig. 6</w:t>
      </w:r>
      <w:r w:rsidR="008469FF">
        <w:t xml:space="preserve">). </w:t>
      </w:r>
    </w:p>
    <w:p w14:paraId="79D04BF3" w14:textId="67046362" w:rsidR="008117D5" w:rsidRPr="00D71476" w:rsidRDefault="004B1E4A" w:rsidP="008469FF">
      <w:pPr>
        <w:spacing w:line="360" w:lineRule="auto"/>
        <w:ind w:firstLine="720"/>
      </w:pPr>
      <w:r w:rsidRPr="00D71476">
        <w:t xml:space="preserve">For the six offspring years when pedigrees were inferred in </w:t>
      </w:r>
      <w:r w:rsidR="008469FF">
        <w:t xml:space="preserve">both </w:t>
      </w:r>
      <w:r w:rsidRPr="00D71476">
        <w:t>this report and in previous reports</w:t>
      </w:r>
      <w:r w:rsidR="008469FF">
        <w:t>,</w:t>
      </w:r>
      <w:r w:rsidRPr="00D71476">
        <w:t xml:space="preserve"> the average </w:t>
      </w:r>
      <w:commentRangeStart w:id="56"/>
      <w:r w:rsidRPr="00D71476">
        <w:t xml:space="preserve">absolute difference in assignment rate for was </w:t>
      </w:r>
      <w:r w:rsidR="005D56C5" w:rsidRPr="00D71476">
        <w:t>0.7</w:t>
      </w:r>
      <w:r w:rsidRPr="00D71476">
        <w:t>%</w:t>
      </w:r>
      <w:r w:rsidR="009975A3" w:rsidRPr="00D71476">
        <w:t xml:space="preserve"> </w:t>
      </w:r>
      <w:commentRangeEnd w:id="56"/>
      <w:r w:rsidR="00DE4036">
        <w:rPr>
          <w:rStyle w:val="CommentReference"/>
        </w:rPr>
        <w:commentReference w:id="56"/>
      </w:r>
      <w:r w:rsidR="009975A3" w:rsidRPr="00D71476">
        <w:t xml:space="preserve">(Table </w:t>
      </w:r>
      <w:r w:rsidR="008469FF">
        <w:t>3</w:t>
      </w:r>
      <w:r w:rsidR="009975A3" w:rsidRPr="00D71476">
        <w:t>)</w:t>
      </w:r>
      <w:r w:rsidRPr="00D71476">
        <w:t>, indicating that changes to software versions, genotype quality filtering and assignment procedures had only a limited impact on the final pedigree.</w:t>
      </w:r>
      <w:r w:rsidR="00EF42EE" w:rsidRPr="00D71476">
        <w:t xml:space="preserve"> </w:t>
      </w:r>
    </w:p>
    <w:p w14:paraId="3A1D238F" w14:textId="0A31ABC4" w:rsidR="00562F61" w:rsidRDefault="00562F61" w:rsidP="005741DF">
      <w:pPr>
        <w:spacing w:line="360" w:lineRule="auto"/>
      </w:pPr>
    </w:p>
    <w:p w14:paraId="2E974144" w14:textId="7BAF96FB" w:rsidR="00ED707C" w:rsidRDefault="00ED707C" w:rsidP="005741DF">
      <w:pPr>
        <w:spacing w:line="360" w:lineRule="auto"/>
      </w:pPr>
    </w:p>
    <w:p w14:paraId="1A400DC0" w14:textId="77777777" w:rsidR="00ED707C" w:rsidRPr="00D71476" w:rsidRDefault="00ED707C" w:rsidP="005741DF">
      <w:pPr>
        <w:spacing w:line="360" w:lineRule="auto"/>
      </w:pPr>
    </w:p>
    <w:tbl>
      <w:tblPr>
        <w:tblW w:w="9000" w:type="dxa"/>
        <w:tblLook w:val="04A0" w:firstRow="1" w:lastRow="0" w:firstColumn="1" w:lastColumn="0" w:noHBand="0" w:noVBand="1"/>
      </w:tblPr>
      <w:tblGrid>
        <w:gridCol w:w="806"/>
        <w:gridCol w:w="903"/>
        <w:gridCol w:w="902"/>
        <w:gridCol w:w="1117"/>
        <w:gridCol w:w="378"/>
        <w:gridCol w:w="57"/>
        <w:gridCol w:w="910"/>
        <w:gridCol w:w="11"/>
        <w:gridCol w:w="1376"/>
        <w:gridCol w:w="1190"/>
        <w:gridCol w:w="1350"/>
      </w:tblGrid>
      <w:tr w:rsidR="00DC39BA" w:rsidRPr="00D71476" w14:paraId="330F03C7" w14:textId="77777777" w:rsidTr="009570A4">
        <w:trPr>
          <w:trHeight w:val="320"/>
        </w:trPr>
        <w:tc>
          <w:tcPr>
            <w:tcW w:w="806" w:type="dxa"/>
            <w:tcBorders>
              <w:top w:val="single" w:sz="4" w:space="0" w:color="auto"/>
              <w:left w:val="nil"/>
              <w:bottom w:val="single" w:sz="4" w:space="0" w:color="auto"/>
              <w:right w:val="nil"/>
            </w:tcBorders>
            <w:shd w:val="clear" w:color="auto" w:fill="auto"/>
            <w:noWrap/>
            <w:vAlign w:val="center"/>
          </w:tcPr>
          <w:p w14:paraId="5204C430" w14:textId="77777777" w:rsidR="00DC39BA" w:rsidRPr="00D71476" w:rsidRDefault="00DC39BA" w:rsidP="009975A3">
            <w:pPr>
              <w:jc w:val="center"/>
              <w:rPr>
                <w:b/>
                <w:bCs/>
                <w:color w:val="000000"/>
                <w:sz w:val="20"/>
                <w:szCs w:val="20"/>
              </w:rPr>
            </w:pPr>
          </w:p>
        </w:tc>
        <w:tc>
          <w:tcPr>
            <w:tcW w:w="2922" w:type="dxa"/>
            <w:gridSpan w:val="3"/>
            <w:tcBorders>
              <w:top w:val="single" w:sz="4" w:space="0" w:color="auto"/>
              <w:left w:val="nil"/>
              <w:bottom w:val="single" w:sz="4" w:space="0" w:color="auto"/>
              <w:right w:val="nil"/>
            </w:tcBorders>
            <w:shd w:val="clear" w:color="auto" w:fill="auto"/>
            <w:noWrap/>
            <w:vAlign w:val="center"/>
          </w:tcPr>
          <w:p w14:paraId="40114854" w14:textId="15AD4C71" w:rsidR="00DC39BA" w:rsidRPr="00D71476" w:rsidRDefault="00DC39BA" w:rsidP="00DC39BA">
            <w:pPr>
              <w:jc w:val="center"/>
              <w:rPr>
                <w:b/>
                <w:bCs/>
                <w:color w:val="000000"/>
                <w:sz w:val="20"/>
                <w:szCs w:val="20"/>
              </w:rPr>
            </w:pPr>
            <w:r w:rsidRPr="00D71476">
              <w:rPr>
                <w:b/>
                <w:bCs/>
                <w:color w:val="000000"/>
                <w:sz w:val="20"/>
                <w:szCs w:val="20"/>
              </w:rPr>
              <w:t>Overall</w:t>
            </w:r>
          </w:p>
        </w:tc>
        <w:tc>
          <w:tcPr>
            <w:tcW w:w="378" w:type="dxa"/>
            <w:tcBorders>
              <w:top w:val="single" w:sz="4" w:space="0" w:color="auto"/>
              <w:left w:val="nil"/>
              <w:right w:val="nil"/>
            </w:tcBorders>
          </w:tcPr>
          <w:p w14:paraId="704C5F23" w14:textId="0A8282A0" w:rsidR="00DC39BA" w:rsidRPr="00D71476" w:rsidRDefault="00DC39BA" w:rsidP="00DC39BA">
            <w:pPr>
              <w:jc w:val="center"/>
              <w:rPr>
                <w:b/>
                <w:bCs/>
                <w:color w:val="000000"/>
                <w:sz w:val="20"/>
                <w:szCs w:val="20"/>
              </w:rPr>
            </w:pPr>
            <w:r w:rsidRPr="00D71476">
              <w:rPr>
                <w:b/>
                <w:bCs/>
                <w:color w:val="000000"/>
                <w:sz w:val="20"/>
                <w:szCs w:val="20"/>
              </w:rPr>
              <w:t xml:space="preserve"> </w:t>
            </w:r>
          </w:p>
        </w:tc>
        <w:tc>
          <w:tcPr>
            <w:tcW w:w="4894" w:type="dxa"/>
            <w:gridSpan w:val="6"/>
            <w:tcBorders>
              <w:top w:val="single" w:sz="4" w:space="0" w:color="auto"/>
              <w:left w:val="nil"/>
              <w:bottom w:val="single" w:sz="4" w:space="0" w:color="auto"/>
              <w:right w:val="nil"/>
            </w:tcBorders>
            <w:vAlign w:val="center"/>
          </w:tcPr>
          <w:p w14:paraId="5FC8BD32" w14:textId="5E85B019" w:rsidR="00DC39BA" w:rsidRPr="00D71476" w:rsidRDefault="00B8490A" w:rsidP="00DC39BA">
            <w:pPr>
              <w:jc w:val="center"/>
              <w:rPr>
                <w:b/>
                <w:bCs/>
                <w:color w:val="000000"/>
                <w:sz w:val="20"/>
                <w:szCs w:val="20"/>
              </w:rPr>
            </w:pPr>
            <w:r>
              <w:rPr>
                <w:b/>
                <w:bCs/>
                <w:color w:val="000000"/>
                <w:sz w:val="20"/>
                <w:szCs w:val="20"/>
              </w:rPr>
              <w:t>Cougar Trap</w:t>
            </w:r>
            <w:commentRangeStart w:id="57"/>
            <w:commentRangeEnd w:id="57"/>
            <w:r w:rsidR="00B74F59" w:rsidRPr="00D71476">
              <w:rPr>
                <w:rStyle w:val="CommentReference"/>
              </w:rPr>
              <w:commentReference w:id="57"/>
            </w:r>
          </w:p>
        </w:tc>
      </w:tr>
      <w:tr w:rsidR="00DC39BA" w:rsidRPr="00D71476" w14:paraId="366DCBC8" w14:textId="77777777" w:rsidTr="009570A4">
        <w:trPr>
          <w:trHeight w:val="320"/>
        </w:trPr>
        <w:tc>
          <w:tcPr>
            <w:tcW w:w="806" w:type="dxa"/>
            <w:tcBorders>
              <w:left w:val="nil"/>
              <w:bottom w:val="single" w:sz="4" w:space="0" w:color="auto"/>
              <w:right w:val="nil"/>
            </w:tcBorders>
            <w:shd w:val="clear" w:color="auto" w:fill="auto"/>
            <w:noWrap/>
            <w:vAlign w:val="center"/>
            <w:hideMark/>
          </w:tcPr>
          <w:p w14:paraId="7409FAA7" w14:textId="77777777" w:rsidR="00DC39BA" w:rsidRPr="00D71476" w:rsidRDefault="00DC39BA" w:rsidP="009975A3">
            <w:pPr>
              <w:jc w:val="center"/>
              <w:rPr>
                <w:b/>
                <w:bCs/>
                <w:color w:val="000000"/>
                <w:sz w:val="20"/>
                <w:szCs w:val="20"/>
              </w:rPr>
            </w:pPr>
            <w:r w:rsidRPr="00D71476">
              <w:rPr>
                <w:b/>
                <w:bCs/>
                <w:color w:val="000000"/>
                <w:sz w:val="20"/>
                <w:szCs w:val="20"/>
              </w:rPr>
              <w:t>Year</w:t>
            </w:r>
          </w:p>
        </w:tc>
        <w:tc>
          <w:tcPr>
            <w:tcW w:w="903" w:type="dxa"/>
            <w:tcBorders>
              <w:left w:val="nil"/>
              <w:bottom w:val="single" w:sz="4" w:space="0" w:color="auto"/>
              <w:right w:val="nil"/>
            </w:tcBorders>
            <w:shd w:val="clear" w:color="auto" w:fill="auto"/>
            <w:noWrap/>
            <w:vAlign w:val="center"/>
            <w:hideMark/>
          </w:tcPr>
          <w:p w14:paraId="3DE1C816" w14:textId="77777777" w:rsidR="00DC39BA" w:rsidRPr="00D71476" w:rsidRDefault="00DC39BA" w:rsidP="009975A3">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potential</w:t>
            </w:r>
            <w:proofErr w:type="spellEnd"/>
            <w:r w:rsidRPr="00D71476">
              <w:rPr>
                <w:b/>
                <w:bCs/>
                <w:i/>
                <w:iCs/>
                <w:color w:val="000000"/>
                <w:sz w:val="20"/>
                <w:szCs w:val="20"/>
                <w:vertAlign w:val="subscript"/>
              </w:rPr>
              <w:t xml:space="preserve"> offspring</w:t>
            </w:r>
          </w:p>
        </w:tc>
        <w:tc>
          <w:tcPr>
            <w:tcW w:w="902" w:type="dxa"/>
            <w:tcBorders>
              <w:left w:val="nil"/>
              <w:bottom w:val="single" w:sz="4" w:space="0" w:color="auto"/>
              <w:right w:val="nil"/>
            </w:tcBorders>
            <w:shd w:val="clear" w:color="auto" w:fill="auto"/>
            <w:noWrap/>
            <w:vAlign w:val="center"/>
            <w:hideMark/>
          </w:tcPr>
          <w:p w14:paraId="19C5D1BB" w14:textId="77777777" w:rsidR="00DC39BA" w:rsidRPr="00D71476" w:rsidRDefault="00DC39BA" w:rsidP="009975A3">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assigned</w:t>
            </w:r>
            <w:proofErr w:type="spellEnd"/>
          </w:p>
        </w:tc>
        <w:tc>
          <w:tcPr>
            <w:tcW w:w="1117" w:type="dxa"/>
            <w:tcBorders>
              <w:left w:val="nil"/>
              <w:bottom w:val="single" w:sz="4" w:space="0" w:color="auto"/>
              <w:right w:val="nil"/>
            </w:tcBorders>
            <w:shd w:val="clear" w:color="auto" w:fill="auto"/>
            <w:noWrap/>
            <w:vAlign w:val="center"/>
            <w:hideMark/>
          </w:tcPr>
          <w:p w14:paraId="550BAF53" w14:textId="0140EAA8" w:rsidR="00DC39BA" w:rsidRPr="00D71476" w:rsidRDefault="00DC39BA" w:rsidP="009975A3">
            <w:pPr>
              <w:jc w:val="center"/>
              <w:rPr>
                <w:b/>
                <w:bCs/>
                <w:color w:val="000000"/>
                <w:sz w:val="20"/>
                <w:szCs w:val="20"/>
              </w:rPr>
            </w:pPr>
            <w:r w:rsidRPr="00D71476">
              <w:rPr>
                <w:b/>
                <w:bCs/>
                <w:color w:val="000000"/>
                <w:sz w:val="20"/>
                <w:szCs w:val="20"/>
              </w:rPr>
              <w:t>% Assigned</w:t>
            </w:r>
          </w:p>
        </w:tc>
        <w:tc>
          <w:tcPr>
            <w:tcW w:w="435" w:type="dxa"/>
            <w:gridSpan w:val="2"/>
            <w:tcBorders>
              <w:left w:val="nil"/>
              <w:bottom w:val="single" w:sz="4" w:space="0" w:color="auto"/>
              <w:right w:val="nil"/>
            </w:tcBorders>
          </w:tcPr>
          <w:p w14:paraId="4F75E0F1" w14:textId="77777777" w:rsidR="00DC39BA" w:rsidRPr="00D71476" w:rsidRDefault="00DC39BA" w:rsidP="009975A3">
            <w:pPr>
              <w:jc w:val="center"/>
              <w:rPr>
                <w:b/>
                <w:bCs/>
                <w:i/>
                <w:iCs/>
                <w:color w:val="000000"/>
                <w:sz w:val="20"/>
                <w:szCs w:val="20"/>
              </w:rPr>
            </w:pPr>
          </w:p>
        </w:tc>
        <w:tc>
          <w:tcPr>
            <w:tcW w:w="921" w:type="dxa"/>
            <w:gridSpan w:val="2"/>
            <w:tcBorders>
              <w:left w:val="nil"/>
              <w:bottom w:val="single" w:sz="4" w:space="0" w:color="auto"/>
              <w:right w:val="nil"/>
            </w:tcBorders>
            <w:vAlign w:val="center"/>
          </w:tcPr>
          <w:p w14:paraId="374B8D68" w14:textId="39AC025E" w:rsidR="00DC39BA" w:rsidRPr="00D71476" w:rsidRDefault="00DC39BA" w:rsidP="00DC39BA">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potential</w:t>
            </w:r>
            <w:proofErr w:type="spellEnd"/>
            <w:r w:rsidRPr="00D71476">
              <w:rPr>
                <w:b/>
                <w:bCs/>
                <w:i/>
                <w:iCs/>
                <w:color w:val="000000"/>
                <w:sz w:val="20"/>
                <w:szCs w:val="20"/>
                <w:vertAlign w:val="subscript"/>
              </w:rPr>
              <w:t xml:space="preserve"> offspring </w:t>
            </w:r>
          </w:p>
        </w:tc>
        <w:tc>
          <w:tcPr>
            <w:tcW w:w="1376" w:type="dxa"/>
            <w:tcBorders>
              <w:left w:val="nil"/>
              <w:bottom w:val="single" w:sz="4" w:space="0" w:color="auto"/>
              <w:right w:val="nil"/>
            </w:tcBorders>
            <w:vAlign w:val="center"/>
          </w:tcPr>
          <w:p w14:paraId="214455CF" w14:textId="22FC072D" w:rsidR="00DC39BA" w:rsidRPr="00D71476" w:rsidRDefault="00DC39BA" w:rsidP="00DC39BA">
            <w:pPr>
              <w:jc w:val="center"/>
              <w:rPr>
                <w:b/>
                <w:b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assigned</w:t>
            </w:r>
            <w:proofErr w:type="spellEnd"/>
            <w:r w:rsidRPr="00D71476">
              <w:rPr>
                <w:b/>
                <w:bCs/>
                <w:color w:val="000000"/>
                <w:sz w:val="20"/>
                <w:szCs w:val="20"/>
              </w:rPr>
              <w:t xml:space="preserve"> </w:t>
            </w:r>
          </w:p>
        </w:tc>
        <w:tc>
          <w:tcPr>
            <w:tcW w:w="1190" w:type="dxa"/>
            <w:tcBorders>
              <w:left w:val="nil"/>
              <w:bottom w:val="single" w:sz="4" w:space="0" w:color="auto"/>
              <w:right w:val="nil"/>
            </w:tcBorders>
            <w:shd w:val="clear" w:color="auto" w:fill="auto"/>
            <w:noWrap/>
            <w:vAlign w:val="center"/>
            <w:hideMark/>
          </w:tcPr>
          <w:p w14:paraId="3C51EC6D" w14:textId="384D7174" w:rsidR="00DC39BA" w:rsidRPr="00D71476" w:rsidRDefault="00DC39BA" w:rsidP="00DC39BA">
            <w:pPr>
              <w:jc w:val="center"/>
              <w:rPr>
                <w:b/>
                <w:bCs/>
                <w:color w:val="000000"/>
                <w:sz w:val="20"/>
                <w:szCs w:val="20"/>
              </w:rPr>
            </w:pPr>
            <w:commentRangeStart w:id="58"/>
            <w:r w:rsidRPr="00D71476">
              <w:rPr>
                <w:b/>
                <w:bCs/>
                <w:color w:val="000000"/>
                <w:sz w:val="20"/>
                <w:szCs w:val="20"/>
              </w:rPr>
              <w:t xml:space="preserve">% Assigned </w:t>
            </w:r>
            <w:commentRangeEnd w:id="58"/>
            <w:r w:rsidR="00353BF3">
              <w:rPr>
                <w:rStyle w:val="CommentReference"/>
              </w:rPr>
              <w:commentReference w:id="58"/>
            </w:r>
          </w:p>
        </w:tc>
        <w:tc>
          <w:tcPr>
            <w:tcW w:w="1350" w:type="dxa"/>
            <w:tcBorders>
              <w:left w:val="nil"/>
              <w:bottom w:val="single" w:sz="4" w:space="0" w:color="auto"/>
              <w:right w:val="nil"/>
            </w:tcBorders>
            <w:shd w:val="clear" w:color="auto" w:fill="auto"/>
            <w:noWrap/>
            <w:vAlign w:val="center"/>
            <w:hideMark/>
          </w:tcPr>
          <w:p w14:paraId="2DE7F34E" w14:textId="16E3B2C2" w:rsidR="00DC39BA" w:rsidRPr="00D71476" w:rsidRDefault="00DC39BA" w:rsidP="00DC39BA">
            <w:pPr>
              <w:jc w:val="center"/>
              <w:rPr>
                <w:b/>
                <w:bCs/>
                <w:color w:val="000000"/>
                <w:sz w:val="20"/>
                <w:szCs w:val="20"/>
              </w:rPr>
            </w:pPr>
            <w:r w:rsidRPr="00D71476">
              <w:rPr>
                <w:b/>
                <w:bCs/>
                <w:color w:val="000000"/>
                <w:sz w:val="20"/>
                <w:szCs w:val="20"/>
              </w:rPr>
              <w:t xml:space="preserve">Previous % Assigned </w:t>
            </w:r>
          </w:p>
        </w:tc>
      </w:tr>
      <w:tr w:rsidR="00DC39BA" w:rsidRPr="00D71476" w14:paraId="639696A2" w14:textId="39AB04E1" w:rsidTr="009570A4">
        <w:trPr>
          <w:trHeight w:val="320"/>
        </w:trPr>
        <w:tc>
          <w:tcPr>
            <w:tcW w:w="806" w:type="dxa"/>
            <w:tcBorders>
              <w:top w:val="single" w:sz="4" w:space="0" w:color="auto"/>
              <w:left w:val="nil"/>
              <w:bottom w:val="nil"/>
              <w:right w:val="nil"/>
            </w:tcBorders>
            <w:shd w:val="clear" w:color="auto" w:fill="auto"/>
            <w:noWrap/>
            <w:vAlign w:val="center"/>
            <w:hideMark/>
          </w:tcPr>
          <w:p w14:paraId="2D2F8655" w14:textId="76E6982F" w:rsidR="00DC39BA" w:rsidRPr="00D71476" w:rsidRDefault="00DC39BA" w:rsidP="00DC39BA">
            <w:pPr>
              <w:jc w:val="center"/>
              <w:rPr>
                <w:color w:val="000000"/>
                <w:sz w:val="20"/>
                <w:szCs w:val="20"/>
              </w:rPr>
            </w:pPr>
            <w:r w:rsidRPr="00D71476">
              <w:rPr>
                <w:color w:val="000000"/>
                <w:sz w:val="20"/>
                <w:szCs w:val="20"/>
              </w:rPr>
              <w:t>2010*</w:t>
            </w:r>
          </w:p>
        </w:tc>
        <w:tc>
          <w:tcPr>
            <w:tcW w:w="903" w:type="dxa"/>
            <w:tcBorders>
              <w:top w:val="single" w:sz="4" w:space="0" w:color="auto"/>
              <w:left w:val="nil"/>
              <w:bottom w:val="nil"/>
              <w:right w:val="nil"/>
            </w:tcBorders>
            <w:shd w:val="clear" w:color="auto" w:fill="auto"/>
            <w:noWrap/>
            <w:vAlign w:val="center"/>
            <w:hideMark/>
          </w:tcPr>
          <w:p w14:paraId="13413A15" w14:textId="77777777" w:rsidR="00DC39BA" w:rsidRPr="00D71476" w:rsidRDefault="00DC39BA" w:rsidP="00DC39BA">
            <w:pPr>
              <w:jc w:val="center"/>
              <w:rPr>
                <w:color w:val="000000"/>
                <w:sz w:val="20"/>
                <w:szCs w:val="20"/>
              </w:rPr>
            </w:pPr>
            <w:r w:rsidRPr="00D71476">
              <w:rPr>
                <w:color w:val="000000"/>
                <w:sz w:val="20"/>
                <w:szCs w:val="20"/>
              </w:rPr>
              <w:t>221</w:t>
            </w:r>
          </w:p>
        </w:tc>
        <w:tc>
          <w:tcPr>
            <w:tcW w:w="902" w:type="dxa"/>
            <w:tcBorders>
              <w:top w:val="single" w:sz="4" w:space="0" w:color="auto"/>
              <w:left w:val="nil"/>
              <w:bottom w:val="nil"/>
              <w:right w:val="nil"/>
            </w:tcBorders>
            <w:shd w:val="clear" w:color="auto" w:fill="auto"/>
            <w:noWrap/>
            <w:vAlign w:val="center"/>
            <w:hideMark/>
          </w:tcPr>
          <w:p w14:paraId="485DEAE1" w14:textId="77777777" w:rsidR="00DC39BA" w:rsidRPr="00D71476" w:rsidRDefault="00DC39BA" w:rsidP="00DC39BA">
            <w:pPr>
              <w:jc w:val="center"/>
              <w:rPr>
                <w:color w:val="000000"/>
                <w:sz w:val="20"/>
                <w:szCs w:val="20"/>
              </w:rPr>
            </w:pPr>
            <w:r w:rsidRPr="00D71476">
              <w:rPr>
                <w:color w:val="000000"/>
                <w:sz w:val="20"/>
                <w:szCs w:val="20"/>
              </w:rPr>
              <w:t>14</w:t>
            </w:r>
          </w:p>
        </w:tc>
        <w:tc>
          <w:tcPr>
            <w:tcW w:w="1117" w:type="dxa"/>
            <w:tcBorders>
              <w:top w:val="single" w:sz="4" w:space="0" w:color="auto"/>
              <w:left w:val="nil"/>
              <w:bottom w:val="nil"/>
              <w:right w:val="nil"/>
            </w:tcBorders>
            <w:shd w:val="clear" w:color="auto" w:fill="auto"/>
            <w:noWrap/>
            <w:vAlign w:val="center"/>
            <w:hideMark/>
          </w:tcPr>
          <w:p w14:paraId="56089CDE" w14:textId="563F6CDF" w:rsidR="00DC39BA" w:rsidRPr="00D71476" w:rsidRDefault="00DC39BA" w:rsidP="00DC39BA">
            <w:pPr>
              <w:jc w:val="center"/>
              <w:rPr>
                <w:color w:val="000000"/>
                <w:sz w:val="20"/>
                <w:szCs w:val="20"/>
              </w:rPr>
            </w:pPr>
            <w:r w:rsidRPr="00D71476">
              <w:rPr>
                <w:color w:val="000000"/>
                <w:sz w:val="20"/>
                <w:szCs w:val="20"/>
              </w:rPr>
              <w:t>6%</w:t>
            </w:r>
          </w:p>
        </w:tc>
        <w:tc>
          <w:tcPr>
            <w:tcW w:w="435" w:type="dxa"/>
            <w:gridSpan w:val="2"/>
            <w:tcBorders>
              <w:top w:val="single" w:sz="4" w:space="0" w:color="auto"/>
              <w:left w:val="nil"/>
              <w:bottom w:val="nil"/>
              <w:right w:val="nil"/>
            </w:tcBorders>
            <w:vAlign w:val="bottom"/>
          </w:tcPr>
          <w:p w14:paraId="0E866E28" w14:textId="12134ED7" w:rsidR="00DC39BA" w:rsidRPr="00D71476" w:rsidRDefault="00DC39BA" w:rsidP="00DC39BA">
            <w:pPr>
              <w:jc w:val="center"/>
              <w:rPr>
                <w:color w:val="000000"/>
                <w:sz w:val="20"/>
                <w:szCs w:val="20"/>
              </w:rPr>
            </w:pPr>
          </w:p>
        </w:tc>
        <w:tc>
          <w:tcPr>
            <w:tcW w:w="910" w:type="dxa"/>
            <w:tcBorders>
              <w:top w:val="single" w:sz="4" w:space="0" w:color="auto"/>
              <w:left w:val="nil"/>
              <w:bottom w:val="nil"/>
              <w:right w:val="nil"/>
            </w:tcBorders>
            <w:vAlign w:val="center"/>
          </w:tcPr>
          <w:p w14:paraId="77526A64" w14:textId="6AB3C617" w:rsidR="00DC39BA" w:rsidRPr="00D71476" w:rsidRDefault="00DC39BA" w:rsidP="00DC39BA">
            <w:pPr>
              <w:jc w:val="center"/>
              <w:rPr>
                <w:color w:val="000000"/>
                <w:sz w:val="20"/>
                <w:szCs w:val="20"/>
              </w:rPr>
            </w:pPr>
            <w:r w:rsidRPr="00D71476">
              <w:rPr>
                <w:color w:val="000000"/>
                <w:sz w:val="20"/>
                <w:szCs w:val="20"/>
              </w:rPr>
              <w:t>221</w:t>
            </w:r>
          </w:p>
        </w:tc>
        <w:tc>
          <w:tcPr>
            <w:tcW w:w="1387" w:type="dxa"/>
            <w:gridSpan w:val="2"/>
            <w:tcBorders>
              <w:top w:val="single" w:sz="4" w:space="0" w:color="auto"/>
              <w:left w:val="nil"/>
              <w:bottom w:val="nil"/>
              <w:right w:val="nil"/>
            </w:tcBorders>
            <w:shd w:val="clear" w:color="auto" w:fill="auto"/>
            <w:noWrap/>
            <w:vAlign w:val="center"/>
          </w:tcPr>
          <w:p w14:paraId="2376D667" w14:textId="0DC3497C" w:rsidR="00DC39BA" w:rsidRPr="00D71476" w:rsidRDefault="00DC39BA" w:rsidP="00DC39BA">
            <w:pPr>
              <w:jc w:val="center"/>
              <w:rPr>
                <w:color w:val="000000"/>
                <w:sz w:val="20"/>
                <w:szCs w:val="20"/>
              </w:rPr>
            </w:pPr>
            <w:r w:rsidRPr="00D71476">
              <w:rPr>
                <w:color w:val="000000"/>
                <w:sz w:val="20"/>
                <w:szCs w:val="20"/>
              </w:rPr>
              <w:t>14</w:t>
            </w:r>
          </w:p>
        </w:tc>
        <w:tc>
          <w:tcPr>
            <w:tcW w:w="1190" w:type="dxa"/>
            <w:tcBorders>
              <w:top w:val="single" w:sz="4" w:space="0" w:color="auto"/>
              <w:left w:val="nil"/>
              <w:bottom w:val="nil"/>
              <w:right w:val="nil"/>
            </w:tcBorders>
            <w:shd w:val="clear" w:color="auto" w:fill="auto"/>
            <w:noWrap/>
            <w:vAlign w:val="center"/>
          </w:tcPr>
          <w:p w14:paraId="210BFA85" w14:textId="17E6C775" w:rsidR="00DC39BA" w:rsidRPr="00D71476" w:rsidRDefault="00DC39BA" w:rsidP="00DC39BA">
            <w:pPr>
              <w:jc w:val="center"/>
              <w:rPr>
                <w:color w:val="000000"/>
                <w:sz w:val="20"/>
                <w:szCs w:val="20"/>
              </w:rPr>
            </w:pPr>
            <w:r w:rsidRPr="00D71476">
              <w:rPr>
                <w:color w:val="000000"/>
                <w:sz w:val="20"/>
                <w:szCs w:val="20"/>
              </w:rPr>
              <w:t>6%</w:t>
            </w:r>
          </w:p>
        </w:tc>
        <w:tc>
          <w:tcPr>
            <w:tcW w:w="1350" w:type="dxa"/>
            <w:vAlign w:val="center"/>
          </w:tcPr>
          <w:p w14:paraId="70E70B92" w14:textId="0B7E89D5" w:rsidR="00DC39BA" w:rsidRPr="00D71476" w:rsidRDefault="00DC39BA" w:rsidP="00DC39BA">
            <w:pPr>
              <w:jc w:val="center"/>
              <w:rPr>
                <w:sz w:val="20"/>
                <w:szCs w:val="20"/>
              </w:rPr>
            </w:pPr>
            <w:r w:rsidRPr="00D71476">
              <w:rPr>
                <w:color w:val="000000"/>
                <w:sz w:val="20"/>
                <w:szCs w:val="20"/>
              </w:rPr>
              <w:t>6%</w:t>
            </w:r>
          </w:p>
        </w:tc>
      </w:tr>
      <w:tr w:rsidR="00DC39BA" w:rsidRPr="00D71476" w14:paraId="32FC6B4D" w14:textId="107A57F2" w:rsidTr="009570A4">
        <w:trPr>
          <w:trHeight w:val="320"/>
        </w:trPr>
        <w:tc>
          <w:tcPr>
            <w:tcW w:w="806" w:type="dxa"/>
            <w:tcBorders>
              <w:top w:val="nil"/>
              <w:left w:val="nil"/>
              <w:bottom w:val="nil"/>
              <w:right w:val="nil"/>
            </w:tcBorders>
            <w:shd w:val="clear" w:color="auto" w:fill="auto"/>
            <w:noWrap/>
            <w:vAlign w:val="center"/>
            <w:hideMark/>
          </w:tcPr>
          <w:p w14:paraId="231DA849" w14:textId="0769472D" w:rsidR="00DC39BA" w:rsidRPr="00D71476" w:rsidRDefault="00DC39BA" w:rsidP="00DC39BA">
            <w:pPr>
              <w:jc w:val="center"/>
              <w:rPr>
                <w:color w:val="000000"/>
                <w:sz w:val="20"/>
                <w:szCs w:val="20"/>
              </w:rPr>
            </w:pPr>
            <w:r w:rsidRPr="00D71476">
              <w:rPr>
                <w:color w:val="000000"/>
                <w:sz w:val="20"/>
                <w:szCs w:val="20"/>
              </w:rPr>
              <w:t>2011*</w:t>
            </w:r>
          </w:p>
        </w:tc>
        <w:tc>
          <w:tcPr>
            <w:tcW w:w="903" w:type="dxa"/>
            <w:tcBorders>
              <w:top w:val="nil"/>
              <w:left w:val="nil"/>
              <w:bottom w:val="nil"/>
              <w:right w:val="nil"/>
            </w:tcBorders>
            <w:shd w:val="clear" w:color="auto" w:fill="auto"/>
            <w:noWrap/>
            <w:vAlign w:val="center"/>
            <w:hideMark/>
          </w:tcPr>
          <w:p w14:paraId="43CDAD6B" w14:textId="77777777" w:rsidR="00DC39BA" w:rsidRPr="00D71476" w:rsidRDefault="00DC39BA" w:rsidP="00DC39BA">
            <w:pPr>
              <w:jc w:val="center"/>
              <w:rPr>
                <w:color w:val="000000"/>
                <w:sz w:val="20"/>
                <w:szCs w:val="20"/>
              </w:rPr>
            </w:pPr>
            <w:r w:rsidRPr="00D71476">
              <w:rPr>
                <w:color w:val="000000"/>
                <w:sz w:val="20"/>
                <w:szCs w:val="20"/>
              </w:rPr>
              <w:t>401</w:t>
            </w:r>
          </w:p>
        </w:tc>
        <w:tc>
          <w:tcPr>
            <w:tcW w:w="902" w:type="dxa"/>
            <w:tcBorders>
              <w:top w:val="nil"/>
              <w:left w:val="nil"/>
              <w:bottom w:val="nil"/>
              <w:right w:val="nil"/>
            </w:tcBorders>
            <w:shd w:val="clear" w:color="auto" w:fill="auto"/>
            <w:noWrap/>
            <w:vAlign w:val="center"/>
            <w:hideMark/>
          </w:tcPr>
          <w:p w14:paraId="4482C4DA" w14:textId="77777777" w:rsidR="00DC39BA" w:rsidRPr="00D71476" w:rsidRDefault="00DC39BA" w:rsidP="00DC39BA">
            <w:pPr>
              <w:jc w:val="center"/>
              <w:rPr>
                <w:color w:val="000000"/>
                <w:sz w:val="20"/>
                <w:szCs w:val="20"/>
              </w:rPr>
            </w:pPr>
            <w:r w:rsidRPr="00D71476">
              <w:rPr>
                <w:color w:val="000000"/>
                <w:sz w:val="20"/>
                <w:szCs w:val="20"/>
              </w:rPr>
              <w:t>140</w:t>
            </w:r>
          </w:p>
        </w:tc>
        <w:tc>
          <w:tcPr>
            <w:tcW w:w="1117" w:type="dxa"/>
            <w:tcBorders>
              <w:top w:val="nil"/>
              <w:left w:val="nil"/>
              <w:bottom w:val="nil"/>
              <w:right w:val="nil"/>
            </w:tcBorders>
            <w:shd w:val="clear" w:color="auto" w:fill="auto"/>
            <w:noWrap/>
            <w:vAlign w:val="center"/>
            <w:hideMark/>
          </w:tcPr>
          <w:p w14:paraId="67C6B702" w14:textId="5A4093F5" w:rsidR="00DC39BA" w:rsidRPr="00D71476" w:rsidRDefault="00DC39BA" w:rsidP="00DC39BA">
            <w:pPr>
              <w:jc w:val="center"/>
              <w:rPr>
                <w:color w:val="000000"/>
                <w:sz w:val="20"/>
                <w:szCs w:val="20"/>
              </w:rPr>
            </w:pPr>
            <w:r w:rsidRPr="00D71476">
              <w:rPr>
                <w:color w:val="000000"/>
                <w:sz w:val="20"/>
                <w:szCs w:val="20"/>
              </w:rPr>
              <w:t>35%</w:t>
            </w:r>
          </w:p>
        </w:tc>
        <w:tc>
          <w:tcPr>
            <w:tcW w:w="435" w:type="dxa"/>
            <w:gridSpan w:val="2"/>
            <w:tcBorders>
              <w:top w:val="nil"/>
              <w:left w:val="nil"/>
              <w:bottom w:val="nil"/>
              <w:right w:val="nil"/>
            </w:tcBorders>
            <w:vAlign w:val="bottom"/>
          </w:tcPr>
          <w:p w14:paraId="70FA7B67" w14:textId="67FA739E"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38AE0489" w14:textId="6B4EDE35" w:rsidR="00DC39BA" w:rsidRPr="00D71476" w:rsidRDefault="00DC39BA" w:rsidP="00DC39BA">
            <w:pPr>
              <w:jc w:val="center"/>
              <w:rPr>
                <w:color w:val="000000"/>
                <w:sz w:val="20"/>
                <w:szCs w:val="20"/>
              </w:rPr>
            </w:pPr>
            <w:r w:rsidRPr="00D71476">
              <w:rPr>
                <w:color w:val="000000"/>
                <w:sz w:val="20"/>
                <w:szCs w:val="20"/>
              </w:rPr>
              <w:t>356</w:t>
            </w:r>
          </w:p>
        </w:tc>
        <w:tc>
          <w:tcPr>
            <w:tcW w:w="1387" w:type="dxa"/>
            <w:gridSpan w:val="2"/>
            <w:tcBorders>
              <w:top w:val="nil"/>
              <w:left w:val="nil"/>
              <w:bottom w:val="nil"/>
              <w:right w:val="nil"/>
            </w:tcBorders>
            <w:shd w:val="clear" w:color="auto" w:fill="auto"/>
            <w:noWrap/>
            <w:vAlign w:val="center"/>
          </w:tcPr>
          <w:p w14:paraId="4D67C36F" w14:textId="4BAF76A3" w:rsidR="00DC39BA" w:rsidRPr="00D71476" w:rsidRDefault="00DC39BA" w:rsidP="00DC39BA">
            <w:pPr>
              <w:jc w:val="center"/>
              <w:rPr>
                <w:color w:val="000000"/>
                <w:sz w:val="20"/>
                <w:szCs w:val="20"/>
              </w:rPr>
            </w:pPr>
            <w:r w:rsidRPr="00D71476">
              <w:rPr>
                <w:color w:val="000000"/>
                <w:sz w:val="20"/>
                <w:szCs w:val="20"/>
              </w:rPr>
              <w:t>138</w:t>
            </w:r>
          </w:p>
        </w:tc>
        <w:tc>
          <w:tcPr>
            <w:tcW w:w="1190" w:type="dxa"/>
            <w:tcBorders>
              <w:top w:val="nil"/>
              <w:left w:val="nil"/>
              <w:bottom w:val="nil"/>
              <w:right w:val="nil"/>
            </w:tcBorders>
            <w:shd w:val="clear" w:color="auto" w:fill="auto"/>
            <w:noWrap/>
            <w:vAlign w:val="center"/>
          </w:tcPr>
          <w:p w14:paraId="20C14EE5" w14:textId="25672DE6" w:rsidR="00DC39BA" w:rsidRPr="00D71476" w:rsidRDefault="00DC39BA" w:rsidP="00DC39BA">
            <w:pPr>
              <w:jc w:val="center"/>
              <w:rPr>
                <w:color w:val="000000"/>
                <w:sz w:val="20"/>
                <w:szCs w:val="20"/>
              </w:rPr>
            </w:pPr>
            <w:r w:rsidRPr="00D71476">
              <w:rPr>
                <w:color w:val="000000"/>
                <w:sz w:val="20"/>
                <w:szCs w:val="20"/>
              </w:rPr>
              <w:t>39%</w:t>
            </w:r>
          </w:p>
        </w:tc>
        <w:tc>
          <w:tcPr>
            <w:tcW w:w="1350" w:type="dxa"/>
            <w:vAlign w:val="center"/>
          </w:tcPr>
          <w:p w14:paraId="408C8ECB" w14:textId="02588C80" w:rsidR="00DC39BA" w:rsidRPr="00D71476" w:rsidRDefault="00DC39BA" w:rsidP="00DC39BA">
            <w:pPr>
              <w:jc w:val="center"/>
              <w:rPr>
                <w:sz w:val="20"/>
                <w:szCs w:val="20"/>
              </w:rPr>
            </w:pPr>
            <w:r w:rsidRPr="00D71476">
              <w:rPr>
                <w:color w:val="000000"/>
                <w:sz w:val="20"/>
                <w:szCs w:val="20"/>
              </w:rPr>
              <w:t>38%</w:t>
            </w:r>
          </w:p>
        </w:tc>
      </w:tr>
      <w:tr w:rsidR="00DC39BA" w:rsidRPr="00D71476" w14:paraId="38B6575D" w14:textId="1A12C9F8" w:rsidTr="009570A4">
        <w:trPr>
          <w:trHeight w:val="320"/>
        </w:trPr>
        <w:tc>
          <w:tcPr>
            <w:tcW w:w="806" w:type="dxa"/>
            <w:tcBorders>
              <w:top w:val="nil"/>
              <w:left w:val="nil"/>
              <w:bottom w:val="nil"/>
              <w:right w:val="nil"/>
            </w:tcBorders>
            <w:shd w:val="clear" w:color="auto" w:fill="auto"/>
            <w:noWrap/>
            <w:vAlign w:val="center"/>
            <w:hideMark/>
          </w:tcPr>
          <w:p w14:paraId="18AD4716" w14:textId="6CDC45D0" w:rsidR="00DC39BA" w:rsidRPr="00D71476" w:rsidRDefault="00DC39BA" w:rsidP="00DC39BA">
            <w:pPr>
              <w:jc w:val="center"/>
              <w:rPr>
                <w:color w:val="000000"/>
                <w:sz w:val="20"/>
                <w:szCs w:val="20"/>
              </w:rPr>
            </w:pPr>
            <w:r w:rsidRPr="00D71476">
              <w:rPr>
                <w:color w:val="000000"/>
                <w:sz w:val="20"/>
                <w:szCs w:val="20"/>
              </w:rPr>
              <w:t>2012*</w:t>
            </w:r>
          </w:p>
        </w:tc>
        <w:tc>
          <w:tcPr>
            <w:tcW w:w="903" w:type="dxa"/>
            <w:tcBorders>
              <w:top w:val="nil"/>
              <w:left w:val="nil"/>
              <w:bottom w:val="nil"/>
              <w:right w:val="nil"/>
            </w:tcBorders>
            <w:shd w:val="clear" w:color="auto" w:fill="auto"/>
            <w:noWrap/>
            <w:vAlign w:val="center"/>
            <w:hideMark/>
          </w:tcPr>
          <w:p w14:paraId="4A8CCFDD" w14:textId="77777777" w:rsidR="00DC39BA" w:rsidRPr="00D71476" w:rsidRDefault="00DC39BA" w:rsidP="00DC39BA">
            <w:pPr>
              <w:jc w:val="center"/>
              <w:rPr>
                <w:color w:val="000000"/>
                <w:sz w:val="20"/>
                <w:szCs w:val="20"/>
              </w:rPr>
            </w:pPr>
            <w:r w:rsidRPr="00D71476">
              <w:rPr>
                <w:color w:val="000000"/>
                <w:sz w:val="20"/>
                <w:szCs w:val="20"/>
              </w:rPr>
              <w:t>510</w:t>
            </w:r>
          </w:p>
        </w:tc>
        <w:tc>
          <w:tcPr>
            <w:tcW w:w="902" w:type="dxa"/>
            <w:tcBorders>
              <w:top w:val="nil"/>
              <w:left w:val="nil"/>
              <w:bottom w:val="nil"/>
              <w:right w:val="nil"/>
            </w:tcBorders>
            <w:shd w:val="clear" w:color="auto" w:fill="auto"/>
            <w:noWrap/>
            <w:vAlign w:val="center"/>
            <w:hideMark/>
          </w:tcPr>
          <w:p w14:paraId="170F25F5" w14:textId="77777777" w:rsidR="00DC39BA" w:rsidRPr="00D71476" w:rsidRDefault="00DC39BA" w:rsidP="00DC39BA">
            <w:pPr>
              <w:jc w:val="center"/>
              <w:rPr>
                <w:color w:val="000000"/>
                <w:sz w:val="20"/>
                <w:szCs w:val="20"/>
              </w:rPr>
            </w:pPr>
            <w:r w:rsidRPr="00D71476">
              <w:rPr>
                <w:color w:val="000000"/>
                <w:sz w:val="20"/>
                <w:szCs w:val="20"/>
              </w:rPr>
              <w:t>328</w:t>
            </w:r>
          </w:p>
        </w:tc>
        <w:tc>
          <w:tcPr>
            <w:tcW w:w="1117" w:type="dxa"/>
            <w:tcBorders>
              <w:top w:val="nil"/>
              <w:left w:val="nil"/>
              <w:bottom w:val="nil"/>
              <w:right w:val="nil"/>
            </w:tcBorders>
            <w:shd w:val="clear" w:color="auto" w:fill="auto"/>
            <w:noWrap/>
            <w:vAlign w:val="center"/>
            <w:hideMark/>
          </w:tcPr>
          <w:p w14:paraId="3B2FE539" w14:textId="7A78FBE3" w:rsidR="00DC39BA" w:rsidRPr="00D71476" w:rsidRDefault="00DC39BA" w:rsidP="00DC39BA">
            <w:pPr>
              <w:jc w:val="center"/>
              <w:rPr>
                <w:color w:val="000000"/>
                <w:sz w:val="20"/>
                <w:szCs w:val="20"/>
              </w:rPr>
            </w:pPr>
            <w:r w:rsidRPr="00D71476">
              <w:rPr>
                <w:color w:val="000000"/>
                <w:sz w:val="20"/>
                <w:szCs w:val="20"/>
              </w:rPr>
              <w:t>64%</w:t>
            </w:r>
          </w:p>
        </w:tc>
        <w:tc>
          <w:tcPr>
            <w:tcW w:w="435" w:type="dxa"/>
            <w:gridSpan w:val="2"/>
            <w:tcBorders>
              <w:top w:val="nil"/>
              <w:left w:val="nil"/>
              <w:bottom w:val="nil"/>
              <w:right w:val="nil"/>
            </w:tcBorders>
            <w:vAlign w:val="bottom"/>
          </w:tcPr>
          <w:p w14:paraId="129AB507" w14:textId="19398E8E"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5E14CC4D" w14:textId="30558DAC" w:rsidR="00DC39BA" w:rsidRPr="00D71476" w:rsidRDefault="00DC39BA" w:rsidP="00DC39BA">
            <w:pPr>
              <w:jc w:val="center"/>
              <w:rPr>
                <w:color w:val="000000"/>
                <w:sz w:val="20"/>
                <w:szCs w:val="20"/>
              </w:rPr>
            </w:pPr>
            <w:r w:rsidRPr="00D71476">
              <w:rPr>
                <w:color w:val="000000"/>
                <w:sz w:val="20"/>
                <w:szCs w:val="20"/>
              </w:rPr>
              <w:t>500</w:t>
            </w:r>
          </w:p>
        </w:tc>
        <w:tc>
          <w:tcPr>
            <w:tcW w:w="1387" w:type="dxa"/>
            <w:gridSpan w:val="2"/>
            <w:tcBorders>
              <w:top w:val="nil"/>
              <w:left w:val="nil"/>
              <w:bottom w:val="nil"/>
              <w:right w:val="nil"/>
            </w:tcBorders>
            <w:shd w:val="clear" w:color="auto" w:fill="auto"/>
            <w:noWrap/>
            <w:vAlign w:val="center"/>
          </w:tcPr>
          <w:p w14:paraId="37797E8B" w14:textId="5D28DA39" w:rsidR="00DC39BA" w:rsidRPr="00D71476" w:rsidRDefault="00DC39BA" w:rsidP="00DC39BA">
            <w:pPr>
              <w:jc w:val="center"/>
              <w:rPr>
                <w:color w:val="000000"/>
                <w:sz w:val="20"/>
                <w:szCs w:val="20"/>
              </w:rPr>
            </w:pPr>
            <w:r w:rsidRPr="00D71476">
              <w:rPr>
                <w:color w:val="000000"/>
                <w:sz w:val="20"/>
                <w:szCs w:val="20"/>
              </w:rPr>
              <w:t>326</w:t>
            </w:r>
          </w:p>
        </w:tc>
        <w:tc>
          <w:tcPr>
            <w:tcW w:w="1190" w:type="dxa"/>
            <w:tcBorders>
              <w:top w:val="nil"/>
              <w:left w:val="nil"/>
              <w:bottom w:val="nil"/>
              <w:right w:val="nil"/>
            </w:tcBorders>
            <w:shd w:val="clear" w:color="auto" w:fill="auto"/>
            <w:noWrap/>
            <w:vAlign w:val="center"/>
          </w:tcPr>
          <w:p w14:paraId="4AF8753C" w14:textId="03489547" w:rsidR="00DC39BA" w:rsidRPr="00D71476" w:rsidRDefault="00DC39BA" w:rsidP="00DC39BA">
            <w:pPr>
              <w:jc w:val="center"/>
              <w:rPr>
                <w:color w:val="000000"/>
                <w:sz w:val="20"/>
                <w:szCs w:val="20"/>
              </w:rPr>
            </w:pPr>
            <w:r w:rsidRPr="00D71476">
              <w:rPr>
                <w:color w:val="000000"/>
                <w:sz w:val="20"/>
                <w:szCs w:val="20"/>
              </w:rPr>
              <w:t>65%</w:t>
            </w:r>
          </w:p>
        </w:tc>
        <w:tc>
          <w:tcPr>
            <w:tcW w:w="1350" w:type="dxa"/>
            <w:vAlign w:val="center"/>
          </w:tcPr>
          <w:p w14:paraId="5DDADCCD" w14:textId="12936CBC" w:rsidR="00DC39BA" w:rsidRPr="00D71476" w:rsidRDefault="00DC39BA" w:rsidP="00DC39BA">
            <w:pPr>
              <w:jc w:val="center"/>
              <w:rPr>
                <w:sz w:val="20"/>
                <w:szCs w:val="20"/>
              </w:rPr>
            </w:pPr>
            <w:r w:rsidRPr="00D71476">
              <w:rPr>
                <w:color w:val="000000"/>
                <w:sz w:val="20"/>
                <w:szCs w:val="20"/>
              </w:rPr>
              <w:t>64%</w:t>
            </w:r>
          </w:p>
        </w:tc>
      </w:tr>
      <w:tr w:rsidR="00DC39BA" w:rsidRPr="00D71476" w14:paraId="3A01944A" w14:textId="3CBF14A8" w:rsidTr="009570A4">
        <w:trPr>
          <w:trHeight w:val="320"/>
        </w:trPr>
        <w:tc>
          <w:tcPr>
            <w:tcW w:w="806" w:type="dxa"/>
            <w:tcBorders>
              <w:top w:val="nil"/>
              <w:left w:val="nil"/>
              <w:bottom w:val="nil"/>
              <w:right w:val="nil"/>
            </w:tcBorders>
            <w:shd w:val="clear" w:color="auto" w:fill="auto"/>
            <w:noWrap/>
            <w:vAlign w:val="center"/>
            <w:hideMark/>
          </w:tcPr>
          <w:p w14:paraId="46425916" w14:textId="77777777" w:rsidR="00DC39BA" w:rsidRPr="00D71476" w:rsidRDefault="00DC39BA" w:rsidP="00DC39BA">
            <w:pPr>
              <w:jc w:val="center"/>
              <w:rPr>
                <w:color w:val="000000"/>
                <w:sz w:val="20"/>
                <w:szCs w:val="20"/>
              </w:rPr>
            </w:pPr>
            <w:r w:rsidRPr="00D71476">
              <w:rPr>
                <w:color w:val="000000"/>
                <w:sz w:val="20"/>
                <w:szCs w:val="20"/>
              </w:rPr>
              <w:t>2013</w:t>
            </w:r>
          </w:p>
        </w:tc>
        <w:tc>
          <w:tcPr>
            <w:tcW w:w="903" w:type="dxa"/>
            <w:tcBorders>
              <w:top w:val="nil"/>
              <w:left w:val="nil"/>
              <w:bottom w:val="nil"/>
              <w:right w:val="nil"/>
            </w:tcBorders>
            <w:shd w:val="clear" w:color="auto" w:fill="auto"/>
            <w:noWrap/>
            <w:vAlign w:val="center"/>
            <w:hideMark/>
          </w:tcPr>
          <w:p w14:paraId="7A6073B6" w14:textId="77777777" w:rsidR="00DC39BA" w:rsidRPr="00D71476" w:rsidRDefault="00DC39BA" w:rsidP="00DC39BA">
            <w:pPr>
              <w:jc w:val="center"/>
              <w:rPr>
                <w:color w:val="000000"/>
                <w:sz w:val="20"/>
                <w:szCs w:val="20"/>
              </w:rPr>
            </w:pPr>
            <w:r w:rsidRPr="00D71476">
              <w:rPr>
                <w:color w:val="000000"/>
                <w:sz w:val="20"/>
                <w:szCs w:val="20"/>
              </w:rPr>
              <w:t>228</w:t>
            </w:r>
          </w:p>
        </w:tc>
        <w:tc>
          <w:tcPr>
            <w:tcW w:w="902" w:type="dxa"/>
            <w:tcBorders>
              <w:top w:val="nil"/>
              <w:left w:val="nil"/>
              <w:bottom w:val="nil"/>
              <w:right w:val="nil"/>
            </w:tcBorders>
            <w:shd w:val="clear" w:color="auto" w:fill="auto"/>
            <w:noWrap/>
            <w:vAlign w:val="center"/>
            <w:hideMark/>
          </w:tcPr>
          <w:p w14:paraId="6143FB56" w14:textId="77777777" w:rsidR="00DC39BA" w:rsidRPr="00D71476" w:rsidRDefault="00DC39BA" w:rsidP="00DC39BA">
            <w:pPr>
              <w:jc w:val="center"/>
              <w:rPr>
                <w:color w:val="000000"/>
                <w:sz w:val="20"/>
                <w:szCs w:val="20"/>
              </w:rPr>
            </w:pPr>
            <w:r w:rsidRPr="00D71476">
              <w:rPr>
                <w:color w:val="000000"/>
                <w:sz w:val="20"/>
                <w:szCs w:val="20"/>
              </w:rPr>
              <w:t>153</w:t>
            </w:r>
          </w:p>
        </w:tc>
        <w:tc>
          <w:tcPr>
            <w:tcW w:w="1117" w:type="dxa"/>
            <w:tcBorders>
              <w:top w:val="nil"/>
              <w:left w:val="nil"/>
              <w:bottom w:val="nil"/>
              <w:right w:val="nil"/>
            </w:tcBorders>
            <w:shd w:val="clear" w:color="auto" w:fill="auto"/>
            <w:noWrap/>
            <w:vAlign w:val="center"/>
            <w:hideMark/>
          </w:tcPr>
          <w:p w14:paraId="080DF394" w14:textId="0E642429" w:rsidR="00DC39BA" w:rsidRPr="00D71476" w:rsidRDefault="00DC39BA" w:rsidP="00DC39BA">
            <w:pPr>
              <w:jc w:val="center"/>
              <w:rPr>
                <w:color w:val="000000"/>
                <w:sz w:val="20"/>
                <w:szCs w:val="20"/>
              </w:rPr>
            </w:pPr>
            <w:r w:rsidRPr="00D71476">
              <w:rPr>
                <w:color w:val="000000"/>
                <w:sz w:val="20"/>
                <w:szCs w:val="20"/>
              </w:rPr>
              <w:t>67%</w:t>
            </w:r>
          </w:p>
        </w:tc>
        <w:tc>
          <w:tcPr>
            <w:tcW w:w="435" w:type="dxa"/>
            <w:gridSpan w:val="2"/>
            <w:tcBorders>
              <w:top w:val="nil"/>
              <w:left w:val="nil"/>
              <w:bottom w:val="nil"/>
              <w:right w:val="nil"/>
            </w:tcBorders>
            <w:vAlign w:val="bottom"/>
          </w:tcPr>
          <w:p w14:paraId="58C201AF" w14:textId="2FD5C194"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02CED084" w14:textId="4D6DB605" w:rsidR="00DC39BA" w:rsidRPr="00D71476" w:rsidRDefault="00DC39BA" w:rsidP="00DC39BA">
            <w:pPr>
              <w:jc w:val="center"/>
              <w:rPr>
                <w:color w:val="000000"/>
                <w:sz w:val="20"/>
                <w:szCs w:val="20"/>
              </w:rPr>
            </w:pPr>
            <w:r w:rsidRPr="00D71476">
              <w:rPr>
                <w:color w:val="000000"/>
                <w:sz w:val="20"/>
                <w:szCs w:val="20"/>
              </w:rPr>
              <w:t>223</w:t>
            </w:r>
          </w:p>
        </w:tc>
        <w:tc>
          <w:tcPr>
            <w:tcW w:w="1387" w:type="dxa"/>
            <w:gridSpan w:val="2"/>
            <w:tcBorders>
              <w:top w:val="nil"/>
              <w:left w:val="nil"/>
              <w:bottom w:val="nil"/>
              <w:right w:val="nil"/>
            </w:tcBorders>
            <w:shd w:val="clear" w:color="auto" w:fill="auto"/>
            <w:noWrap/>
            <w:vAlign w:val="center"/>
          </w:tcPr>
          <w:p w14:paraId="1A46265F" w14:textId="04ECAFA4" w:rsidR="00DC39BA" w:rsidRPr="00D71476" w:rsidRDefault="00DC39BA" w:rsidP="00DC39BA">
            <w:pPr>
              <w:jc w:val="center"/>
              <w:rPr>
                <w:color w:val="000000"/>
                <w:sz w:val="20"/>
                <w:szCs w:val="20"/>
              </w:rPr>
            </w:pPr>
            <w:r w:rsidRPr="00D71476">
              <w:rPr>
                <w:color w:val="000000"/>
                <w:sz w:val="20"/>
                <w:szCs w:val="20"/>
              </w:rPr>
              <w:t>153</w:t>
            </w:r>
          </w:p>
        </w:tc>
        <w:tc>
          <w:tcPr>
            <w:tcW w:w="1190" w:type="dxa"/>
            <w:tcBorders>
              <w:top w:val="nil"/>
              <w:left w:val="nil"/>
              <w:bottom w:val="nil"/>
              <w:right w:val="nil"/>
            </w:tcBorders>
            <w:shd w:val="clear" w:color="auto" w:fill="auto"/>
            <w:noWrap/>
            <w:vAlign w:val="center"/>
          </w:tcPr>
          <w:p w14:paraId="103AC76F" w14:textId="071AE78B" w:rsidR="00DC39BA" w:rsidRPr="00D71476" w:rsidRDefault="00DC39BA" w:rsidP="00DC39BA">
            <w:pPr>
              <w:jc w:val="center"/>
              <w:rPr>
                <w:color w:val="000000"/>
                <w:sz w:val="20"/>
                <w:szCs w:val="20"/>
              </w:rPr>
            </w:pPr>
            <w:r w:rsidRPr="00D71476">
              <w:rPr>
                <w:color w:val="000000"/>
                <w:sz w:val="20"/>
                <w:szCs w:val="20"/>
              </w:rPr>
              <w:t>69%</w:t>
            </w:r>
          </w:p>
        </w:tc>
        <w:tc>
          <w:tcPr>
            <w:tcW w:w="1350" w:type="dxa"/>
            <w:vAlign w:val="center"/>
          </w:tcPr>
          <w:p w14:paraId="09884FE5" w14:textId="423F7C7E" w:rsidR="00DC39BA" w:rsidRPr="00D71476" w:rsidRDefault="00DC39BA" w:rsidP="00DC39BA">
            <w:pPr>
              <w:jc w:val="center"/>
              <w:rPr>
                <w:sz w:val="20"/>
                <w:szCs w:val="20"/>
              </w:rPr>
            </w:pPr>
            <w:r w:rsidRPr="00D71476">
              <w:rPr>
                <w:color w:val="000000"/>
                <w:sz w:val="20"/>
                <w:szCs w:val="20"/>
              </w:rPr>
              <w:t>6</w:t>
            </w:r>
            <w:r w:rsidR="006A449E">
              <w:rPr>
                <w:color w:val="000000"/>
                <w:sz w:val="20"/>
                <w:szCs w:val="20"/>
              </w:rPr>
              <w:t>8</w:t>
            </w:r>
            <w:r w:rsidRPr="00D71476">
              <w:rPr>
                <w:color w:val="000000"/>
                <w:sz w:val="20"/>
                <w:szCs w:val="20"/>
              </w:rPr>
              <w:t>%</w:t>
            </w:r>
          </w:p>
        </w:tc>
      </w:tr>
      <w:tr w:rsidR="00DC39BA" w:rsidRPr="00D71476" w14:paraId="60F7D310" w14:textId="3CDA8C30" w:rsidTr="009570A4">
        <w:trPr>
          <w:trHeight w:val="320"/>
        </w:trPr>
        <w:tc>
          <w:tcPr>
            <w:tcW w:w="806" w:type="dxa"/>
            <w:tcBorders>
              <w:top w:val="nil"/>
              <w:left w:val="nil"/>
              <w:bottom w:val="nil"/>
              <w:right w:val="nil"/>
            </w:tcBorders>
            <w:shd w:val="clear" w:color="auto" w:fill="auto"/>
            <w:noWrap/>
            <w:vAlign w:val="center"/>
            <w:hideMark/>
          </w:tcPr>
          <w:p w14:paraId="69A29FBD" w14:textId="77777777" w:rsidR="00DC39BA" w:rsidRPr="00D71476" w:rsidRDefault="00DC39BA" w:rsidP="00DC39BA">
            <w:pPr>
              <w:jc w:val="center"/>
              <w:rPr>
                <w:color w:val="000000"/>
                <w:sz w:val="20"/>
                <w:szCs w:val="20"/>
              </w:rPr>
            </w:pPr>
            <w:r w:rsidRPr="00D71476">
              <w:rPr>
                <w:color w:val="000000"/>
                <w:sz w:val="20"/>
                <w:szCs w:val="20"/>
              </w:rPr>
              <w:t>2014</w:t>
            </w:r>
          </w:p>
        </w:tc>
        <w:tc>
          <w:tcPr>
            <w:tcW w:w="903" w:type="dxa"/>
            <w:tcBorders>
              <w:top w:val="nil"/>
              <w:left w:val="nil"/>
              <w:bottom w:val="nil"/>
              <w:right w:val="nil"/>
            </w:tcBorders>
            <w:shd w:val="clear" w:color="auto" w:fill="auto"/>
            <w:noWrap/>
            <w:vAlign w:val="center"/>
            <w:hideMark/>
          </w:tcPr>
          <w:p w14:paraId="1ED71318" w14:textId="77777777" w:rsidR="00DC39BA" w:rsidRPr="00D71476" w:rsidRDefault="00DC39BA" w:rsidP="00DC39BA">
            <w:pPr>
              <w:jc w:val="center"/>
              <w:rPr>
                <w:color w:val="000000"/>
                <w:sz w:val="20"/>
                <w:szCs w:val="20"/>
              </w:rPr>
            </w:pPr>
            <w:r w:rsidRPr="00D71476">
              <w:rPr>
                <w:color w:val="000000"/>
                <w:sz w:val="20"/>
                <w:szCs w:val="20"/>
              </w:rPr>
              <w:t>218</w:t>
            </w:r>
          </w:p>
        </w:tc>
        <w:tc>
          <w:tcPr>
            <w:tcW w:w="902" w:type="dxa"/>
            <w:tcBorders>
              <w:top w:val="nil"/>
              <w:left w:val="nil"/>
              <w:bottom w:val="nil"/>
              <w:right w:val="nil"/>
            </w:tcBorders>
            <w:shd w:val="clear" w:color="auto" w:fill="auto"/>
            <w:noWrap/>
            <w:vAlign w:val="center"/>
            <w:hideMark/>
          </w:tcPr>
          <w:p w14:paraId="3C0435BE" w14:textId="77777777" w:rsidR="00DC39BA" w:rsidRPr="00D71476" w:rsidRDefault="00DC39BA" w:rsidP="00DC39BA">
            <w:pPr>
              <w:jc w:val="center"/>
              <w:rPr>
                <w:color w:val="000000"/>
                <w:sz w:val="20"/>
                <w:szCs w:val="20"/>
              </w:rPr>
            </w:pPr>
            <w:r w:rsidRPr="00D71476">
              <w:rPr>
                <w:color w:val="000000"/>
                <w:sz w:val="20"/>
                <w:szCs w:val="20"/>
              </w:rPr>
              <w:t>118</w:t>
            </w:r>
          </w:p>
        </w:tc>
        <w:tc>
          <w:tcPr>
            <w:tcW w:w="1117" w:type="dxa"/>
            <w:tcBorders>
              <w:top w:val="nil"/>
              <w:left w:val="nil"/>
              <w:bottom w:val="nil"/>
              <w:right w:val="nil"/>
            </w:tcBorders>
            <w:shd w:val="clear" w:color="auto" w:fill="auto"/>
            <w:noWrap/>
            <w:vAlign w:val="center"/>
            <w:hideMark/>
          </w:tcPr>
          <w:p w14:paraId="088E9271" w14:textId="32CBF391" w:rsidR="00DC39BA" w:rsidRPr="00D71476" w:rsidRDefault="00DC39BA" w:rsidP="00DC39BA">
            <w:pPr>
              <w:jc w:val="center"/>
              <w:rPr>
                <w:color w:val="000000"/>
                <w:sz w:val="20"/>
                <w:szCs w:val="20"/>
              </w:rPr>
            </w:pPr>
            <w:r w:rsidRPr="00D71476">
              <w:rPr>
                <w:color w:val="000000"/>
                <w:sz w:val="20"/>
                <w:szCs w:val="20"/>
              </w:rPr>
              <w:t>54%</w:t>
            </w:r>
          </w:p>
        </w:tc>
        <w:tc>
          <w:tcPr>
            <w:tcW w:w="435" w:type="dxa"/>
            <w:gridSpan w:val="2"/>
            <w:tcBorders>
              <w:top w:val="nil"/>
              <w:left w:val="nil"/>
              <w:bottom w:val="nil"/>
              <w:right w:val="nil"/>
            </w:tcBorders>
            <w:vAlign w:val="bottom"/>
          </w:tcPr>
          <w:p w14:paraId="7138ACC5" w14:textId="51E82143"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5E1FD57C" w14:textId="7CD3648B" w:rsidR="00DC39BA" w:rsidRPr="00D71476" w:rsidRDefault="00DC39BA" w:rsidP="00DC39BA">
            <w:pPr>
              <w:jc w:val="center"/>
              <w:rPr>
                <w:color w:val="000000"/>
                <w:sz w:val="20"/>
                <w:szCs w:val="20"/>
              </w:rPr>
            </w:pPr>
            <w:r w:rsidRPr="00D71476">
              <w:rPr>
                <w:color w:val="000000"/>
                <w:sz w:val="20"/>
                <w:szCs w:val="20"/>
              </w:rPr>
              <w:t>191</w:t>
            </w:r>
          </w:p>
        </w:tc>
        <w:tc>
          <w:tcPr>
            <w:tcW w:w="1387" w:type="dxa"/>
            <w:gridSpan w:val="2"/>
            <w:tcBorders>
              <w:top w:val="nil"/>
              <w:left w:val="nil"/>
              <w:bottom w:val="nil"/>
              <w:right w:val="nil"/>
            </w:tcBorders>
            <w:shd w:val="clear" w:color="auto" w:fill="auto"/>
            <w:noWrap/>
            <w:vAlign w:val="center"/>
          </w:tcPr>
          <w:p w14:paraId="6094B96A" w14:textId="54C52720" w:rsidR="00DC39BA" w:rsidRPr="00D71476" w:rsidRDefault="00DC39BA" w:rsidP="00DC39BA">
            <w:pPr>
              <w:jc w:val="center"/>
              <w:rPr>
                <w:color w:val="000000"/>
                <w:sz w:val="20"/>
                <w:szCs w:val="20"/>
              </w:rPr>
            </w:pPr>
            <w:r w:rsidRPr="00D71476">
              <w:rPr>
                <w:color w:val="000000"/>
                <w:sz w:val="20"/>
                <w:szCs w:val="20"/>
              </w:rPr>
              <w:t>117</w:t>
            </w:r>
          </w:p>
        </w:tc>
        <w:tc>
          <w:tcPr>
            <w:tcW w:w="1190" w:type="dxa"/>
            <w:tcBorders>
              <w:top w:val="nil"/>
              <w:left w:val="nil"/>
              <w:bottom w:val="nil"/>
              <w:right w:val="nil"/>
            </w:tcBorders>
            <w:shd w:val="clear" w:color="auto" w:fill="auto"/>
            <w:noWrap/>
            <w:vAlign w:val="center"/>
          </w:tcPr>
          <w:p w14:paraId="4499F279" w14:textId="2A7ACF91" w:rsidR="00DC39BA" w:rsidRPr="00D71476" w:rsidRDefault="00DC39BA" w:rsidP="00DC39BA">
            <w:pPr>
              <w:jc w:val="center"/>
              <w:rPr>
                <w:color w:val="000000"/>
                <w:sz w:val="20"/>
                <w:szCs w:val="20"/>
              </w:rPr>
            </w:pPr>
            <w:r w:rsidRPr="00D71476">
              <w:rPr>
                <w:color w:val="000000"/>
                <w:sz w:val="20"/>
                <w:szCs w:val="20"/>
              </w:rPr>
              <w:t>61%</w:t>
            </w:r>
          </w:p>
        </w:tc>
        <w:tc>
          <w:tcPr>
            <w:tcW w:w="1350" w:type="dxa"/>
            <w:vAlign w:val="center"/>
          </w:tcPr>
          <w:p w14:paraId="2740D260" w14:textId="7EFA6CA6" w:rsidR="00DC39BA" w:rsidRPr="00D71476" w:rsidRDefault="00DC39BA" w:rsidP="00DC39BA">
            <w:pPr>
              <w:jc w:val="center"/>
              <w:rPr>
                <w:sz w:val="20"/>
                <w:szCs w:val="20"/>
              </w:rPr>
            </w:pPr>
            <w:r w:rsidRPr="00D71476">
              <w:rPr>
                <w:color w:val="000000"/>
                <w:sz w:val="20"/>
                <w:szCs w:val="20"/>
              </w:rPr>
              <w:t>6</w:t>
            </w:r>
            <w:r w:rsidR="00216690">
              <w:rPr>
                <w:color w:val="000000"/>
                <w:sz w:val="20"/>
                <w:szCs w:val="20"/>
              </w:rPr>
              <w:t>1</w:t>
            </w:r>
            <w:r w:rsidRPr="00D71476">
              <w:rPr>
                <w:color w:val="000000"/>
                <w:sz w:val="20"/>
                <w:szCs w:val="20"/>
              </w:rPr>
              <w:t>%</w:t>
            </w:r>
          </w:p>
        </w:tc>
      </w:tr>
      <w:tr w:rsidR="00DC39BA" w:rsidRPr="00D71476" w14:paraId="12E11C71" w14:textId="0CA61E9F" w:rsidTr="009570A4">
        <w:trPr>
          <w:trHeight w:val="320"/>
        </w:trPr>
        <w:tc>
          <w:tcPr>
            <w:tcW w:w="806" w:type="dxa"/>
            <w:tcBorders>
              <w:top w:val="nil"/>
              <w:left w:val="nil"/>
              <w:bottom w:val="nil"/>
              <w:right w:val="nil"/>
            </w:tcBorders>
            <w:shd w:val="clear" w:color="auto" w:fill="auto"/>
            <w:noWrap/>
            <w:vAlign w:val="center"/>
            <w:hideMark/>
          </w:tcPr>
          <w:p w14:paraId="1E68F51D" w14:textId="77777777" w:rsidR="00DC39BA" w:rsidRPr="00D71476" w:rsidRDefault="00DC39BA" w:rsidP="00DC39BA">
            <w:pPr>
              <w:jc w:val="center"/>
              <w:rPr>
                <w:color w:val="000000"/>
                <w:sz w:val="20"/>
                <w:szCs w:val="20"/>
              </w:rPr>
            </w:pPr>
            <w:r w:rsidRPr="00D71476">
              <w:rPr>
                <w:color w:val="000000"/>
                <w:sz w:val="20"/>
                <w:szCs w:val="20"/>
              </w:rPr>
              <w:t>2015</w:t>
            </w:r>
          </w:p>
        </w:tc>
        <w:tc>
          <w:tcPr>
            <w:tcW w:w="903" w:type="dxa"/>
            <w:tcBorders>
              <w:top w:val="nil"/>
              <w:left w:val="nil"/>
              <w:bottom w:val="nil"/>
              <w:right w:val="nil"/>
            </w:tcBorders>
            <w:shd w:val="clear" w:color="auto" w:fill="auto"/>
            <w:noWrap/>
            <w:vAlign w:val="center"/>
            <w:hideMark/>
          </w:tcPr>
          <w:p w14:paraId="3B902D61" w14:textId="77777777" w:rsidR="00DC39BA" w:rsidRPr="00D71476" w:rsidRDefault="00DC39BA" w:rsidP="00DC39BA">
            <w:pPr>
              <w:jc w:val="center"/>
              <w:rPr>
                <w:color w:val="000000"/>
                <w:sz w:val="20"/>
                <w:szCs w:val="20"/>
              </w:rPr>
            </w:pPr>
            <w:r w:rsidRPr="00D71476">
              <w:rPr>
                <w:color w:val="000000"/>
                <w:sz w:val="20"/>
                <w:szCs w:val="20"/>
              </w:rPr>
              <w:t>265</w:t>
            </w:r>
          </w:p>
        </w:tc>
        <w:tc>
          <w:tcPr>
            <w:tcW w:w="902" w:type="dxa"/>
            <w:tcBorders>
              <w:top w:val="nil"/>
              <w:left w:val="nil"/>
              <w:bottom w:val="nil"/>
              <w:right w:val="nil"/>
            </w:tcBorders>
            <w:shd w:val="clear" w:color="auto" w:fill="auto"/>
            <w:noWrap/>
            <w:vAlign w:val="center"/>
            <w:hideMark/>
          </w:tcPr>
          <w:p w14:paraId="2529C5E5" w14:textId="77777777" w:rsidR="00DC39BA" w:rsidRPr="00D71476" w:rsidRDefault="00DC39BA" w:rsidP="00DC39BA">
            <w:pPr>
              <w:jc w:val="center"/>
              <w:rPr>
                <w:color w:val="000000"/>
                <w:sz w:val="20"/>
                <w:szCs w:val="20"/>
              </w:rPr>
            </w:pPr>
            <w:r w:rsidRPr="00D71476">
              <w:rPr>
                <w:color w:val="000000"/>
                <w:sz w:val="20"/>
                <w:szCs w:val="20"/>
              </w:rPr>
              <w:t>179</w:t>
            </w:r>
          </w:p>
        </w:tc>
        <w:tc>
          <w:tcPr>
            <w:tcW w:w="1117" w:type="dxa"/>
            <w:tcBorders>
              <w:top w:val="nil"/>
              <w:left w:val="nil"/>
              <w:bottom w:val="nil"/>
              <w:right w:val="nil"/>
            </w:tcBorders>
            <w:shd w:val="clear" w:color="auto" w:fill="auto"/>
            <w:noWrap/>
            <w:vAlign w:val="center"/>
            <w:hideMark/>
          </w:tcPr>
          <w:p w14:paraId="4E99ABFF" w14:textId="554BBDC4" w:rsidR="00DC39BA" w:rsidRPr="00D71476" w:rsidRDefault="00DC39BA" w:rsidP="00DC39BA">
            <w:pPr>
              <w:jc w:val="center"/>
              <w:rPr>
                <w:color w:val="000000"/>
                <w:sz w:val="20"/>
                <w:szCs w:val="20"/>
              </w:rPr>
            </w:pPr>
            <w:r w:rsidRPr="00D71476">
              <w:rPr>
                <w:color w:val="000000"/>
                <w:sz w:val="20"/>
                <w:szCs w:val="20"/>
              </w:rPr>
              <w:t>68%</w:t>
            </w:r>
          </w:p>
        </w:tc>
        <w:tc>
          <w:tcPr>
            <w:tcW w:w="435" w:type="dxa"/>
            <w:gridSpan w:val="2"/>
            <w:tcBorders>
              <w:top w:val="nil"/>
              <w:left w:val="nil"/>
              <w:bottom w:val="nil"/>
              <w:right w:val="nil"/>
            </w:tcBorders>
            <w:vAlign w:val="bottom"/>
          </w:tcPr>
          <w:p w14:paraId="5737F285" w14:textId="3C7136CF"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743DF156" w14:textId="5B4E486C" w:rsidR="00DC39BA" w:rsidRPr="00D71476" w:rsidRDefault="00DC39BA" w:rsidP="00DC39BA">
            <w:pPr>
              <w:jc w:val="center"/>
              <w:rPr>
                <w:color w:val="000000"/>
                <w:sz w:val="20"/>
                <w:szCs w:val="20"/>
              </w:rPr>
            </w:pPr>
            <w:r w:rsidRPr="00D71476">
              <w:rPr>
                <w:color w:val="000000"/>
                <w:sz w:val="20"/>
                <w:szCs w:val="20"/>
              </w:rPr>
              <w:t>241</w:t>
            </w:r>
          </w:p>
        </w:tc>
        <w:tc>
          <w:tcPr>
            <w:tcW w:w="1387" w:type="dxa"/>
            <w:gridSpan w:val="2"/>
            <w:tcBorders>
              <w:top w:val="nil"/>
              <w:left w:val="nil"/>
              <w:bottom w:val="nil"/>
              <w:right w:val="nil"/>
            </w:tcBorders>
            <w:shd w:val="clear" w:color="auto" w:fill="auto"/>
            <w:noWrap/>
            <w:vAlign w:val="center"/>
          </w:tcPr>
          <w:p w14:paraId="78682C40" w14:textId="653D344B" w:rsidR="00DC39BA" w:rsidRPr="00D71476" w:rsidRDefault="00DC39BA" w:rsidP="00DC39BA">
            <w:pPr>
              <w:jc w:val="center"/>
              <w:rPr>
                <w:color w:val="000000"/>
                <w:sz w:val="20"/>
                <w:szCs w:val="20"/>
              </w:rPr>
            </w:pPr>
            <w:r w:rsidRPr="00D71476">
              <w:rPr>
                <w:color w:val="000000"/>
                <w:sz w:val="20"/>
                <w:szCs w:val="20"/>
              </w:rPr>
              <w:t>176</w:t>
            </w:r>
          </w:p>
        </w:tc>
        <w:tc>
          <w:tcPr>
            <w:tcW w:w="1190" w:type="dxa"/>
            <w:tcBorders>
              <w:top w:val="nil"/>
              <w:left w:val="nil"/>
              <w:bottom w:val="nil"/>
              <w:right w:val="nil"/>
            </w:tcBorders>
            <w:shd w:val="clear" w:color="auto" w:fill="auto"/>
            <w:noWrap/>
            <w:vAlign w:val="center"/>
          </w:tcPr>
          <w:p w14:paraId="4F76928D" w14:textId="780C1203" w:rsidR="00DC39BA" w:rsidRPr="00D71476" w:rsidRDefault="00DC39BA" w:rsidP="00DC39BA">
            <w:pPr>
              <w:jc w:val="center"/>
              <w:rPr>
                <w:color w:val="000000"/>
                <w:sz w:val="20"/>
                <w:szCs w:val="20"/>
              </w:rPr>
            </w:pPr>
            <w:r w:rsidRPr="00D71476">
              <w:rPr>
                <w:color w:val="000000"/>
                <w:sz w:val="20"/>
                <w:szCs w:val="20"/>
              </w:rPr>
              <w:t>73%</w:t>
            </w:r>
          </w:p>
        </w:tc>
        <w:tc>
          <w:tcPr>
            <w:tcW w:w="1350" w:type="dxa"/>
            <w:vAlign w:val="center"/>
          </w:tcPr>
          <w:p w14:paraId="5BF1837D" w14:textId="021BE518" w:rsidR="00DC39BA" w:rsidRPr="00D71476" w:rsidRDefault="00DC39BA" w:rsidP="00DC39BA">
            <w:pPr>
              <w:jc w:val="center"/>
              <w:rPr>
                <w:sz w:val="20"/>
                <w:szCs w:val="20"/>
              </w:rPr>
            </w:pPr>
            <w:r w:rsidRPr="00D71476">
              <w:rPr>
                <w:color w:val="000000"/>
                <w:sz w:val="20"/>
                <w:szCs w:val="20"/>
              </w:rPr>
              <w:t>72%</w:t>
            </w:r>
          </w:p>
        </w:tc>
      </w:tr>
      <w:tr w:rsidR="00DC39BA" w:rsidRPr="00D71476" w14:paraId="5856B19E" w14:textId="033081B2" w:rsidTr="009570A4">
        <w:trPr>
          <w:trHeight w:val="320"/>
        </w:trPr>
        <w:tc>
          <w:tcPr>
            <w:tcW w:w="806" w:type="dxa"/>
            <w:tcBorders>
              <w:top w:val="nil"/>
              <w:left w:val="nil"/>
              <w:bottom w:val="nil"/>
              <w:right w:val="nil"/>
            </w:tcBorders>
            <w:shd w:val="clear" w:color="auto" w:fill="auto"/>
            <w:noWrap/>
            <w:vAlign w:val="center"/>
            <w:hideMark/>
          </w:tcPr>
          <w:p w14:paraId="610CE022" w14:textId="77777777" w:rsidR="00DC39BA" w:rsidRPr="00D71476" w:rsidRDefault="00DC39BA" w:rsidP="00DC39BA">
            <w:pPr>
              <w:jc w:val="center"/>
              <w:rPr>
                <w:color w:val="000000"/>
                <w:sz w:val="20"/>
                <w:szCs w:val="20"/>
              </w:rPr>
            </w:pPr>
            <w:r w:rsidRPr="00D71476">
              <w:rPr>
                <w:color w:val="000000"/>
                <w:sz w:val="20"/>
                <w:szCs w:val="20"/>
              </w:rPr>
              <w:t>2016</w:t>
            </w:r>
          </w:p>
        </w:tc>
        <w:tc>
          <w:tcPr>
            <w:tcW w:w="903" w:type="dxa"/>
            <w:tcBorders>
              <w:top w:val="nil"/>
              <w:left w:val="nil"/>
              <w:bottom w:val="nil"/>
              <w:right w:val="nil"/>
            </w:tcBorders>
            <w:shd w:val="clear" w:color="auto" w:fill="auto"/>
            <w:noWrap/>
            <w:vAlign w:val="center"/>
            <w:hideMark/>
          </w:tcPr>
          <w:p w14:paraId="45FF6453" w14:textId="77777777" w:rsidR="00DC39BA" w:rsidRPr="00D71476" w:rsidRDefault="00DC39BA" w:rsidP="00DC39BA">
            <w:pPr>
              <w:jc w:val="center"/>
              <w:rPr>
                <w:color w:val="000000"/>
                <w:sz w:val="20"/>
                <w:szCs w:val="20"/>
              </w:rPr>
            </w:pPr>
            <w:r w:rsidRPr="00D71476">
              <w:rPr>
                <w:color w:val="000000"/>
                <w:sz w:val="20"/>
                <w:szCs w:val="20"/>
              </w:rPr>
              <w:t>330</w:t>
            </w:r>
          </w:p>
        </w:tc>
        <w:tc>
          <w:tcPr>
            <w:tcW w:w="902" w:type="dxa"/>
            <w:tcBorders>
              <w:top w:val="nil"/>
              <w:left w:val="nil"/>
              <w:bottom w:val="nil"/>
              <w:right w:val="nil"/>
            </w:tcBorders>
            <w:shd w:val="clear" w:color="auto" w:fill="auto"/>
            <w:noWrap/>
            <w:vAlign w:val="center"/>
            <w:hideMark/>
          </w:tcPr>
          <w:p w14:paraId="71B8942C" w14:textId="77777777" w:rsidR="00DC39BA" w:rsidRPr="00D71476" w:rsidRDefault="00DC39BA" w:rsidP="00DC39BA">
            <w:pPr>
              <w:jc w:val="center"/>
              <w:rPr>
                <w:color w:val="000000"/>
                <w:sz w:val="20"/>
                <w:szCs w:val="20"/>
              </w:rPr>
            </w:pPr>
            <w:r w:rsidRPr="00D71476">
              <w:rPr>
                <w:color w:val="000000"/>
                <w:sz w:val="20"/>
                <w:szCs w:val="20"/>
              </w:rPr>
              <w:t>228</w:t>
            </w:r>
          </w:p>
        </w:tc>
        <w:tc>
          <w:tcPr>
            <w:tcW w:w="1117" w:type="dxa"/>
            <w:tcBorders>
              <w:top w:val="nil"/>
              <w:left w:val="nil"/>
              <w:bottom w:val="nil"/>
              <w:right w:val="nil"/>
            </w:tcBorders>
            <w:shd w:val="clear" w:color="auto" w:fill="auto"/>
            <w:noWrap/>
            <w:vAlign w:val="center"/>
            <w:hideMark/>
          </w:tcPr>
          <w:p w14:paraId="51195BE3" w14:textId="55BBFBF7" w:rsidR="00DC39BA" w:rsidRPr="00D71476" w:rsidRDefault="00DC39BA" w:rsidP="00DC39BA">
            <w:pPr>
              <w:jc w:val="center"/>
              <w:rPr>
                <w:color w:val="000000"/>
                <w:sz w:val="20"/>
                <w:szCs w:val="20"/>
              </w:rPr>
            </w:pPr>
            <w:r w:rsidRPr="00D71476">
              <w:rPr>
                <w:color w:val="000000"/>
                <w:sz w:val="20"/>
                <w:szCs w:val="20"/>
              </w:rPr>
              <w:t>69%</w:t>
            </w:r>
          </w:p>
        </w:tc>
        <w:tc>
          <w:tcPr>
            <w:tcW w:w="435" w:type="dxa"/>
            <w:gridSpan w:val="2"/>
            <w:tcBorders>
              <w:top w:val="nil"/>
              <w:left w:val="nil"/>
              <w:bottom w:val="nil"/>
              <w:right w:val="nil"/>
            </w:tcBorders>
            <w:vAlign w:val="bottom"/>
          </w:tcPr>
          <w:p w14:paraId="2C7300FC" w14:textId="6F7E8228"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1B0E486C" w14:textId="5E23AB91" w:rsidR="00DC39BA" w:rsidRPr="00D71476" w:rsidRDefault="00DC39BA" w:rsidP="00DC39BA">
            <w:pPr>
              <w:jc w:val="center"/>
              <w:rPr>
                <w:color w:val="000000"/>
                <w:sz w:val="20"/>
                <w:szCs w:val="20"/>
              </w:rPr>
            </w:pPr>
            <w:r w:rsidRPr="00D71476">
              <w:rPr>
                <w:color w:val="000000"/>
                <w:sz w:val="20"/>
                <w:szCs w:val="20"/>
              </w:rPr>
              <w:t>295</w:t>
            </w:r>
          </w:p>
        </w:tc>
        <w:tc>
          <w:tcPr>
            <w:tcW w:w="1387" w:type="dxa"/>
            <w:gridSpan w:val="2"/>
            <w:tcBorders>
              <w:top w:val="nil"/>
              <w:left w:val="nil"/>
              <w:bottom w:val="nil"/>
              <w:right w:val="nil"/>
            </w:tcBorders>
            <w:shd w:val="clear" w:color="auto" w:fill="auto"/>
            <w:noWrap/>
            <w:vAlign w:val="center"/>
          </w:tcPr>
          <w:p w14:paraId="54E6EFB3" w14:textId="1979D430" w:rsidR="00DC39BA" w:rsidRPr="00D71476" w:rsidRDefault="00DC39BA" w:rsidP="00DC39BA">
            <w:pPr>
              <w:jc w:val="center"/>
              <w:rPr>
                <w:color w:val="000000"/>
                <w:sz w:val="20"/>
                <w:szCs w:val="20"/>
              </w:rPr>
            </w:pPr>
            <w:r w:rsidRPr="00D71476">
              <w:rPr>
                <w:color w:val="000000"/>
                <w:sz w:val="20"/>
                <w:szCs w:val="20"/>
              </w:rPr>
              <w:t>212</w:t>
            </w:r>
          </w:p>
        </w:tc>
        <w:tc>
          <w:tcPr>
            <w:tcW w:w="1190" w:type="dxa"/>
            <w:tcBorders>
              <w:top w:val="nil"/>
              <w:left w:val="nil"/>
              <w:bottom w:val="nil"/>
              <w:right w:val="nil"/>
            </w:tcBorders>
            <w:shd w:val="clear" w:color="auto" w:fill="auto"/>
            <w:noWrap/>
            <w:vAlign w:val="center"/>
          </w:tcPr>
          <w:p w14:paraId="3A8696DF" w14:textId="71CDE83C" w:rsidR="00DC39BA" w:rsidRPr="00D71476" w:rsidRDefault="00DC39BA" w:rsidP="00DC39BA">
            <w:pPr>
              <w:jc w:val="center"/>
              <w:rPr>
                <w:color w:val="000000"/>
                <w:sz w:val="20"/>
                <w:szCs w:val="20"/>
              </w:rPr>
            </w:pPr>
            <w:r w:rsidRPr="00D71476">
              <w:rPr>
                <w:color w:val="000000"/>
                <w:sz w:val="20"/>
                <w:szCs w:val="20"/>
              </w:rPr>
              <w:t>72%</w:t>
            </w:r>
          </w:p>
        </w:tc>
        <w:tc>
          <w:tcPr>
            <w:tcW w:w="1350" w:type="dxa"/>
            <w:vAlign w:val="center"/>
          </w:tcPr>
          <w:p w14:paraId="76EC3113" w14:textId="77777777" w:rsidR="00DC39BA" w:rsidRPr="00D71476" w:rsidRDefault="00DC39BA" w:rsidP="00DC39BA">
            <w:pPr>
              <w:jc w:val="center"/>
              <w:rPr>
                <w:sz w:val="20"/>
                <w:szCs w:val="20"/>
              </w:rPr>
            </w:pPr>
          </w:p>
        </w:tc>
      </w:tr>
      <w:tr w:rsidR="00DC39BA" w:rsidRPr="00D71476" w14:paraId="461A12FA" w14:textId="03534BD9" w:rsidTr="009570A4">
        <w:trPr>
          <w:trHeight w:val="320"/>
        </w:trPr>
        <w:tc>
          <w:tcPr>
            <w:tcW w:w="806" w:type="dxa"/>
            <w:tcBorders>
              <w:top w:val="nil"/>
              <w:left w:val="nil"/>
              <w:bottom w:val="nil"/>
              <w:right w:val="nil"/>
            </w:tcBorders>
            <w:shd w:val="clear" w:color="auto" w:fill="auto"/>
            <w:noWrap/>
            <w:vAlign w:val="center"/>
            <w:hideMark/>
          </w:tcPr>
          <w:p w14:paraId="10E8D49E" w14:textId="77777777" w:rsidR="00DC39BA" w:rsidRPr="00D71476" w:rsidRDefault="00DC39BA" w:rsidP="00DC39BA">
            <w:pPr>
              <w:jc w:val="center"/>
              <w:rPr>
                <w:color w:val="000000"/>
                <w:sz w:val="20"/>
                <w:szCs w:val="20"/>
              </w:rPr>
            </w:pPr>
            <w:r w:rsidRPr="00D71476">
              <w:rPr>
                <w:color w:val="000000"/>
                <w:sz w:val="20"/>
                <w:szCs w:val="20"/>
              </w:rPr>
              <w:t>2017</w:t>
            </w:r>
          </w:p>
        </w:tc>
        <w:tc>
          <w:tcPr>
            <w:tcW w:w="903" w:type="dxa"/>
            <w:tcBorders>
              <w:top w:val="nil"/>
              <w:left w:val="nil"/>
              <w:bottom w:val="nil"/>
              <w:right w:val="nil"/>
            </w:tcBorders>
            <w:shd w:val="clear" w:color="auto" w:fill="auto"/>
            <w:noWrap/>
            <w:vAlign w:val="center"/>
            <w:hideMark/>
          </w:tcPr>
          <w:p w14:paraId="4F31592F" w14:textId="77777777" w:rsidR="00DC39BA" w:rsidRPr="00D71476" w:rsidRDefault="00DC39BA" w:rsidP="00DC39BA">
            <w:pPr>
              <w:jc w:val="center"/>
              <w:rPr>
                <w:color w:val="000000"/>
                <w:sz w:val="20"/>
                <w:szCs w:val="20"/>
              </w:rPr>
            </w:pPr>
            <w:r w:rsidRPr="00D71476">
              <w:rPr>
                <w:color w:val="000000"/>
                <w:sz w:val="20"/>
                <w:szCs w:val="20"/>
              </w:rPr>
              <w:t>252</w:t>
            </w:r>
          </w:p>
        </w:tc>
        <w:tc>
          <w:tcPr>
            <w:tcW w:w="902" w:type="dxa"/>
            <w:tcBorders>
              <w:top w:val="nil"/>
              <w:left w:val="nil"/>
              <w:bottom w:val="nil"/>
              <w:right w:val="nil"/>
            </w:tcBorders>
            <w:shd w:val="clear" w:color="auto" w:fill="auto"/>
            <w:noWrap/>
            <w:vAlign w:val="center"/>
            <w:hideMark/>
          </w:tcPr>
          <w:p w14:paraId="33374B39" w14:textId="77777777" w:rsidR="00DC39BA" w:rsidRPr="00D71476" w:rsidRDefault="00DC39BA" w:rsidP="00DC39BA">
            <w:pPr>
              <w:jc w:val="center"/>
              <w:rPr>
                <w:color w:val="000000"/>
                <w:sz w:val="20"/>
                <w:szCs w:val="20"/>
              </w:rPr>
            </w:pPr>
            <w:r w:rsidRPr="00D71476">
              <w:rPr>
                <w:color w:val="000000"/>
                <w:sz w:val="20"/>
                <w:szCs w:val="20"/>
              </w:rPr>
              <w:t>173</w:t>
            </w:r>
          </w:p>
        </w:tc>
        <w:tc>
          <w:tcPr>
            <w:tcW w:w="1117" w:type="dxa"/>
            <w:tcBorders>
              <w:top w:val="nil"/>
              <w:left w:val="nil"/>
              <w:bottom w:val="nil"/>
              <w:right w:val="nil"/>
            </w:tcBorders>
            <w:shd w:val="clear" w:color="auto" w:fill="auto"/>
            <w:noWrap/>
            <w:vAlign w:val="center"/>
            <w:hideMark/>
          </w:tcPr>
          <w:p w14:paraId="6B4D99CE" w14:textId="27BE24EC" w:rsidR="00DC39BA" w:rsidRPr="00D71476" w:rsidRDefault="00DC39BA" w:rsidP="00DC39BA">
            <w:pPr>
              <w:jc w:val="center"/>
              <w:rPr>
                <w:color w:val="000000"/>
                <w:sz w:val="20"/>
                <w:szCs w:val="20"/>
              </w:rPr>
            </w:pPr>
            <w:r w:rsidRPr="00D71476">
              <w:rPr>
                <w:color w:val="000000"/>
                <w:sz w:val="20"/>
                <w:szCs w:val="20"/>
              </w:rPr>
              <w:t>69%</w:t>
            </w:r>
          </w:p>
        </w:tc>
        <w:tc>
          <w:tcPr>
            <w:tcW w:w="435" w:type="dxa"/>
            <w:gridSpan w:val="2"/>
            <w:tcBorders>
              <w:top w:val="nil"/>
              <w:left w:val="nil"/>
              <w:bottom w:val="nil"/>
              <w:right w:val="nil"/>
            </w:tcBorders>
            <w:vAlign w:val="bottom"/>
          </w:tcPr>
          <w:p w14:paraId="4D540DEC" w14:textId="7BC48F9C"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3F209ED5" w14:textId="405BA638" w:rsidR="00DC39BA" w:rsidRPr="00D71476" w:rsidRDefault="00DC39BA" w:rsidP="00DC39BA">
            <w:pPr>
              <w:jc w:val="center"/>
              <w:rPr>
                <w:color w:val="000000"/>
                <w:sz w:val="20"/>
                <w:szCs w:val="20"/>
              </w:rPr>
            </w:pPr>
            <w:r w:rsidRPr="00D71476">
              <w:rPr>
                <w:color w:val="000000"/>
                <w:sz w:val="20"/>
                <w:szCs w:val="20"/>
              </w:rPr>
              <w:t>239</w:t>
            </w:r>
          </w:p>
        </w:tc>
        <w:tc>
          <w:tcPr>
            <w:tcW w:w="1387" w:type="dxa"/>
            <w:gridSpan w:val="2"/>
            <w:tcBorders>
              <w:top w:val="nil"/>
              <w:left w:val="nil"/>
              <w:bottom w:val="nil"/>
              <w:right w:val="nil"/>
            </w:tcBorders>
            <w:shd w:val="clear" w:color="auto" w:fill="auto"/>
            <w:noWrap/>
            <w:vAlign w:val="center"/>
          </w:tcPr>
          <w:p w14:paraId="1B125459" w14:textId="17048A50" w:rsidR="00DC39BA" w:rsidRPr="00D71476" w:rsidRDefault="00DC39BA" w:rsidP="00DC39BA">
            <w:pPr>
              <w:jc w:val="center"/>
              <w:rPr>
                <w:color w:val="000000"/>
                <w:sz w:val="20"/>
                <w:szCs w:val="20"/>
              </w:rPr>
            </w:pPr>
            <w:r w:rsidRPr="00D71476">
              <w:rPr>
                <w:color w:val="000000"/>
                <w:sz w:val="20"/>
                <w:szCs w:val="20"/>
              </w:rPr>
              <w:t>169</w:t>
            </w:r>
          </w:p>
        </w:tc>
        <w:tc>
          <w:tcPr>
            <w:tcW w:w="1190" w:type="dxa"/>
            <w:tcBorders>
              <w:top w:val="nil"/>
              <w:left w:val="nil"/>
              <w:bottom w:val="nil"/>
              <w:right w:val="nil"/>
            </w:tcBorders>
            <w:shd w:val="clear" w:color="auto" w:fill="auto"/>
            <w:noWrap/>
            <w:vAlign w:val="center"/>
          </w:tcPr>
          <w:p w14:paraId="293A8C03" w14:textId="243ADBFB" w:rsidR="00DC39BA" w:rsidRPr="00D71476" w:rsidRDefault="00DC39BA" w:rsidP="00DC39BA">
            <w:pPr>
              <w:jc w:val="center"/>
              <w:rPr>
                <w:color w:val="000000"/>
                <w:sz w:val="20"/>
                <w:szCs w:val="20"/>
              </w:rPr>
            </w:pPr>
            <w:r w:rsidRPr="00D71476">
              <w:rPr>
                <w:color w:val="000000"/>
                <w:sz w:val="20"/>
                <w:szCs w:val="20"/>
              </w:rPr>
              <w:t>71%</w:t>
            </w:r>
          </w:p>
        </w:tc>
        <w:tc>
          <w:tcPr>
            <w:tcW w:w="1350" w:type="dxa"/>
            <w:vAlign w:val="center"/>
          </w:tcPr>
          <w:p w14:paraId="2D9175A9" w14:textId="77777777" w:rsidR="00DC39BA" w:rsidRPr="00D71476" w:rsidRDefault="00DC39BA" w:rsidP="00DC39BA">
            <w:pPr>
              <w:jc w:val="center"/>
              <w:rPr>
                <w:sz w:val="20"/>
                <w:szCs w:val="20"/>
              </w:rPr>
            </w:pPr>
          </w:p>
        </w:tc>
      </w:tr>
      <w:tr w:rsidR="00DC39BA" w:rsidRPr="00D71476" w14:paraId="58C61075" w14:textId="0115F984" w:rsidTr="009570A4">
        <w:trPr>
          <w:trHeight w:val="320"/>
        </w:trPr>
        <w:tc>
          <w:tcPr>
            <w:tcW w:w="806" w:type="dxa"/>
            <w:tcBorders>
              <w:top w:val="nil"/>
              <w:left w:val="nil"/>
              <w:bottom w:val="nil"/>
              <w:right w:val="nil"/>
            </w:tcBorders>
            <w:shd w:val="clear" w:color="auto" w:fill="auto"/>
            <w:noWrap/>
            <w:vAlign w:val="center"/>
            <w:hideMark/>
          </w:tcPr>
          <w:p w14:paraId="7156CA06" w14:textId="77777777" w:rsidR="00DC39BA" w:rsidRPr="00D71476" w:rsidRDefault="00DC39BA" w:rsidP="00DC39BA">
            <w:pPr>
              <w:jc w:val="center"/>
              <w:rPr>
                <w:color w:val="000000"/>
                <w:sz w:val="20"/>
                <w:szCs w:val="20"/>
              </w:rPr>
            </w:pPr>
            <w:r w:rsidRPr="00D71476">
              <w:rPr>
                <w:color w:val="000000"/>
                <w:sz w:val="20"/>
                <w:szCs w:val="20"/>
              </w:rPr>
              <w:t>2018</w:t>
            </w:r>
          </w:p>
        </w:tc>
        <w:tc>
          <w:tcPr>
            <w:tcW w:w="903" w:type="dxa"/>
            <w:tcBorders>
              <w:top w:val="nil"/>
              <w:left w:val="nil"/>
              <w:bottom w:val="nil"/>
              <w:right w:val="nil"/>
            </w:tcBorders>
            <w:shd w:val="clear" w:color="auto" w:fill="auto"/>
            <w:noWrap/>
            <w:vAlign w:val="center"/>
            <w:hideMark/>
          </w:tcPr>
          <w:p w14:paraId="299133C7" w14:textId="77777777" w:rsidR="00DC39BA" w:rsidRPr="00D71476" w:rsidRDefault="00DC39BA" w:rsidP="00DC39BA">
            <w:pPr>
              <w:jc w:val="center"/>
              <w:rPr>
                <w:color w:val="000000"/>
                <w:sz w:val="20"/>
                <w:szCs w:val="20"/>
              </w:rPr>
            </w:pPr>
            <w:r w:rsidRPr="00D71476">
              <w:rPr>
                <w:color w:val="000000"/>
                <w:sz w:val="20"/>
                <w:szCs w:val="20"/>
              </w:rPr>
              <w:t>155</w:t>
            </w:r>
          </w:p>
        </w:tc>
        <w:tc>
          <w:tcPr>
            <w:tcW w:w="902" w:type="dxa"/>
            <w:tcBorders>
              <w:top w:val="nil"/>
              <w:left w:val="nil"/>
              <w:bottom w:val="nil"/>
              <w:right w:val="nil"/>
            </w:tcBorders>
            <w:shd w:val="clear" w:color="auto" w:fill="auto"/>
            <w:noWrap/>
            <w:vAlign w:val="center"/>
            <w:hideMark/>
          </w:tcPr>
          <w:p w14:paraId="427C2CD7" w14:textId="77777777" w:rsidR="00DC39BA" w:rsidRPr="00D71476" w:rsidRDefault="00DC39BA" w:rsidP="00DC39BA">
            <w:pPr>
              <w:jc w:val="center"/>
              <w:rPr>
                <w:color w:val="000000"/>
                <w:sz w:val="20"/>
                <w:szCs w:val="20"/>
              </w:rPr>
            </w:pPr>
            <w:r w:rsidRPr="00D71476">
              <w:rPr>
                <w:color w:val="000000"/>
                <w:sz w:val="20"/>
                <w:szCs w:val="20"/>
              </w:rPr>
              <w:t>100</w:t>
            </w:r>
          </w:p>
        </w:tc>
        <w:tc>
          <w:tcPr>
            <w:tcW w:w="1117" w:type="dxa"/>
            <w:tcBorders>
              <w:top w:val="nil"/>
              <w:left w:val="nil"/>
              <w:bottom w:val="nil"/>
              <w:right w:val="nil"/>
            </w:tcBorders>
            <w:shd w:val="clear" w:color="auto" w:fill="auto"/>
            <w:noWrap/>
            <w:vAlign w:val="center"/>
            <w:hideMark/>
          </w:tcPr>
          <w:p w14:paraId="30D0FBE3" w14:textId="449B44AE" w:rsidR="00DC39BA" w:rsidRPr="00D71476" w:rsidRDefault="00DC39BA" w:rsidP="00DC39BA">
            <w:pPr>
              <w:jc w:val="center"/>
              <w:rPr>
                <w:color w:val="000000"/>
                <w:sz w:val="20"/>
                <w:szCs w:val="20"/>
              </w:rPr>
            </w:pPr>
            <w:r w:rsidRPr="00D71476">
              <w:rPr>
                <w:color w:val="000000"/>
                <w:sz w:val="20"/>
                <w:szCs w:val="20"/>
              </w:rPr>
              <w:t>65%</w:t>
            </w:r>
          </w:p>
        </w:tc>
        <w:tc>
          <w:tcPr>
            <w:tcW w:w="435" w:type="dxa"/>
            <w:gridSpan w:val="2"/>
            <w:tcBorders>
              <w:top w:val="nil"/>
              <w:left w:val="nil"/>
              <w:bottom w:val="nil"/>
              <w:right w:val="nil"/>
            </w:tcBorders>
            <w:vAlign w:val="bottom"/>
          </w:tcPr>
          <w:p w14:paraId="19DE3ACB" w14:textId="46C03A45"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27DE6940" w14:textId="1F1CA1D9" w:rsidR="00DC39BA" w:rsidRPr="00D71476" w:rsidRDefault="00DC39BA" w:rsidP="00DC39BA">
            <w:pPr>
              <w:jc w:val="center"/>
              <w:rPr>
                <w:color w:val="000000"/>
                <w:sz w:val="20"/>
                <w:szCs w:val="20"/>
              </w:rPr>
            </w:pPr>
            <w:r w:rsidRPr="00D71476">
              <w:rPr>
                <w:color w:val="000000"/>
                <w:sz w:val="20"/>
                <w:szCs w:val="20"/>
              </w:rPr>
              <w:t>120</w:t>
            </w:r>
          </w:p>
        </w:tc>
        <w:tc>
          <w:tcPr>
            <w:tcW w:w="1387" w:type="dxa"/>
            <w:gridSpan w:val="2"/>
            <w:tcBorders>
              <w:top w:val="nil"/>
              <w:left w:val="nil"/>
              <w:bottom w:val="nil"/>
              <w:right w:val="nil"/>
            </w:tcBorders>
            <w:shd w:val="clear" w:color="auto" w:fill="auto"/>
            <w:noWrap/>
            <w:vAlign w:val="center"/>
          </w:tcPr>
          <w:p w14:paraId="5C5C0DC1" w14:textId="2879C352" w:rsidR="00DC39BA" w:rsidRPr="00D71476" w:rsidRDefault="00DC39BA" w:rsidP="00DC39BA">
            <w:pPr>
              <w:jc w:val="center"/>
              <w:rPr>
                <w:color w:val="000000"/>
                <w:sz w:val="20"/>
                <w:szCs w:val="20"/>
              </w:rPr>
            </w:pPr>
            <w:r w:rsidRPr="00D71476">
              <w:rPr>
                <w:color w:val="000000"/>
                <w:sz w:val="20"/>
                <w:szCs w:val="20"/>
              </w:rPr>
              <w:t>92</w:t>
            </w:r>
          </w:p>
        </w:tc>
        <w:tc>
          <w:tcPr>
            <w:tcW w:w="1190" w:type="dxa"/>
            <w:tcBorders>
              <w:top w:val="nil"/>
              <w:left w:val="nil"/>
              <w:bottom w:val="nil"/>
              <w:right w:val="nil"/>
            </w:tcBorders>
            <w:shd w:val="clear" w:color="auto" w:fill="auto"/>
            <w:noWrap/>
            <w:vAlign w:val="center"/>
          </w:tcPr>
          <w:p w14:paraId="52887A3B" w14:textId="6246F12F" w:rsidR="00DC39BA" w:rsidRPr="00D71476" w:rsidRDefault="00DC39BA" w:rsidP="00DC39BA">
            <w:pPr>
              <w:jc w:val="center"/>
              <w:rPr>
                <w:color w:val="000000"/>
                <w:sz w:val="20"/>
                <w:szCs w:val="20"/>
              </w:rPr>
            </w:pPr>
            <w:r w:rsidRPr="00D71476">
              <w:rPr>
                <w:color w:val="000000"/>
                <w:sz w:val="20"/>
                <w:szCs w:val="20"/>
              </w:rPr>
              <w:t>77%</w:t>
            </w:r>
          </w:p>
        </w:tc>
        <w:tc>
          <w:tcPr>
            <w:tcW w:w="1350" w:type="dxa"/>
            <w:vAlign w:val="center"/>
          </w:tcPr>
          <w:p w14:paraId="4311DB73" w14:textId="77777777" w:rsidR="00DC39BA" w:rsidRPr="00D71476" w:rsidRDefault="00DC39BA" w:rsidP="00DC39BA">
            <w:pPr>
              <w:jc w:val="center"/>
              <w:rPr>
                <w:sz w:val="20"/>
                <w:szCs w:val="20"/>
              </w:rPr>
            </w:pPr>
          </w:p>
        </w:tc>
      </w:tr>
      <w:tr w:rsidR="00DC39BA" w:rsidRPr="00D71476" w14:paraId="30FDAE5B" w14:textId="569F9474" w:rsidTr="009570A4">
        <w:trPr>
          <w:trHeight w:val="320"/>
        </w:trPr>
        <w:tc>
          <w:tcPr>
            <w:tcW w:w="806" w:type="dxa"/>
            <w:tcBorders>
              <w:top w:val="nil"/>
              <w:left w:val="nil"/>
              <w:right w:val="nil"/>
            </w:tcBorders>
            <w:shd w:val="clear" w:color="auto" w:fill="auto"/>
            <w:noWrap/>
            <w:vAlign w:val="center"/>
            <w:hideMark/>
          </w:tcPr>
          <w:p w14:paraId="41724F57" w14:textId="77777777" w:rsidR="00DC39BA" w:rsidRPr="00D71476" w:rsidRDefault="00DC39BA" w:rsidP="00DC39BA">
            <w:pPr>
              <w:jc w:val="center"/>
              <w:rPr>
                <w:color w:val="000000"/>
                <w:sz w:val="20"/>
                <w:szCs w:val="20"/>
              </w:rPr>
            </w:pPr>
            <w:r w:rsidRPr="00D71476">
              <w:rPr>
                <w:color w:val="000000"/>
                <w:sz w:val="20"/>
                <w:szCs w:val="20"/>
              </w:rPr>
              <w:t>2019</w:t>
            </w:r>
          </w:p>
        </w:tc>
        <w:tc>
          <w:tcPr>
            <w:tcW w:w="903" w:type="dxa"/>
            <w:tcBorders>
              <w:top w:val="nil"/>
              <w:left w:val="nil"/>
              <w:right w:val="nil"/>
            </w:tcBorders>
            <w:shd w:val="clear" w:color="auto" w:fill="auto"/>
            <w:noWrap/>
            <w:vAlign w:val="center"/>
            <w:hideMark/>
          </w:tcPr>
          <w:p w14:paraId="595A9997" w14:textId="77777777" w:rsidR="00DC39BA" w:rsidRPr="00D71476" w:rsidRDefault="00DC39BA" w:rsidP="00DC39BA">
            <w:pPr>
              <w:jc w:val="center"/>
              <w:rPr>
                <w:color w:val="000000"/>
                <w:sz w:val="20"/>
                <w:szCs w:val="20"/>
              </w:rPr>
            </w:pPr>
            <w:r w:rsidRPr="00D71476">
              <w:rPr>
                <w:color w:val="000000"/>
                <w:sz w:val="20"/>
                <w:szCs w:val="20"/>
              </w:rPr>
              <w:t>173</w:t>
            </w:r>
          </w:p>
        </w:tc>
        <w:tc>
          <w:tcPr>
            <w:tcW w:w="902" w:type="dxa"/>
            <w:tcBorders>
              <w:top w:val="nil"/>
              <w:left w:val="nil"/>
              <w:right w:val="nil"/>
            </w:tcBorders>
            <w:shd w:val="clear" w:color="auto" w:fill="auto"/>
            <w:noWrap/>
            <w:vAlign w:val="center"/>
            <w:hideMark/>
          </w:tcPr>
          <w:p w14:paraId="03C31FA9" w14:textId="77777777" w:rsidR="00DC39BA" w:rsidRPr="00D71476" w:rsidRDefault="00DC39BA" w:rsidP="00DC39BA">
            <w:pPr>
              <w:jc w:val="center"/>
              <w:rPr>
                <w:color w:val="000000"/>
                <w:sz w:val="20"/>
                <w:szCs w:val="20"/>
              </w:rPr>
            </w:pPr>
            <w:r w:rsidRPr="00D71476">
              <w:rPr>
                <w:color w:val="000000"/>
                <w:sz w:val="20"/>
                <w:szCs w:val="20"/>
              </w:rPr>
              <w:t>84</w:t>
            </w:r>
          </w:p>
        </w:tc>
        <w:tc>
          <w:tcPr>
            <w:tcW w:w="1117" w:type="dxa"/>
            <w:tcBorders>
              <w:top w:val="nil"/>
              <w:left w:val="nil"/>
              <w:right w:val="nil"/>
            </w:tcBorders>
            <w:shd w:val="clear" w:color="auto" w:fill="auto"/>
            <w:noWrap/>
            <w:vAlign w:val="center"/>
            <w:hideMark/>
          </w:tcPr>
          <w:p w14:paraId="6FA235C9" w14:textId="13A6A3FA" w:rsidR="00DC39BA" w:rsidRPr="00D71476" w:rsidRDefault="00DC39BA" w:rsidP="00DC39BA">
            <w:pPr>
              <w:jc w:val="center"/>
              <w:rPr>
                <w:color w:val="000000"/>
                <w:sz w:val="20"/>
                <w:szCs w:val="20"/>
              </w:rPr>
            </w:pPr>
            <w:r w:rsidRPr="00D71476">
              <w:rPr>
                <w:color w:val="000000"/>
                <w:sz w:val="20"/>
                <w:szCs w:val="20"/>
              </w:rPr>
              <w:t>49%</w:t>
            </w:r>
          </w:p>
        </w:tc>
        <w:tc>
          <w:tcPr>
            <w:tcW w:w="435" w:type="dxa"/>
            <w:gridSpan w:val="2"/>
            <w:tcBorders>
              <w:top w:val="nil"/>
              <w:left w:val="nil"/>
              <w:right w:val="nil"/>
            </w:tcBorders>
            <w:vAlign w:val="bottom"/>
          </w:tcPr>
          <w:p w14:paraId="0AB4DAB2" w14:textId="23E9ED4A" w:rsidR="00DC39BA" w:rsidRPr="00D71476" w:rsidRDefault="00DC39BA" w:rsidP="00DC39BA">
            <w:pPr>
              <w:jc w:val="center"/>
              <w:rPr>
                <w:color w:val="000000"/>
                <w:sz w:val="20"/>
                <w:szCs w:val="20"/>
              </w:rPr>
            </w:pPr>
          </w:p>
        </w:tc>
        <w:tc>
          <w:tcPr>
            <w:tcW w:w="910" w:type="dxa"/>
            <w:tcBorders>
              <w:top w:val="nil"/>
              <w:left w:val="nil"/>
              <w:right w:val="nil"/>
            </w:tcBorders>
            <w:vAlign w:val="center"/>
          </w:tcPr>
          <w:p w14:paraId="1A9C5626" w14:textId="34816F32" w:rsidR="00DC39BA" w:rsidRPr="00D71476" w:rsidRDefault="00DC39BA" w:rsidP="00DC39BA">
            <w:pPr>
              <w:jc w:val="center"/>
              <w:rPr>
                <w:color w:val="000000"/>
                <w:sz w:val="20"/>
                <w:szCs w:val="20"/>
              </w:rPr>
            </w:pPr>
            <w:r w:rsidRPr="00D71476">
              <w:rPr>
                <w:color w:val="000000"/>
                <w:sz w:val="20"/>
                <w:szCs w:val="20"/>
              </w:rPr>
              <w:t>158</w:t>
            </w:r>
          </w:p>
        </w:tc>
        <w:tc>
          <w:tcPr>
            <w:tcW w:w="1387" w:type="dxa"/>
            <w:gridSpan w:val="2"/>
            <w:tcBorders>
              <w:top w:val="nil"/>
              <w:left w:val="nil"/>
              <w:right w:val="nil"/>
            </w:tcBorders>
            <w:shd w:val="clear" w:color="auto" w:fill="auto"/>
            <w:noWrap/>
            <w:vAlign w:val="center"/>
          </w:tcPr>
          <w:p w14:paraId="3CF66458" w14:textId="6493B2A5" w:rsidR="00DC39BA" w:rsidRPr="00D71476" w:rsidRDefault="00DC39BA" w:rsidP="00DC39BA">
            <w:pPr>
              <w:jc w:val="center"/>
              <w:rPr>
                <w:color w:val="000000"/>
                <w:sz w:val="20"/>
                <w:szCs w:val="20"/>
              </w:rPr>
            </w:pPr>
            <w:r w:rsidRPr="00D71476">
              <w:rPr>
                <w:color w:val="000000"/>
                <w:sz w:val="20"/>
                <w:szCs w:val="20"/>
              </w:rPr>
              <w:t>80</w:t>
            </w:r>
          </w:p>
        </w:tc>
        <w:tc>
          <w:tcPr>
            <w:tcW w:w="1190" w:type="dxa"/>
            <w:tcBorders>
              <w:top w:val="nil"/>
              <w:left w:val="nil"/>
              <w:right w:val="nil"/>
            </w:tcBorders>
            <w:shd w:val="clear" w:color="auto" w:fill="auto"/>
            <w:noWrap/>
            <w:vAlign w:val="center"/>
          </w:tcPr>
          <w:p w14:paraId="5374556A" w14:textId="113949D9" w:rsidR="00DC39BA" w:rsidRPr="00D71476" w:rsidRDefault="00DC39BA" w:rsidP="00DC39BA">
            <w:pPr>
              <w:jc w:val="center"/>
              <w:rPr>
                <w:color w:val="000000"/>
                <w:sz w:val="20"/>
                <w:szCs w:val="20"/>
              </w:rPr>
            </w:pPr>
            <w:r w:rsidRPr="00D71476">
              <w:rPr>
                <w:color w:val="000000"/>
                <w:sz w:val="20"/>
                <w:szCs w:val="20"/>
              </w:rPr>
              <w:t>51%</w:t>
            </w:r>
          </w:p>
        </w:tc>
        <w:tc>
          <w:tcPr>
            <w:tcW w:w="1350" w:type="dxa"/>
            <w:vAlign w:val="center"/>
          </w:tcPr>
          <w:p w14:paraId="430F1410" w14:textId="77777777" w:rsidR="00DC39BA" w:rsidRPr="00D71476" w:rsidRDefault="00DC39BA" w:rsidP="00DC39BA">
            <w:pPr>
              <w:jc w:val="center"/>
              <w:rPr>
                <w:sz w:val="20"/>
                <w:szCs w:val="20"/>
              </w:rPr>
            </w:pPr>
          </w:p>
        </w:tc>
      </w:tr>
      <w:tr w:rsidR="00DC39BA" w:rsidRPr="00D71476" w14:paraId="21FF3275" w14:textId="5DD2BE81" w:rsidTr="009570A4">
        <w:trPr>
          <w:trHeight w:val="320"/>
        </w:trPr>
        <w:tc>
          <w:tcPr>
            <w:tcW w:w="806" w:type="dxa"/>
            <w:tcBorders>
              <w:top w:val="nil"/>
              <w:left w:val="nil"/>
              <w:bottom w:val="single" w:sz="4" w:space="0" w:color="auto"/>
              <w:right w:val="nil"/>
            </w:tcBorders>
            <w:shd w:val="clear" w:color="auto" w:fill="auto"/>
            <w:noWrap/>
            <w:vAlign w:val="center"/>
            <w:hideMark/>
          </w:tcPr>
          <w:p w14:paraId="0F16B3A6" w14:textId="77777777" w:rsidR="00DC39BA" w:rsidRPr="00D71476" w:rsidRDefault="00DC39BA" w:rsidP="00DC39BA">
            <w:pPr>
              <w:jc w:val="center"/>
              <w:rPr>
                <w:color w:val="000000"/>
                <w:sz w:val="20"/>
                <w:szCs w:val="20"/>
              </w:rPr>
            </w:pPr>
            <w:r w:rsidRPr="00D71476">
              <w:rPr>
                <w:color w:val="000000"/>
                <w:sz w:val="20"/>
                <w:szCs w:val="20"/>
              </w:rPr>
              <w:t>2020</w:t>
            </w:r>
          </w:p>
        </w:tc>
        <w:tc>
          <w:tcPr>
            <w:tcW w:w="903" w:type="dxa"/>
            <w:tcBorders>
              <w:top w:val="nil"/>
              <w:left w:val="nil"/>
              <w:bottom w:val="single" w:sz="4" w:space="0" w:color="auto"/>
              <w:right w:val="nil"/>
            </w:tcBorders>
            <w:shd w:val="clear" w:color="auto" w:fill="auto"/>
            <w:noWrap/>
            <w:vAlign w:val="center"/>
            <w:hideMark/>
          </w:tcPr>
          <w:p w14:paraId="74F6B1EE" w14:textId="77777777" w:rsidR="00DC39BA" w:rsidRPr="00D71476" w:rsidRDefault="00DC39BA" w:rsidP="00DC39BA">
            <w:pPr>
              <w:jc w:val="center"/>
              <w:rPr>
                <w:color w:val="000000"/>
                <w:sz w:val="20"/>
                <w:szCs w:val="20"/>
              </w:rPr>
            </w:pPr>
            <w:r w:rsidRPr="00D71476">
              <w:rPr>
                <w:color w:val="000000"/>
                <w:sz w:val="20"/>
                <w:szCs w:val="20"/>
              </w:rPr>
              <w:t>162</w:t>
            </w:r>
          </w:p>
        </w:tc>
        <w:tc>
          <w:tcPr>
            <w:tcW w:w="902" w:type="dxa"/>
            <w:tcBorders>
              <w:top w:val="nil"/>
              <w:left w:val="nil"/>
              <w:bottom w:val="single" w:sz="4" w:space="0" w:color="auto"/>
              <w:right w:val="nil"/>
            </w:tcBorders>
            <w:shd w:val="clear" w:color="auto" w:fill="auto"/>
            <w:noWrap/>
            <w:vAlign w:val="center"/>
            <w:hideMark/>
          </w:tcPr>
          <w:p w14:paraId="3714F45E" w14:textId="77777777" w:rsidR="00DC39BA" w:rsidRPr="00D71476" w:rsidRDefault="00DC39BA" w:rsidP="00DC39BA">
            <w:pPr>
              <w:jc w:val="center"/>
              <w:rPr>
                <w:color w:val="000000"/>
                <w:sz w:val="20"/>
                <w:szCs w:val="20"/>
              </w:rPr>
            </w:pPr>
            <w:r w:rsidRPr="00D71476">
              <w:rPr>
                <w:color w:val="000000"/>
                <w:sz w:val="20"/>
                <w:szCs w:val="20"/>
              </w:rPr>
              <w:t>152</w:t>
            </w:r>
          </w:p>
        </w:tc>
        <w:tc>
          <w:tcPr>
            <w:tcW w:w="1117" w:type="dxa"/>
            <w:tcBorders>
              <w:top w:val="nil"/>
              <w:left w:val="nil"/>
              <w:bottom w:val="single" w:sz="4" w:space="0" w:color="auto"/>
              <w:right w:val="nil"/>
            </w:tcBorders>
            <w:shd w:val="clear" w:color="auto" w:fill="auto"/>
            <w:noWrap/>
            <w:vAlign w:val="center"/>
            <w:hideMark/>
          </w:tcPr>
          <w:p w14:paraId="39EF8C32" w14:textId="7AED5C59" w:rsidR="00DC39BA" w:rsidRPr="00D71476" w:rsidRDefault="00DC39BA" w:rsidP="00DC39BA">
            <w:pPr>
              <w:jc w:val="center"/>
              <w:rPr>
                <w:color w:val="000000"/>
                <w:sz w:val="20"/>
                <w:szCs w:val="20"/>
              </w:rPr>
            </w:pPr>
            <w:r w:rsidRPr="00D71476">
              <w:rPr>
                <w:color w:val="000000"/>
                <w:sz w:val="20"/>
                <w:szCs w:val="20"/>
              </w:rPr>
              <w:t>94%</w:t>
            </w:r>
          </w:p>
        </w:tc>
        <w:tc>
          <w:tcPr>
            <w:tcW w:w="435" w:type="dxa"/>
            <w:gridSpan w:val="2"/>
            <w:tcBorders>
              <w:top w:val="nil"/>
              <w:left w:val="nil"/>
              <w:bottom w:val="single" w:sz="4" w:space="0" w:color="auto"/>
              <w:right w:val="nil"/>
            </w:tcBorders>
            <w:vAlign w:val="bottom"/>
          </w:tcPr>
          <w:p w14:paraId="64C7B2C8" w14:textId="12D9E851" w:rsidR="00DC39BA" w:rsidRPr="00D71476" w:rsidRDefault="00DC39BA" w:rsidP="00DC39BA">
            <w:pPr>
              <w:jc w:val="center"/>
              <w:rPr>
                <w:color w:val="000000"/>
                <w:sz w:val="20"/>
                <w:szCs w:val="20"/>
              </w:rPr>
            </w:pPr>
          </w:p>
        </w:tc>
        <w:tc>
          <w:tcPr>
            <w:tcW w:w="910" w:type="dxa"/>
            <w:tcBorders>
              <w:top w:val="nil"/>
              <w:left w:val="nil"/>
              <w:bottom w:val="single" w:sz="4" w:space="0" w:color="auto"/>
              <w:right w:val="nil"/>
            </w:tcBorders>
            <w:vAlign w:val="center"/>
          </w:tcPr>
          <w:p w14:paraId="279CE056" w14:textId="43662127" w:rsidR="00DC39BA" w:rsidRPr="00D71476" w:rsidRDefault="00DC39BA" w:rsidP="00DC39BA">
            <w:pPr>
              <w:jc w:val="center"/>
              <w:rPr>
                <w:color w:val="000000"/>
                <w:sz w:val="20"/>
                <w:szCs w:val="20"/>
              </w:rPr>
            </w:pPr>
            <w:r w:rsidRPr="00D71476">
              <w:rPr>
                <w:color w:val="000000"/>
                <w:sz w:val="20"/>
                <w:szCs w:val="20"/>
              </w:rPr>
              <w:t>162</w:t>
            </w:r>
          </w:p>
        </w:tc>
        <w:tc>
          <w:tcPr>
            <w:tcW w:w="1387" w:type="dxa"/>
            <w:gridSpan w:val="2"/>
            <w:tcBorders>
              <w:top w:val="nil"/>
              <w:left w:val="nil"/>
              <w:bottom w:val="single" w:sz="4" w:space="0" w:color="auto"/>
              <w:right w:val="nil"/>
            </w:tcBorders>
            <w:shd w:val="clear" w:color="auto" w:fill="auto"/>
            <w:noWrap/>
            <w:vAlign w:val="center"/>
          </w:tcPr>
          <w:p w14:paraId="35E23008" w14:textId="4012A976" w:rsidR="00DC39BA" w:rsidRPr="00D71476" w:rsidRDefault="00DC39BA" w:rsidP="00DC39BA">
            <w:pPr>
              <w:jc w:val="center"/>
              <w:rPr>
                <w:color w:val="000000"/>
                <w:sz w:val="20"/>
                <w:szCs w:val="20"/>
              </w:rPr>
            </w:pPr>
            <w:r w:rsidRPr="00D71476">
              <w:rPr>
                <w:color w:val="000000"/>
                <w:sz w:val="20"/>
                <w:szCs w:val="20"/>
              </w:rPr>
              <w:t>152</w:t>
            </w:r>
          </w:p>
        </w:tc>
        <w:tc>
          <w:tcPr>
            <w:tcW w:w="1190" w:type="dxa"/>
            <w:tcBorders>
              <w:top w:val="nil"/>
              <w:left w:val="nil"/>
              <w:bottom w:val="single" w:sz="4" w:space="0" w:color="auto"/>
              <w:right w:val="nil"/>
            </w:tcBorders>
            <w:shd w:val="clear" w:color="auto" w:fill="auto"/>
            <w:noWrap/>
            <w:vAlign w:val="center"/>
          </w:tcPr>
          <w:p w14:paraId="415982E4" w14:textId="26FBFAF8" w:rsidR="00DC39BA" w:rsidRPr="00D71476" w:rsidRDefault="00DC39BA" w:rsidP="00DC39BA">
            <w:pPr>
              <w:jc w:val="center"/>
              <w:rPr>
                <w:color w:val="000000"/>
                <w:sz w:val="20"/>
                <w:szCs w:val="20"/>
              </w:rPr>
            </w:pPr>
            <w:r w:rsidRPr="00D71476">
              <w:rPr>
                <w:color w:val="000000"/>
                <w:sz w:val="20"/>
                <w:szCs w:val="20"/>
              </w:rPr>
              <w:t>94%</w:t>
            </w:r>
          </w:p>
        </w:tc>
        <w:tc>
          <w:tcPr>
            <w:tcW w:w="1350" w:type="dxa"/>
            <w:tcBorders>
              <w:bottom w:val="single" w:sz="4" w:space="0" w:color="auto"/>
            </w:tcBorders>
            <w:vAlign w:val="center"/>
          </w:tcPr>
          <w:p w14:paraId="78E34F4C" w14:textId="77777777" w:rsidR="00DC39BA" w:rsidRPr="00D71476" w:rsidRDefault="00DC39BA" w:rsidP="00DC39BA">
            <w:pPr>
              <w:jc w:val="center"/>
              <w:rPr>
                <w:sz w:val="20"/>
                <w:szCs w:val="20"/>
              </w:rPr>
            </w:pPr>
          </w:p>
        </w:tc>
      </w:tr>
    </w:tbl>
    <w:p w14:paraId="0701A9ED" w14:textId="42064A21" w:rsidR="00A83BF3" w:rsidRPr="00D71476" w:rsidRDefault="009975A3" w:rsidP="009A340C">
      <w:pPr>
        <w:ind w:right="360"/>
        <w:rPr>
          <w:sz w:val="20"/>
          <w:szCs w:val="20"/>
        </w:rPr>
      </w:pPr>
      <w:r w:rsidRPr="00D71476">
        <w:rPr>
          <w:b/>
          <w:bCs/>
          <w:sz w:val="20"/>
          <w:szCs w:val="20"/>
        </w:rPr>
        <w:t xml:space="preserve">Table 3: </w:t>
      </w:r>
      <w:r w:rsidR="00EF42EE" w:rsidRPr="00D71476">
        <w:rPr>
          <w:sz w:val="20"/>
          <w:szCs w:val="20"/>
        </w:rPr>
        <w:t>Number of NOR Chinook salmon sampled in the South Fork McKenzie River and retained after genotype quality filtering (</w:t>
      </w:r>
      <w:proofErr w:type="spellStart"/>
      <w:r w:rsidR="00EF42EE" w:rsidRPr="00D71476">
        <w:rPr>
          <w:i/>
          <w:iCs/>
          <w:sz w:val="20"/>
          <w:szCs w:val="20"/>
        </w:rPr>
        <w:t>n</w:t>
      </w:r>
      <w:r w:rsidR="00EF42EE" w:rsidRPr="00D71476">
        <w:rPr>
          <w:i/>
          <w:iCs/>
          <w:sz w:val="20"/>
          <w:szCs w:val="20"/>
          <w:vertAlign w:val="subscript"/>
        </w:rPr>
        <w:t>potential</w:t>
      </w:r>
      <w:proofErr w:type="spellEnd"/>
      <w:r w:rsidR="00EF42EE" w:rsidRPr="00D71476">
        <w:rPr>
          <w:i/>
          <w:iCs/>
          <w:sz w:val="20"/>
          <w:szCs w:val="20"/>
          <w:vertAlign w:val="subscript"/>
        </w:rPr>
        <w:t xml:space="preserve"> offspring</w:t>
      </w:r>
      <w:r w:rsidR="00EF42EE" w:rsidRPr="00D71476">
        <w:rPr>
          <w:sz w:val="20"/>
          <w:szCs w:val="20"/>
        </w:rPr>
        <w:t>) in each year and the number (</w:t>
      </w:r>
      <w:proofErr w:type="spellStart"/>
      <w:r w:rsidR="00EF42EE" w:rsidRPr="00D71476">
        <w:rPr>
          <w:i/>
          <w:iCs/>
          <w:color w:val="000000"/>
          <w:sz w:val="20"/>
          <w:szCs w:val="20"/>
        </w:rPr>
        <w:t>n</w:t>
      </w:r>
      <w:r w:rsidR="00EF42EE" w:rsidRPr="00D71476">
        <w:rPr>
          <w:i/>
          <w:iCs/>
          <w:color w:val="000000"/>
          <w:sz w:val="20"/>
          <w:szCs w:val="20"/>
          <w:vertAlign w:val="subscript"/>
        </w:rPr>
        <w:t>assigne</w:t>
      </w:r>
      <w:r w:rsidR="00EF42EE" w:rsidRPr="00D71476">
        <w:rPr>
          <w:b/>
          <w:bCs/>
          <w:i/>
          <w:iCs/>
          <w:color w:val="000000"/>
          <w:sz w:val="20"/>
          <w:szCs w:val="20"/>
          <w:vertAlign w:val="subscript"/>
        </w:rPr>
        <w:t>d</w:t>
      </w:r>
      <w:proofErr w:type="spellEnd"/>
      <w:r w:rsidR="00EF42EE" w:rsidRPr="00D71476">
        <w:rPr>
          <w:sz w:val="20"/>
          <w:szCs w:val="20"/>
        </w:rPr>
        <w:t xml:space="preserve">) and percent (% Assigned) assigned to candidate parents. </w:t>
      </w:r>
      <w:r w:rsidR="00DC39BA" w:rsidRPr="00D71476">
        <w:rPr>
          <w:sz w:val="20"/>
          <w:szCs w:val="20"/>
        </w:rPr>
        <w:t xml:space="preserve">Results for the full set of potential offspring (Overall) and potential offspring initially sampled at </w:t>
      </w:r>
      <w:r w:rsidR="00B8490A">
        <w:rPr>
          <w:sz w:val="20"/>
          <w:szCs w:val="20"/>
        </w:rPr>
        <w:t>Cougar Trap</w:t>
      </w:r>
      <w:r w:rsidR="00DC39BA" w:rsidRPr="00D71476">
        <w:rPr>
          <w:sz w:val="20"/>
          <w:szCs w:val="20"/>
        </w:rPr>
        <w:t xml:space="preserve"> (</w:t>
      </w:r>
      <w:r w:rsidR="00B8490A">
        <w:rPr>
          <w:sz w:val="20"/>
          <w:szCs w:val="20"/>
        </w:rPr>
        <w:t>Cougar Trap</w:t>
      </w:r>
      <w:r w:rsidR="00DC39BA" w:rsidRPr="00D71476">
        <w:rPr>
          <w:sz w:val="20"/>
          <w:szCs w:val="20"/>
        </w:rPr>
        <w:t>) are presented separately.</w:t>
      </w:r>
      <w:r w:rsidR="009570A4" w:rsidRPr="00D71476">
        <w:rPr>
          <w:sz w:val="20"/>
          <w:szCs w:val="20"/>
        </w:rPr>
        <w:t xml:space="preserve"> </w:t>
      </w:r>
      <w:r w:rsidR="00DC39BA" w:rsidRPr="00D71476">
        <w:rPr>
          <w:sz w:val="20"/>
          <w:szCs w:val="20"/>
        </w:rPr>
        <w:t xml:space="preserve">The </w:t>
      </w:r>
      <w:r w:rsidR="009570A4" w:rsidRPr="00D71476">
        <w:rPr>
          <w:sz w:val="20"/>
          <w:szCs w:val="20"/>
        </w:rPr>
        <w:t xml:space="preserve">previously reported assignment rate (Previous % Assigned) (for </w:t>
      </w:r>
      <w:r w:rsidR="00B8490A">
        <w:rPr>
          <w:sz w:val="20"/>
          <w:szCs w:val="20"/>
        </w:rPr>
        <w:t>Cougar Trap</w:t>
      </w:r>
      <w:r w:rsidR="009570A4" w:rsidRPr="00D71476">
        <w:rPr>
          <w:sz w:val="20"/>
          <w:szCs w:val="20"/>
        </w:rPr>
        <w:t xml:space="preserve"> only) is also presented. </w:t>
      </w:r>
      <w:r w:rsidR="002A45D2">
        <w:rPr>
          <w:sz w:val="20"/>
          <w:szCs w:val="20"/>
        </w:rPr>
        <w:t>Note that the percent of NOR immigrants is equal to (1 - % assigned) for the Cougar Trap in 2013 – 2020.</w:t>
      </w:r>
      <w:r w:rsidR="00DC39BA" w:rsidRPr="00D71476">
        <w:rPr>
          <w:sz w:val="20"/>
          <w:szCs w:val="20"/>
        </w:rPr>
        <w:t xml:space="preserve"> </w:t>
      </w:r>
      <w:r w:rsidR="00EF42EE" w:rsidRPr="00D71476">
        <w:rPr>
          <w:sz w:val="20"/>
          <w:szCs w:val="20"/>
        </w:rPr>
        <w:t xml:space="preserve"> </w:t>
      </w:r>
    </w:p>
    <w:p w14:paraId="1ABBC43D" w14:textId="3A96E5D2" w:rsidR="00EF42EE" w:rsidRPr="00D71476" w:rsidRDefault="00EF42EE" w:rsidP="009A340C">
      <w:pPr>
        <w:ind w:right="360"/>
        <w:rPr>
          <w:sz w:val="20"/>
          <w:szCs w:val="20"/>
        </w:rPr>
      </w:pPr>
      <w:r w:rsidRPr="00D71476">
        <w:rPr>
          <w:sz w:val="20"/>
          <w:szCs w:val="20"/>
        </w:rPr>
        <w:t>* Note that in 2010 – 2012, not all potential parents are included as candidate parents in the</w:t>
      </w:r>
      <w:r w:rsidR="00704616" w:rsidRPr="00D71476">
        <w:rPr>
          <w:sz w:val="20"/>
          <w:szCs w:val="20"/>
        </w:rPr>
        <w:t xml:space="preserve"> genetic parentage analysis.</w:t>
      </w:r>
      <w:r w:rsidRPr="00D71476">
        <w:rPr>
          <w:sz w:val="20"/>
          <w:szCs w:val="20"/>
        </w:rPr>
        <w:t xml:space="preserve"> </w:t>
      </w:r>
    </w:p>
    <w:p w14:paraId="49FB8CB8" w14:textId="7C40D253" w:rsidR="00704616" w:rsidRPr="00D71476" w:rsidRDefault="00704616" w:rsidP="005741DF">
      <w:pPr>
        <w:spacing w:line="360" w:lineRule="auto"/>
        <w:rPr>
          <w:sz w:val="20"/>
          <w:szCs w:val="20"/>
        </w:rPr>
      </w:pPr>
    </w:p>
    <w:p w14:paraId="5DD1A752" w14:textId="77777777" w:rsidR="00704616" w:rsidRPr="00D71476" w:rsidRDefault="00704616" w:rsidP="005741DF">
      <w:pPr>
        <w:spacing w:line="360" w:lineRule="auto"/>
        <w:rPr>
          <w:sz w:val="20"/>
          <w:szCs w:val="20"/>
        </w:rPr>
      </w:pPr>
    </w:p>
    <w:tbl>
      <w:tblPr>
        <w:tblW w:w="6300" w:type="dxa"/>
        <w:jc w:val="center"/>
        <w:tblLook w:val="04A0" w:firstRow="1" w:lastRow="0" w:firstColumn="1" w:lastColumn="0" w:noHBand="0" w:noVBand="1"/>
      </w:tblPr>
      <w:tblGrid>
        <w:gridCol w:w="1300"/>
        <w:gridCol w:w="1072"/>
        <w:gridCol w:w="868"/>
        <w:gridCol w:w="720"/>
        <w:gridCol w:w="900"/>
        <w:gridCol w:w="150"/>
        <w:gridCol w:w="1020"/>
        <w:gridCol w:w="595"/>
      </w:tblGrid>
      <w:tr w:rsidR="00704616" w:rsidRPr="00D71476" w14:paraId="36924C38" w14:textId="77777777" w:rsidTr="007309CB">
        <w:trPr>
          <w:trHeight w:val="320"/>
          <w:jc w:val="center"/>
        </w:trPr>
        <w:tc>
          <w:tcPr>
            <w:tcW w:w="1300" w:type="dxa"/>
            <w:tcBorders>
              <w:top w:val="single" w:sz="4" w:space="0" w:color="auto"/>
              <w:left w:val="nil"/>
              <w:bottom w:val="nil"/>
              <w:right w:val="nil"/>
            </w:tcBorders>
            <w:shd w:val="clear" w:color="auto" w:fill="auto"/>
            <w:noWrap/>
            <w:vAlign w:val="center"/>
            <w:hideMark/>
          </w:tcPr>
          <w:p w14:paraId="20245442" w14:textId="77777777" w:rsidR="00704616" w:rsidRPr="00D71476" w:rsidRDefault="00704616" w:rsidP="00704616">
            <w:pPr>
              <w:jc w:val="center"/>
              <w:rPr>
                <w:b/>
                <w:bCs/>
                <w:color w:val="000000"/>
                <w:sz w:val="20"/>
                <w:szCs w:val="20"/>
              </w:rPr>
            </w:pPr>
            <w:r w:rsidRPr="00D71476">
              <w:rPr>
                <w:b/>
                <w:bCs/>
                <w:color w:val="000000"/>
                <w:sz w:val="20"/>
                <w:szCs w:val="20"/>
              </w:rPr>
              <w:t>Year</w:t>
            </w:r>
          </w:p>
        </w:tc>
        <w:tc>
          <w:tcPr>
            <w:tcW w:w="1072" w:type="dxa"/>
            <w:tcBorders>
              <w:top w:val="single" w:sz="4" w:space="0" w:color="auto"/>
              <w:left w:val="nil"/>
              <w:bottom w:val="nil"/>
              <w:right w:val="nil"/>
            </w:tcBorders>
            <w:shd w:val="clear" w:color="auto" w:fill="auto"/>
            <w:noWrap/>
            <w:vAlign w:val="center"/>
            <w:hideMark/>
          </w:tcPr>
          <w:p w14:paraId="2CC11F46" w14:textId="77777777" w:rsidR="00704616" w:rsidRPr="00D71476" w:rsidRDefault="00704616" w:rsidP="00704616">
            <w:pPr>
              <w:jc w:val="center"/>
              <w:rPr>
                <w:b/>
                <w:bCs/>
                <w:color w:val="000000"/>
                <w:sz w:val="20"/>
                <w:szCs w:val="20"/>
              </w:rPr>
            </w:pPr>
            <w:r w:rsidRPr="00D71476">
              <w:rPr>
                <w:b/>
                <w:bCs/>
                <w:color w:val="000000"/>
                <w:sz w:val="20"/>
                <w:szCs w:val="20"/>
              </w:rPr>
              <w:t>Hatchery Outplant</w:t>
            </w:r>
          </w:p>
        </w:tc>
        <w:tc>
          <w:tcPr>
            <w:tcW w:w="2488" w:type="dxa"/>
            <w:gridSpan w:val="3"/>
            <w:tcBorders>
              <w:top w:val="single" w:sz="4" w:space="0" w:color="auto"/>
              <w:left w:val="nil"/>
              <w:bottom w:val="single" w:sz="4" w:space="0" w:color="auto"/>
              <w:right w:val="nil"/>
            </w:tcBorders>
            <w:shd w:val="clear" w:color="auto" w:fill="auto"/>
            <w:noWrap/>
            <w:vAlign w:val="center"/>
            <w:hideMark/>
          </w:tcPr>
          <w:p w14:paraId="07D99C38" w14:textId="130C0B8A" w:rsidR="00704616" w:rsidRPr="00D71476" w:rsidRDefault="00B8490A" w:rsidP="00704616">
            <w:pPr>
              <w:jc w:val="center"/>
              <w:rPr>
                <w:b/>
                <w:bCs/>
                <w:color w:val="000000"/>
                <w:sz w:val="20"/>
                <w:szCs w:val="20"/>
              </w:rPr>
            </w:pPr>
            <w:r>
              <w:rPr>
                <w:b/>
                <w:bCs/>
                <w:color w:val="000000"/>
                <w:sz w:val="20"/>
                <w:szCs w:val="20"/>
              </w:rPr>
              <w:t>Cougar Trap</w:t>
            </w:r>
          </w:p>
        </w:tc>
        <w:tc>
          <w:tcPr>
            <w:tcW w:w="1170" w:type="dxa"/>
            <w:gridSpan w:val="2"/>
            <w:tcBorders>
              <w:top w:val="single" w:sz="4" w:space="0" w:color="auto"/>
              <w:left w:val="nil"/>
              <w:bottom w:val="nil"/>
              <w:right w:val="nil"/>
            </w:tcBorders>
            <w:shd w:val="clear" w:color="auto" w:fill="auto"/>
            <w:noWrap/>
            <w:vAlign w:val="center"/>
            <w:hideMark/>
          </w:tcPr>
          <w:p w14:paraId="424AD760" w14:textId="77777777" w:rsidR="00704616" w:rsidRPr="00D71476" w:rsidRDefault="00704616" w:rsidP="00704616">
            <w:pPr>
              <w:jc w:val="center"/>
              <w:rPr>
                <w:b/>
                <w:bCs/>
                <w:color w:val="000000"/>
                <w:sz w:val="20"/>
                <w:szCs w:val="20"/>
              </w:rPr>
            </w:pPr>
            <w:r w:rsidRPr="00D71476">
              <w:rPr>
                <w:b/>
                <w:bCs/>
                <w:color w:val="000000"/>
                <w:sz w:val="20"/>
                <w:szCs w:val="20"/>
              </w:rPr>
              <w:t>Precocial Male</w:t>
            </w:r>
          </w:p>
        </w:tc>
        <w:tc>
          <w:tcPr>
            <w:tcW w:w="270" w:type="dxa"/>
            <w:tcBorders>
              <w:top w:val="single" w:sz="4" w:space="0" w:color="auto"/>
              <w:left w:val="nil"/>
              <w:bottom w:val="nil"/>
              <w:right w:val="nil"/>
            </w:tcBorders>
            <w:shd w:val="clear" w:color="auto" w:fill="auto"/>
            <w:noWrap/>
            <w:vAlign w:val="center"/>
            <w:hideMark/>
          </w:tcPr>
          <w:p w14:paraId="4C355F35" w14:textId="77777777" w:rsidR="00704616" w:rsidRPr="00D71476" w:rsidRDefault="00704616" w:rsidP="00704616">
            <w:pPr>
              <w:jc w:val="center"/>
              <w:rPr>
                <w:b/>
                <w:bCs/>
                <w:color w:val="000000"/>
                <w:sz w:val="20"/>
                <w:szCs w:val="20"/>
              </w:rPr>
            </w:pPr>
            <w:r w:rsidRPr="00D71476">
              <w:rPr>
                <w:b/>
                <w:bCs/>
                <w:color w:val="000000"/>
                <w:sz w:val="20"/>
                <w:szCs w:val="20"/>
              </w:rPr>
              <w:t>SGS</w:t>
            </w:r>
          </w:p>
        </w:tc>
      </w:tr>
      <w:tr w:rsidR="00704616" w:rsidRPr="00D71476" w14:paraId="4D80FA55" w14:textId="77777777" w:rsidTr="007309CB">
        <w:trPr>
          <w:trHeight w:val="320"/>
          <w:jc w:val="center"/>
        </w:trPr>
        <w:tc>
          <w:tcPr>
            <w:tcW w:w="1300" w:type="dxa"/>
            <w:tcBorders>
              <w:top w:val="nil"/>
              <w:left w:val="nil"/>
              <w:bottom w:val="single" w:sz="4" w:space="0" w:color="auto"/>
              <w:right w:val="nil"/>
            </w:tcBorders>
            <w:shd w:val="clear" w:color="auto" w:fill="auto"/>
            <w:noWrap/>
            <w:vAlign w:val="bottom"/>
            <w:hideMark/>
          </w:tcPr>
          <w:p w14:paraId="2582E3A0" w14:textId="77777777" w:rsidR="00704616" w:rsidRPr="00D71476" w:rsidRDefault="00704616" w:rsidP="00704616">
            <w:pPr>
              <w:jc w:val="center"/>
              <w:rPr>
                <w:color w:val="000000"/>
                <w:sz w:val="20"/>
                <w:szCs w:val="20"/>
              </w:rPr>
            </w:pPr>
          </w:p>
        </w:tc>
        <w:tc>
          <w:tcPr>
            <w:tcW w:w="1072" w:type="dxa"/>
            <w:tcBorders>
              <w:top w:val="nil"/>
              <w:left w:val="nil"/>
              <w:bottom w:val="single" w:sz="4" w:space="0" w:color="auto"/>
              <w:right w:val="nil"/>
            </w:tcBorders>
            <w:shd w:val="clear" w:color="auto" w:fill="auto"/>
            <w:noWrap/>
            <w:vAlign w:val="bottom"/>
            <w:hideMark/>
          </w:tcPr>
          <w:p w14:paraId="29633E74" w14:textId="77777777" w:rsidR="00704616" w:rsidRPr="00D71476" w:rsidRDefault="00704616" w:rsidP="00704616">
            <w:pPr>
              <w:jc w:val="center"/>
              <w:rPr>
                <w:sz w:val="20"/>
                <w:szCs w:val="20"/>
              </w:rPr>
            </w:pPr>
          </w:p>
        </w:tc>
        <w:tc>
          <w:tcPr>
            <w:tcW w:w="868" w:type="dxa"/>
            <w:tcBorders>
              <w:top w:val="single" w:sz="4" w:space="0" w:color="auto"/>
              <w:left w:val="nil"/>
              <w:bottom w:val="single" w:sz="4" w:space="0" w:color="auto"/>
              <w:right w:val="nil"/>
            </w:tcBorders>
            <w:shd w:val="clear" w:color="auto" w:fill="auto"/>
            <w:noWrap/>
            <w:vAlign w:val="bottom"/>
            <w:hideMark/>
          </w:tcPr>
          <w:p w14:paraId="5F5FAD00" w14:textId="77777777" w:rsidR="00704616" w:rsidRPr="00D71476" w:rsidRDefault="00704616" w:rsidP="00704616">
            <w:pPr>
              <w:jc w:val="center"/>
              <w:rPr>
                <w:color w:val="222222"/>
                <w:sz w:val="20"/>
                <w:szCs w:val="20"/>
              </w:rPr>
            </w:pPr>
            <w:r w:rsidRPr="00D71476">
              <w:rPr>
                <w:color w:val="222222"/>
                <w:sz w:val="20"/>
                <w:szCs w:val="20"/>
              </w:rPr>
              <w:t>HOR</w:t>
            </w:r>
          </w:p>
        </w:tc>
        <w:tc>
          <w:tcPr>
            <w:tcW w:w="720" w:type="dxa"/>
            <w:tcBorders>
              <w:top w:val="single" w:sz="4" w:space="0" w:color="auto"/>
              <w:left w:val="nil"/>
              <w:bottom w:val="single" w:sz="4" w:space="0" w:color="auto"/>
              <w:right w:val="nil"/>
            </w:tcBorders>
            <w:shd w:val="clear" w:color="auto" w:fill="auto"/>
            <w:noWrap/>
            <w:vAlign w:val="bottom"/>
            <w:hideMark/>
          </w:tcPr>
          <w:p w14:paraId="747CB010" w14:textId="77777777" w:rsidR="00704616" w:rsidRPr="00D71476" w:rsidRDefault="00704616" w:rsidP="00704616">
            <w:pPr>
              <w:jc w:val="center"/>
              <w:rPr>
                <w:color w:val="222222"/>
                <w:sz w:val="20"/>
                <w:szCs w:val="20"/>
              </w:rPr>
            </w:pPr>
            <w:r w:rsidRPr="00D71476">
              <w:rPr>
                <w:color w:val="222222"/>
                <w:sz w:val="20"/>
                <w:szCs w:val="20"/>
              </w:rPr>
              <w:t>NOR</w:t>
            </w:r>
          </w:p>
        </w:tc>
        <w:tc>
          <w:tcPr>
            <w:tcW w:w="1050" w:type="dxa"/>
            <w:gridSpan w:val="2"/>
            <w:tcBorders>
              <w:top w:val="single" w:sz="4" w:space="0" w:color="auto"/>
              <w:left w:val="nil"/>
              <w:bottom w:val="single" w:sz="4" w:space="0" w:color="auto"/>
              <w:right w:val="nil"/>
            </w:tcBorders>
            <w:shd w:val="clear" w:color="auto" w:fill="auto"/>
            <w:noWrap/>
            <w:vAlign w:val="bottom"/>
            <w:hideMark/>
          </w:tcPr>
          <w:p w14:paraId="6E7B588F" w14:textId="77777777" w:rsidR="00704616" w:rsidRPr="00D71476" w:rsidRDefault="00704616" w:rsidP="00704616">
            <w:pPr>
              <w:jc w:val="center"/>
              <w:rPr>
                <w:color w:val="222222"/>
                <w:sz w:val="20"/>
                <w:szCs w:val="20"/>
              </w:rPr>
            </w:pPr>
            <w:r w:rsidRPr="00D71476">
              <w:rPr>
                <w:color w:val="222222"/>
                <w:sz w:val="20"/>
                <w:szCs w:val="20"/>
              </w:rPr>
              <w:t>Unknown</w:t>
            </w:r>
          </w:p>
        </w:tc>
        <w:tc>
          <w:tcPr>
            <w:tcW w:w="1020" w:type="dxa"/>
            <w:tcBorders>
              <w:top w:val="nil"/>
              <w:left w:val="nil"/>
              <w:bottom w:val="single" w:sz="4" w:space="0" w:color="auto"/>
              <w:right w:val="nil"/>
            </w:tcBorders>
            <w:shd w:val="clear" w:color="auto" w:fill="auto"/>
            <w:noWrap/>
            <w:vAlign w:val="bottom"/>
            <w:hideMark/>
          </w:tcPr>
          <w:p w14:paraId="0D0164CE" w14:textId="77777777" w:rsidR="00704616" w:rsidRPr="00D71476" w:rsidRDefault="00704616" w:rsidP="00704616">
            <w:pPr>
              <w:jc w:val="center"/>
              <w:rPr>
                <w:color w:val="222222"/>
                <w:sz w:val="20"/>
                <w:szCs w:val="20"/>
              </w:rPr>
            </w:pPr>
          </w:p>
        </w:tc>
        <w:tc>
          <w:tcPr>
            <w:tcW w:w="270" w:type="dxa"/>
            <w:tcBorders>
              <w:top w:val="nil"/>
              <w:left w:val="nil"/>
              <w:bottom w:val="single" w:sz="4" w:space="0" w:color="auto"/>
              <w:right w:val="nil"/>
            </w:tcBorders>
            <w:shd w:val="clear" w:color="auto" w:fill="auto"/>
            <w:noWrap/>
            <w:vAlign w:val="bottom"/>
            <w:hideMark/>
          </w:tcPr>
          <w:p w14:paraId="0984FA3F" w14:textId="77777777" w:rsidR="00704616" w:rsidRPr="00D71476" w:rsidRDefault="00704616" w:rsidP="00704616">
            <w:pPr>
              <w:jc w:val="center"/>
              <w:rPr>
                <w:sz w:val="20"/>
                <w:szCs w:val="20"/>
              </w:rPr>
            </w:pPr>
          </w:p>
        </w:tc>
      </w:tr>
      <w:tr w:rsidR="00704616" w:rsidRPr="00D71476" w14:paraId="7094C032" w14:textId="77777777" w:rsidTr="007309CB">
        <w:trPr>
          <w:trHeight w:val="320"/>
          <w:jc w:val="center"/>
        </w:trPr>
        <w:tc>
          <w:tcPr>
            <w:tcW w:w="1300" w:type="dxa"/>
            <w:tcBorders>
              <w:top w:val="single" w:sz="4" w:space="0" w:color="auto"/>
              <w:left w:val="nil"/>
              <w:bottom w:val="nil"/>
              <w:right w:val="nil"/>
            </w:tcBorders>
            <w:shd w:val="clear" w:color="auto" w:fill="auto"/>
            <w:noWrap/>
            <w:vAlign w:val="center"/>
            <w:hideMark/>
          </w:tcPr>
          <w:p w14:paraId="6810789A" w14:textId="77777777" w:rsidR="00704616" w:rsidRPr="00D71476" w:rsidRDefault="00704616" w:rsidP="007309CB">
            <w:pPr>
              <w:jc w:val="center"/>
              <w:rPr>
                <w:color w:val="222222"/>
                <w:sz w:val="20"/>
                <w:szCs w:val="20"/>
              </w:rPr>
            </w:pPr>
            <w:r w:rsidRPr="00D71476">
              <w:rPr>
                <w:color w:val="222222"/>
                <w:sz w:val="20"/>
                <w:szCs w:val="20"/>
              </w:rPr>
              <w:t>2007</w:t>
            </w:r>
          </w:p>
        </w:tc>
        <w:tc>
          <w:tcPr>
            <w:tcW w:w="1072" w:type="dxa"/>
            <w:tcBorders>
              <w:top w:val="single" w:sz="4" w:space="0" w:color="auto"/>
              <w:left w:val="nil"/>
              <w:bottom w:val="nil"/>
              <w:right w:val="nil"/>
            </w:tcBorders>
            <w:shd w:val="clear" w:color="auto" w:fill="auto"/>
            <w:noWrap/>
            <w:vAlign w:val="center"/>
            <w:hideMark/>
          </w:tcPr>
          <w:p w14:paraId="5AEF9119" w14:textId="77777777" w:rsidR="00704616" w:rsidRPr="00D71476" w:rsidRDefault="00704616" w:rsidP="007309CB">
            <w:pPr>
              <w:jc w:val="center"/>
              <w:rPr>
                <w:color w:val="222222"/>
                <w:sz w:val="20"/>
                <w:szCs w:val="20"/>
              </w:rPr>
            </w:pPr>
            <w:r w:rsidRPr="00D71476">
              <w:rPr>
                <w:color w:val="222222"/>
                <w:sz w:val="20"/>
                <w:szCs w:val="20"/>
              </w:rPr>
              <w:t>745</w:t>
            </w:r>
          </w:p>
        </w:tc>
        <w:tc>
          <w:tcPr>
            <w:tcW w:w="868" w:type="dxa"/>
            <w:tcBorders>
              <w:top w:val="single" w:sz="4" w:space="0" w:color="auto"/>
              <w:left w:val="nil"/>
              <w:bottom w:val="nil"/>
              <w:right w:val="nil"/>
            </w:tcBorders>
            <w:shd w:val="clear" w:color="auto" w:fill="auto"/>
            <w:noWrap/>
            <w:vAlign w:val="center"/>
            <w:hideMark/>
          </w:tcPr>
          <w:p w14:paraId="339E4E2A" w14:textId="77777777" w:rsidR="00704616" w:rsidRPr="00D71476" w:rsidRDefault="00704616" w:rsidP="007309CB">
            <w:pPr>
              <w:jc w:val="center"/>
              <w:rPr>
                <w:color w:val="222222"/>
                <w:sz w:val="20"/>
                <w:szCs w:val="20"/>
              </w:rPr>
            </w:pPr>
          </w:p>
        </w:tc>
        <w:tc>
          <w:tcPr>
            <w:tcW w:w="720" w:type="dxa"/>
            <w:tcBorders>
              <w:top w:val="single" w:sz="4" w:space="0" w:color="auto"/>
              <w:left w:val="nil"/>
              <w:bottom w:val="nil"/>
              <w:right w:val="nil"/>
            </w:tcBorders>
            <w:shd w:val="clear" w:color="auto" w:fill="auto"/>
            <w:noWrap/>
            <w:vAlign w:val="center"/>
            <w:hideMark/>
          </w:tcPr>
          <w:p w14:paraId="5B29722E" w14:textId="77777777" w:rsidR="00704616" w:rsidRPr="00D71476" w:rsidRDefault="00704616" w:rsidP="007309CB">
            <w:pPr>
              <w:jc w:val="center"/>
              <w:rPr>
                <w:sz w:val="20"/>
                <w:szCs w:val="20"/>
              </w:rPr>
            </w:pPr>
          </w:p>
        </w:tc>
        <w:tc>
          <w:tcPr>
            <w:tcW w:w="1050" w:type="dxa"/>
            <w:gridSpan w:val="2"/>
            <w:tcBorders>
              <w:top w:val="single" w:sz="4" w:space="0" w:color="auto"/>
              <w:left w:val="nil"/>
              <w:bottom w:val="nil"/>
              <w:right w:val="nil"/>
            </w:tcBorders>
            <w:shd w:val="clear" w:color="auto" w:fill="auto"/>
            <w:noWrap/>
            <w:vAlign w:val="center"/>
            <w:hideMark/>
          </w:tcPr>
          <w:p w14:paraId="600E2F24" w14:textId="77777777" w:rsidR="00704616" w:rsidRPr="00D71476" w:rsidRDefault="00704616" w:rsidP="007309CB">
            <w:pPr>
              <w:jc w:val="center"/>
              <w:rPr>
                <w:sz w:val="20"/>
                <w:szCs w:val="20"/>
              </w:rPr>
            </w:pPr>
          </w:p>
        </w:tc>
        <w:tc>
          <w:tcPr>
            <w:tcW w:w="1020" w:type="dxa"/>
            <w:tcBorders>
              <w:top w:val="single" w:sz="4" w:space="0" w:color="auto"/>
              <w:left w:val="nil"/>
              <w:bottom w:val="nil"/>
              <w:right w:val="nil"/>
            </w:tcBorders>
            <w:shd w:val="clear" w:color="auto" w:fill="auto"/>
            <w:noWrap/>
            <w:vAlign w:val="center"/>
            <w:hideMark/>
          </w:tcPr>
          <w:p w14:paraId="1B336F84" w14:textId="77777777" w:rsidR="00704616" w:rsidRPr="00D71476" w:rsidRDefault="00704616" w:rsidP="007309CB">
            <w:pPr>
              <w:jc w:val="center"/>
              <w:rPr>
                <w:sz w:val="20"/>
                <w:szCs w:val="20"/>
              </w:rPr>
            </w:pPr>
          </w:p>
        </w:tc>
        <w:tc>
          <w:tcPr>
            <w:tcW w:w="270" w:type="dxa"/>
            <w:tcBorders>
              <w:top w:val="single" w:sz="4" w:space="0" w:color="auto"/>
              <w:left w:val="nil"/>
              <w:bottom w:val="nil"/>
              <w:right w:val="nil"/>
            </w:tcBorders>
            <w:shd w:val="clear" w:color="auto" w:fill="auto"/>
            <w:noWrap/>
            <w:vAlign w:val="center"/>
            <w:hideMark/>
          </w:tcPr>
          <w:p w14:paraId="1F49E2F6" w14:textId="77777777" w:rsidR="00704616" w:rsidRPr="00D71476" w:rsidRDefault="00704616" w:rsidP="007309CB">
            <w:pPr>
              <w:jc w:val="center"/>
              <w:rPr>
                <w:sz w:val="20"/>
                <w:szCs w:val="20"/>
              </w:rPr>
            </w:pPr>
          </w:p>
        </w:tc>
      </w:tr>
      <w:tr w:rsidR="00704616" w:rsidRPr="00D71476" w14:paraId="608AB98A" w14:textId="77777777" w:rsidTr="007309CB">
        <w:trPr>
          <w:trHeight w:val="320"/>
          <w:jc w:val="center"/>
        </w:trPr>
        <w:tc>
          <w:tcPr>
            <w:tcW w:w="1300" w:type="dxa"/>
            <w:tcBorders>
              <w:top w:val="nil"/>
              <w:left w:val="nil"/>
              <w:bottom w:val="nil"/>
              <w:right w:val="nil"/>
            </w:tcBorders>
            <w:shd w:val="clear" w:color="auto" w:fill="auto"/>
            <w:noWrap/>
            <w:vAlign w:val="center"/>
            <w:hideMark/>
          </w:tcPr>
          <w:p w14:paraId="159E2D49" w14:textId="77777777" w:rsidR="00704616" w:rsidRPr="00D71476" w:rsidRDefault="00704616" w:rsidP="007309CB">
            <w:pPr>
              <w:jc w:val="center"/>
              <w:rPr>
                <w:color w:val="222222"/>
                <w:sz w:val="20"/>
                <w:szCs w:val="20"/>
              </w:rPr>
            </w:pPr>
            <w:r w:rsidRPr="00D71476">
              <w:rPr>
                <w:color w:val="222222"/>
                <w:sz w:val="20"/>
                <w:szCs w:val="20"/>
              </w:rPr>
              <w:t>2008</w:t>
            </w:r>
          </w:p>
        </w:tc>
        <w:tc>
          <w:tcPr>
            <w:tcW w:w="1072" w:type="dxa"/>
            <w:tcBorders>
              <w:top w:val="nil"/>
              <w:left w:val="nil"/>
              <w:bottom w:val="nil"/>
              <w:right w:val="nil"/>
            </w:tcBorders>
            <w:shd w:val="clear" w:color="auto" w:fill="auto"/>
            <w:noWrap/>
            <w:vAlign w:val="center"/>
            <w:hideMark/>
          </w:tcPr>
          <w:p w14:paraId="703C0B61" w14:textId="77777777" w:rsidR="00704616" w:rsidRPr="00D71476" w:rsidRDefault="00704616" w:rsidP="007309CB">
            <w:pPr>
              <w:jc w:val="center"/>
              <w:rPr>
                <w:color w:val="222222"/>
                <w:sz w:val="20"/>
                <w:szCs w:val="20"/>
              </w:rPr>
            </w:pPr>
            <w:r w:rsidRPr="00D71476">
              <w:rPr>
                <w:color w:val="222222"/>
                <w:sz w:val="20"/>
                <w:szCs w:val="20"/>
              </w:rPr>
              <w:t>873</w:t>
            </w:r>
          </w:p>
        </w:tc>
        <w:tc>
          <w:tcPr>
            <w:tcW w:w="868" w:type="dxa"/>
            <w:tcBorders>
              <w:top w:val="nil"/>
              <w:left w:val="nil"/>
              <w:bottom w:val="nil"/>
              <w:right w:val="nil"/>
            </w:tcBorders>
            <w:shd w:val="clear" w:color="auto" w:fill="auto"/>
            <w:noWrap/>
            <w:vAlign w:val="center"/>
            <w:hideMark/>
          </w:tcPr>
          <w:p w14:paraId="4A8D7B7A" w14:textId="77777777" w:rsidR="00704616" w:rsidRPr="00D71476" w:rsidRDefault="00704616" w:rsidP="007309CB">
            <w:pPr>
              <w:jc w:val="center"/>
              <w:rPr>
                <w:color w:val="222222"/>
                <w:sz w:val="20"/>
                <w:szCs w:val="20"/>
              </w:rPr>
            </w:pPr>
          </w:p>
        </w:tc>
        <w:tc>
          <w:tcPr>
            <w:tcW w:w="720" w:type="dxa"/>
            <w:tcBorders>
              <w:top w:val="nil"/>
              <w:left w:val="nil"/>
              <w:bottom w:val="nil"/>
              <w:right w:val="nil"/>
            </w:tcBorders>
            <w:shd w:val="clear" w:color="auto" w:fill="auto"/>
            <w:noWrap/>
            <w:vAlign w:val="center"/>
            <w:hideMark/>
          </w:tcPr>
          <w:p w14:paraId="30C6DF3F" w14:textId="77777777" w:rsidR="00704616" w:rsidRPr="00D71476" w:rsidRDefault="00704616" w:rsidP="007309CB">
            <w:pPr>
              <w:jc w:val="center"/>
              <w:rPr>
                <w:sz w:val="20"/>
                <w:szCs w:val="20"/>
              </w:rPr>
            </w:pPr>
          </w:p>
        </w:tc>
        <w:tc>
          <w:tcPr>
            <w:tcW w:w="1050" w:type="dxa"/>
            <w:gridSpan w:val="2"/>
            <w:tcBorders>
              <w:top w:val="nil"/>
              <w:left w:val="nil"/>
              <w:bottom w:val="nil"/>
              <w:right w:val="nil"/>
            </w:tcBorders>
            <w:shd w:val="clear" w:color="auto" w:fill="auto"/>
            <w:noWrap/>
            <w:vAlign w:val="center"/>
            <w:hideMark/>
          </w:tcPr>
          <w:p w14:paraId="586F4B40" w14:textId="77777777" w:rsidR="00704616" w:rsidRPr="00D71476" w:rsidRDefault="00704616" w:rsidP="007309CB">
            <w:pPr>
              <w:jc w:val="center"/>
              <w:rPr>
                <w:sz w:val="20"/>
                <w:szCs w:val="20"/>
              </w:rPr>
            </w:pPr>
          </w:p>
        </w:tc>
        <w:tc>
          <w:tcPr>
            <w:tcW w:w="1020" w:type="dxa"/>
            <w:tcBorders>
              <w:top w:val="nil"/>
              <w:left w:val="nil"/>
              <w:bottom w:val="nil"/>
              <w:right w:val="nil"/>
            </w:tcBorders>
            <w:shd w:val="clear" w:color="auto" w:fill="auto"/>
            <w:noWrap/>
            <w:vAlign w:val="center"/>
            <w:hideMark/>
          </w:tcPr>
          <w:p w14:paraId="40A6CE83" w14:textId="77777777" w:rsidR="00704616" w:rsidRPr="00D71476" w:rsidRDefault="00704616" w:rsidP="007309CB">
            <w:pPr>
              <w:jc w:val="center"/>
              <w:rPr>
                <w:sz w:val="20"/>
                <w:szCs w:val="20"/>
              </w:rPr>
            </w:pPr>
          </w:p>
        </w:tc>
        <w:tc>
          <w:tcPr>
            <w:tcW w:w="270" w:type="dxa"/>
            <w:tcBorders>
              <w:top w:val="nil"/>
              <w:left w:val="nil"/>
              <w:bottom w:val="nil"/>
              <w:right w:val="nil"/>
            </w:tcBorders>
            <w:shd w:val="clear" w:color="auto" w:fill="auto"/>
            <w:noWrap/>
            <w:vAlign w:val="center"/>
            <w:hideMark/>
          </w:tcPr>
          <w:p w14:paraId="5A4D3F85" w14:textId="77777777" w:rsidR="00704616" w:rsidRPr="00D71476" w:rsidRDefault="00704616" w:rsidP="007309CB">
            <w:pPr>
              <w:jc w:val="center"/>
              <w:rPr>
                <w:sz w:val="20"/>
                <w:szCs w:val="20"/>
              </w:rPr>
            </w:pPr>
          </w:p>
        </w:tc>
      </w:tr>
      <w:tr w:rsidR="00704616" w:rsidRPr="00D71476" w14:paraId="35D13BDC" w14:textId="77777777" w:rsidTr="007309CB">
        <w:trPr>
          <w:trHeight w:val="320"/>
          <w:jc w:val="center"/>
        </w:trPr>
        <w:tc>
          <w:tcPr>
            <w:tcW w:w="1300" w:type="dxa"/>
            <w:tcBorders>
              <w:top w:val="nil"/>
              <w:left w:val="nil"/>
              <w:bottom w:val="nil"/>
              <w:right w:val="nil"/>
            </w:tcBorders>
            <w:shd w:val="clear" w:color="auto" w:fill="auto"/>
            <w:noWrap/>
            <w:vAlign w:val="center"/>
            <w:hideMark/>
          </w:tcPr>
          <w:p w14:paraId="44FCD65F" w14:textId="77777777" w:rsidR="00704616" w:rsidRPr="00D71476" w:rsidRDefault="00704616" w:rsidP="007309CB">
            <w:pPr>
              <w:jc w:val="center"/>
              <w:rPr>
                <w:color w:val="222222"/>
                <w:sz w:val="20"/>
                <w:szCs w:val="20"/>
              </w:rPr>
            </w:pPr>
            <w:r w:rsidRPr="00D71476">
              <w:rPr>
                <w:color w:val="222222"/>
                <w:sz w:val="20"/>
                <w:szCs w:val="20"/>
              </w:rPr>
              <w:t>2009</w:t>
            </w:r>
          </w:p>
        </w:tc>
        <w:tc>
          <w:tcPr>
            <w:tcW w:w="1072" w:type="dxa"/>
            <w:tcBorders>
              <w:top w:val="nil"/>
              <w:left w:val="nil"/>
              <w:bottom w:val="nil"/>
              <w:right w:val="nil"/>
            </w:tcBorders>
            <w:shd w:val="clear" w:color="auto" w:fill="auto"/>
            <w:noWrap/>
            <w:vAlign w:val="center"/>
            <w:hideMark/>
          </w:tcPr>
          <w:p w14:paraId="32B8E24A" w14:textId="77777777" w:rsidR="00704616" w:rsidRPr="00D71476" w:rsidRDefault="00704616" w:rsidP="007309CB">
            <w:pPr>
              <w:jc w:val="center"/>
              <w:rPr>
                <w:color w:val="222222"/>
                <w:sz w:val="20"/>
                <w:szCs w:val="20"/>
              </w:rPr>
            </w:pPr>
            <w:r w:rsidRPr="00D71476">
              <w:rPr>
                <w:color w:val="222222"/>
                <w:sz w:val="20"/>
                <w:szCs w:val="20"/>
              </w:rPr>
              <w:t>1383</w:t>
            </w:r>
          </w:p>
        </w:tc>
        <w:tc>
          <w:tcPr>
            <w:tcW w:w="868" w:type="dxa"/>
            <w:tcBorders>
              <w:top w:val="nil"/>
              <w:left w:val="nil"/>
              <w:bottom w:val="nil"/>
              <w:right w:val="nil"/>
            </w:tcBorders>
            <w:shd w:val="clear" w:color="auto" w:fill="auto"/>
            <w:noWrap/>
            <w:vAlign w:val="center"/>
            <w:hideMark/>
          </w:tcPr>
          <w:p w14:paraId="79CDFA4F" w14:textId="77777777" w:rsidR="00704616" w:rsidRPr="00D71476" w:rsidRDefault="00704616" w:rsidP="007309CB">
            <w:pPr>
              <w:jc w:val="center"/>
              <w:rPr>
                <w:color w:val="222222"/>
                <w:sz w:val="20"/>
                <w:szCs w:val="20"/>
              </w:rPr>
            </w:pPr>
          </w:p>
        </w:tc>
        <w:tc>
          <w:tcPr>
            <w:tcW w:w="720" w:type="dxa"/>
            <w:tcBorders>
              <w:top w:val="nil"/>
              <w:left w:val="nil"/>
              <w:bottom w:val="nil"/>
              <w:right w:val="nil"/>
            </w:tcBorders>
            <w:shd w:val="clear" w:color="auto" w:fill="auto"/>
            <w:noWrap/>
            <w:vAlign w:val="center"/>
            <w:hideMark/>
          </w:tcPr>
          <w:p w14:paraId="6E08A933" w14:textId="77777777" w:rsidR="00704616" w:rsidRPr="00D71476" w:rsidRDefault="00704616" w:rsidP="007309CB">
            <w:pPr>
              <w:jc w:val="center"/>
              <w:rPr>
                <w:sz w:val="20"/>
                <w:szCs w:val="20"/>
              </w:rPr>
            </w:pPr>
          </w:p>
        </w:tc>
        <w:tc>
          <w:tcPr>
            <w:tcW w:w="1050" w:type="dxa"/>
            <w:gridSpan w:val="2"/>
            <w:tcBorders>
              <w:top w:val="nil"/>
              <w:left w:val="nil"/>
              <w:bottom w:val="nil"/>
              <w:right w:val="nil"/>
            </w:tcBorders>
            <w:shd w:val="clear" w:color="auto" w:fill="auto"/>
            <w:noWrap/>
            <w:vAlign w:val="center"/>
            <w:hideMark/>
          </w:tcPr>
          <w:p w14:paraId="5D4FF725" w14:textId="77777777" w:rsidR="00704616" w:rsidRPr="00D71476" w:rsidRDefault="00704616" w:rsidP="007309CB">
            <w:pPr>
              <w:jc w:val="center"/>
              <w:rPr>
                <w:sz w:val="20"/>
                <w:szCs w:val="20"/>
              </w:rPr>
            </w:pPr>
          </w:p>
        </w:tc>
        <w:tc>
          <w:tcPr>
            <w:tcW w:w="1020" w:type="dxa"/>
            <w:tcBorders>
              <w:top w:val="nil"/>
              <w:left w:val="nil"/>
              <w:bottom w:val="nil"/>
              <w:right w:val="nil"/>
            </w:tcBorders>
            <w:shd w:val="clear" w:color="auto" w:fill="auto"/>
            <w:noWrap/>
            <w:vAlign w:val="center"/>
            <w:hideMark/>
          </w:tcPr>
          <w:p w14:paraId="5FC93CC0" w14:textId="77777777" w:rsidR="00704616" w:rsidRPr="00D71476" w:rsidRDefault="00704616" w:rsidP="007309CB">
            <w:pPr>
              <w:jc w:val="center"/>
              <w:rPr>
                <w:sz w:val="20"/>
                <w:szCs w:val="20"/>
              </w:rPr>
            </w:pPr>
          </w:p>
        </w:tc>
        <w:tc>
          <w:tcPr>
            <w:tcW w:w="270" w:type="dxa"/>
            <w:tcBorders>
              <w:top w:val="nil"/>
              <w:left w:val="nil"/>
              <w:bottom w:val="nil"/>
              <w:right w:val="nil"/>
            </w:tcBorders>
            <w:shd w:val="clear" w:color="auto" w:fill="auto"/>
            <w:noWrap/>
            <w:vAlign w:val="center"/>
            <w:hideMark/>
          </w:tcPr>
          <w:p w14:paraId="462C8AAF" w14:textId="77777777" w:rsidR="00704616" w:rsidRPr="00D71476" w:rsidRDefault="00704616" w:rsidP="007309CB">
            <w:pPr>
              <w:jc w:val="center"/>
              <w:rPr>
                <w:sz w:val="20"/>
                <w:szCs w:val="20"/>
              </w:rPr>
            </w:pPr>
          </w:p>
        </w:tc>
      </w:tr>
      <w:tr w:rsidR="00704616" w:rsidRPr="00D71476" w14:paraId="57422D06" w14:textId="77777777" w:rsidTr="007309CB">
        <w:trPr>
          <w:trHeight w:val="320"/>
          <w:jc w:val="center"/>
        </w:trPr>
        <w:tc>
          <w:tcPr>
            <w:tcW w:w="1300" w:type="dxa"/>
            <w:tcBorders>
              <w:top w:val="nil"/>
              <w:left w:val="nil"/>
              <w:bottom w:val="nil"/>
              <w:right w:val="nil"/>
            </w:tcBorders>
            <w:shd w:val="clear" w:color="auto" w:fill="auto"/>
            <w:noWrap/>
            <w:vAlign w:val="center"/>
            <w:hideMark/>
          </w:tcPr>
          <w:p w14:paraId="36F22A0F" w14:textId="77777777" w:rsidR="00704616" w:rsidRPr="00D71476" w:rsidRDefault="00704616" w:rsidP="007309CB">
            <w:pPr>
              <w:jc w:val="center"/>
              <w:rPr>
                <w:color w:val="222222"/>
                <w:sz w:val="20"/>
                <w:szCs w:val="20"/>
              </w:rPr>
            </w:pPr>
            <w:r w:rsidRPr="00D71476">
              <w:rPr>
                <w:color w:val="222222"/>
                <w:sz w:val="20"/>
                <w:szCs w:val="20"/>
              </w:rPr>
              <w:t>2010</w:t>
            </w:r>
          </w:p>
        </w:tc>
        <w:tc>
          <w:tcPr>
            <w:tcW w:w="1072" w:type="dxa"/>
            <w:tcBorders>
              <w:top w:val="nil"/>
              <w:left w:val="nil"/>
              <w:bottom w:val="nil"/>
              <w:right w:val="nil"/>
            </w:tcBorders>
            <w:shd w:val="clear" w:color="auto" w:fill="auto"/>
            <w:noWrap/>
            <w:vAlign w:val="center"/>
            <w:hideMark/>
          </w:tcPr>
          <w:p w14:paraId="034451B4" w14:textId="77777777" w:rsidR="00704616" w:rsidRPr="00D71476" w:rsidRDefault="00704616" w:rsidP="007309CB">
            <w:pPr>
              <w:jc w:val="center"/>
              <w:rPr>
                <w:color w:val="222222"/>
                <w:sz w:val="20"/>
                <w:szCs w:val="20"/>
              </w:rPr>
            </w:pPr>
            <w:r w:rsidRPr="00D71476">
              <w:rPr>
                <w:color w:val="222222"/>
                <w:sz w:val="20"/>
                <w:szCs w:val="20"/>
              </w:rPr>
              <w:t>496</w:t>
            </w:r>
          </w:p>
        </w:tc>
        <w:tc>
          <w:tcPr>
            <w:tcW w:w="868" w:type="dxa"/>
            <w:tcBorders>
              <w:top w:val="nil"/>
              <w:left w:val="nil"/>
              <w:bottom w:val="nil"/>
              <w:right w:val="nil"/>
            </w:tcBorders>
            <w:shd w:val="clear" w:color="auto" w:fill="auto"/>
            <w:noWrap/>
            <w:vAlign w:val="center"/>
            <w:hideMark/>
          </w:tcPr>
          <w:p w14:paraId="6EFF081B" w14:textId="77777777" w:rsidR="00704616" w:rsidRPr="00D71476" w:rsidRDefault="00704616" w:rsidP="007309CB">
            <w:pPr>
              <w:jc w:val="center"/>
              <w:rPr>
                <w:color w:val="222222"/>
                <w:sz w:val="20"/>
                <w:szCs w:val="20"/>
              </w:rPr>
            </w:pPr>
            <w:r w:rsidRPr="00D71476">
              <w:rPr>
                <w:color w:val="222222"/>
                <w:sz w:val="20"/>
                <w:szCs w:val="20"/>
              </w:rPr>
              <w:t>30</w:t>
            </w:r>
          </w:p>
        </w:tc>
        <w:tc>
          <w:tcPr>
            <w:tcW w:w="720" w:type="dxa"/>
            <w:tcBorders>
              <w:top w:val="nil"/>
              <w:left w:val="nil"/>
              <w:bottom w:val="nil"/>
              <w:right w:val="nil"/>
            </w:tcBorders>
            <w:shd w:val="clear" w:color="auto" w:fill="auto"/>
            <w:noWrap/>
            <w:vAlign w:val="center"/>
            <w:hideMark/>
          </w:tcPr>
          <w:p w14:paraId="48E6E9F9" w14:textId="77777777" w:rsidR="00704616" w:rsidRPr="00D71476" w:rsidRDefault="00704616" w:rsidP="007309CB">
            <w:pPr>
              <w:jc w:val="center"/>
              <w:rPr>
                <w:color w:val="222222"/>
                <w:sz w:val="20"/>
                <w:szCs w:val="20"/>
              </w:rPr>
            </w:pPr>
            <w:r w:rsidRPr="00D71476">
              <w:rPr>
                <w:color w:val="222222"/>
                <w:sz w:val="20"/>
                <w:szCs w:val="20"/>
              </w:rPr>
              <w:t>221</w:t>
            </w:r>
          </w:p>
        </w:tc>
        <w:tc>
          <w:tcPr>
            <w:tcW w:w="1050" w:type="dxa"/>
            <w:gridSpan w:val="2"/>
            <w:tcBorders>
              <w:top w:val="nil"/>
              <w:left w:val="nil"/>
              <w:bottom w:val="nil"/>
              <w:right w:val="nil"/>
            </w:tcBorders>
            <w:shd w:val="clear" w:color="auto" w:fill="auto"/>
            <w:noWrap/>
            <w:vAlign w:val="center"/>
            <w:hideMark/>
          </w:tcPr>
          <w:p w14:paraId="5DAAD118" w14:textId="77777777" w:rsidR="00704616" w:rsidRPr="00D71476" w:rsidRDefault="00704616" w:rsidP="007309CB">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7D24652D" w14:textId="77777777" w:rsidR="00704616" w:rsidRPr="00D71476" w:rsidRDefault="00704616" w:rsidP="007309CB">
            <w:pPr>
              <w:jc w:val="center"/>
              <w:rPr>
                <w:sz w:val="20"/>
                <w:szCs w:val="20"/>
              </w:rPr>
            </w:pPr>
          </w:p>
        </w:tc>
        <w:tc>
          <w:tcPr>
            <w:tcW w:w="270" w:type="dxa"/>
            <w:tcBorders>
              <w:top w:val="nil"/>
              <w:left w:val="nil"/>
              <w:bottom w:val="nil"/>
              <w:right w:val="nil"/>
            </w:tcBorders>
            <w:shd w:val="clear" w:color="auto" w:fill="auto"/>
            <w:noWrap/>
            <w:vAlign w:val="center"/>
            <w:hideMark/>
          </w:tcPr>
          <w:p w14:paraId="784A58EB" w14:textId="77777777" w:rsidR="00704616" w:rsidRPr="00D71476" w:rsidRDefault="00704616" w:rsidP="007309CB">
            <w:pPr>
              <w:jc w:val="center"/>
              <w:rPr>
                <w:sz w:val="20"/>
                <w:szCs w:val="20"/>
              </w:rPr>
            </w:pPr>
          </w:p>
        </w:tc>
      </w:tr>
      <w:tr w:rsidR="00704616" w:rsidRPr="00D71476" w14:paraId="1343B70B" w14:textId="77777777" w:rsidTr="007309CB">
        <w:trPr>
          <w:trHeight w:val="320"/>
          <w:jc w:val="center"/>
        </w:trPr>
        <w:tc>
          <w:tcPr>
            <w:tcW w:w="1300" w:type="dxa"/>
            <w:tcBorders>
              <w:top w:val="nil"/>
              <w:left w:val="nil"/>
              <w:bottom w:val="nil"/>
              <w:right w:val="nil"/>
            </w:tcBorders>
            <w:shd w:val="clear" w:color="auto" w:fill="auto"/>
            <w:noWrap/>
            <w:vAlign w:val="center"/>
            <w:hideMark/>
          </w:tcPr>
          <w:p w14:paraId="20C6308C" w14:textId="77777777" w:rsidR="00704616" w:rsidRPr="00D71476" w:rsidRDefault="00704616" w:rsidP="007309CB">
            <w:pPr>
              <w:jc w:val="center"/>
              <w:rPr>
                <w:color w:val="222222"/>
                <w:sz w:val="20"/>
                <w:szCs w:val="20"/>
              </w:rPr>
            </w:pPr>
            <w:r w:rsidRPr="00D71476">
              <w:rPr>
                <w:color w:val="222222"/>
                <w:sz w:val="20"/>
                <w:szCs w:val="20"/>
              </w:rPr>
              <w:t>2011</w:t>
            </w:r>
          </w:p>
        </w:tc>
        <w:tc>
          <w:tcPr>
            <w:tcW w:w="1072" w:type="dxa"/>
            <w:tcBorders>
              <w:top w:val="nil"/>
              <w:left w:val="nil"/>
              <w:bottom w:val="nil"/>
              <w:right w:val="nil"/>
            </w:tcBorders>
            <w:shd w:val="clear" w:color="auto" w:fill="auto"/>
            <w:noWrap/>
            <w:vAlign w:val="center"/>
            <w:hideMark/>
          </w:tcPr>
          <w:p w14:paraId="6E413DE1" w14:textId="77777777" w:rsidR="00704616" w:rsidRPr="00D71476" w:rsidRDefault="00704616" w:rsidP="007309CB">
            <w:pPr>
              <w:jc w:val="center"/>
              <w:rPr>
                <w:color w:val="222222"/>
                <w:sz w:val="20"/>
                <w:szCs w:val="20"/>
              </w:rPr>
            </w:pPr>
            <w:r w:rsidRPr="00D71476">
              <w:rPr>
                <w:color w:val="222222"/>
                <w:sz w:val="20"/>
                <w:szCs w:val="20"/>
              </w:rPr>
              <w:t>340</w:t>
            </w:r>
          </w:p>
        </w:tc>
        <w:tc>
          <w:tcPr>
            <w:tcW w:w="868" w:type="dxa"/>
            <w:tcBorders>
              <w:top w:val="nil"/>
              <w:left w:val="nil"/>
              <w:bottom w:val="nil"/>
              <w:right w:val="nil"/>
            </w:tcBorders>
            <w:shd w:val="clear" w:color="auto" w:fill="auto"/>
            <w:noWrap/>
            <w:vAlign w:val="center"/>
            <w:hideMark/>
          </w:tcPr>
          <w:p w14:paraId="57EFC477" w14:textId="77777777" w:rsidR="00704616" w:rsidRPr="00D71476" w:rsidRDefault="00704616" w:rsidP="007309CB">
            <w:pPr>
              <w:jc w:val="center"/>
              <w:rPr>
                <w:color w:val="222222"/>
                <w:sz w:val="20"/>
                <w:szCs w:val="20"/>
              </w:rPr>
            </w:pPr>
            <w:r w:rsidRPr="00D71476">
              <w:rPr>
                <w:color w:val="222222"/>
                <w:sz w:val="20"/>
                <w:szCs w:val="20"/>
              </w:rPr>
              <w:t>29</w:t>
            </w:r>
          </w:p>
        </w:tc>
        <w:tc>
          <w:tcPr>
            <w:tcW w:w="720" w:type="dxa"/>
            <w:tcBorders>
              <w:top w:val="nil"/>
              <w:left w:val="nil"/>
              <w:bottom w:val="nil"/>
              <w:right w:val="nil"/>
            </w:tcBorders>
            <w:shd w:val="clear" w:color="auto" w:fill="auto"/>
            <w:noWrap/>
            <w:vAlign w:val="center"/>
            <w:hideMark/>
          </w:tcPr>
          <w:p w14:paraId="24510072" w14:textId="77777777" w:rsidR="00704616" w:rsidRPr="00D71476" w:rsidRDefault="00704616" w:rsidP="007309CB">
            <w:pPr>
              <w:jc w:val="center"/>
              <w:rPr>
                <w:color w:val="222222"/>
                <w:sz w:val="20"/>
                <w:szCs w:val="20"/>
              </w:rPr>
            </w:pPr>
            <w:r w:rsidRPr="00D71476">
              <w:rPr>
                <w:color w:val="222222"/>
                <w:sz w:val="20"/>
                <w:szCs w:val="20"/>
              </w:rPr>
              <w:t>356</w:t>
            </w:r>
          </w:p>
        </w:tc>
        <w:tc>
          <w:tcPr>
            <w:tcW w:w="1050" w:type="dxa"/>
            <w:gridSpan w:val="2"/>
            <w:tcBorders>
              <w:top w:val="nil"/>
              <w:left w:val="nil"/>
              <w:bottom w:val="nil"/>
              <w:right w:val="nil"/>
            </w:tcBorders>
            <w:shd w:val="clear" w:color="auto" w:fill="auto"/>
            <w:noWrap/>
            <w:vAlign w:val="center"/>
            <w:hideMark/>
          </w:tcPr>
          <w:p w14:paraId="528AC884" w14:textId="77777777" w:rsidR="00704616" w:rsidRPr="00D71476" w:rsidRDefault="00704616" w:rsidP="007309CB">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313B4526" w14:textId="77777777" w:rsidR="00704616" w:rsidRPr="00D71476" w:rsidRDefault="00704616" w:rsidP="007309CB">
            <w:pPr>
              <w:jc w:val="center"/>
              <w:rPr>
                <w:sz w:val="20"/>
                <w:szCs w:val="20"/>
              </w:rPr>
            </w:pPr>
          </w:p>
        </w:tc>
        <w:tc>
          <w:tcPr>
            <w:tcW w:w="270" w:type="dxa"/>
            <w:tcBorders>
              <w:top w:val="nil"/>
              <w:left w:val="nil"/>
              <w:bottom w:val="nil"/>
              <w:right w:val="nil"/>
            </w:tcBorders>
            <w:shd w:val="clear" w:color="auto" w:fill="auto"/>
            <w:noWrap/>
            <w:vAlign w:val="center"/>
            <w:hideMark/>
          </w:tcPr>
          <w:p w14:paraId="49D88A70" w14:textId="77777777" w:rsidR="00704616" w:rsidRPr="00D71476" w:rsidRDefault="00704616" w:rsidP="007309CB">
            <w:pPr>
              <w:jc w:val="center"/>
              <w:rPr>
                <w:sz w:val="20"/>
                <w:szCs w:val="20"/>
              </w:rPr>
            </w:pPr>
          </w:p>
        </w:tc>
      </w:tr>
      <w:tr w:rsidR="00704616" w:rsidRPr="00D71476" w14:paraId="20A58580" w14:textId="77777777" w:rsidTr="007309CB">
        <w:trPr>
          <w:trHeight w:val="320"/>
          <w:jc w:val="center"/>
        </w:trPr>
        <w:tc>
          <w:tcPr>
            <w:tcW w:w="1300" w:type="dxa"/>
            <w:tcBorders>
              <w:top w:val="nil"/>
              <w:left w:val="nil"/>
              <w:bottom w:val="nil"/>
              <w:right w:val="nil"/>
            </w:tcBorders>
            <w:shd w:val="clear" w:color="auto" w:fill="auto"/>
            <w:noWrap/>
            <w:vAlign w:val="center"/>
            <w:hideMark/>
          </w:tcPr>
          <w:p w14:paraId="27D1D7FF" w14:textId="77777777" w:rsidR="00704616" w:rsidRPr="00D71476" w:rsidRDefault="00704616" w:rsidP="007309CB">
            <w:pPr>
              <w:jc w:val="center"/>
              <w:rPr>
                <w:color w:val="222222"/>
                <w:sz w:val="20"/>
                <w:szCs w:val="20"/>
              </w:rPr>
            </w:pPr>
            <w:r w:rsidRPr="00D71476">
              <w:rPr>
                <w:color w:val="222222"/>
                <w:sz w:val="20"/>
                <w:szCs w:val="20"/>
              </w:rPr>
              <w:t>2012</w:t>
            </w:r>
          </w:p>
        </w:tc>
        <w:tc>
          <w:tcPr>
            <w:tcW w:w="1072" w:type="dxa"/>
            <w:tcBorders>
              <w:top w:val="nil"/>
              <w:left w:val="nil"/>
              <w:bottom w:val="nil"/>
              <w:right w:val="nil"/>
            </w:tcBorders>
            <w:shd w:val="clear" w:color="auto" w:fill="auto"/>
            <w:noWrap/>
            <w:vAlign w:val="center"/>
            <w:hideMark/>
          </w:tcPr>
          <w:p w14:paraId="3858118D" w14:textId="77777777" w:rsidR="00704616" w:rsidRPr="00D71476" w:rsidRDefault="00704616" w:rsidP="007309CB">
            <w:pPr>
              <w:jc w:val="center"/>
              <w:rPr>
                <w:color w:val="222222"/>
                <w:sz w:val="20"/>
                <w:szCs w:val="20"/>
              </w:rPr>
            </w:pPr>
            <w:r w:rsidRPr="00D71476">
              <w:rPr>
                <w:color w:val="222222"/>
                <w:sz w:val="20"/>
                <w:szCs w:val="20"/>
              </w:rPr>
              <w:t>430</w:t>
            </w:r>
          </w:p>
        </w:tc>
        <w:tc>
          <w:tcPr>
            <w:tcW w:w="868" w:type="dxa"/>
            <w:tcBorders>
              <w:top w:val="nil"/>
              <w:left w:val="nil"/>
              <w:bottom w:val="nil"/>
              <w:right w:val="nil"/>
            </w:tcBorders>
            <w:shd w:val="clear" w:color="auto" w:fill="auto"/>
            <w:noWrap/>
            <w:vAlign w:val="center"/>
            <w:hideMark/>
          </w:tcPr>
          <w:p w14:paraId="25A625BE" w14:textId="77777777" w:rsidR="00704616" w:rsidRPr="00D71476" w:rsidRDefault="00704616" w:rsidP="007309CB">
            <w:pPr>
              <w:jc w:val="center"/>
              <w:rPr>
                <w:color w:val="222222"/>
                <w:sz w:val="20"/>
                <w:szCs w:val="20"/>
              </w:rPr>
            </w:pPr>
            <w:r w:rsidRPr="00D71476">
              <w:rPr>
                <w:color w:val="222222"/>
                <w:sz w:val="20"/>
                <w:szCs w:val="20"/>
              </w:rPr>
              <w:t>17</w:t>
            </w:r>
          </w:p>
        </w:tc>
        <w:tc>
          <w:tcPr>
            <w:tcW w:w="720" w:type="dxa"/>
            <w:tcBorders>
              <w:top w:val="nil"/>
              <w:left w:val="nil"/>
              <w:bottom w:val="nil"/>
              <w:right w:val="nil"/>
            </w:tcBorders>
            <w:shd w:val="clear" w:color="auto" w:fill="auto"/>
            <w:noWrap/>
            <w:vAlign w:val="center"/>
            <w:hideMark/>
          </w:tcPr>
          <w:p w14:paraId="7202A37E" w14:textId="77777777" w:rsidR="00704616" w:rsidRPr="00D71476" w:rsidRDefault="00704616" w:rsidP="007309CB">
            <w:pPr>
              <w:jc w:val="center"/>
              <w:rPr>
                <w:color w:val="222222"/>
                <w:sz w:val="20"/>
                <w:szCs w:val="20"/>
              </w:rPr>
            </w:pPr>
            <w:r w:rsidRPr="00D71476">
              <w:rPr>
                <w:color w:val="222222"/>
                <w:sz w:val="20"/>
                <w:szCs w:val="20"/>
              </w:rPr>
              <w:t>500</w:t>
            </w:r>
          </w:p>
        </w:tc>
        <w:tc>
          <w:tcPr>
            <w:tcW w:w="1050" w:type="dxa"/>
            <w:gridSpan w:val="2"/>
            <w:tcBorders>
              <w:top w:val="nil"/>
              <w:left w:val="nil"/>
              <w:bottom w:val="nil"/>
              <w:right w:val="nil"/>
            </w:tcBorders>
            <w:shd w:val="clear" w:color="auto" w:fill="auto"/>
            <w:noWrap/>
            <w:vAlign w:val="center"/>
            <w:hideMark/>
          </w:tcPr>
          <w:p w14:paraId="6A46FED3" w14:textId="77777777" w:rsidR="00704616" w:rsidRPr="00D71476" w:rsidRDefault="00704616" w:rsidP="007309CB">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40AACDC7" w14:textId="77777777" w:rsidR="00704616" w:rsidRPr="00D71476" w:rsidRDefault="00704616" w:rsidP="007309CB">
            <w:pPr>
              <w:jc w:val="center"/>
              <w:rPr>
                <w:sz w:val="20"/>
                <w:szCs w:val="20"/>
              </w:rPr>
            </w:pPr>
          </w:p>
        </w:tc>
        <w:tc>
          <w:tcPr>
            <w:tcW w:w="270" w:type="dxa"/>
            <w:tcBorders>
              <w:top w:val="nil"/>
              <w:left w:val="nil"/>
              <w:bottom w:val="nil"/>
              <w:right w:val="nil"/>
            </w:tcBorders>
            <w:shd w:val="clear" w:color="auto" w:fill="auto"/>
            <w:noWrap/>
            <w:vAlign w:val="center"/>
            <w:hideMark/>
          </w:tcPr>
          <w:p w14:paraId="73A51F0F" w14:textId="77777777" w:rsidR="00704616" w:rsidRPr="00D71476" w:rsidRDefault="00704616" w:rsidP="007309CB">
            <w:pPr>
              <w:jc w:val="center"/>
              <w:rPr>
                <w:sz w:val="20"/>
                <w:szCs w:val="20"/>
              </w:rPr>
            </w:pPr>
          </w:p>
        </w:tc>
      </w:tr>
      <w:tr w:rsidR="00704616" w:rsidRPr="00D71476" w14:paraId="2A47A0B2" w14:textId="77777777" w:rsidTr="007309CB">
        <w:trPr>
          <w:trHeight w:val="320"/>
          <w:jc w:val="center"/>
        </w:trPr>
        <w:tc>
          <w:tcPr>
            <w:tcW w:w="1300" w:type="dxa"/>
            <w:tcBorders>
              <w:top w:val="nil"/>
              <w:left w:val="nil"/>
              <w:bottom w:val="nil"/>
              <w:right w:val="nil"/>
            </w:tcBorders>
            <w:shd w:val="clear" w:color="auto" w:fill="auto"/>
            <w:noWrap/>
            <w:vAlign w:val="center"/>
            <w:hideMark/>
          </w:tcPr>
          <w:p w14:paraId="08FF4D81" w14:textId="77777777" w:rsidR="00704616" w:rsidRPr="00D71476" w:rsidRDefault="00704616" w:rsidP="007309CB">
            <w:pPr>
              <w:jc w:val="center"/>
              <w:rPr>
                <w:color w:val="222222"/>
                <w:sz w:val="20"/>
                <w:szCs w:val="20"/>
              </w:rPr>
            </w:pPr>
            <w:r w:rsidRPr="00D71476">
              <w:rPr>
                <w:color w:val="222222"/>
                <w:sz w:val="20"/>
                <w:szCs w:val="20"/>
              </w:rPr>
              <w:t>2013</w:t>
            </w:r>
          </w:p>
        </w:tc>
        <w:tc>
          <w:tcPr>
            <w:tcW w:w="1072" w:type="dxa"/>
            <w:tcBorders>
              <w:top w:val="nil"/>
              <w:left w:val="nil"/>
              <w:bottom w:val="nil"/>
              <w:right w:val="nil"/>
            </w:tcBorders>
            <w:shd w:val="clear" w:color="auto" w:fill="auto"/>
            <w:noWrap/>
            <w:vAlign w:val="center"/>
            <w:hideMark/>
          </w:tcPr>
          <w:p w14:paraId="454D04B6" w14:textId="77777777" w:rsidR="00704616" w:rsidRPr="00D71476" w:rsidRDefault="00704616" w:rsidP="007309CB">
            <w:pPr>
              <w:jc w:val="center"/>
              <w:rPr>
                <w:color w:val="222222"/>
                <w:sz w:val="20"/>
                <w:szCs w:val="20"/>
              </w:rPr>
            </w:pPr>
            <w:r w:rsidRPr="00D71476">
              <w:rPr>
                <w:color w:val="222222"/>
                <w:sz w:val="20"/>
                <w:szCs w:val="20"/>
              </w:rPr>
              <w:t>440</w:t>
            </w:r>
          </w:p>
        </w:tc>
        <w:tc>
          <w:tcPr>
            <w:tcW w:w="868" w:type="dxa"/>
            <w:tcBorders>
              <w:top w:val="nil"/>
              <w:left w:val="nil"/>
              <w:bottom w:val="nil"/>
              <w:right w:val="nil"/>
            </w:tcBorders>
            <w:shd w:val="clear" w:color="auto" w:fill="auto"/>
            <w:noWrap/>
            <w:vAlign w:val="center"/>
            <w:hideMark/>
          </w:tcPr>
          <w:p w14:paraId="36BA9275" w14:textId="77777777" w:rsidR="00704616" w:rsidRPr="00D71476" w:rsidRDefault="00704616" w:rsidP="007309CB">
            <w:pPr>
              <w:jc w:val="center"/>
              <w:rPr>
                <w:color w:val="222222"/>
                <w:sz w:val="20"/>
                <w:szCs w:val="20"/>
              </w:rPr>
            </w:pPr>
            <w:r w:rsidRPr="00D71476">
              <w:rPr>
                <w:color w:val="222222"/>
                <w:sz w:val="20"/>
                <w:szCs w:val="20"/>
              </w:rPr>
              <w:t>15</w:t>
            </w:r>
          </w:p>
        </w:tc>
        <w:tc>
          <w:tcPr>
            <w:tcW w:w="720" w:type="dxa"/>
            <w:tcBorders>
              <w:top w:val="nil"/>
              <w:left w:val="nil"/>
              <w:bottom w:val="nil"/>
              <w:right w:val="nil"/>
            </w:tcBorders>
            <w:shd w:val="clear" w:color="auto" w:fill="auto"/>
            <w:noWrap/>
            <w:vAlign w:val="center"/>
            <w:hideMark/>
          </w:tcPr>
          <w:p w14:paraId="2E917243" w14:textId="77777777" w:rsidR="00704616" w:rsidRPr="00D71476" w:rsidRDefault="00704616" w:rsidP="007309CB">
            <w:pPr>
              <w:jc w:val="center"/>
              <w:rPr>
                <w:color w:val="222222"/>
                <w:sz w:val="20"/>
                <w:szCs w:val="20"/>
              </w:rPr>
            </w:pPr>
            <w:r w:rsidRPr="00D71476">
              <w:rPr>
                <w:color w:val="222222"/>
                <w:sz w:val="20"/>
                <w:szCs w:val="20"/>
              </w:rPr>
              <w:t>172</w:t>
            </w:r>
          </w:p>
        </w:tc>
        <w:tc>
          <w:tcPr>
            <w:tcW w:w="1050" w:type="dxa"/>
            <w:gridSpan w:val="2"/>
            <w:tcBorders>
              <w:top w:val="nil"/>
              <w:left w:val="nil"/>
              <w:bottom w:val="nil"/>
              <w:right w:val="nil"/>
            </w:tcBorders>
            <w:shd w:val="clear" w:color="auto" w:fill="auto"/>
            <w:noWrap/>
            <w:vAlign w:val="center"/>
            <w:hideMark/>
          </w:tcPr>
          <w:p w14:paraId="1CD9536D" w14:textId="77777777" w:rsidR="00704616" w:rsidRPr="00D71476" w:rsidRDefault="00704616" w:rsidP="007309CB">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58624354" w14:textId="77777777" w:rsidR="00704616" w:rsidRPr="00D71476" w:rsidRDefault="00704616" w:rsidP="007309CB">
            <w:pPr>
              <w:jc w:val="center"/>
              <w:rPr>
                <w:sz w:val="20"/>
                <w:szCs w:val="20"/>
              </w:rPr>
            </w:pPr>
          </w:p>
        </w:tc>
        <w:tc>
          <w:tcPr>
            <w:tcW w:w="270" w:type="dxa"/>
            <w:tcBorders>
              <w:top w:val="nil"/>
              <w:left w:val="nil"/>
              <w:bottom w:val="nil"/>
              <w:right w:val="nil"/>
            </w:tcBorders>
            <w:shd w:val="clear" w:color="auto" w:fill="auto"/>
            <w:noWrap/>
            <w:vAlign w:val="center"/>
            <w:hideMark/>
          </w:tcPr>
          <w:p w14:paraId="4CBDD956" w14:textId="77777777" w:rsidR="00704616" w:rsidRPr="00D71476" w:rsidRDefault="00704616" w:rsidP="007309CB">
            <w:pPr>
              <w:jc w:val="center"/>
              <w:rPr>
                <w:sz w:val="20"/>
                <w:szCs w:val="20"/>
              </w:rPr>
            </w:pPr>
          </w:p>
        </w:tc>
      </w:tr>
      <w:tr w:rsidR="00704616" w:rsidRPr="00D71476" w14:paraId="51F8069D" w14:textId="77777777" w:rsidTr="007309CB">
        <w:trPr>
          <w:trHeight w:val="320"/>
          <w:jc w:val="center"/>
        </w:trPr>
        <w:tc>
          <w:tcPr>
            <w:tcW w:w="1300" w:type="dxa"/>
            <w:tcBorders>
              <w:top w:val="nil"/>
              <w:left w:val="nil"/>
              <w:bottom w:val="nil"/>
              <w:right w:val="nil"/>
            </w:tcBorders>
            <w:shd w:val="clear" w:color="auto" w:fill="auto"/>
            <w:noWrap/>
            <w:vAlign w:val="center"/>
            <w:hideMark/>
          </w:tcPr>
          <w:p w14:paraId="18EC8816" w14:textId="77777777" w:rsidR="00704616" w:rsidRPr="00D71476" w:rsidRDefault="00704616" w:rsidP="007309CB">
            <w:pPr>
              <w:jc w:val="center"/>
              <w:rPr>
                <w:color w:val="222222"/>
                <w:sz w:val="20"/>
                <w:szCs w:val="20"/>
              </w:rPr>
            </w:pPr>
            <w:r w:rsidRPr="00D71476">
              <w:rPr>
                <w:color w:val="222222"/>
                <w:sz w:val="20"/>
                <w:szCs w:val="20"/>
              </w:rPr>
              <w:t>2014</w:t>
            </w:r>
          </w:p>
        </w:tc>
        <w:tc>
          <w:tcPr>
            <w:tcW w:w="1072" w:type="dxa"/>
            <w:tcBorders>
              <w:top w:val="nil"/>
              <w:left w:val="nil"/>
              <w:bottom w:val="nil"/>
              <w:right w:val="nil"/>
            </w:tcBorders>
            <w:shd w:val="clear" w:color="auto" w:fill="auto"/>
            <w:noWrap/>
            <w:vAlign w:val="center"/>
            <w:hideMark/>
          </w:tcPr>
          <w:p w14:paraId="452D690B" w14:textId="77777777" w:rsidR="00704616" w:rsidRPr="00D71476" w:rsidRDefault="00704616" w:rsidP="007309CB">
            <w:pPr>
              <w:jc w:val="center"/>
              <w:rPr>
                <w:color w:val="222222"/>
                <w:sz w:val="20"/>
                <w:szCs w:val="20"/>
              </w:rPr>
            </w:pPr>
            <w:r w:rsidRPr="00D71476">
              <w:rPr>
                <w:color w:val="222222"/>
                <w:sz w:val="20"/>
                <w:szCs w:val="20"/>
              </w:rPr>
              <w:t>486</w:t>
            </w:r>
          </w:p>
        </w:tc>
        <w:tc>
          <w:tcPr>
            <w:tcW w:w="868" w:type="dxa"/>
            <w:tcBorders>
              <w:top w:val="nil"/>
              <w:left w:val="nil"/>
              <w:bottom w:val="nil"/>
              <w:right w:val="nil"/>
            </w:tcBorders>
            <w:shd w:val="clear" w:color="auto" w:fill="auto"/>
            <w:noWrap/>
            <w:vAlign w:val="center"/>
            <w:hideMark/>
          </w:tcPr>
          <w:p w14:paraId="7A23958C" w14:textId="77777777" w:rsidR="00704616" w:rsidRPr="00D71476" w:rsidRDefault="00704616" w:rsidP="007309CB">
            <w:pPr>
              <w:jc w:val="center"/>
              <w:rPr>
                <w:color w:val="222222"/>
                <w:sz w:val="20"/>
                <w:szCs w:val="20"/>
              </w:rPr>
            </w:pPr>
            <w:r w:rsidRPr="00D71476">
              <w:rPr>
                <w:color w:val="222222"/>
                <w:sz w:val="20"/>
                <w:szCs w:val="20"/>
              </w:rPr>
              <w:t>20</w:t>
            </w:r>
          </w:p>
        </w:tc>
        <w:tc>
          <w:tcPr>
            <w:tcW w:w="720" w:type="dxa"/>
            <w:tcBorders>
              <w:top w:val="nil"/>
              <w:left w:val="nil"/>
              <w:bottom w:val="nil"/>
              <w:right w:val="nil"/>
            </w:tcBorders>
            <w:shd w:val="clear" w:color="auto" w:fill="auto"/>
            <w:noWrap/>
            <w:vAlign w:val="center"/>
            <w:hideMark/>
          </w:tcPr>
          <w:p w14:paraId="422D11CC" w14:textId="77777777" w:rsidR="00704616" w:rsidRPr="00D71476" w:rsidRDefault="00704616" w:rsidP="007309CB">
            <w:pPr>
              <w:jc w:val="center"/>
              <w:rPr>
                <w:color w:val="222222"/>
                <w:sz w:val="20"/>
                <w:szCs w:val="20"/>
              </w:rPr>
            </w:pPr>
            <w:r w:rsidRPr="00D71476">
              <w:rPr>
                <w:color w:val="222222"/>
                <w:sz w:val="20"/>
                <w:szCs w:val="20"/>
              </w:rPr>
              <w:t>132</w:t>
            </w:r>
          </w:p>
        </w:tc>
        <w:tc>
          <w:tcPr>
            <w:tcW w:w="1050" w:type="dxa"/>
            <w:gridSpan w:val="2"/>
            <w:tcBorders>
              <w:top w:val="nil"/>
              <w:left w:val="nil"/>
              <w:bottom w:val="nil"/>
              <w:right w:val="nil"/>
            </w:tcBorders>
            <w:shd w:val="clear" w:color="auto" w:fill="auto"/>
            <w:noWrap/>
            <w:vAlign w:val="center"/>
            <w:hideMark/>
          </w:tcPr>
          <w:p w14:paraId="5610955A" w14:textId="77777777" w:rsidR="00704616" w:rsidRPr="00D71476" w:rsidRDefault="00704616" w:rsidP="007309CB">
            <w:pPr>
              <w:jc w:val="center"/>
              <w:rPr>
                <w:color w:val="222222"/>
                <w:sz w:val="20"/>
                <w:szCs w:val="20"/>
              </w:rPr>
            </w:pPr>
            <w:r w:rsidRPr="00D71476">
              <w:rPr>
                <w:color w:val="222222"/>
                <w:sz w:val="20"/>
                <w:szCs w:val="20"/>
              </w:rPr>
              <w:t>1</w:t>
            </w:r>
          </w:p>
        </w:tc>
        <w:tc>
          <w:tcPr>
            <w:tcW w:w="1020" w:type="dxa"/>
            <w:tcBorders>
              <w:top w:val="nil"/>
              <w:left w:val="nil"/>
              <w:bottom w:val="nil"/>
              <w:right w:val="nil"/>
            </w:tcBorders>
            <w:shd w:val="clear" w:color="auto" w:fill="auto"/>
            <w:noWrap/>
            <w:vAlign w:val="center"/>
            <w:hideMark/>
          </w:tcPr>
          <w:p w14:paraId="553E7A28" w14:textId="77777777" w:rsidR="00704616" w:rsidRPr="00D71476" w:rsidRDefault="00704616" w:rsidP="007309CB">
            <w:pPr>
              <w:jc w:val="center"/>
              <w:rPr>
                <w:color w:val="222222"/>
                <w:sz w:val="20"/>
                <w:szCs w:val="20"/>
              </w:rPr>
            </w:pPr>
            <w:r w:rsidRPr="00D71476">
              <w:rPr>
                <w:color w:val="222222"/>
                <w:sz w:val="20"/>
                <w:szCs w:val="20"/>
              </w:rPr>
              <w:t>12</w:t>
            </w:r>
          </w:p>
        </w:tc>
        <w:tc>
          <w:tcPr>
            <w:tcW w:w="270" w:type="dxa"/>
            <w:tcBorders>
              <w:top w:val="nil"/>
              <w:left w:val="nil"/>
              <w:bottom w:val="nil"/>
              <w:right w:val="nil"/>
            </w:tcBorders>
            <w:shd w:val="clear" w:color="auto" w:fill="auto"/>
            <w:noWrap/>
            <w:vAlign w:val="center"/>
            <w:hideMark/>
          </w:tcPr>
          <w:p w14:paraId="58E12FEA" w14:textId="77777777" w:rsidR="00704616" w:rsidRPr="00D71476" w:rsidRDefault="00704616" w:rsidP="007309CB">
            <w:pPr>
              <w:jc w:val="center"/>
              <w:rPr>
                <w:color w:val="222222"/>
                <w:sz w:val="20"/>
                <w:szCs w:val="20"/>
              </w:rPr>
            </w:pPr>
            <w:r w:rsidRPr="00D71476">
              <w:rPr>
                <w:color w:val="222222"/>
                <w:sz w:val="20"/>
                <w:szCs w:val="20"/>
              </w:rPr>
              <w:t>1</w:t>
            </w:r>
          </w:p>
        </w:tc>
      </w:tr>
      <w:tr w:rsidR="00704616" w:rsidRPr="00D71476" w14:paraId="6316883E" w14:textId="77777777" w:rsidTr="007309CB">
        <w:trPr>
          <w:trHeight w:val="320"/>
          <w:jc w:val="center"/>
        </w:trPr>
        <w:tc>
          <w:tcPr>
            <w:tcW w:w="1300" w:type="dxa"/>
            <w:tcBorders>
              <w:top w:val="nil"/>
              <w:left w:val="nil"/>
              <w:bottom w:val="nil"/>
              <w:right w:val="nil"/>
            </w:tcBorders>
            <w:shd w:val="clear" w:color="auto" w:fill="auto"/>
            <w:noWrap/>
            <w:vAlign w:val="center"/>
            <w:hideMark/>
          </w:tcPr>
          <w:p w14:paraId="33229060" w14:textId="77777777" w:rsidR="00704616" w:rsidRPr="00D71476" w:rsidRDefault="00704616" w:rsidP="007309CB">
            <w:pPr>
              <w:jc w:val="center"/>
              <w:rPr>
                <w:color w:val="222222"/>
                <w:sz w:val="20"/>
                <w:szCs w:val="20"/>
              </w:rPr>
            </w:pPr>
            <w:r w:rsidRPr="00D71476">
              <w:rPr>
                <w:color w:val="222222"/>
                <w:sz w:val="20"/>
                <w:szCs w:val="20"/>
              </w:rPr>
              <w:t>2015</w:t>
            </w:r>
          </w:p>
        </w:tc>
        <w:tc>
          <w:tcPr>
            <w:tcW w:w="1072" w:type="dxa"/>
            <w:tcBorders>
              <w:top w:val="nil"/>
              <w:left w:val="nil"/>
              <w:bottom w:val="nil"/>
              <w:right w:val="nil"/>
            </w:tcBorders>
            <w:shd w:val="clear" w:color="auto" w:fill="auto"/>
            <w:noWrap/>
            <w:vAlign w:val="center"/>
            <w:hideMark/>
          </w:tcPr>
          <w:p w14:paraId="50097676" w14:textId="77777777" w:rsidR="00704616" w:rsidRPr="00D71476" w:rsidRDefault="00704616" w:rsidP="007309CB">
            <w:pPr>
              <w:jc w:val="center"/>
              <w:rPr>
                <w:color w:val="222222"/>
                <w:sz w:val="20"/>
                <w:szCs w:val="20"/>
              </w:rPr>
            </w:pPr>
            <w:r w:rsidRPr="00D71476">
              <w:rPr>
                <w:color w:val="222222"/>
                <w:sz w:val="20"/>
                <w:szCs w:val="20"/>
              </w:rPr>
              <w:t>600</w:t>
            </w:r>
          </w:p>
        </w:tc>
        <w:tc>
          <w:tcPr>
            <w:tcW w:w="868" w:type="dxa"/>
            <w:tcBorders>
              <w:top w:val="nil"/>
              <w:left w:val="nil"/>
              <w:bottom w:val="nil"/>
              <w:right w:val="nil"/>
            </w:tcBorders>
            <w:shd w:val="clear" w:color="auto" w:fill="auto"/>
            <w:noWrap/>
            <w:vAlign w:val="center"/>
            <w:hideMark/>
          </w:tcPr>
          <w:p w14:paraId="16126091" w14:textId="77777777" w:rsidR="00704616" w:rsidRPr="00D71476" w:rsidRDefault="00704616" w:rsidP="007309CB">
            <w:pPr>
              <w:jc w:val="center"/>
              <w:rPr>
                <w:color w:val="222222"/>
                <w:sz w:val="20"/>
                <w:szCs w:val="20"/>
              </w:rPr>
            </w:pPr>
            <w:r w:rsidRPr="00D71476">
              <w:rPr>
                <w:color w:val="222222"/>
                <w:sz w:val="20"/>
                <w:szCs w:val="20"/>
              </w:rPr>
              <w:t>19</w:t>
            </w:r>
          </w:p>
        </w:tc>
        <w:tc>
          <w:tcPr>
            <w:tcW w:w="720" w:type="dxa"/>
            <w:tcBorders>
              <w:top w:val="nil"/>
              <w:left w:val="nil"/>
              <w:bottom w:val="nil"/>
              <w:right w:val="nil"/>
            </w:tcBorders>
            <w:shd w:val="clear" w:color="auto" w:fill="auto"/>
            <w:noWrap/>
            <w:vAlign w:val="center"/>
            <w:hideMark/>
          </w:tcPr>
          <w:p w14:paraId="5A0F4A07" w14:textId="77777777" w:rsidR="00704616" w:rsidRPr="00D71476" w:rsidRDefault="00704616" w:rsidP="007309CB">
            <w:pPr>
              <w:jc w:val="center"/>
              <w:rPr>
                <w:color w:val="222222"/>
                <w:sz w:val="20"/>
                <w:szCs w:val="20"/>
              </w:rPr>
            </w:pPr>
            <w:r w:rsidRPr="00D71476">
              <w:rPr>
                <w:color w:val="222222"/>
                <w:sz w:val="20"/>
                <w:szCs w:val="20"/>
              </w:rPr>
              <w:t>135</w:t>
            </w:r>
          </w:p>
        </w:tc>
        <w:tc>
          <w:tcPr>
            <w:tcW w:w="1050" w:type="dxa"/>
            <w:gridSpan w:val="2"/>
            <w:tcBorders>
              <w:top w:val="nil"/>
              <w:left w:val="nil"/>
              <w:bottom w:val="nil"/>
              <w:right w:val="nil"/>
            </w:tcBorders>
            <w:shd w:val="clear" w:color="auto" w:fill="auto"/>
            <w:noWrap/>
            <w:vAlign w:val="center"/>
            <w:hideMark/>
          </w:tcPr>
          <w:p w14:paraId="1797E6F5" w14:textId="77777777" w:rsidR="00704616" w:rsidRPr="00D71476" w:rsidRDefault="00704616" w:rsidP="007309CB">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3983F482" w14:textId="77777777" w:rsidR="00704616" w:rsidRPr="00D71476" w:rsidRDefault="00704616" w:rsidP="007309CB">
            <w:pPr>
              <w:jc w:val="center"/>
              <w:rPr>
                <w:sz w:val="20"/>
                <w:szCs w:val="20"/>
              </w:rPr>
            </w:pPr>
          </w:p>
        </w:tc>
        <w:tc>
          <w:tcPr>
            <w:tcW w:w="270" w:type="dxa"/>
            <w:tcBorders>
              <w:top w:val="nil"/>
              <w:left w:val="nil"/>
              <w:bottom w:val="nil"/>
              <w:right w:val="nil"/>
            </w:tcBorders>
            <w:shd w:val="clear" w:color="auto" w:fill="auto"/>
            <w:noWrap/>
            <w:vAlign w:val="center"/>
            <w:hideMark/>
          </w:tcPr>
          <w:p w14:paraId="1647FF36" w14:textId="77777777" w:rsidR="00704616" w:rsidRPr="00D71476" w:rsidRDefault="00704616" w:rsidP="007309CB">
            <w:pPr>
              <w:jc w:val="center"/>
              <w:rPr>
                <w:sz w:val="20"/>
                <w:szCs w:val="20"/>
              </w:rPr>
            </w:pPr>
          </w:p>
        </w:tc>
      </w:tr>
      <w:tr w:rsidR="00704616" w:rsidRPr="00D71476" w14:paraId="21D40EC6" w14:textId="77777777" w:rsidTr="007309CB">
        <w:trPr>
          <w:trHeight w:val="320"/>
          <w:jc w:val="center"/>
        </w:trPr>
        <w:tc>
          <w:tcPr>
            <w:tcW w:w="1300" w:type="dxa"/>
            <w:tcBorders>
              <w:top w:val="nil"/>
              <w:left w:val="nil"/>
              <w:right w:val="nil"/>
            </w:tcBorders>
            <w:shd w:val="clear" w:color="auto" w:fill="auto"/>
            <w:noWrap/>
            <w:vAlign w:val="center"/>
            <w:hideMark/>
          </w:tcPr>
          <w:p w14:paraId="72759341" w14:textId="77777777" w:rsidR="00704616" w:rsidRPr="00D71476" w:rsidRDefault="00704616" w:rsidP="007309CB">
            <w:pPr>
              <w:jc w:val="center"/>
              <w:rPr>
                <w:color w:val="222222"/>
                <w:sz w:val="20"/>
                <w:szCs w:val="20"/>
              </w:rPr>
            </w:pPr>
            <w:r w:rsidRPr="00D71476">
              <w:rPr>
                <w:color w:val="222222"/>
                <w:sz w:val="20"/>
                <w:szCs w:val="20"/>
              </w:rPr>
              <w:t>2016</w:t>
            </w:r>
          </w:p>
        </w:tc>
        <w:tc>
          <w:tcPr>
            <w:tcW w:w="1072" w:type="dxa"/>
            <w:tcBorders>
              <w:top w:val="nil"/>
              <w:left w:val="nil"/>
              <w:right w:val="nil"/>
            </w:tcBorders>
            <w:shd w:val="clear" w:color="auto" w:fill="auto"/>
            <w:noWrap/>
            <w:vAlign w:val="center"/>
            <w:hideMark/>
          </w:tcPr>
          <w:p w14:paraId="239F1190" w14:textId="77777777" w:rsidR="00704616" w:rsidRPr="00D71476" w:rsidRDefault="00704616" w:rsidP="007309CB">
            <w:pPr>
              <w:jc w:val="center"/>
              <w:rPr>
                <w:color w:val="222222"/>
                <w:sz w:val="20"/>
                <w:szCs w:val="20"/>
              </w:rPr>
            </w:pPr>
            <w:r w:rsidRPr="00D71476">
              <w:rPr>
                <w:color w:val="222222"/>
                <w:sz w:val="20"/>
                <w:szCs w:val="20"/>
              </w:rPr>
              <w:t>459</w:t>
            </w:r>
          </w:p>
        </w:tc>
        <w:tc>
          <w:tcPr>
            <w:tcW w:w="868" w:type="dxa"/>
            <w:tcBorders>
              <w:top w:val="nil"/>
              <w:left w:val="nil"/>
              <w:right w:val="nil"/>
            </w:tcBorders>
            <w:shd w:val="clear" w:color="auto" w:fill="auto"/>
            <w:noWrap/>
            <w:vAlign w:val="center"/>
            <w:hideMark/>
          </w:tcPr>
          <w:p w14:paraId="287178FC" w14:textId="77777777" w:rsidR="00704616" w:rsidRPr="00D71476" w:rsidRDefault="00704616" w:rsidP="007309CB">
            <w:pPr>
              <w:jc w:val="center"/>
              <w:rPr>
                <w:color w:val="222222"/>
                <w:sz w:val="20"/>
                <w:szCs w:val="20"/>
              </w:rPr>
            </w:pPr>
            <w:r w:rsidRPr="00D71476">
              <w:rPr>
                <w:color w:val="222222"/>
                <w:sz w:val="20"/>
                <w:szCs w:val="20"/>
              </w:rPr>
              <w:t>70</w:t>
            </w:r>
          </w:p>
        </w:tc>
        <w:tc>
          <w:tcPr>
            <w:tcW w:w="720" w:type="dxa"/>
            <w:tcBorders>
              <w:top w:val="nil"/>
              <w:left w:val="nil"/>
              <w:right w:val="nil"/>
            </w:tcBorders>
            <w:shd w:val="clear" w:color="auto" w:fill="auto"/>
            <w:noWrap/>
            <w:vAlign w:val="center"/>
            <w:hideMark/>
          </w:tcPr>
          <w:p w14:paraId="243B33D0" w14:textId="77777777" w:rsidR="00704616" w:rsidRPr="00D71476" w:rsidRDefault="00704616" w:rsidP="007309CB">
            <w:pPr>
              <w:jc w:val="center"/>
              <w:rPr>
                <w:color w:val="222222"/>
                <w:sz w:val="20"/>
                <w:szCs w:val="20"/>
              </w:rPr>
            </w:pPr>
            <w:r w:rsidRPr="00D71476">
              <w:rPr>
                <w:color w:val="222222"/>
                <w:sz w:val="20"/>
                <w:szCs w:val="20"/>
              </w:rPr>
              <w:t>171</w:t>
            </w:r>
          </w:p>
        </w:tc>
        <w:tc>
          <w:tcPr>
            <w:tcW w:w="1050" w:type="dxa"/>
            <w:gridSpan w:val="2"/>
            <w:tcBorders>
              <w:top w:val="nil"/>
              <w:left w:val="nil"/>
              <w:right w:val="nil"/>
            </w:tcBorders>
            <w:shd w:val="clear" w:color="auto" w:fill="auto"/>
            <w:noWrap/>
            <w:vAlign w:val="center"/>
            <w:hideMark/>
          </w:tcPr>
          <w:p w14:paraId="0E3F8B5B" w14:textId="77777777" w:rsidR="00704616" w:rsidRPr="00D71476" w:rsidRDefault="00704616" w:rsidP="007309CB">
            <w:pPr>
              <w:jc w:val="center"/>
              <w:rPr>
                <w:color w:val="222222"/>
                <w:sz w:val="20"/>
                <w:szCs w:val="20"/>
              </w:rPr>
            </w:pPr>
            <w:r w:rsidRPr="00D71476">
              <w:rPr>
                <w:color w:val="222222"/>
                <w:sz w:val="20"/>
                <w:szCs w:val="20"/>
              </w:rPr>
              <w:t>1</w:t>
            </w:r>
          </w:p>
        </w:tc>
        <w:tc>
          <w:tcPr>
            <w:tcW w:w="1020" w:type="dxa"/>
            <w:tcBorders>
              <w:top w:val="nil"/>
              <w:left w:val="nil"/>
              <w:right w:val="nil"/>
            </w:tcBorders>
            <w:shd w:val="clear" w:color="auto" w:fill="auto"/>
            <w:noWrap/>
            <w:vAlign w:val="center"/>
            <w:hideMark/>
          </w:tcPr>
          <w:p w14:paraId="36D1DEE7" w14:textId="77777777" w:rsidR="00704616" w:rsidRPr="00D71476" w:rsidRDefault="00704616" w:rsidP="007309CB">
            <w:pPr>
              <w:jc w:val="center"/>
              <w:rPr>
                <w:color w:val="222222"/>
                <w:sz w:val="20"/>
                <w:szCs w:val="20"/>
              </w:rPr>
            </w:pPr>
          </w:p>
        </w:tc>
        <w:tc>
          <w:tcPr>
            <w:tcW w:w="270" w:type="dxa"/>
            <w:tcBorders>
              <w:top w:val="nil"/>
              <w:left w:val="nil"/>
              <w:right w:val="nil"/>
            </w:tcBorders>
            <w:shd w:val="clear" w:color="auto" w:fill="auto"/>
            <w:noWrap/>
            <w:vAlign w:val="center"/>
            <w:hideMark/>
          </w:tcPr>
          <w:p w14:paraId="2C610A47" w14:textId="77777777" w:rsidR="00704616" w:rsidRPr="00D71476" w:rsidRDefault="00704616" w:rsidP="007309CB">
            <w:pPr>
              <w:jc w:val="center"/>
              <w:rPr>
                <w:color w:val="222222"/>
                <w:sz w:val="20"/>
                <w:szCs w:val="20"/>
              </w:rPr>
            </w:pPr>
            <w:r w:rsidRPr="00D71476">
              <w:rPr>
                <w:color w:val="222222"/>
                <w:sz w:val="20"/>
                <w:szCs w:val="20"/>
              </w:rPr>
              <w:t>4</w:t>
            </w:r>
          </w:p>
        </w:tc>
      </w:tr>
      <w:tr w:rsidR="00704616" w:rsidRPr="00D71476" w14:paraId="696DC0F1" w14:textId="77777777" w:rsidTr="007309CB">
        <w:trPr>
          <w:trHeight w:val="320"/>
          <w:jc w:val="center"/>
        </w:trPr>
        <w:tc>
          <w:tcPr>
            <w:tcW w:w="1300" w:type="dxa"/>
            <w:tcBorders>
              <w:top w:val="nil"/>
              <w:left w:val="nil"/>
              <w:bottom w:val="single" w:sz="4" w:space="0" w:color="auto"/>
              <w:right w:val="nil"/>
            </w:tcBorders>
            <w:shd w:val="clear" w:color="auto" w:fill="auto"/>
            <w:noWrap/>
            <w:vAlign w:val="center"/>
            <w:hideMark/>
          </w:tcPr>
          <w:p w14:paraId="5F47989F" w14:textId="77777777" w:rsidR="00704616" w:rsidRPr="00D71476" w:rsidRDefault="00704616" w:rsidP="007309CB">
            <w:pPr>
              <w:jc w:val="center"/>
              <w:rPr>
                <w:color w:val="222222"/>
                <w:sz w:val="20"/>
                <w:szCs w:val="20"/>
              </w:rPr>
            </w:pPr>
            <w:r w:rsidRPr="00D71476">
              <w:rPr>
                <w:color w:val="222222"/>
                <w:sz w:val="20"/>
                <w:szCs w:val="20"/>
              </w:rPr>
              <w:t>2017</w:t>
            </w:r>
          </w:p>
        </w:tc>
        <w:tc>
          <w:tcPr>
            <w:tcW w:w="1072" w:type="dxa"/>
            <w:tcBorders>
              <w:top w:val="nil"/>
              <w:left w:val="nil"/>
              <w:bottom w:val="single" w:sz="4" w:space="0" w:color="auto"/>
              <w:right w:val="nil"/>
            </w:tcBorders>
            <w:shd w:val="clear" w:color="auto" w:fill="auto"/>
            <w:noWrap/>
            <w:vAlign w:val="center"/>
            <w:hideMark/>
          </w:tcPr>
          <w:p w14:paraId="58B6EBAB" w14:textId="77777777" w:rsidR="00704616" w:rsidRPr="00D71476" w:rsidRDefault="00704616" w:rsidP="007309CB">
            <w:pPr>
              <w:jc w:val="center"/>
              <w:rPr>
                <w:color w:val="222222"/>
                <w:sz w:val="20"/>
                <w:szCs w:val="20"/>
              </w:rPr>
            </w:pPr>
            <w:r w:rsidRPr="00D71476">
              <w:rPr>
                <w:color w:val="222222"/>
                <w:sz w:val="20"/>
                <w:szCs w:val="20"/>
              </w:rPr>
              <w:t>448</w:t>
            </w:r>
          </w:p>
        </w:tc>
        <w:tc>
          <w:tcPr>
            <w:tcW w:w="868" w:type="dxa"/>
            <w:tcBorders>
              <w:top w:val="nil"/>
              <w:left w:val="nil"/>
              <w:bottom w:val="single" w:sz="4" w:space="0" w:color="auto"/>
              <w:right w:val="nil"/>
            </w:tcBorders>
            <w:shd w:val="clear" w:color="auto" w:fill="auto"/>
            <w:noWrap/>
            <w:vAlign w:val="center"/>
            <w:hideMark/>
          </w:tcPr>
          <w:p w14:paraId="7C7BEC23" w14:textId="77777777" w:rsidR="00704616" w:rsidRPr="00D71476" w:rsidRDefault="00704616" w:rsidP="007309CB">
            <w:pPr>
              <w:jc w:val="center"/>
              <w:rPr>
                <w:color w:val="222222"/>
                <w:sz w:val="20"/>
                <w:szCs w:val="20"/>
              </w:rPr>
            </w:pPr>
            <w:r w:rsidRPr="00D71476">
              <w:rPr>
                <w:color w:val="222222"/>
                <w:sz w:val="20"/>
                <w:szCs w:val="20"/>
              </w:rPr>
              <w:t>5</w:t>
            </w:r>
          </w:p>
        </w:tc>
        <w:tc>
          <w:tcPr>
            <w:tcW w:w="720" w:type="dxa"/>
            <w:tcBorders>
              <w:top w:val="nil"/>
              <w:left w:val="nil"/>
              <w:bottom w:val="single" w:sz="4" w:space="0" w:color="auto"/>
              <w:right w:val="nil"/>
            </w:tcBorders>
            <w:shd w:val="clear" w:color="auto" w:fill="auto"/>
            <w:noWrap/>
            <w:vAlign w:val="center"/>
            <w:hideMark/>
          </w:tcPr>
          <w:p w14:paraId="391F05EF" w14:textId="77777777" w:rsidR="00704616" w:rsidRPr="00D71476" w:rsidRDefault="00704616" w:rsidP="007309CB">
            <w:pPr>
              <w:jc w:val="center"/>
              <w:rPr>
                <w:color w:val="222222"/>
                <w:sz w:val="20"/>
                <w:szCs w:val="20"/>
              </w:rPr>
            </w:pPr>
            <w:r w:rsidRPr="00D71476">
              <w:rPr>
                <w:color w:val="222222"/>
                <w:sz w:val="20"/>
                <w:szCs w:val="20"/>
              </w:rPr>
              <w:t>151</w:t>
            </w:r>
          </w:p>
        </w:tc>
        <w:tc>
          <w:tcPr>
            <w:tcW w:w="1050" w:type="dxa"/>
            <w:gridSpan w:val="2"/>
            <w:tcBorders>
              <w:top w:val="nil"/>
              <w:left w:val="nil"/>
              <w:bottom w:val="single" w:sz="4" w:space="0" w:color="auto"/>
              <w:right w:val="nil"/>
            </w:tcBorders>
            <w:shd w:val="clear" w:color="auto" w:fill="auto"/>
            <w:noWrap/>
            <w:vAlign w:val="center"/>
            <w:hideMark/>
          </w:tcPr>
          <w:p w14:paraId="7633682E" w14:textId="77777777" w:rsidR="00704616" w:rsidRPr="00D71476" w:rsidRDefault="00704616" w:rsidP="007309CB">
            <w:pPr>
              <w:jc w:val="center"/>
              <w:rPr>
                <w:color w:val="222222"/>
                <w:sz w:val="20"/>
                <w:szCs w:val="20"/>
              </w:rPr>
            </w:pPr>
            <w:r w:rsidRPr="00D71476">
              <w:rPr>
                <w:color w:val="222222"/>
                <w:sz w:val="20"/>
                <w:szCs w:val="20"/>
              </w:rPr>
              <w:t>1</w:t>
            </w:r>
          </w:p>
        </w:tc>
        <w:tc>
          <w:tcPr>
            <w:tcW w:w="1020" w:type="dxa"/>
            <w:tcBorders>
              <w:top w:val="nil"/>
              <w:left w:val="nil"/>
              <w:bottom w:val="single" w:sz="4" w:space="0" w:color="auto"/>
              <w:right w:val="nil"/>
            </w:tcBorders>
            <w:shd w:val="clear" w:color="auto" w:fill="auto"/>
            <w:noWrap/>
            <w:vAlign w:val="center"/>
            <w:hideMark/>
          </w:tcPr>
          <w:p w14:paraId="2D309C0E" w14:textId="77777777" w:rsidR="00704616" w:rsidRPr="00D71476" w:rsidRDefault="00704616" w:rsidP="007309CB">
            <w:pPr>
              <w:jc w:val="center"/>
              <w:rPr>
                <w:color w:val="222222"/>
                <w:sz w:val="20"/>
                <w:szCs w:val="20"/>
              </w:rPr>
            </w:pPr>
          </w:p>
        </w:tc>
        <w:tc>
          <w:tcPr>
            <w:tcW w:w="270" w:type="dxa"/>
            <w:tcBorders>
              <w:top w:val="nil"/>
              <w:left w:val="nil"/>
              <w:bottom w:val="single" w:sz="4" w:space="0" w:color="auto"/>
              <w:right w:val="nil"/>
            </w:tcBorders>
            <w:shd w:val="clear" w:color="auto" w:fill="auto"/>
            <w:noWrap/>
            <w:vAlign w:val="center"/>
            <w:hideMark/>
          </w:tcPr>
          <w:p w14:paraId="3CDF9BEE" w14:textId="77777777" w:rsidR="00704616" w:rsidRPr="00D71476" w:rsidRDefault="00704616" w:rsidP="007309CB">
            <w:pPr>
              <w:jc w:val="center"/>
              <w:rPr>
                <w:sz w:val="20"/>
                <w:szCs w:val="20"/>
              </w:rPr>
            </w:pPr>
          </w:p>
        </w:tc>
      </w:tr>
    </w:tbl>
    <w:p w14:paraId="33F09216" w14:textId="5A969922" w:rsidR="00B74F59" w:rsidRPr="00D71476" w:rsidRDefault="00704616" w:rsidP="00715942">
      <w:pPr>
        <w:ind w:left="1350" w:right="1260"/>
      </w:pPr>
      <w:r w:rsidRPr="00D71476">
        <w:rPr>
          <w:b/>
          <w:bCs/>
          <w:sz w:val="20"/>
          <w:szCs w:val="20"/>
        </w:rPr>
        <w:t>Table 4:</w:t>
      </w:r>
      <w:r w:rsidRPr="00D71476">
        <w:rPr>
          <w:sz w:val="20"/>
          <w:szCs w:val="20"/>
        </w:rPr>
        <w:t xml:space="preserve"> </w:t>
      </w:r>
      <w:r w:rsidR="00B74F59" w:rsidRPr="00D71476">
        <w:rPr>
          <w:color w:val="333333"/>
          <w:sz w:val="21"/>
          <w:szCs w:val="21"/>
          <w:shd w:val="clear" w:color="auto" w:fill="FFFFFF"/>
        </w:rPr>
        <w:t xml:space="preserve">Number of individuals released or </w:t>
      </w:r>
      <w:r w:rsidR="00E22F70">
        <w:rPr>
          <w:color w:val="333333"/>
          <w:sz w:val="21"/>
          <w:szCs w:val="21"/>
          <w:shd w:val="clear" w:color="auto" w:fill="FFFFFF"/>
        </w:rPr>
        <w:t>otherwise sampled</w:t>
      </w:r>
      <w:r w:rsidR="00B74F59" w:rsidRPr="00D71476">
        <w:rPr>
          <w:color w:val="333333"/>
          <w:sz w:val="21"/>
          <w:szCs w:val="21"/>
          <w:shd w:val="clear" w:color="auto" w:fill="FFFFFF"/>
        </w:rPr>
        <w:t xml:space="preserve"> above </w:t>
      </w:r>
      <w:r w:rsidR="00B8490A">
        <w:rPr>
          <w:color w:val="333333"/>
          <w:sz w:val="21"/>
          <w:szCs w:val="21"/>
          <w:shd w:val="clear" w:color="auto" w:fill="FFFFFF"/>
        </w:rPr>
        <w:t>Cougar Dam</w:t>
      </w:r>
      <w:r w:rsidR="00B74F59" w:rsidRPr="00D71476">
        <w:rPr>
          <w:color w:val="333333"/>
          <w:sz w:val="21"/>
          <w:szCs w:val="21"/>
          <w:shd w:val="clear" w:color="auto" w:fill="FFFFFF"/>
        </w:rPr>
        <w:t xml:space="preserve"> retained in the final filtered dataset. These values correspond to candidate parents used in genetic parentage analysis. All hatchery outplants are HOR, all precocial males and SGS individuals are NOR. </w:t>
      </w:r>
    </w:p>
    <w:p w14:paraId="157852E0" w14:textId="2F2122A5" w:rsidR="00704616" w:rsidRPr="00D71476" w:rsidRDefault="00704616" w:rsidP="005741DF">
      <w:pPr>
        <w:spacing w:line="360" w:lineRule="auto"/>
        <w:rPr>
          <w:sz w:val="20"/>
          <w:szCs w:val="20"/>
        </w:rPr>
      </w:pPr>
    </w:p>
    <w:p w14:paraId="39F1D0CA" w14:textId="77777777" w:rsidR="00704616" w:rsidRPr="00D71476" w:rsidRDefault="00704616" w:rsidP="005741DF">
      <w:pPr>
        <w:spacing w:line="360" w:lineRule="auto"/>
        <w:rPr>
          <w:sz w:val="20"/>
          <w:szCs w:val="20"/>
        </w:rPr>
      </w:pPr>
    </w:p>
    <w:p w14:paraId="3C7B312D" w14:textId="6AE0C86E" w:rsidR="00A83BF3" w:rsidRPr="0076259D" w:rsidRDefault="00704616" w:rsidP="00704616">
      <w:pPr>
        <w:spacing w:line="360" w:lineRule="auto"/>
        <w:ind w:firstLine="720"/>
        <w:rPr>
          <w:color w:val="000000" w:themeColor="text1"/>
        </w:rPr>
      </w:pPr>
      <w:r w:rsidRPr="00D71476">
        <w:lastRenderedPageBreak/>
        <w:t>Considering only years where all potential parents were include</w:t>
      </w:r>
      <w:r w:rsidR="00ED707C">
        <w:t>d</w:t>
      </w:r>
      <w:r w:rsidRPr="00D71476">
        <w:t xml:space="preserve"> in the genetic parentage analysis as candidate parents (2013 - 2020), the average proportion of individuals assigned to at least one parent above </w:t>
      </w:r>
      <w:r w:rsidR="00B8490A">
        <w:t>Cougar Dam</w:t>
      </w:r>
      <w:r w:rsidRPr="00D71476">
        <w:t xml:space="preserve"> was 71%. Assuming individuals that do not assign to a</w:t>
      </w:r>
      <w:r w:rsidR="00900606" w:rsidRPr="00D71476">
        <w:t>t least one</w:t>
      </w:r>
      <w:r w:rsidRPr="00D71476">
        <w:t xml:space="preserve"> parent above the dam were not produced above the dam, this suggests 29% of NOR salmon collected at </w:t>
      </w:r>
      <w:r w:rsidR="00B8490A">
        <w:t>Cougar Dam</w:t>
      </w:r>
      <w:r w:rsidRPr="00D71476">
        <w:t xml:space="preserve"> are</w:t>
      </w:r>
      <w:r w:rsidR="007309CB">
        <w:t xml:space="preserve"> </w:t>
      </w:r>
      <w:r w:rsidR="00DE4036">
        <w:t>NOR immigrants</w:t>
      </w:r>
      <w:r w:rsidRPr="00D71476">
        <w:t>.</w:t>
      </w:r>
      <w:r w:rsidR="00FB5A9F" w:rsidRPr="00D71476">
        <w:t xml:space="preserve"> We found that the </w:t>
      </w:r>
      <w:r w:rsidR="002A45D2">
        <w:t>proportion of</w:t>
      </w:r>
      <w:r w:rsidR="007309CB">
        <w:t xml:space="preserve"> NOR immigrants </w:t>
      </w:r>
      <w:r w:rsidR="002A45D2">
        <w:t xml:space="preserve">collected </w:t>
      </w:r>
      <w:r w:rsidR="007309CB">
        <w:t xml:space="preserve">at the </w:t>
      </w:r>
      <w:r w:rsidR="00B8490A">
        <w:t>Cougar Trap</w:t>
      </w:r>
      <w:r w:rsidR="00FB5A9F" w:rsidRPr="00D71476">
        <w:t xml:space="preserve"> </w:t>
      </w:r>
      <w:r w:rsidR="007309CB">
        <w:t>in</w:t>
      </w:r>
      <w:r w:rsidR="00FB5A9F" w:rsidRPr="00D71476">
        <w:t>creased through</w:t>
      </w:r>
      <w:r w:rsidR="00900606" w:rsidRPr="00D71476">
        <w:t>out</w:t>
      </w:r>
      <w:r w:rsidR="00FB5A9F" w:rsidRPr="00D71476">
        <w:t xml:space="preserve"> the season</w:t>
      </w:r>
      <w:r w:rsidR="0065541C">
        <w:t xml:space="preserve"> </w:t>
      </w:r>
      <w:r w:rsidR="00FB5A9F" w:rsidRPr="00D71476">
        <w:t xml:space="preserve">(Table 5, Fig. </w:t>
      </w:r>
      <w:r w:rsidR="004F6A0D" w:rsidRPr="00D71476">
        <w:t>4</w:t>
      </w:r>
      <w:r w:rsidR="00FB5A9F" w:rsidRPr="0076259D">
        <w:rPr>
          <w:color w:val="000000" w:themeColor="text1"/>
        </w:rPr>
        <w:t>).</w:t>
      </w:r>
      <w:r w:rsidR="007A0D87" w:rsidRPr="0076259D">
        <w:rPr>
          <w:color w:val="000000" w:themeColor="text1"/>
        </w:rPr>
        <w:t xml:space="preserve"> </w:t>
      </w:r>
      <w:r w:rsidR="007309CB" w:rsidRPr="0076259D">
        <w:rPr>
          <w:color w:val="000000" w:themeColor="text1"/>
        </w:rPr>
        <w:t>In our model</w:t>
      </w:r>
      <w:r w:rsidR="002A45D2">
        <w:rPr>
          <w:color w:val="000000" w:themeColor="text1"/>
        </w:rPr>
        <w:t xml:space="preserve"> (</w:t>
      </w:r>
      <w:proofErr w:type="spellStart"/>
      <w:r w:rsidR="002A45D2">
        <w:rPr>
          <w:color w:val="000000" w:themeColor="text1"/>
        </w:rPr>
        <w:t>GLMM</w:t>
      </w:r>
      <w:r w:rsidR="002A45D2">
        <w:rPr>
          <w:color w:val="000000" w:themeColor="text1"/>
          <w:vertAlign w:val="subscript"/>
        </w:rPr>
        <w:t>immigrant</w:t>
      </w:r>
      <w:proofErr w:type="spellEnd"/>
      <w:r w:rsidR="002A45D2">
        <w:rPr>
          <w:color w:val="000000" w:themeColor="text1"/>
        </w:rPr>
        <w:t>)</w:t>
      </w:r>
      <w:r w:rsidR="007309CB" w:rsidRPr="0076259D">
        <w:rPr>
          <w:color w:val="000000" w:themeColor="text1"/>
        </w:rPr>
        <w:t>, t</w:t>
      </w:r>
      <w:r w:rsidR="007A0D87" w:rsidRPr="0076259D">
        <w:rPr>
          <w:color w:val="000000" w:themeColor="text1"/>
        </w:rPr>
        <w:t xml:space="preserve">he proportion of NOR immigrants collected at </w:t>
      </w:r>
      <w:r w:rsidR="00B8490A">
        <w:rPr>
          <w:color w:val="000000" w:themeColor="text1"/>
        </w:rPr>
        <w:t>Cougar Trap</w:t>
      </w:r>
      <w:r w:rsidR="007A0D87" w:rsidRPr="0076259D">
        <w:rPr>
          <w:color w:val="000000" w:themeColor="text1"/>
        </w:rPr>
        <w:t xml:space="preserve"> was estimated to increase from less than </w:t>
      </w:r>
      <w:r w:rsidR="00E12367" w:rsidRPr="0076259D">
        <w:rPr>
          <w:color w:val="000000" w:themeColor="text1"/>
        </w:rPr>
        <w:t>5</w:t>
      </w:r>
      <w:r w:rsidR="007A0D87" w:rsidRPr="0076259D">
        <w:rPr>
          <w:color w:val="000000" w:themeColor="text1"/>
        </w:rPr>
        <w:t xml:space="preserve">% early in the season to </w:t>
      </w:r>
      <w:r w:rsidR="0065541C" w:rsidRPr="0076259D">
        <w:rPr>
          <w:color w:val="000000" w:themeColor="text1"/>
        </w:rPr>
        <w:t>~</w:t>
      </w:r>
      <w:r w:rsidR="00E12367" w:rsidRPr="0076259D">
        <w:rPr>
          <w:color w:val="000000" w:themeColor="text1"/>
        </w:rPr>
        <w:t>50</w:t>
      </w:r>
      <w:r w:rsidR="007A0D87" w:rsidRPr="0076259D">
        <w:rPr>
          <w:color w:val="000000" w:themeColor="text1"/>
        </w:rPr>
        <w:t>% by September 1</w:t>
      </w:r>
      <w:r w:rsidR="007A0D87" w:rsidRPr="0076259D">
        <w:rPr>
          <w:color w:val="000000" w:themeColor="text1"/>
          <w:vertAlign w:val="superscript"/>
        </w:rPr>
        <w:t>st</w:t>
      </w:r>
      <w:r w:rsidR="00D733D9" w:rsidRPr="0076259D">
        <w:rPr>
          <w:color w:val="000000" w:themeColor="text1"/>
        </w:rPr>
        <w:t>.</w:t>
      </w:r>
      <w:r w:rsidR="001930BA" w:rsidRPr="0076259D">
        <w:rPr>
          <w:color w:val="000000" w:themeColor="text1"/>
        </w:rPr>
        <w:t xml:space="preserve"> </w:t>
      </w:r>
      <w:r w:rsidR="00D733D9" w:rsidRPr="0076259D">
        <w:rPr>
          <w:color w:val="000000" w:themeColor="text1"/>
        </w:rPr>
        <w:t xml:space="preserve">However, </w:t>
      </w:r>
      <w:r w:rsidR="001930BA" w:rsidRPr="0076259D">
        <w:rPr>
          <w:color w:val="000000" w:themeColor="text1"/>
        </w:rPr>
        <w:t>there was substantial variation among years in the relationship between time and the</w:t>
      </w:r>
      <w:r w:rsidR="007A0D87" w:rsidRPr="0076259D">
        <w:rPr>
          <w:color w:val="000000" w:themeColor="text1"/>
        </w:rPr>
        <w:t xml:space="preserve"> </w:t>
      </w:r>
      <w:r w:rsidR="001930BA" w:rsidRPr="0076259D">
        <w:rPr>
          <w:color w:val="000000" w:themeColor="text1"/>
        </w:rPr>
        <w:t xml:space="preserve">proportion of NOR immigrants collected at </w:t>
      </w:r>
      <w:r w:rsidR="00B8490A">
        <w:rPr>
          <w:color w:val="000000" w:themeColor="text1"/>
        </w:rPr>
        <w:t>Cougar Trap</w:t>
      </w:r>
      <w:r w:rsidR="001930BA" w:rsidRPr="0076259D">
        <w:rPr>
          <w:color w:val="000000" w:themeColor="text1"/>
        </w:rPr>
        <w:t xml:space="preserve">. </w:t>
      </w:r>
      <w:r w:rsidR="000539A7" w:rsidRPr="0076259D">
        <w:rPr>
          <w:color w:val="000000" w:themeColor="text1"/>
        </w:rPr>
        <w:t>The 95% confidence interval of the estimate</w:t>
      </w:r>
      <w:r w:rsidR="00ED707C">
        <w:rPr>
          <w:color w:val="000000" w:themeColor="text1"/>
        </w:rPr>
        <w:t>d proportion of NOR immigrants</w:t>
      </w:r>
      <w:r w:rsidR="000539A7" w:rsidRPr="0076259D">
        <w:rPr>
          <w:color w:val="000000" w:themeColor="text1"/>
        </w:rPr>
        <w:t xml:space="preserve"> on September 1</w:t>
      </w:r>
      <w:r w:rsidR="000539A7" w:rsidRPr="0076259D">
        <w:rPr>
          <w:color w:val="000000" w:themeColor="text1"/>
          <w:vertAlign w:val="superscript"/>
        </w:rPr>
        <w:t>st</w:t>
      </w:r>
      <w:r w:rsidR="000539A7" w:rsidRPr="0076259D">
        <w:rPr>
          <w:color w:val="000000" w:themeColor="text1"/>
        </w:rPr>
        <w:t xml:space="preserve"> spanned from ~ </w:t>
      </w:r>
      <w:r w:rsidR="00E95373" w:rsidRPr="0076259D">
        <w:rPr>
          <w:color w:val="000000" w:themeColor="text1"/>
        </w:rPr>
        <w:t>38</w:t>
      </w:r>
      <w:r w:rsidR="000539A7" w:rsidRPr="0076259D">
        <w:rPr>
          <w:color w:val="000000" w:themeColor="text1"/>
        </w:rPr>
        <w:t xml:space="preserve">% – </w:t>
      </w:r>
      <w:r w:rsidR="00E95373" w:rsidRPr="0076259D">
        <w:rPr>
          <w:color w:val="000000" w:themeColor="text1"/>
        </w:rPr>
        <w:t>63</w:t>
      </w:r>
      <w:r w:rsidR="000539A7" w:rsidRPr="0076259D">
        <w:rPr>
          <w:color w:val="000000" w:themeColor="text1"/>
        </w:rPr>
        <w:t xml:space="preserve">%. </w:t>
      </w:r>
    </w:p>
    <w:p w14:paraId="1EB54641" w14:textId="7657B4FA" w:rsidR="0065541C" w:rsidRDefault="0065541C" w:rsidP="00704616">
      <w:pPr>
        <w:spacing w:line="360" w:lineRule="auto"/>
        <w:ind w:firstLine="720"/>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5"/>
        <w:gridCol w:w="1080"/>
        <w:gridCol w:w="1080"/>
        <w:gridCol w:w="1080"/>
        <w:gridCol w:w="1223"/>
      </w:tblGrid>
      <w:tr w:rsidR="0065541C" w:rsidRPr="005F41AF" w14:paraId="6C49B388" w14:textId="77777777" w:rsidTr="00D46780">
        <w:trPr>
          <w:jc w:val="center"/>
        </w:trPr>
        <w:tc>
          <w:tcPr>
            <w:tcW w:w="3325" w:type="dxa"/>
            <w:tcBorders>
              <w:top w:val="single" w:sz="4" w:space="0" w:color="auto"/>
              <w:bottom w:val="single" w:sz="4" w:space="0" w:color="auto"/>
            </w:tcBorders>
            <w:shd w:val="clear" w:color="auto" w:fill="E7E6E6" w:themeFill="background2"/>
          </w:tcPr>
          <w:p w14:paraId="6D71CD84" w14:textId="77777777" w:rsidR="0065541C" w:rsidRPr="005F41AF" w:rsidRDefault="0065541C" w:rsidP="00D46780">
            <w:pPr>
              <w:spacing w:after="112" w:line="259" w:lineRule="auto"/>
              <w:rPr>
                <w:b/>
                <w:bCs/>
                <w:sz w:val="20"/>
                <w:szCs w:val="20"/>
              </w:rPr>
            </w:pPr>
            <w:r w:rsidRPr="005F41AF">
              <w:rPr>
                <w:b/>
                <w:bCs/>
                <w:sz w:val="20"/>
                <w:szCs w:val="20"/>
              </w:rPr>
              <w:t>Fixed effects</w:t>
            </w:r>
          </w:p>
        </w:tc>
        <w:tc>
          <w:tcPr>
            <w:tcW w:w="1080" w:type="dxa"/>
            <w:tcBorders>
              <w:top w:val="single" w:sz="4" w:space="0" w:color="auto"/>
              <w:bottom w:val="single" w:sz="4" w:space="0" w:color="auto"/>
            </w:tcBorders>
            <w:shd w:val="clear" w:color="auto" w:fill="E7E6E6" w:themeFill="background2"/>
          </w:tcPr>
          <w:p w14:paraId="41E64547" w14:textId="77777777" w:rsidR="0065541C" w:rsidRPr="005F41AF" w:rsidRDefault="0065541C" w:rsidP="00D46780">
            <w:pPr>
              <w:spacing w:after="112" w:line="259" w:lineRule="auto"/>
              <w:jc w:val="center"/>
              <w:rPr>
                <w:b/>
                <w:bCs/>
                <w:sz w:val="20"/>
                <w:szCs w:val="20"/>
              </w:rPr>
            </w:pPr>
            <w:r w:rsidRPr="005F41AF">
              <w:rPr>
                <w:b/>
                <w:bCs/>
                <w:sz w:val="20"/>
                <w:szCs w:val="20"/>
              </w:rPr>
              <w:t>β</w:t>
            </w:r>
          </w:p>
        </w:tc>
        <w:tc>
          <w:tcPr>
            <w:tcW w:w="1080" w:type="dxa"/>
            <w:tcBorders>
              <w:top w:val="single" w:sz="4" w:space="0" w:color="auto"/>
              <w:bottom w:val="single" w:sz="4" w:space="0" w:color="auto"/>
            </w:tcBorders>
            <w:shd w:val="clear" w:color="auto" w:fill="E7E6E6" w:themeFill="background2"/>
          </w:tcPr>
          <w:p w14:paraId="39FC863E" w14:textId="77777777" w:rsidR="0065541C" w:rsidRPr="005F41AF" w:rsidRDefault="0065541C" w:rsidP="00D46780">
            <w:pPr>
              <w:jc w:val="center"/>
              <w:rPr>
                <w:b/>
                <w:bCs/>
                <w:sz w:val="20"/>
                <w:szCs w:val="20"/>
              </w:rPr>
            </w:pPr>
            <w:proofErr w:type="spellStart"/>
            <w:r w:rsidRPr="005F41AF">
              <w:rPr>
                <w:b/>
                <w:bCs/>
                <w:sz w:val="20"/>
                <w:szCs w:val="20"/>
              </w:rPr>
              <w:t>s.e</w:t>
            </w:r>
            <w:proofErr w:type="spellEnd"/>
          </w:p>
        </w:tc>
        <w:tc>
          <w:tcPr>
            <w:tcW w:w="1080" w:type="dxa"/>
            <w:tcBorders>
              <w:top w:val="single" w:sz="4" w:space="0" w:color="auto"/>
              <w:bottom w:val="single" w:sz="4" w:space="0" w:color="auto"/>
            </w:tcBorders>
            <w:shd w:val="clear" w:color="auto" w:fill="E7E6E6" w:themeFill="background2"/>
          </w:tcPr>
          <w:p w14:paraId="27B6BD02" w14:textId="77777777" w:rsidR="0065541C" w:rsidRPr="005F41AF" w:rsidRDefault="0065541C" w:rsidP="00D46780">
            <w:pPr>
              <w:jc w:val="center"/>
              <w:rPr>
                <w:b/>
                <w:bCs/>
                <w:sz w:val="20"/>
                <w:szCs w:val="20"/>
              </w:rPr>
            </w:pPr>
            <w:r w:rsidRPr="005F41AF">
              <w:rPr>
                <w:b/>
                <w:bCs/>
                <w:sz w:val="20"/>
                <w:szCs w:val="20"/>
              </w:rPr>
              <w:t>LRT</w:t>
            </w:r>
          </w:p>
          <w:p w14:paraId="287DD051" w14:textId="77777777" w:rsidR="0065541C" w:rsidRPr="005F41AF" w:rsidRDefault="0065541C" w:rsidP="00D46780">
            <w:pPr>
              <w:jc w:val="center"/>
              <w:rPr>
                <w:b/>
                <w:bCs/>
                <w:sz w:val="20"/>
                <w:szCs w:val="20"/>
              </w:rPr>
            </w:pPr>
            <w:r w:rsidRPr="005F41AF">
              <w:rPr>
                <w:b/>
                <w:bCs/>
                <w:sz w:val="20"/>
                <w:szCs w:val="20"/>
              </w:rPr>
              <w:t>p-value</w:t>
            </w:r>
          </w:p>
        </w:tc>
        <w:tc>
          <w:tcPr>
            <w:tcW w:w="1223" w:type="dxa"/>
            <w:tcBorders>
              <w:top w:val="single" w:sz="4" w:space="0" w:color="auto"/>
              <w:bottom w:val="single" w:sz="4" w:space="0" w:color="auto"/>
            </w:tcBorders>
            <w:shd w:val="clear" w:color="auto" w:fill="E7E6E6" w:themeFill="background2"/>
          </w:tcPr>
          <w:p w14:paraId="7DAD7E0D" w14:textId="77777777" w:rsidR="0065541C" w:rsidRPr="005F41AF" w:rsidRDefault="0065541C" w:rsidP="00D46780">
            <w:pPr>
              <w:jc w:val="center"/>
              <w:rPr>
                <w:b/>
                <w:bCs/>
                <w:sz w:val="20"/>
                <w:szCs w:val="20"/>
              </w:rPr>
            </w:pPr>
            <w:r w:rsidRPr="005F41AF">
              <w:rPr>
                <w:b/>
                <w:bCs/>
                <w:sz w:val="20"/>
                <w:szCs w:val="20"/>
              </w:rPr>
              <w:t>Wald</w:t>
            </w:r>
          </w:p>
          <w:p w14:paraId="03C9B5A2" w14:textId="77777777" w:rsidR="0065541C" w:rsidRPr="005F41AF" w:rsidRDefault="0065541C" w:rsidP="00D46780">
            <w:pPr>
              <w:jc w:val="center"/>
              <w:rPr>
                <w:b/>
                <w:bCs/>
                <w:sz w:val="20"/>
                <w:szCs w:val="20"/>
              </w:rPr>
            </w:pPr>
            <w:r w:rsidRPr="005F41AF">
              <w:rPr>
                <w:b/>
                <w:bCs/>
                <w:sz w:val="20"/>
                <w:szCs w:val="20"/>
              </w:rPr>
              <w:t>p-value</w:t>
            </w:r>
          </w:p>
        </w:tc>
      </w:tr>
      <w:tr w:rsidR="0065541C" w:rsidRPr="005F41AF" w14:paraId="76B2321F" w14:textId="77777777" w:rsidTr="00D46780">
        <w:trPr>
          <w:jc w:val="center"/>
        </w:trPr>
        <w:tc>
          <w:tcPr>
            <w:tcW w:w="3325" w:type="dxa"/>
            <w:tcBorders>
              <w:top w:val="single" w:sz="4" w:space="0" w:color="auto"/>
            </w:tcBorders>
          </w:tcPr>
          <w:p w14:paraId="627964A3" w14:textId="77777777" w:rsidR="0065541C" w:rsidRPr="00E95373" w:rsidRDefault="0065541C" w:rsidP="00D46780">
            <w:pPr>
              <w:spacing w:after="112" w:line="259" w:lineRule="auto"/>
              <w:rPr>
                <w:color w:val="000000" w:themeColor="text1"/>
                <w:sz w:val="20"/>
                <w:szCs w:val="20"/>
              </w:rPr>
            </w:pPr>
            <w:r w:rsidRPr="00E95373">
              <w:rPr>
                <w:color w:val="000000" w:themeColor="text1"/>
                <w:sz w:val="20"/>
                <w:szCs w:val="20"/>
              </w:rPr>
              <w:t>(Intercept)</w:t>
            </w:r>
          </w:p>
        </w:tc>
        <w:tc>
          <w:tcPr>
            <w:tcW w:w="1080" w:type="dxa"/>
            <w:tcBorders>
              <w:top w:val="single" w:sz="4" w:space="0" w:color="auto"/>
            </w:tcBorders>
          </w:tcPr>
          <w:p w14:paraId="6616A159" w14:textId="70EFD98B" w:rsidR="0065541C" w:rsidRPr="00E95373" w:rsidRDefault="00E95373" w:rsidP="00D46780">
            <w:pPr>
              <w:jc w:val="center"/>
              <w:rPr>
                <w:color w:val="000000" w:themeColor="text1"/>
                <w:sz w:val="20"/>
                <w:szCs w:val="20"/>
              </w:rPr>
            </w:pPr>
            <w:r w:rsidRPr="00E95373">
              <w:rPr>
                <w:color w:val="000000" w:themeColor="text1"/>
                <w:sz w:val="20"/>
                <w:szCs w:val="20"/>
              </w:rPr>
              <w:t>7</w:t>
            </w:r>
            <w:r w:rsidR="00481161" w:rsidRPr="00E95373">
              <w:rPr>
                <w:color w:val="000000" w:themeColor="text1"/>
                <w:sz w:val="20"/>
                <w:szCs w:val="20"/>
              </w:rPr>
              <w:t>.</w:t>
            </w:r>
            <w:r w:rsidRPr="00E95373">
              <w:rPr>
                <w:color w:val="000000" w:themeColor="text1"/>
                <w:sz w:val="20"/>
                <w:szCs w:val="20"/>
              </w:rPr>
              <w:t>130</w:t>
            </w:r>
          </w:p>
        </w:tc>
        <w:tc>
          <w:tcPr>
            <w:tcW w:w="1080" w:type="dxa"/>
            <w:tcBorders>
              <w:top w:val="single" w:sz="4" w:space="0" w:color="auto"/>
            </w:tcBorders>
          </w:tcPr>
          <w:p w14:paraId="0D38AEE6" w14:textId="5F284DB9" w:rsidR="0065541C" w:rsidRPr="00E95373" w:rsidRDefault="00481161" w:rsidP="00D46780">
            <w:pPr>
              <w:jc w:val="center"/>
              <w:rPr>
                <w:color w:val="000000" w:themeColor="text1"/>
                <w:sz w:val="20"/>
                <w:szCs w:val="20"/>
              </w:rPr>
            </w:pPr>
            <w:r w:rsidRPr="00E95373">
              <w:rPr>
                <w:color w:val="000000" w:themeColor="text1"/>
                <w:sz w:val="20"/>
                <w:szCs w:val="20"/>
              </w:rPr>
              <w:t>0.</w:t>
            </w:r>
            <w:r w:rsidR="00E95373" w:rsidRPr="00E95373">
              <w:rPr>
                <w:color w:val="000000" w:themeColor="text1"/>
                <w:sz w:val="20"/>
                <w:szCs w:val="20"/>
              </w:rPr>
              <w:t>930</w:t>
            </w:r>
          </w:p>
        </w:tc>
        <w:tc>
          <w:tcPr>
            <w:tcW w:w="1080" w:type="dxa"/>
            <w:tcBorders>
              <w:top w:val="single" w:sz="4" w:space="0" w:color="auto"/>
            </w:tcBorders>
          </w:tcPr>
          <w:p w14:paraId="529A5FAE" w14:textId="77777777" w:rsidR="0065541C" w:rsidRPr="00E95373" w:rsidRDefault="0065541C" w:rsidP="00D46780">
            <w:pPr>
              <w:spacing w:after="112" w:line="259" w:lineRule="auto"/>
              <w:jc w:val="center"/>
              <w:rPr>
                <w:color w:val="000000" w:themeColor="text1"/>
                <w:sz w:val="20"/>
                <w:szCs w:val="20"/>
              </w:rPr>
            </w:pPr>
          </w:p>
        </w:tc>
        <w:tc>
          <w:tcPr>
            <w:tcW w:w="1223" w:type="dxa"/>
            <w:tcBorders>
              <w:top w:val="single" w:sz="4" w:space="0" w:color="auto"/>
            </w:tcBorders>
          </w:tcPr>
          <w:p w14:paraId="075583E9" w14:textId="2B5002D9" w:rsidR="0065541C" w:rsidRPr="00E95373" w:rsidRDefault="00E95373" w:rsidP="00D46780">
            <w:pPr>
              <w:spacing w:after="112" w:line="259" w:lineRule="auto"/>
              <w:jc w:val="center"/>
              <w:rPr>
                <w:b/>
                <w:bCs/>
                <w:color w:val="000000" w:themeColor="text1"/>
                <w:sz w:val="20"/>
                <w:szCs w:val="20"/>
                <w:vertAlign w:val="superscript"/>
              </w:rPr>
            </w:pPr>
            <w:r w:rsidRPr="00E95373">
              <w:rPr>
                <w:b/>
                <w:bCs/>
                <w:color w:val="000000" w:themeColor="text1"/>
                <w:sz w:val="20"/>
                <w:szCs w:val="20"/>
              </w:rPr>
              <w:t>1.7 x 10</w:t>
            </w:r>
            <w:r w:rsidRPr="00E95373">
              <w:rPr>
                <w:b/>
                <w:bCs/>
                <w:color w:val="000000" w:themeColor="text1"/>
                <w:sz w:val="20"/>
                <w:szCs w:val="20"/>
                <w:vertAlign w:val="superscript"/>
              </w:rPr>
              <w:t>-14</w:t>
            </w:r>
          </w:p>
        </w:tc>
      </w:tr>
      <w:tr w:rsidR="0065541C" w:rsidRPr="005F41AF" w14:paraId="2D8210D6" w14:textId="77777777" w:rsidTr="00D46780">
        <w:trPr>
          <w:jc w:val="center"/>
        </w:trPr>
        <w:tc>
          <w:tcPr>
            <w:tcW w:w="3325" w:type="dxa"/>
          </w:tcPr>
          <w:p w14:paraId="2D39BD1C" w14:textId="00C7790D" w:rsidR="0065541C" w:rsidRPr="00E95373" w:rsidRDefault="0065541C" w:rsidP="00D46780">
            <w:pPr>
              <w:spacing w:after="112" w:line="259" w:lineRule="auto"/>
              <w:rPr>
                <w:color w:val="000000" w:themeColor="text1"/>
                <w:sz w:val="20"/>
                <w:szCs w:val="20"/>
              </w:rPr>
            </w:pPr>
            <w:r w:rsidRPr="00E95373">
              <w:rPr>
                <w:i/>
                <w:iCs/>
                <w:color w:val="000000" w:themeColor="text1"/>
                <w:sz w:val="20"/>
                <w:szCs w:val="20"/>
              </w:rPr>
              <w:t>Julian day of sampling</w:t>
            </w:r>
          </w:p>
        </w:tc>
        <w:tc>
          <w:tcPr>
            <w:tcW w:w="1080" w:type="dxa"/>
          </w:tcPr>
          <w:p w14:paraId="1B1899BD" w14:textId="6CEEC7E4" w:rsidR="0065541C" w:rsidRPr="00E95373" w:rsidRDefault="00481161" w:rsidP="00D46780">
            <w:pPr>
              <w:jc w:val="center"/>
              <w:rPr>
                <w:color w:val="000000" w:themeColor="text1"/>
                <w:sz w:val="20"/>
                <w:szCs w:val="20"/>
              </w:rPr>
            </w:pPr>
            <w:r w:rsidRPr="00E95373">
              <w:rPr>
                <w:color w:val="000000" w:themeColor="text1"/>
                <w:sz w:val="20"/>
                <w:szCs w:val="20"/>
              </w:rPr>
              <w:t>-0.0</w:t>
            </w:r>
            <w:r w:rsidR="00E95373" w:rsidRPr="00E95373">
              <w:rPr>
                <w:color w:val="000000" w:themeColor="text1"/>
                <w:sz w:val="20"/>
                <w:szCs w:val="20"/>
              </w:rPr>
              <w:t>29</w:t>
            </w:r>
          </w:p>
        </w:tc>
        <w:tc>
          <w:tcPr>
            <w:tcW w:w="1080" w:type="dxa"/>
          </w:tcPr>
          <w:p w14:paraId="19CEB4D7" w14:textId="3DE944C5" w:rsidR="0065541C" w:rsidRPr="00E95373" w:rsidRDefault="00481161" w:rsidP="00D46780">
            <w:pPr>
              <w:jc w:val="center"/>
              <w:rPr>
                <w:color w:val="000000" w:themeColor="text1"/>
                <w:sz w:val="20"/>
                <w:szCs w:val="20"/>
              </w:rPr>
            </w:pPr>
            <w:r w:rsidRPr="00E95373">
              <w:rPr>
                <w:color w:val="000000" w:themeColor="text1"/>
                <w:sz w:val="20"/>
                <w:szCs w:val="20"/>
              </w:rPr>
              <w:t>0.004</w:t>
            </w:r>
          </w:p>
        </w:tc>
        <w:tc>
          <w:tcPr>
            <w:tcW w:w="1080" w:type="dxa"/>
          </w:tcPr>
          <w:p w14:paraId="29FC5308" w14:textId="057D1B23" w:rsidR="0065541C" w:rsidRPr="00E95373" w:rsidRDefault="00E95373" w:rsidP="00D46780">
            <w:pPr>
              <w:spacing w:after="112" w:line="259" w:lineRule="auto"/>
              <w:jc w:val="center"/>
              <w:rPr>
                <w:b/>
                <w:bCs/>
                <w:color w:val="000000" w:themeColor="text1"/>
                <w:sz w:val="20"/>
                <w:szCs w:val="20"/>
                <w:vertAlign w:val="superscript"/>
              </w:rPr>
            </w:pPr>
            <w:r w:rsidRPr="00E95373">
              <w:rPr>
                <w:b/>
                <w:bCs/>
                <w:color w:val="000000" w:themeColor="text1"/>
                <w:sz w:val="20"/>
                <w:szCs w:val="20"/>
              </w:rPr>
              <w:t>4.7 x 10</w:t>
            </w:r>
            <w:r w:rsidRPr="00E95373">
              <w:rPr>
                <w:b/>
                <w:bCs/>
                <w:color w:val="000000" w:themeColor="text1"/>
                <w:sz w:val="20"/>
                <w:szCs w:val="20"/>
                <w:vertAlign w:val="superscript"/>
              </w:rPr>
              <w:t>-5</w:t>
            </w:r>
          </w:p>
        </w:tc>
        <w:tc>
          <w:tcPr>
            <w:tcW w:w="1223" w:type="dxa"/>
          </w:tcPr>
          <w:p w14:paraId="500A12DA" w14:textId="3789FF45" w:rsidR="0065541C" w:rsidRPr="00E95373" w:rsidRDefault="00E95373" w:rsidP="00D46780">
            <w:pPr>
              <w:jc w:val="center"/>
              <w:rPr>
                <w:color w:val="000000" w:themeColor="text1"/>
                <w:sz w:val="20"/>
                <w:szCs w:val="20"/>
              </w:rPr>
            </w:pPr>
            <w:r w:rsidRPr="00E95373">
              <w:rPr>
                <w:b/>
                <w:bCs/>
                <w:color w:val="000000" w:themeColor="text1"/>
                <w:sz w:val="20"/>
                <w:szCs w:val="20"/>
              </w:rPr>
              <w:t>1.3 x 10</w:t>
            </w:r>
            <w:r w:rsidRPr="00E95373">
              <w:rPr>
                <w:b/>
                <w:bCs/>
                <w:color w:val="000000" w:themeColor="text1"/>
                <w:sz w:val="20"/>
                <w:szCs w:val="20"/>
                <w:vertAlign w:val="superscript"/>
              </w:rPr>
              <w:t>-12</w:t>
            </w:r>
          </w:p>
        </w:tc>
      </w:tr>
      <w:tr w:rsidR="0065541C" w:rsidRPr="005F41AF" w14:paraId="52A9241C" w14:textId="77777777" w:rsidTr="00D46780">
        <w:trPr>
          <w:jc w:val="center"/>
        </w:trPr>
        <w:tc>
          <w:tcPr>
            <w:tcW w:w="3325" w:type="dxa"/>
          </w:tcPr>
          <w:p w14:paraId="71CC9AD6" w14:textId="5A8FB579" w:rsidR="0065541C" w:rsidRPr="00E95373" w:rsidRDefault="0065541C" w:rsidP="00D46780">
            <w:pPr>
              <w:spacing w:after="112" w:line="259" w:lineRule="auto"/>
              <w:rPr>
                <w:color w:val="000000" w:themeColor="text1"/>
                <w:sz w:val="20"/>
                <w:szCs w:val="20"/>
              </w:rPr>
            </w:pPr>
            <w:r w:rsidRPr="00E95373">
              <w:rPr>
                <w:i/>
                <w:iCs/>
                <w:color w:val="000000" w:themeColor="text1"/>
                <w:sz w:val="20"/>
                <w:szCs w:val="20"/>
              </w:rPr>
              <w:t>Sex</w:t>
            </w:r>
            <w:r w:rsidRPr="00E95373">
              <w:rPr>
                <w:color w:val="000000" w:themeColor="text1"/>
                <w:sz w:val="20"/>
                <w:szCs w:val="20"/>
              </w:rPr>
              <w:t>[Male]</w:t>
            </w:r>
          </w:p>
        </w:tc>
        <w:tc>
          <w:tcPr>
            <w:tcW w:w="1080" w:type="dxa"/>
          </w:tcPr>
          <w:p w14:paraId="515CED51" w14:textId="659D953E" w:rsidR="0065541C" w:rsidRPr="00E95373" w:rsidRDefault="00481161" w:rsidP="00D46780">
            <w:pPr>
              <w:jc w:val="center"/>
              <w:rPr>
                <w:color w:val="000000" w:themeColor="text1"/>
                <w:sz w:val="20"/>
                <w:szCs w:val="20"/>
              </w:rPr>
            </w:pPr>
            <w:r w:rsidRPr="00E95373">
              <w:rPr>
                <w:color w:val="000000" w:themeColor="text1"/>
                <w:sz w:val="20"/>
                <w:szCs w:val="20"/>
              </w:rPr>
              <w:t>-0.</w:t>
            </w:r>
            <w:r w:rsidR="00E95373">
              <w:rPr>
                <w:color w:val="000000" w:themeColor="text1"/>
                <w:sz w:val="20"/>
                <w:szCs w:val="20"/>
              </w:rPr>
              <w:t>261</w:t>
            </w:r>
          </w:p>
        </w:tc>
        <w:tc>
          <w:tcPr>
            <w:tcW w:w="1080" w:type="dxa"/>
          </w:tcPr>
          <w:p w14:paraId="750913B7" w14:textId="41280A95" w:rsidR="0065541C" w:rsidRPr="00E95373" w:rsidRDefault="00481161" w:rsidP="00D46780">
            <w:pPr>
              <w:jc w:val="center"/>
              <w:rPr>
                <w:color w:val="000000" w:themeColor="text1"/>
                <w:sz w:val="20"/>
                <w:szCs w:val="20"/>
              </w:rPr>
            </w:pPr>
            <w:r w:rsidRPr="00E95373">
              <w:rPr>
                <w:color w:val="000000" w:themeColor="text1"/>
                <w:sz w:val="20"/>
                <w:szCs w:val="20"/>
              </w:rPr>
              <w:t>0.1</w:t>
            </w:r>
            <w:r w:rsidR="00E95373">
              <w:rPr>
                <w:color w:val="000000" w:themeColor="text1"/>
                <w:sz w:val="20"/>
                <w:szCs w:val="20"/>
              </w:rPr>
              <w:t>35</w:t>
            </w:r>
          </w:p>
        </w:tc>
        <w:tc>
          <w:tcPr>
            <w:tcW w:w="1080" w:type="dxa"/>
          </w:tcPr>
          <w:p w14:paraId="784644C5" w14:textId="68D042B3" w:rsidR="0065541C" w:rsidRPr="00E95373" w:rsidRDefault="00481161" w:rsidP="00D46780">
            <w:pPr>
              <w:spacing w:after="112" w:line="259" w:lineRule="auto"/>
              <w:jc w:val="center"/>
              <w:rPr>
                <w:color w:val="000000" w:themeColor="text1"/>
                <w:sz w:val="20"/>
                <w:szCs w:val="20"/>
              </w:rPr>
            </w:pPr>
            <w:r w:rsidRPr="00E95373">
              <w:rPr>
                <w:color w:val="000000" w:themeColor="text1"/>
                <w:sz w:val="20"/>
                <w:szCs w:val="20"/>
              </w:rPr>
              <w:t>0.0</w:t>
            </w:r>
            <w:r w:rsidR="00E95373" w:rsidRPr="00E95373">
              <w:rPr>
                <w:color w:val="000000" w:themeColor="text1"/>
                <w:sz w:val="20"/>
                <w:szCs w:val="20"/>
              </w:rPr>
              <w:t>53</w:t>
            </w:r>
          </w:p>
        </w:tc>
        <w:tc>
          <w:tcPr>
            <w:tcW w:w="1223" w:type="dxa"/>
          </w:tcPr>
          <w:p w14:paraId="3AC92BFC" w14:textId="0749B94D" w:rsidR="0065541C" w:rsidRPr="00E95373" w:rsidRDefault="00481161" w:rsidP="00D46780">
            <w:pPr>
              <w:jc w:val="center"/>
              <w:rPr>
                <w:color w:val="000000" w:themeColor="text1"/>
                <w:sz w:val="20"/>
                <w:szCs w:val="20"/>
              </w:rPr>
            </w:pPr>
            <w:r w:rsidRPr="00E95373">
              <w:rPr>
                <w:color w:val="000000" w:themeColor="text1"/>
                <w:sz w:val="20"/>
                <w:szCs w:val="20"/>
              </w:rPr>
              <w:t>0.0</w:t>
            </w:r>
            <w:r w:rsidR="00E95373" w:rsidRPr="00E95373">
              <w:rPr>
                <w:color w:val="000000" w:themeColor="text1"/>
                <w:sz w:val="20"/>
                <w:szCs w:val="20"/>
              </w:rPr>
              <w:t>54</w:t>
            </w:r>
          </w:p>
        </w:tc>
      </w:tr>
      <w:tr w:rsidR="0065541C" w:rsidRPr="005F41AF" w14:paraId="3C962BDF" w14:textId="77777777" w:rsidTr="00D46780">
        <w:trPr>
          <w:jc w:val="center"/>
        </w:trPr>
        <w:tc>
          <w:tcPr>
            <w:tcW w:w="3325" w:type="dxa"/>
            <w:tcBorders>
              <w:top w:val="single" w:sz="4" w:space="0" w:color="auto"/>
              <w:bottom w:val="single" w:sz="4" w:space="0" w:color="auto"/>
            </w:tcBorders>
            <w:shd w:val="clear" w:color="auto" w:fill="E7E6E6" w:themeFill="background2"/>
          </w:tcPr>
          <w:p w14:paraId="3DDB1D8A" w14:textId="69364316" w:rsidR="0065541C" w:rsidRPr="00E95373" w:rsidRDefault="0065541C" w:rsidP="00D46780">
            <w:pPr>
              <w:spacing w:after="112" w:line="259" w:lineRule="auto"/>
              <w:rPr>
                <w:i/>
                <w:iCs/>
                <w:color w:val="000000" w:themeColor="text1"/>
                <w:sz w:val="20"/>
                <w:szCs w:val="20"/>
              </w:rPr>
            </w:pPr>
            <w:r w:rsidRPr="00E95373">
              <w:rPr>
                <w:b/>
                <w:bCs/>
                <w:iCs/>
                <w:color w:val="000000" w:themeColor="text1"/>
                <w:sz w:val="20"/>
                <w:szCs w:val="20"/>
              </w:rPr>
              <w:t>Random effects</w:t>
            </w:r>
          </w:p>
        </w:tc>
        <w:tc>
          <w:tcPr>
            <w:tcW w:w="1080" w:type="dxa"/>
            <w:tcBorders>
              <w:top w:val="single" w:sz="4" w:space="0" w:color="auto"/>
              <w:bottom w:val="single" w:sz="4" w:space="0" w:color="auto"/>
            </w:tcBorders>
            <w:shd w:val="clear" w:color="auto" w:fill="E7E6E6" w:themeFill="background2"/>
          </w:tcPr>
          <w:p w14:paraId="1A090908" w14:textId="5A752B05" w:rsidR="0065541C" w:rsidRPr="00E95373" w:rsidRDefault="00007022" w:rsidP="00D46780">
            <w:pPr>
              <w:jc w:val="center"/>
              <w:rPr>
                <w:b/>
                <w:bCs/>
                <w:color w:val="000000" w:themeColor="text1"/>
                <w:sz w:val="20"/>
                <w:szCs w:val="20"/>
              </w:rPr>
            </w:pPr>
            <w:r w:rsidRPr="00E95373">
              <w:rPr>
                <w:b/>
                <w:bCs/>
                <w:color w:val="000000" w:themeColor="text1"/>
                <w:sz w:val="20"/>
                <w:szCs w:val="20"/>
              </w:rPr>
              <w:t>σ</w:t>
            </w:r>
            <w:r w:rsidRPr="00E95373">
              <w:rPr>
                <w:b/>
                <w:bCs/>
                <w:color w:val="000000" w:themeColor="text1"/>
                <w:sz w:val="20"/>
                <w:szCs w:val="20"/>
                <w:vertAlign w:val="superscript"/>
              </w:rPr>
              <w:t>2</w:t>
            </w:r>
          </w:p>
        </w:tc>
        <w:tc>
          <w:tcPr>
            <w:tcW w:w="1080" w:type="dxa"/>
            <w:tcBorders>
              <w:top w:val="single" w:sz="4" w:space="0" w:color="auto"/>
              <w:bottom w:val="single" w:sz="4" w:space="0" w:color="auto"/>
            </w:tcBorders>
            <w:shd w:val="clear" w:color="auto" w:fill="E7E6E6" w:themeFill="background2"/>
          </w:tcPr>
          <w:p w14:paraId="67AC3FD6" w14:textId="23B87856" w:rsidR="0065541C" w:rsidRPr="00E95373" w:rsidRDefault="0065541C" w:rsidP="00D46780">
            <w:pPr>
              <w:jc w:val="center"/>
              <w:rPr>
                <w:color w:val="000000" w:themeColor="text1"/>
                <w:sz w:val="20"/>
                <w:szCs w:val="20"/>
              </w:rPr>
            </w:pPr>
            <w:proofErr w:type="spellStart"/>
            <w:r w:rsidRPr="00E95373">
              <w:rPr>
                <w:b/>
                <w:bCs/>
                <w:color w:val="000000" w:themeColor="text1"/>
                <w:sz w:val="20"/>
                <w:szCs w:val="20"/>
              </w:rPr>
              <w:t>s.d.</w:t>
            </w:r>
            <w:proofErr w:type="spellEnd"/>
          </w:p>
        </w:tc>
        <w:tc>
          <w:tcPr>
            <w:tcW w:w="1080" w:type="dxa"/>
            <w:tcBorders>
              <w:top w:val="single" w:sz="4" w:space="0" w:color="auto"/>
              <w:bottom w:val="single" w:sz="4" w:space="0" w:color="auto"/>
            </w:tcBorders>
            <w:shd w:val="clear" w:color="auto" w:fill="E7E6E6" w:themeFill="background2"/>
          </w:tcPr>
          <w:p w14:paraId="5619DCF7" w14:textId="6D593D5C" w:rsidR="0065541C" w:rsidRPr="00E95373" w:rsidRDefault="0087067D" w:rsidP="00D46780">
            <w:pPr>
              <w:spacing w:after="112" w:line="259" w:lineRule="auto"/>
              <w:jc w:val="center"/>
              <w:rPr>
                <w:b/>
                <w:bCs/>
                <w:color w:val="000000" w:themeColor="text1"/>
                <w:sz w:val="20"/>
                <w:szCs w:val="20"/>
              </w:rPr>
            </w:pPr>
            <w:r w:rsidRPr="00E95373">
              <w:rPr>
                <w:b/>
                <w:bCs/>
                <w:color w:val="000000" w:themeColor="text1"/>
                <w:sz w:val="20"/>
                <w:szCs w:val="20"/>
              </w:rPr>
              <w:t>ρ</w:t>
            </w:r>
          </w:p>
        </w:tc>
        <w:tc>
          <w:tcPr>
            <w:tcW w:w="1223" w:type="dxa"/>
            <w:tcBorders>
              <w:top w:val="single" w:sz="4" w:space="0" w:color="auto"/>
              <w:bottom w:val="single" w:sz="4" w:space="0" w:color="auto"/>
            </w:tcBorders>
            <w:shd w:val="clear" w:color="auto" w:fill="E7E6E6" w:themeFill="background2"/>
          </w:tcPr>
          <w:p w14:paraId="393EE2F9" w14:textId="082E0C17" w:rsidR="0065541C" w:rsidRPr="00E95373" w:rsidRDefault="0065541C" w:rsidP="00D46780">
            <w:pPr>
              <w:jc w:val="center"/>
              <w:rPr>
                <w:b/>
                <w:bCs/>
                <w:color w:val="000000" w:themeColor="text1"/>
                <w:sz w:val="20"/>
                <w:szCs w:val="20"/>
              </w:rPr>
            </w:pPr>
          </w:p>
        </w:tc>
      </w:tr>
      <w:tr w:rsidR="0065541C" w:rsidRPr="005F41AF" w14:paraId="7D0CC150" w14:textId="77777777" w:rsidTr="00D46780">
        <w:trPr>
          <w:jc w:val="center"/>
        </w:trPr>
        <w:tc>
          <w:tcPr>
            <w:tcW w:w="3325" w:type="dxa"/>
            <w:tcBorders>
              <w:top w:val="single" w:sz="4" w:space="0" w:color="auto"/>
            </w:tcBorders>
          </w:tcPr>
          <w:p w14:paraId="681DD370" w14:textId="0718A48F" w:rsidR="0065541C" w:rsidRPr="00E95373" w:rsidRDefault="0065541C" w:rsidP="00D46780">
            <w:pPr>
              <w:spacing w:after="112" w:line="259" w:lineRule="auto"/>
              <w:rPr>
                <w:color w:val="000000" w:themeColor="text1"/>
                <w:sz w:val="20"/>
                <w:szCs w:val="20"/>
              </w:rPr>
            </w:pPr>
            <w:r w:rsidRPr="00E95373">
              <w:rPr>
                <w:i/>
                <w:color w:val="000000" w:themeColor="text1"/>
                <w:sz w:val="20"/>
                <w:szCs w:val="20"/>
              </w:rPr>
              <w:t>year</w:t>
            </w:r>
            <w:r w:rsidR="0087067D" w:rsidRPr="00E95373">
              <w:rPr>
                <w:iCs/>
                <w:color w:val="000000" w:themeColor="text1"/>
                <w:sz w:val="20"/>
                <w:szCs w:val="20"/>
              </w:rPr>
              <w:t>(Intercept)</w:t>
            </w:r>
          </w:p>
        </w:tc>
        <w:tc>
          <w:tcPr>
            <w:tcW w:w="1080" w:type="dxa"/>
            <w:tcBorders>
              <w:top w:val="single" w:sz="4" w:space="0" w:color="auto"/>
            </w:tcBorders>
          </w:tcPr>
          <w:p w14:paraId="5B457030" w14:textId="1E9E6799" w:rsidR="0065541C" w:rsidRPr="00E95373" w:rsidRDefault="00481161" w:rsidP="00D46780">
            <w:pPr>
              <w:jc w:val="center"/>
              <w:rPr>
                <w:color w:val="000000" w:themeColor="text1"/>
                <w:sz w:val="20"/>
                <w:szCs w:val="20"/>
              </w:rPr>
            </w:pPr>
            <w:r w:rsidRPr="00E95373">
              <w:rPr>
                <w:color w:val="000000" w:themeColor="text1"/>
                <w:sz w:val="20"/>
                <w:szCs w:val="20"/>
              </w:rPr>
              <w:t>4.</w:t>
            </w:r>
            <w:r w:rsidR="00E95373">
              <w:rPr>
                <w:color w:val="000000" w:themeColor="text1"/>
                <w:sz w:val="20"/>
                <w:szCs w:val="20"/>
              </w:rPr>
              <w:t>88</w:t>
            </w:r>
            <w:r w:rsidRPr="00E95373">
              <w:rPr>
                <w:color w:val="000000" w:themeColor="text1"/>
                <w:sz w:val="20"/>
                <w:szCs w:val="20"/>
              </w:rPr>
              <w:t>3</w:t>
            </w:r>
          </w:p>
        </w:tc>
        <w:tc>
          <w:tcPr>
            <w:tcW w:w="1080" w:type="dxa"/>
            <w:tcBorders>
              <w:top w:val="single" w:sz="4" w:space="0" w:color="auto"/>
            </w:tcBorders>
          </w:tcPr>
          <w:p w14:paraId="11EDCEFC" w14:textId="19B13FF3" w:rsidR="0065541C" w:rsidRPr="00E95373" w:rsidRDefault="00481161" w:rsidP="00D46780">
            <w:pPr>
              <w:jc w:val="center"/>
              <w:rPr>
                <w:color w:val="000000" w:themeColor="text1"/>
                <w:sz w:val="20"/>
                <w:szCs w:val="20"/>
              </w:rPr>
            </w:pPr>
            <w:r w:rsidRPr="00E95373">
              <w:rPr>
                <w:color w:val="000000" w:themeColor="text1"/>
                <w:sz w:val="20"/>
                <w:szCs w:val="20"/>
              </w:rPr>
              <w:t>2.</w:t>
            </w:r>
            <w:r w:rsidR="00E95373">
              <w:rPr>
                <w:color w:val="000000" w:themeColor="text1"/>
                <w:sz w:val="20"/>
                <w:szCs w:val="20"/>
              </w:rPr>
              <w:t>209</w:t>
            </w:r>
          </w:p>
        </w:tc>
        <w:tc>
          <w:tcPr>
            <w:tcW w:w="1080" w:type="dxa"/>
            <w:tcBorders>
              <w:top w:val="single" w:sz="4" w:space="0" w:color="auto"/>
            </w:tcBorders>
          </w:tcPr>
          <w:p w14:paraId="6B2A6273" w14:textId="7DCAE71B" w:rsidR="0065541C" w:rsidRPr="00E95373" w:rsidRDefault="00481161" w:rsidP="00D46780">
            <w:pPr>
              <w:spacing w:after="112" w:line="259" w:lineRule="auto"/>
              <w:jc w:val="center"/>
              <w:rPr>
                <w:color w:val="000000" w:themeColor="text1"/>
                <w:sz w:val="20"/>
                <w:szCs w:val="20"/>
              </w:rPr>
            </w:pPr>
            <w:r w:rsidRPr="00E95373">
              <w:rPr>
                <w:color w:val="000000" w:themeColor="text1"/>
                <w:sz w:val="20"/>
                <w:szCs w:val="20"/>
              </w:rPr>
              <w:t>-0.95</w:t>
            </w:r>
          </w:p>
        </w:tc>
        <w:tc>
          <w:tcPr>
            <w:tcW w:w="1223" w:type="dxa"/>
            <w:tcBorders>
              <w:top w:val="single" w:sz="4" w:space="0" w:color="auto"/>
            </w:tcBorders>
          </w:tcPr>
          <w:p w14:paraId="540FCBDD" w14:textId="2BDED01E" w:rsidR="0065541C" w:rsidRPr="00E95373" w:rsidRDefault="0065541C" w:rsidP="00D46780">
            <w:pPr>
              <w:jc w:val="center"/>
              <w:rPr>
                <w:b/>
                <w:bCs/>
                <w:color w:val="000000" w:themeColor="text1"/>
                <w:sz w:val="20"/>
                <w:szCs w:val="20"/>
              </w:rPr>
            </w:pPr>
          </w:p>
        </w:tc>
      </w:tr>
      <w:tr w:rsidR="0087067D" w:rsidRPr="005F41AF" w14:paraId="06BC3884" w14:textId="77777777" w:rsidTr="00D46780">
        <w:trPr>
          <w:jc w:val="center"/>
        </w:trPr>
        <w:tc>
          <w:tcPr>
            <w:tcW w:w="3325" w:type="dxa"/>
            <w:tcBorders>
              <w:bottom w:val="single" w:sz="4" w:space="0" w:color="auto"/>
            </w:tcBorders>
          </w:tcPr>
          <w:p w14:paraId="7C177883" w14:textId="70A9FC35" w:rsidR="0087067D" w:rsidRPr="00E95373" w:rsidRDefault="0087067D" w:rsidP="00D46780">
            <w:pPr>
              <w:spacing w:after="112" w:line="259" w:lineRule="auto"/>
              <w:rPr>
                <w:i/>
                <w:color w:val="000000" w:themeColor="text1"/>
                <w:sz w:val="20"/>
                <w:szCs w:val="20"/>
              </w:rPr>
            </w:pPr>
            <w:r w:rsidRPr="00E95373">
              <w:rPr>
                <w:i/>
                <w:color w:val="000000" w:themeColor="text1"/>
                <w:sz w:val="20"/>
                <w:szCs w:val="20"/>
              </w:rPr>
              <w:t>year *</w:t>
            </w:r>
            <w:r w:rsidRPr="00E95373">
              <w:rPr>
                <w:i/>
                <w:iCs/>
                <w:color w:val="000000" w:themeColor="text1"/>
                <w:sz w:val="20"/>
                <w:szCs w:val="20"/>
              </w:rPr>
              <w:t xml:space="preserve"> Julian day of sampling</w:t>
            </w:r>
          </w:p>
        </w:tc>
        <w:tc>
          <w:tcPr>
            <w:tcW w:w="1080" w:type="dxa"/>
            <w:tcBorders>
              <w:bottom w:val="single" w:sz="4" w:space="0" w:color="auto"/>
            </w:tcBorders>
          </w:tcPr>
          <w:p w14:paraId="2B77391F" w14:textId="6B4E8584" w:rsidR="0087067D" w:rsidRPr="008F0BC2" w:rsidRDefault="008F0BC2" w:rsidP="00D46780">
            <w:pPr>
              <w:jc w:val="center"/>
              <w:rPr>
                <w:color w:val="000000" w:themeColor="text1"/>
                <w:sz w:val="20"/>
                <w:szCs w:val="20"/>
              </w:rPr>
            </w:pPr>
            <w:r w:rsidRPr="008F0BC2">
              <w:rPr>
                <w:color w:val="000000" w:themeColor="text1"/>
                <w:sz w:val="20"/>
                <w:szCs w:val="20"/>
              </w:rPr>
              <w:t>8.5 x 10</w:t>
            </w:r>
            <w:r w:rsidRPr="008F0BC2">
              <w:rPr>
                <w:color w:val="000000" w:themeColor="text1"/>
                <w:sz w:val="20"/>
                <w:szCs w:val="20"/>
                <w:vertAlign w:val="superscript"/>
              </w:rPr>
              <w:t>-5</w:t>
            </w:r>
          </w:p>
        </w:tc>
        <w:tc>
          <w:tcPr>
            <w:tcW w:w="1080" w:type="dxa"/>
            <w:tcBorders>
              <w:bottom w:val="single" w:sz="4" w:space="0" w:color="auto"/>
            </w:tcBorders>
          </w:tcPr>
          <w:p w14:paraId="17D713BC" w14:textId="4B1D0138" w:rsidR="0087067D" w:rsidRPr="00E95373" w:rsidRDefault="008F0BC2" w:rsidP="00D46780">
            <w:pPr>
              <w:jc w:val="center"/>
              <w:rPr>
                <w:color w:val="000000" w:themeColor="text1"/>
                <w:sz w:val="20"/>
                <w:szCs w:val="20"/>
              </w:rPr>
            </w:pPr>
            <w:r w:rsidRPr="008F0BC2">
              <w:rPr>
                <w:color w:val="000000" w:themeColor="text1"/>
                <w:sz w:val="20"/>
                <w:szCs w:val="20"/>
              </w:rPr>
              <w:t>0.009</w:t>
            </w:r>
          </w:p>
        </w:tc>
        <w:tc>
          <w:tcPr>
            <w:tcW w:w="1080" w:type="dxa"/>
            <w:tcBorders>
              <w:bottom w:val="single" w:sz="4" w:space="0" w:color="auto"/>
            </w:tcBorders>
          </w:tcPr>
          <w:p w14:paraId="311CD2FD" w14:textId="77777777" w:rsidR="0087067D" w:rsidRPr="00E95373" w:rsidRDefault="0087067D" w:rsidP="00D46780">
            <w:pPr>
              <w:spacing w:after="112" w:line="259" w:lineRule="auto"/>
              <w:jc w:val="center"/>
              <w:rPr>
                <w:b/>
                <w:bCs/>
                <w:color w:val="000000" w:themeColor="text1"/>
                <w:sz w:val="20"/>
                <w:szCs w:val="20"/>
              </w:rPr>
            </w:pPr>
          </w:p>
        </w:tc>
        <w:tc>
          <w:tcPr>
            <w:tcW w:w="1223" w:type="dxa"/>
            <w:tcBorders>
              <w:bottom w:val="single" w:sz="4" w:space="0" w:color="auto"/>
            </w:tcBorders>
          </w:tcPr>
          <w:p w14:paraId="39D6F686" w14:textId="77777777" w:rsidR="0087067D" w:rsidRPr="00E95373" w:rsidRDefault="0087067D" w:rsidP="00D46780">
            <w:pPr>
              <w:jc w:val="center"/>
              <w:rPr>
                <w:b/>
                <w:bCs/>
                <w:color w:val="000000" w:themeColor="text1"/>
                <w:sz w:val="20"/>
                <w:szCs w:val="20"/>
              </w:rPr>
            </w:pPr>
          </w:p>
        </w:tc>
      </w:tr>
    </w:tbl>
    <w:p w14:paraId="266FAA86" w14:textId="487E0258" w:rsidR="0087067D" w:rsidRPr="009A340C" w:rsidRDefault="0087067D" w:rsidP="00481161">
      <w:pPr>
        <w:ind w:left="810" w:right="720"/>
        <w:rPr>
          <w:sz w:val="20"/>
          <w:szCs w:val="20"/>
        </w:rPr>
      </w:pPr>
      <w:r w:rsidRPr="009A340C">
        <w:rPr>
          <w:b/>
          <w:bCs/>
          <w:sz w:val="20"/>
          <w:szCs w:val="20"/>
        </w:rPr>
        <w:t xml:space="preserve">Table 5: </w:t>
      </w:r>
      <w:proofErr w:type="spellStart"/>
      <w:r w:rsidR="002A45D2">
        <w:rPr>
          <w:sz w:val="20"/>
          <w:szCs w:val="20"/>
        </w:rPr>
        <w:t>GLMM</w:t>
      </w:r>
      <w:r w:rsidR="002A45D2">
        <w:rPr>
          <w:sz w:val="20"/>
          <w:szCs w:val="20"/>
          <w:vertAlign w:val="subscript"/>
        </w:rPr>
        <w:t>immigrant</w:t>
      </w:r>
      <w:proofErr w:type="spellEnd"/>
      <w:r w:rsidR="002A45D2">
        <w:rPr>
          <w:sz w:val="20"/>
          <w:szCs w:val="20"/>
          <w:vertAlign w:val="subscript"/>
        </w:rPr>
        <w:t xml:space="preserve"> </w:t>
      </w:r>
      <w:r w:rsidR="002A45D2">
        <w:rPr>
          <w:sz w:val="20"/>
          <w:szCs w:val="20"/>
        </w:rPr>
        <w:t xml:space="preserve">model fit. </w:t>
      </w:r>
      <w:r w:rsidRPr="009A340C">
        <w:rPr>
          <w:sz w:val="20"/>
          <w:szCs w:val="20"/>
        </w:rPr>
        <w:t xml:space="preserve">Results of generalized linear </w:t>
      </w:r>
      <w:r>
        <w:rPr>
          <w:sz w:val="20"/>
          <w:szCs w:val="20"/>
        </w:rPr>
        <w:t xml:space="preserve">mixed </w:t>
      </w:r>
      <w:r w:rsidRPr="009A340C">
        <w:rPr>
          <w:sz w:val="20"/>
          <w:szCs w:val="20"/>
        </w:rPr>
        <w:t xml:space="preserve">model examining the influence of </w:t>
      </w:r>
      <w:r w:rsidRPr="009A340C">
        <w:rPr>
          <w:i/>
          <w:iCs/>
          <w:sz w:val="20"/>
          <w:szCs w:val="20"/>
        </w:rPr>
        <w:t xml:space="preserve">sex, Julian </w:t>
      </w:r>
      <w:r>
        <w:rPr>
          <w:i/>
          <w:iCs/>
          <w:sz w:val="20"/>
          <w:szCs w:val="20"/>
        </w:rPr>
        <w:t>d</w:t>
      </w:r>
      <w:r w:rsidRPr="009A340C">
        <w:rPr>
          <w:i/>
          <w:iCs/>
          <w:sz w:val="20"/>
          <w:szCs w:val="20"/>
        </w:rPr>
        <w:t>ay</w:t>
      </w:r>
      <w:r>
        <w:rPr>
          <w:i/>
          <w:iCs/>
          <w:sz w:val="20"/>
          <w:szCs w:val="20"/>
        </w:rPr>
        <w:t xml:space="preserve"> of sampling</w:t>
      </w:r>
      <w:r w:rsidRPr="009A340C">
        <w:rPr>
          <w:sz w:val="20"/>
          <w:szCs w:val="20"/>
        </w:rPr>
        <w:t xml:space="preserve"> on whether or not a NOR salmon sampled at </w:t>
      </w:r>
      <w:r w:rsidR="00B8490A">
        <w:rPr>
          <w:sz w:val="20"/>
          <w:szCs w:val="20"/>
        </w:rPr>
        <w:t>Cougar Trap</w:t>
      </w:r>
      <w:r w:rsidRPr="009A340C">
        <w:rPr>
          <w:sz w:val="20"/>
          <w:szCs w:val="20"/>
        </w:rPr>
        <w:t xml:space="preserve"> was assigned to at least one parent from above the dam.</w:t>
      </w:r>
      <w:r w:rsidR="0076259D">
        <w:rPr>
          <w:sz w:val="20"/>
          <w:szCs w:val="20"/>
        </w:rPr>
        <w:t xml:space="preserve"> Only the first observation of an individual is used.</w:t>
      </w:r>
      <w:r w:rsidRPr="009A340C">
        <w:rPr>
          <w:sz w:val="20"/>
          <w:szCs w:val="20"/>
        </w:rPr>
        <w:t xml:space="preserve"> Estimated effect (β) and standard error (</w:t>
      </w:r>
      <w:proofErr w:type="spellStart"/>
      <w:r w:rsidRPr="009A340C">
        <w:rPr>
          <w:sz w:val="20"/>
          <w:szCs w:val="20"/>
        </w:rPr>
        <w:t>s.e.</w:t>
      </w:r>
      <w:proofErr w:type="spellEnd"/>
      <w:r w:rsidRPr="009A340C">
        <w:rPr>
          <w:sz w:val="20"/>
          <w:szCs w:val="20"/>
        </w:rPr>
        <w:t xml:space="preserve">) of each fixed predictor on the link (logit) scale for predictors that were retained in the final model are presented. </w:t>
      </w:r>
      <w:r>
        <w:rPr>
          <w:sz w:val="20"/>
          <w:szCs w:val="20"/>
        </w:rPr>
        <w:t>Variance (</w:t>
      </w:r>
      <w:r w:rsidRPr="0087067D">
        <w:rPr>
          <w:sz w:val="20"/>
          <w:szCs w:val="20"/>
        </w:rPr>
        <w:t>σ</w:t>
      </w:r>
      <w:r>
        <w:rPr>
          <w:sz w:val="20"/>
          <w:szCs w:val="20"/>
          <w:vertAlign w:val="superscript"/>
        </w:rPr>
        <w:t>2</w:t>
      </w:r>
      <w:r>
        <w:rPr>
          <w:sz w:val="20"/>
          <w:szCs w:val="20"/>
        </w:rPr>
        <w:t>) and standard deviation (</w:t>
      </w:r>
      <w:proofErr w:type="spellStart"/>
      <w:r>
        <w:rPr>
          <w:sz w:val="20"/>
          <w:szCs w:val="20"/>
        </w:rPr>
        <w:t>s.d.</w:t>
      </w:r>
      <w:proofErr w:type="spellEnd"/>
      <w:r>
        <w:rPr>
          <w:sz w:val="20"/>
          <w:szCs w:val="20"/>
        </w:rPr>
        <w:t xml:space="preserve">) for random intercepts for year and random slope </w:t>
      </w:r>
      <w:r w:rsidRPr="0087067D">
        <w:rPr>
          <w:i/>
          <w:iCs/>
          <w:sz w:val="20"/>
          <w:szCs w:val="20"/>
        </w:rPr>
        <w:t>Julian day of sampling</w:t>
      </w:r>
      <w:r>
        <w:rPr>
          <w:sz w:val="20"/>
          <w:szCs w:val="20"/>
        </w:rPr>
        <w:t xml:space="preserve"> per year and their correlation </w:t>
      </w:r>
      <w:r w:rsidRPr="0087067D">
        <w:rPr>
          <w:sz w:val="20"/>
          <w:szCs w:val="20"/>
        </w:rPr>
        <w:t>(ρ)</w:t>
      </w:r>
      <w:r>
        <w:rPr>
          <w:sz w:val="20"/>
          <w:szCs w:val="20"/>
        </w:rPr>
        <w:t xml:space="preserve"> are also presented. </w:t>
      </w:r>
      <w:r w:rsidRPr="009A340C">
        <w:rPr>
          <w:sz w:val="20"/>
          <w:szCs w:val="20"/>
        </w:rPr>
        <w:t>The null hypothesis that each predictor did not significantly improve the model effect was tested with a likelihood ratio test (LRT p-value). The null hypothesis that each predictor has an effect significantly different than zero was evaluated with the Wald test (Wald p-value).</w:t>
      </w:r>
    </w:p>
    <w:p w14:paraId="1DC6C49F" w14:textId="629B37E5" w:rsidR="0065541C" w:rsidRDefault="0065541C" w:rsidP="00704616">
      <w:pPr>
        <w:spacing w:line="360" w:lineRule="auto"/>
        <w:ind w:firstLine="720"/>
      </w:pPr>
    </w:p>
    <w:p w14:paraId="77BC273A" w14:textId="1CFBFDEA" w:rsidR="003B1343" w:rsidRPr="00D71476" w:rsidRDefault="003B1343" w:rsidP="00704616">
      <w:pPr>
        <w:spacing w:line="360" w:lineRule="auto"/>
        <w:ind w:firstLine="720"/>
      </w:pPr>
      <w:r>
        <w:t xml:space="preserve"> </w:t>
      </w:r>
    </w:p>
    <w:p w14:paraId="1F8393AF" w14:textId="139AA381" w:rsidR="00FB5A9F" w:rsidRPr="00D71476" w:rsidRDefault="00BF78E1" w:rsidP="00715942">
      <w:pPr>
        <w:spacing w:line="360" w:lineRule="auto"/>
        <w:jc w:val="center"/>
      </w:pPr>
      <w:r>
        <w:rPr>
          <w:noProof/>
        </w:rPr>
        <w:lastRenderedPageBreak/>
        <w:drawing>
          <wp:inline distT="0" distB="0" distL="0" distR="0" wp14:anchorId="2E7F5538" wp14:editId="399514D8">
            <wp:extent cx="5943600" cy="3678555"/>
            <wp:effectExtent l="0" t="0" r="0" b="4445"/>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678555"/>
                    </a:xfrm>
                    <a:prstGeom prst="rect">
                      <a:avLst/>
                    </a:prstGeom>
                  </pic:spPr>
                </pic:pic>
              </a:graphicData>
            </a:graphic>
          </wp:inline>
        </w:drawing>
      </w:r>
    </w:p>
    <w:p w14:paraId="0D86ADB5" w14:textId="54DE724E" w:rsidR="004F6A0D" w:rsidRPr="007309CB" w:rsidRDefault="004F6A0D" w:rsidP="009A340C">
      <w:pPr>
        <w:ind w:left="720" w:right="630"/>
        <w:rPr>
          <w:sz w:val="20"/>
          <w:szCs w:val="20"/>
        </w:rPr>
      </w:pPr>
      <w:r w:rsidRPr="00D71476">
        <w:rPr>
          <w:b/>
          <w:bCs/>
          <w:sz w:val="20"/>
          <w:szCs w:val="20"/>
        </w:rPr>
        <w:t xml:space="preserve">Figure 4: </w:t>
      </w:r>
      <w:r w:rsidR="001930BA">
        <w:rPr>
          <w:sz w:val="20"/>
          <w:szCs w:val="20"/>
        </w:rPr>
        <w:t>Effect</w:t>
      </w:r>
      <w:commentRangeStart w:id="59"/>
      <w:r w:rsidRPr="00D71476">
        <w:rPr>
          <w:sz w:val="20"/>
          <w:szCs w:val="20"/>
        </w:rPr>
        <w:t xml:space="preserve"> of </w:t>
      </w:r>
      <w:r w:rsidRPr="00481161">
        <w:rPr>
          <w:i/>
          <w:iCs/>
          <w:sz w:val="20"/>
          <w:szCs w:val="20"/>
        </w:rPr>
        <w:t xml:space="preserve">Julian </w:t>
      </w:r>
      <w:r w:rsidR="007309CB">
        <w:rPr>
          <w:i/>
          <w:iCs/>
          <w:sz w:val="20"/>
          <w:szCs w:val="20"/>
        </w:rPr>
        <w:t>d</w:t>
      </w:r>
      <w:r w:rsidRPr="00481161">
        <w:rPr>
          <w:i/>
          <w:iCs/>
          <w:sz w:val="20"/>
          <w:szCs w:val="20"/>
        </w:rPr>
        <w:t>ay</w:t>
      </w:r>
      <w:r w:rsidR="00481161" w:rsidRPr="00481161">
        <w:rPr>
          <w:i/>
          <w:iCs/>
          <w:sz w:val="20"/>
          <w:szCs w:val="20"/>
        </w:rPr>
        <w:t xml:space="preserve"> of sampling</w:t>
      </w:r>
      <w:r w:rsidRPr="00D71476">
        <w:rPr>
          <w:sz w:val="20"/>
          <w:szCs w:val="20"/>
        </w:rPr>
        <w:t xml:space="preserve"> on the pr</w:t>
      </w:r>
      <w:r w:rsidR="00481161">
        <w:rPr>
          <w:sz w:val="20"/>
          <w:szCs w:val="20"/>
        </w:rPr>
        <w:t xml:space="preserve">edicted proportion of NOR salmon collected at </w:t>
      </w:r>
      <w:r w:rsidR="00B8490A">
        <w:rPr>
          <w:sz w:val="20"/>
          <w:szCs w:val="20"/>
        </w:rPr>
        <w:t>Cougar Trap</w:t>
      </w:r>
      <w:r w:rsidRPr="00D71476">
        <w:rPr>
          <w:sz w:val="20"/>
          <w:szCs w:val="20"/>
        </w:rPr>
        <w:t xml:space="preserve"> </w:t>
      </w:r>
      <w:r w:rsidR="00481161">
        <w:rPr>
          <w:sz w:val="20"/>
          <w:szCs w:val="20"/>
        </w:rPr>
        <w:t>was produced above the dam (heavy black line)</w:t>
      </w:r>
      <w:r w:rsidR="001930BA">
        <w:rPr>
          <w:sz w:val="20"/>
          <w:szCs w:val="20"/>
        </w:rPr>
        <w:t xml:space="preserve"> as predicted by </w:t>
      </w:r>
      <w:proofErr w:type="spellStart"/>
      <w:r w:rsidR="001930BA">
        <w:rPr>
          <w:sz w:val="20"/>
          <w:szCs w:val="20"/>
        </w:rPr>
        <w:t>GLMM</w:t>
      </w:r>
      <w:r w:rsidR="001930BA">
        <w:rPr>
          <w:sz w:val="20"/>
          <w:szCs w:val="20"/>
          <w:vertAlign w:val="subscript"/>
        </w:rPr>
        <w:t>immigrant</w:t>
      </w:r>
      <w:proofErr w:type="spellEnd"/>
      <w:r w:rsidR="00481161">
        <w:rPr>
          <w:sz w:val="20"/>
          <w:szCs w:val="20"/>
        </w:rPr>
        <w:t>.</w:t>
      </w:r>
      <w:r w:rsidRPr="00D71476">
        <w:rPr>
          <w:sz w:val="20"/>
          <w:szCs w:val="20"/>
        </w:rPr>
        <w:t xml:space="preserve"> </w:t>
      </w:r>
      <w:r w:rsidR="00A8498A">
        <w:rPr>
          <w:sz w:val="20"/>
          <w:szCs w:val="20"/>
        </w:rPr>
        <w:t xml:space="preserve">Only the first observation of an salmon at the </w:t>
      </w:r>
      <w:r w:rsidR="00B8490A">
        <w:rPr>
          <w:sz w:val="20"/>
          <w:szCs w:val="20"/>
        </w:rPr>
        <w:t>Cougar Trap</w:t>
      </w:r>
      <w:r w:rsidR="00A8498A">
        <w:rPr>
          <w:sz w:val="20"/>
          <w:szCs w:val="20"/>
        </w:rPr>
        <w:t xml:space="preserve"> is used. </w:t>
      </w:r>
      <w:r w:rsidRPr="00D71476">
        <w:rPr>
          <w:sz w:val="20"/>
          <w:szCs w:val="20"/>
        </w:rPr>
        <w:t>Vertical dash</w:t>
      </w:r>
      <w:r w:rsidR="00FD3720" w:rsidRPr="00D71476">
        <w:rPr>
          <w:sz w:val="20"/>
          <w:szCs w:val="20"/>
        </w:rPr>
        <w:t>ed</w:t>
      </w:r>
      <w:r w:rsidRPr="00D71476">
        <w:rPr>
          <w:sz w:val="20"/>
          <w:szCs w:val="20"/>
        </w:rPr>
        <w:t xml:space="preserve"> red line is Julian Day 245, which corresponds to either September 1</w:t>
      </w:r>
      <w:r w:rsidRPr="00D71476">
        <w:rPr>
          <w:sz w:val="20"/>
          <w:szCs w:val="20"/>
          <w:vertAlign w:val="superscript"/>
        </w:rPr>
        <w:t>st</w:t>
      </w:r>
      <w:r w:rsidRPr="00D71476">
        <w:rPr>
          <w:sz w:val="20"/>
          <w:szCs w:val="20"/>
        </w:rPr>
        <w:t xml:space="preserve"> or October 31</w:t>
      </w:r>
      <w:r w:rsidRPr="00D71476">
        <w:rPr>
          <w:sz w:val="20"/>
          <w:szCs w:val="20"/>
          <w:vertAlign w:val="superscript"/>
        </w:rPr>
        <w:t>st</w:t>
      </w:r>
      <w:r w:rsidRPr="00D71476">
        <w:rPr>
          <w:sz w:val="20"/>
          <w:szCs w:val="20"/>
        </w:rPr>
        <w:t>, depending on the year.</w:t>
      </w:r>
      <w:commentRangeEnd w:id="59"/>
      <w:r w:rsidR="00E14BA5">
        <w:rPr>
          <w:rStyle w:val="CommentReference"/>
        </w:rPr>
        <w:commentReference w:id="59"/>
      </w:r>
      <w:r w:rsidR="00481161">
        <w:rPr>
          <w:sz w:val="20"/>
          <w:szCs w:val="20"/>
        </w:rPr>
        <w:t xml:space="preserve"> Light </w:t>
      </w:r>
      <w:r w:rsidR="001930BA">
        <w:rPr>
          <w:sz w:val="20"/>
          <w:szCs w:val="20"/>
        </w:rPr>
        <w:t>colored</w:t>
      </w:r>
      <w:r w:rsidR="00481161">
        <w:rPr>
          <w:sz w:val="20"/>
          <w:szCs w:val="20"/>
        </w:rPr>
        <w:t xml:space="preserve"> lines show </w:t>
      </w:r>
      <w:r w:rsidR="007309CB">
        <w:rPr>
          <w:sz w:val="20"/>
          <w:szCs w:val="20"/>
        </w:rPr>
        <w:t xml:space="preserve">predicted effect of </w:t>
      </w:r>
      <w:r w:rsidR="007309CB" w:rsidRPr="00481161">
        <w:rPr>
          <w:i/>
          <w:iCs/>
          <w:sz w:val="20"/>
          <w:szCs w:val="20"/>
        </w:rPr>
        <w:t xml:space="preserve">Julian </w:t>
      </w:r>
      <w:r w:rsidR="007309CB">
        <w:rPr>
          <w:i/>
          <w:iCs/>
          <w:sz w:val="20"/>
          <w:szCs w:val="20"/>
        </w:rPr>
        <w:t>d</w:t>
      </w:r>
      <w:r w:rsidR="007309CB" w:rsidRPr="00481161">
        <w:rPr>
          <w:i/>
          <w:iCs/>
          <w:sz w:val="20"/>
          <w:szCs w:val="20"/>
        </w:rPr>
        <w:t>ay of sampling</w:t>
      </w:r>
      <w:r w:rsidR="007309CB">
        <w:rPr>
          <w:i/>
          <w:iCs/>
          <w:sz w:val="20"/>
          <w:szCs w:val="20"/>
        </w:rPr>
        <w:t xml:space="preserve"> </w:t>
      </w:r>
      <w:r w:rsidR="007309CB">
        <w:rPr>
          <w:sz w:val="20"/>
          <w:szCs w:val="20"/>
        </w:rPr>
        <w:t>in from binomial GLMs fit to data from each year.</w:t>
      </w:r>
    </w:p>
    <w:p w14:paraId="582E70BF" w14:textId="1230260B" w:rsidR="00900606" w:rsidRDefault="00900606" w:rsidP="005741DF">
      <w:pPr>
        <w:spacing w:line="360" w:lineRule="auto"/>
      </w:pPr>
    </w:p>
    <w:p w14:paraId="5C3037BB" w14:textId="240F4205" w:rsidR="004046CB" w:rsidRDefault="00C12CFA" w:rsidP="005741DF">
      <w:pPr>
        <w:spacing w:line="360" w:lineRule="auto"/>
      </w:pPr>
      <w:r>
        <w:tab/>
        <w:t xml:space="preserve">In the years </w:t>
      </w:r>
      <w:r w:rsidR="00BE2449">
        <w:t xml:space="preserve">(2015 – 2020) </w:t>
      </w:r>
      <w:r>
        <w:t xml:space="preserve">that </w:t>
      </w:r>
      <w:r w:rsidR="00D206B8">
        <w:t>downstream recycling was implemented</w:t>
      </w:r>
      <w:r w:rsidR="00BE2449">
        <w:t>,</w:t>
      </w:r>
      <w:r w:rsidR="00F96547">
        <w:t xml:space="preserve"> 875 NOR salmon produced above the dam were collected at the trap</w:t>
      </w:r>
      <w:r w:rsidR="00D206B8">
        <w:t xml:space="preserve">. </w:t>
      </w:r>
      <w:r w:rsidR="00540A41">
        <w:t xml:space="preserve">The mean interval between first and second collection at the Cougar Trap for NOR salmon produced above the dam was </w:t>
      </w:r>
      <w:r w:rsidR="00540A41" w:rsidRPr="00BE2449">
        <w:t>30.9 days (</w:t>
      </w:r>
      <w:proofErr w:type="spellStart"/>
      <w:r w:rsidR="00540A41" w:rsidRPr="00BE2449">
        <w:t>s.d.</w:t>
      </w:r>
      <w:proofErr w:type="spellEnd"/>
      <w:r w:rsidR="00540A41" w:rsidRPr="00BE2449">
        <w:t xml:space="preserve"> = 28.3)</w:t>
      </w:r>
      <w:r w:rsidR="00540A41">
        <w:t xml:space="preserve">. </w:t>
      </w:r>
      <w:r w:rsidR="00D206B8">
        <w:t>Of the</w:t>
      </w:r>
      <w:r w:rsidR="00540A41">
        <w:t xml:space="preserve"> 875 NOR salmon produced above the dam that were recycled downstream</w:t>
      </w:r>
      <w:r w:rsidR="00D206B8">
        <w:t>,</w:t>
      </w:r>
      <w:r w:rsidR="00F96547">
        <w:t xml:space="preserve"> 275 (31%) did not return to the trap, and </w:t>
      </w:r>
      <w:commentRangeStart w:id="60"/>
      <w:r w:rsidR="00F96547">
        <w:t>600</w:t>
      </w:r>
      <w:commentRangeEnd w:id="60"/>
      <w:r w:rsidR="00F96547">
        <w:rPr>
          <w:rStyle w:val="CommentReference"/>
        </w:rPr>
        <w:commentReference w:id="60"/>
      </w:r>
      <w:r w:rsidR="00F96547">
        <w:t xml:space="preserve"> (69%) returned a second time. NOR salmon produced above the dam were </w:t>
      </w:r>
      <w:r w:rsidR="00304913">
        <w:t xml:space="preserve">significantly </w:t>
      </w:r>
      <w:r w:rsidR="00F96547">
        <w:t>more likely to return a second time than NOR immigrants (</w:t>
      </w:r>
      <w:r w:rsidR="00304913">
        <w:t xml:space="preserve">odds ratio = 6.7, </w:t>
      </w:r>
      <w:r w:rsidR="00F96547">
        <w:t xml:space="preserve">Fisher’s exact test, p = </w:t>
      </w:r>
      <w:r w:rsidR="00BE2449">
        <w:t>2</w:t>
      </w:r>
      <w:r w:rsidR="00F96547">
        <w:t>.</w:t>
      </w:r>
      <w:r w:rsidR="00BE2449">
        <w:t>2</w:t>
      </w:r>
      <w:r w:rsidR="00F96547">
        <w:t xml:space="preserve"> x 10</w:t>
      </w:r>
      <w:r w:rsidR="00F96547">
        <w:rPr>
          <w:vertAlign w:val="superscript"/>
        </w:rPr>
        <w:t>-16</w:t>
      </w:r>
      <w:r w:rsidR="00F96547">
        <w:t>). During the same period, 334 NOR immigrants were collected at the trap</w:t>
      </w:r>
      <w:r w:rsidR="00D206B8">
        <w:t>. Of these,</w:t>
      </w:r>
      <w:r w:rsidR="00F96547">
        <w:t xml:space="preserve"> 252 (75%) did not return to the trap a second time, and 82 (25%) returned a second time. </w:t>
      </w:r>
    </w:p>
    <w:p w14:paraId="5780D661" w14:textId="4D9B504C" w:rsidR="00304913" w:rsidRDefault="00304913" w:rsidP="005741DF">
      <w:pPr>
        <w:spacing w:line="360" w:lineRule="auto"/>
      </w:pPr>
      <w:r>
        <w:tab/>
        <w:t xml:space="preserve">Had LSDR been implemented during these years in place of </w:t>
      </w:r>
      <w:r w:rsidR="00D206B8">
        <w:t>downstream recycling</w:t>
      </w:r>
      <w:r>
        <w:t>, more</w:t>
      </w:r>
      <w:r w:rsidR="00540A41">
        <w:t xml:space="preserve"> of both</w:t>
      </w:r>
      <w:r>
        <w:t xml:space="preserve"> NOR salmon produced above the dam and NOR immigrants would have been released above the dam. Of the 875 NOR salmon</w:t>
      </w:r>
      <w:r w:rsidR="004068B0">
        <w:t xml:space="preserve"> produced above the dam that were collected at the trap, </w:t>
      </w:r>
      <w:r w:rsidR="004068B0">
        <w:lastRenderedPageBreak/>
        <w:t>834 (</w:t>
      </w:r>
      <w:r w:rsidR="00B2108F">
        <w:t>95</w:t>
      </w:r>
      <w:r w:rsidR="004068B0">
        <w:t>%) would have been released above the dam. Of the 334 NOR immigrants, 212 (63%) would have been released above the dam.</w:t>
      </w:r>
    </w:p>
    <w:p w14:paraId="0EBEA228" w14:textId="77777777" w:rsidR="004046CB" w:rsidRPr="00D71476" w:rsidRDefault="004046CB" w:rsidP="005741DF">
      <w:pPr>
        <w:spacing w:line="360" w:lineRule="auto"/>
      </w:pPr>
    </w:p>
    <w:p w14:paraId="77E52D72" w14:textId="77777777" w:rsidR="00D92125" w:rsidRPr="00D71476" w:rsidRDefault="00D92125" w:rsidP="00D92125">
      <w:pPr>
        <w:spacing w:line="360" w:lineRule="auto"/>
        <w:rPr>
          <w:u w:val="single"/>
        </w:rPr>
      </w:pPr>
      <w:r w:rsidRPr="00D71476">
        <w:rPr>
          <w:u w:val="single"/>
        </w:rPr>
        <w:t>Demography</w:t>
      </w:r>
    </w:p>
    <w:p w14:paraId="2E0D742A" w14:textId="77777777" w:rsidR="00D92125" w:rsidRPr="00D71476" w:rsidRDefault="00D92125" w:rsidP="00D92125">
      <w:pPr>
        <w:spacing w:line="360" w:lineRule="auto"/>
      </w:pPr>
      <w:r w:rsidRPr="00D71476">
        <w:rPr>
          <w:i/>
          <w:iCs/>
        </w:rPr>
        <w:t>Age at Maturity</w:t>
      </w:r>
      <w:r w:rsidRPr="00D71476">
        <w:t xml:space="preserve"> </w:t>
      </w:r>
    </w:p>
    <w:p w14:paraId="552E2B93" w14:textId="0F300F67" w:rsidR="00D92125" w:rsidRPr="00D71476" w:rsidRDefault="00715942" w:rsidP="00D92125">
      <w:pPr>
        <w:spacing w:line="360" w:lineRule="auto"/>
        <w:ind w:firstLine="720"/>
      </w:pPr>
      <w:r w:rsidRPr="00D71476">
        <w:t>The average age at maturity for NOR Chinook salmon that we were able to successfully assign to a parent was 4.4 years. Most salmon were age</w:t>
      </w:r>
      <w:r w:rsidR="00113D3A">
        <w:t>-</w:t>
      </w:r>
      <w:r w:rsidRPr="00D71476">
        <w:t xml:space="preserve">4 or </w:t>
      </w:r>
      <w:r w:rsidR="00113D3A">
        <w:t>age-</w:t>
      </w:r>
      <w:r w:rsidRPr="00D71476">
        <w:t>5 (54.6% and 42.0%, respectively), with few returning at age</w:t>
      </w:r>
      <w:r w:rsidR="00113D3A">
        <w:t>-</w:t>
      </w:r>
      <w:r w:rsidRPr="00D71476">
        <w:t xml:space="preserve">3 or </w:t>
      </w:r>
      <w:r w:rsidR="00A357CF">
        <w:t>age</w:t>
      </w:r>
      <w:r w:rsidR="00113D3A">
        <w:t>-</w:t>
      </w:r>
      <w:r w:rsidRPr="00D71476">
        <w:t>6</w:t>
      </w:r>
      <w:r w:rsidR="00A357CF">
        <w:t xml:space="preserve"> (</w:t>
      </w:r>
      <w:r w:rsidRPr="00D71476">
        <w:t>1.6% and 1.8%, respectively</w:t>
      </w:r>
      <w:r w:rsidR="00A357CF">
        <w:t>)</w:t>
      </w:r>
      <w:r w:rsidRPr="00D71476">
        <w:t xml:space="preserve">. This pattern was consistent across all offspring years </w:t>
      </w:r>
      <w:r w:rsidR="00A357CF">
        <w:t>when</w:t>
      </w:r>
      <w:r w:rsidRPr="00D71476">
        <w:t xml:space="preserve"> we are able to identify all of age</w:t>
      </w:r>
      <w:r w:rsidR="00113D3A">
        <w:t>-</w:t>
      </w:r>
      <w:r w:rsidRPr="00D71476">
        <w:t>3, 4, 5, and 6 salmon (</w:t>
      </w:r>
      <w:r w:rsidR="00D92125" w:rsidRPr="00D71476">
        <w:t>2013 – 2020</w:t>
      </w:r>
      <w:r w:rsidRPr="00D71476">
        <w:t>)</w:t>
      </w:r>
      <w:r w:rsidR="00D92125" w:rsidRPr="00D71476">
        <w:t xml:space="preserve">. </w:t>
      </w:r>
      <w:r w:rsidRPr="00D71476">
        <w:t>However, there was substantial variation in the proportion of age 4 and age 5 returns from year to year (figure 5).</w:t>
      </w:r>
      <w:r w:rsidR="006A214B">
        <w:t xml:space="preserve"> </w:t>
      </w:r>
    </w:p>
    <w:p w14:paraId="7A9D64D8" w14:textId="1CBD7CD5" w:rsidR="00715942" w:rsidRPr="00D71476" w:rsidRDefault="00715942" w:rsidP="00715942">
      <w:pPr>
        <w:spacing w:line="360" w:lineRule="auto"/>
        <w:jc w:val="center"/>
      </w:pPr>
      <w:r w:rsidRPr="00D71476">
        <w:rPr>
          <w:noProof/>
        </w:rPr>
        <w:drawing>
          <wp:inline distT="0" distB="0" distL="0" distR="0" wp14:anchorId="615119D5" wp14:editId="36DC4826">
            <wp:extent cx="5943600" cy="4398010"/>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398010"/>
                    </a:xfrm>
                    <a:prstGeom prst="rect">
                      <a:avLst/>
                    </a:prstGeom>
                  </pic:spPr>
                </pic:pic>
              </a:graphicData>
            </a:graphic>
          </wp:inline>
        </w:drawing>
      </w:r>
    </w:p>
    <w:p w14:paraId="2C6ABD10" w14:textId="47756777" w:rsidR="00715942" w:rsidRPr="00D71476" w:rsidRDefault="00715942" w:rsidP="009A340C">
      <w:pPr>
        <w:rPr>
          <w:sz w:val="20"/>
          <w:szCs w:val="20"/>
        </w:rPr>
      </w:pPr>
      <w:r w:rsidRPr="00D71476">
        <w:rPr>
          <w:b/>
          <w:bCs/>
          <w:sz w:val="20"/>
          <w:szCs w:val="20"/>
        </w:rPr>
        <w:t xml:space="preserve">Figure 5: </w:t>
      </w:r>
      <w:r w:rsidR="00FD3720" w:rsidRPr="00D71476">
        <w:rPr>
          <w:sz w:val="20"/>
          <w:szCs w:val="20"/>
        </w:rPr>
        <w:t xml:space="preserve">Inferred age at maturity for NOR salmon sampled in South Fork McKenzie River from 2010 – 2020. </w:t>
      </w:r>
    </w:p>
    <w:p w14:paraId="7E0F2DFF" w14:textId="36876B22" w:rsidR="00FD3720" w:rsidRPr="00D71476" w:rsidRDefault="00FD3720" w:rsidP="009A340C">
      <w:pPr>
        <w:rPr>
          <w:sz w:val="20"/>
          <w:szCs w:val="20"/>
        </w:rPr>
      </w:pPr>
      <w:r w:rsidRPr="00D71476">
        <w:rPr>
          <w:sz w:val="20"/>
          <w:szCs w:val="20"/>
        </w:rPr>
        <w:t xml:space="preserve">* </w:t>
      </w:r>
      <w:r w:rsidR="00A357CF">
        <w:rPr>
          <w:sz w:val="20"/>
          <w:szCs w:val="20"/>
        </w:rPr>
        <w:t>P</w:t>
      </w:r>
      <w:r w:rsidRPr="00D71476">
        <w:rPr>
          <w:sz w:val="20"/>
          <w:szCs w:val="20"/>
        </w:rPr>
        <w:t>arents prior to 2007 are not included as candidate parents in the genetic parentage analysis. Therefore offspring in years 2010, 2011, and 2012 cannot be identified across the full range of potential ages.</w:t>
      </w:r>
    </w:p>
    <w:p w14:paraId="674A88B5" w14:textId="77777777" w:rsidR="00D92125" w:rsidRPr="00D71476" w:rsidRDefault="00D92125" w:rsidP="00D92125">
      <w:pPr>
        <w:spacing w:line="360" w:lineRule="auto"/>
        <w:rPr>
          <w:i/>
          <w:iCs/>
        </w:rPr>
      </w:pPr>
    </w:p>
    <w:p w14:paraId="316B6D95" w14:textId="1F548A44" w:rsidR="00D92125" w:rsidRDefault="00D92125" w:rsidP="00D92125">
      <w:pPr>
        <w:spacing w:line="360" w:lineRule="auto"/>
        <w:rPr>
          <w:i/>
          <w:iCs/>
        </w:rPr>
      </w:pPr>
      <w:r w:rsidRPr="00D71476">
        <w:rPr>
          <w:i/>
          <w:iCs/>
        </w:rPr>
        <w:lastRenderedPageBreak/>
        <w:t>Total Lifetime Fitness</w:t>
      </w:r>
    </w:p>
    <w:p w14:paraId="6BF13B41" w14:textId="3A27C897" w:rsidR="002F4D52" w:rsidRPr="00310607" w:rsidRDefault="007A0D87" w:rsidP="00310607">
      <w:pPr>
        <w:spacing w:line="360" w:lineRule="auto"/>
      </w:pPr>
      <w:r>
        <w:tab/>
      </w:r>
      <w:r w:rsidR="006A214B">
        <w:t>We present the mean TLF for candidate parents as well as its range and standard deviation by year, sex and origin in Table 6.</w:t>
      </w:r>
      <w:r w:rsidR="00013BAD">
        <w:t xml:space="preserve"> There was substantial variation in TLF among </w:t>
      </w:r>
      <w:r w:rsidR="00C86C17">
        <w:t xml:space="preserve">parental cohort </w:t>
      </w:r>
      <w:r w:rsidR="00013BAD">
        <w:t>years.</w:t>
      </w:r>
      <w:r w:rsidR="006A214B">
        <w:t xml:space="preserve"> </w:t>
      </w:r>
      <w:r w:rsidR="003239BB">
        <w:t xml:space="preserve">For </w:t>
      </w:r>
      <w:r w:rsidR="00C86C17">
        <w:t xml:space="preserve">parental cohort </w:t>
      </w:r>
      <w:r w:rsidR="003239BB">
        <w:t>years when all (2007 – 2014</w:t>
      </w:r>
      <w:r w:rsidR="00013BAD">
        <w:t>)</w:t>
      </w:r>
      <w:r w:rsidR="003239BB">
        <w:t>, or most (2015) offspring are expected to have returned and TLF is likely to be accurate, the</w:t>
      </w:r>
      <w:r w:rsidR="00C86C17">
        <w:t xml:space="preserve"> overall</w:t>
      </w:r>
      <w:r w:rsidR="003239BB">
        <w:t xml:space="preserve"> m</w:t>
      </w:r>
      <w:r>
        <w:t xml:space="preserve">ean </w:t>
      </w:r>
      <w:r w:rsidR="00C86C17">
        <w:t xml:space="preserve">TLF </w:t>
      </w:r>
      <w:r>
        <w:t xml:space="preserve">was </w:t>
      </w:r>
      <w:r w:rsidR="00013BAD">
        <w:t>0.36</w:t>
      </w:r>
      <w:r w:rsidR="006A214B">
        <w:t xml:space="preserve"> and ranged from 0 - 17. Mean TLF was greater for NOR than HOR salmon </w:t>
      </w:r>
      <w:r w:rsidR="003239BB">
        <w:t xml:space="preserve">(0.49 </w:t>
      </w:r>
      <w:r w:rsidR="003239BB" w:rsidRPr="003239BB">
        <w:rPr>
          <w:i/>
          <w:iCs/>
        </w:rPr>
        <w:t>vs.</w:t>
      </w:r>
      <w:r w:rsidR="003239BB">
        <w:t xml:space="preserve"> 0.32, respectively) and for females than males (0.38 </w:t>
      </w:r>
      <w:r w:rsidR="003239BB" w:rsidRPr="003239BB">
        <w:rPr>
          <w:i/>
          <w:iCs/>
        </w:rPr>
        <w:t>vs</w:t>
      </w:r>
      <w:r w:rsidR="003239BB">
        <w:t>. 0.34).</w:t>
      </w:r>
      <w:r w:rsidR="004D2C50">
        <w:t xml:space="preserve"> </w:t>
      </w:r>
      <w:r w:rsidR="00C95DAD">
        <w:t>From 2007 – 2015, there were 7,453 candidate parents, and only 1,511</w:t>
      </w:r>
      <w:r w:rsidR="00310607">
        <w:t xml:space="preserve"> (20%)</w:t>
      </w:r>
      <w:r w:rsidR="00C95DAD">
        <w:t xml:space="preserve"> produced at least one offspring that returned to the </w:t>
      </w:r>
      <w:r w:rsidR="00B8490A">
        <w:t>Cougar Trap</w:t>
      </w:r>
      <w:r w:rsidR="00C95DAD">
        <w:t xml:space="preserve"> or was sampled as a carcass below the dam.</w:t>
      </w:r>
    </w:p>
    <w:p w14:paraId="57F0F098" w14:textId="0425D5FD" w:rsidR="00997BBA" w:rsidRDefault="00997BBA" w:rsidP="001C4128">
      <w:pPr>
        <w:spacing w:line="360" w:lineRule="auto"/>
        <w:ind w:right="2340"/>
        <w:rPr>
          <w:sz w:val="20"/>
          <w:szCs w:val="20"/>
        </w:rPr>
      </w:pPr>
    </w:p>
    <w:p w14:paraId="3A8F0E32" w14:textId="77777777" w:rsidR="00A357CF" w:rsidRPr="00D71476" w:rsidRDefault="00A357CF" w:rsidP="001C4128">
      <w:pPr>
        <w:spacing w:line="360" w:lineRule="auto"/>
        <w:ind w:right="2340"/>
        <w:rPr>
          <w:sz w:val="20"/>
          <w:szCs w:val="20"/>
        </w:rPr>
      </w:pPr>
    </w:p>
    <w:tbl>
      <w:tblPr>
        <w:tblW w:w="6210" w:type="dxa"/>
        <w:jc w:val="center"/>
        <w:tblLook w:val="04A0" w:firstRow="1" w:lastRow="0" w:firstColumn="1" w:lastColumn="0" w:noHBand="0" w:noVBand="1"/>
      </w:tblPr>
      <w:tblGrid>
        <w:gridCol w:w="860"/>
        <w:gridCol w:w="516"/>
        <w:gridCol w:w="516"/>
        <w:gridCol w:w="722"/>
        <w:gridCol w:w="566"/>
        <w:gridCol w:w="727"/>
        <w:gridCol w:w="222"/>
        <w:gridCol w:w="551"/>
        <w:gridCol w:w="672"/>
        <w:gridCol w:w="588"/>
        <w:gridCol w:w="661"/>
      </w:tblGrid>
      <w:tr w:rsidR="004D2C50" w:rsidRPr="004D2C50" w14:paraId="37CFCE2F" w14:textId="77777777" w:rsidTr="004D2C50">
        <w:trPr>
          <w:trHeight w:val="320"/>
          <w:jc w:val="center"/>
        </w:trPr>
        <w:tc>
          <w:tcPr>
            <w:tcW w:w="860" w:type="dxa"/>
            <w:tcBorders>
              <w:top w:val="single" w:sz="4" w:space="0" w:color="auto"/>
              <w:left w:val="nil"/>
              <w:bottom w:val="nil"/>
              <w:right w:val="nil"/>
            </w:tcBorders>
            <w:shd w:val="clear" w:color="auto" w:fill="auto"/>
            <w:noWrap/>
            <w:vAlign w:val="center"/>
            <w:hideMark/>
          </w:tcPr>
          <w:p w14:paraId="206EC9AC" w14:textId="77777777" w:rsidR="004D2C50" w:rsidRPr="004D2C50" w:rsidRDefault="004D2C50" w:rsidP="004D2C50">
            <w:pPr>
              <w:jc w:val="center"/>
              <w:rPr>
                <w:b/>
                <w:bCs/>
                <w:color w:val="000000"/>
                <w:sz w:val="20"/>
                <w:szCs w:val="20"/>
              </w:rPr>
            </w:pPr>
            <w:r w:rsidRPr="004D2C50">
              <w:rPr>
                <w:b/>
                <w:bCs/>
                <w:color w:val="000000"/>
                <w:sz w:val="20"/>
                <w:szCs w:val="20"/>
              </w:rPr>
              <w:t>Year</w:t>
            </w:r>
          </w:p>
        </w:tc>
        <w:tc>
          <w:tcPr>
            <w:tcW w:w="516" w:type="dxa"/>
            <w:tcBorders>
              <w:top w:val="single" w:sz="4" w:space="0" w:color="auto"/>
              <w:left w:val="nil"/>
              <w:bottom w:val="nil"/>
              <w:right w:val="nil"/>
            </w:tcBorders>
            <w:shd w:val="clear" w:color="auto" w:fill="auto"/>
            <w:noWrap/>
            <w:vAlign w:val="center"/>
            <w:hideMark/>
          </w:tcPr>
          <w:p w14:paraId="553B997C" w14:textId="77777777" w:rsidR="004D2C50" w:rsidRPr="004D2C50" w:rsidRDefault="004D2C50" w:rsidP="004D2C50">
            <w:pPr>
              <w:jc w:val="center"/>
              <w:rPr>
                <w:b/>
                <w:bCs/>
                <w:color w:val="000000"/>
                <w:sz w:val="20"/>
                <w:szCs w:val="20"/>
              </w:rPr>
            </w:pPr>
            <w:r w:rsidRPr="004D2C50">
              <w:rPr>
                <w:b/>
                <w:bCs/>
                <w:color w:val="000000"/>
                <w:sz w:val="20"/>
                <w:szCs w:val="20"/>
              </w:rPr>
              <w:t>Sex</w:t>
            </w:r>
          </w:p>
        </w:tc>
        <w:tc>
          <w:tcPr>
            <w:tcW w:w="2531" w:type="dxa"/>
            <w:gridSpan w:val="4"/>
            <w:tcBorders>
              <w:top w:val="single" w:sz="4" w:space="0" w:color="auto"/>
              <w:left w:val="nil"/>
              <w:bottom w:val="single" w:sz="4" w:space="0" w:color="auto"/>
              <w:right w:val="nil"/>
            </w:tcBorders>
            <w:shd w:val="clear" w:color="auto" w:fill="auto"/>
            <w:noWrap/>
            <w:vAlign w:val="center"/>
            <w:hideMark/>
          </w:tcPr>
          <w:p w14:paraId="6A7C0741" w14:textId="77777777" w:rsidR="004D2C50" w:rsidRPr="004D2C50" w:rsidRDefault="004D2C50" w:rsidP="004D2C50">
            <w:pPr>
              <w:jc w:val="center"/>
              <w:rPr>
                <w:b/>
                <w:bCs/>
                <w:color w:val="000000"/>
                <w:sz w:val="20"/>
                <w:szCs w:val="20"/>
              </w:rPr>
            </w:pPr>
            <w:r w:rsidRPr="004D2C50">
              <w:rPr>
                <w:b/>
                <w:bCs/>
                <w:color w:val="000000"/>
                <w:sz w:val="20"/>
                <w:szCs w:val="20"/>
              </w:rPr>
              <w:t>HOR</w:t>
            </w:r>
          </w:p>
        </w:tc>
        <w:tc>
          <w:tcPr>
            <w:tcW w:w="222" w:type="dxa"/>
            <w:tcBorders>
              <w:top w:val="single" w:sz="4" w:space="0" w:color="auto"/>
              <w:left w:val="nil"/>
              <w:bottom w:val="nil"/>
              <w:right w:val="nil"/>
            </w:tcBorders>
          </w:tcPr>
          <w:p w14:paraId="52512E69" w14:textId="77777777" w:rsidR="004D2C50" w:rsidRPr="004D2C50" w:rsidRDefault="004D2C50" w:rsidP="004D2C50">
            <w:pPr>
              <w:jc w:val="center"/>
              <w:rPr>
                <w:b/>
                <w:bCs/>
                <w:color w:val="000000"/>
                <w:sz w:val="20"/>
                <w:szCs w:val="20"/>
              </w:rPr>
            </w:pPr>
          </w:p>
        </w:tc>
        <w:tc>
          <w:tcPr>
            <w:tcW w:w="2081" w:type="dxa"/>
            <w:gridSpan w:val="4"/>
            <w:tcBorders>
              <w:top w:val="single" w:sz="4" w:space="0" w:color="auto"/>
              <w:left w:val="nil"/>
              <w:bottom w:val="single" w:sz="4" w:space="0" w:color="auto"/>
              <w:right w:val="nil"/>
            </w:tcBorders>
            <w:shd w:val="clear" w:color="auto" w:fill="auto"/>
            <w:noWrap/>
            <w:vAlign w:val="center"/>
            <w:hideMark/>
          </w:tcPr>
          <w:p w14:paraId="332F4751" w14:textId="185099FF" w:rsidR="004D2C50" w:rsidRPr="004D2C50" w:rsidRDefault="004D2C50" w:rsidP="004D2C50">
            <w:pPr>
              <w:jc w:val="center"/>
              <w:rPr>
                <w:b/>
                <w:bCs/>
                <w:color w:val="000000"/>
                <w:sz w:val="20"/>
                <w:szCs w:val="20"/>
              </w:rPr>
            </w:pPr>
            <w:r w:rsidRPr="004D2C50">
              <w:rPr>
                <w:b/>
                <w:bCs/>
                <w:color w:val="000000"/>
                <w:sz w:val="20"/>
                <w:szCs w:val="20"/>
              </w:rPr>
              <w:t>NOR</w:t>
            </w:r>
          </w:p>
        </w:tc>
      </w:tr>
      <w:tr w:rsidR="004D2C50" w:rsidRPr="004D2C50" w14:paraId="7F83693D" w14:textId="77777777" w:rsidTr="004D2C50">
        <w:trPr>
          <w:trHeight w:val="320"/>
          <w:jc w:val="center"/>
        </w:trPr>
        <w:tc>
          <w:tcPr>
            <w:tcW w:w="860" w:type="dxa"/>
            <w:tcBorders>
              <w:top w:val="nil"/>
              <w:left w:val="nil"/>
              <w:bottom w:val="single" w:sz="4" w:space="0" w:color="auto"/>
              <w:right w:val="nil"/>
            </w:tcBorders>
            <w:shd w:val="clear" w:color="auto" w:fill="auto"/>
            <w:noWrap/>
            <w:vAlign w:val="center"/>
            <w:hideMark/>
          </w:tcPr>
          <w:p w14:paraId="3A25C029" w14:textId="77777777" w:rsidR="004D2C50" w:rsidRPr="004D2C50" w:rsidRDefault="004D2C50" w:rsidP="004D2C50">
            <w:pPr>
              <w:jc w:val="center"/>
              <w:rPr>
                <w:color w:val="000000"/>
                <w:sz w:val="20"/>
                <w:szCs w:val="20"/>
              </w:rPr>
            </w:pPr>
          </w:p>
        </w:tc>
        <w:tc>
          <w:tcPr>
            <w:tcW w:w="516" w:type="dxa"/>
            <w:tcBorders>
              <w:top w:val="nil"/>
              <w:left w:val="nil"/>
              <w:bottom w:val="single" w:sz="4" w:space="0" w:color="auto"/>
              <w:right w:val="nil"/>
            </w:tcBorders>
            <w:shd w:val="clear" w:color="auto" w:fill="auto"/>
            <w:noWrap/>
            <w:vAlign w:val="center"/>
            <w:hideMark/>
          </w:tcPr>
          <w:p w14:paraId="5549ABA0" w14:textId="77777777" w:rsidR="004D2C50" w:rsidRPr="004D2C50" w:rsidRDefault="004D2C50" w:rsidP="004D2C50">
            <w:pPr>
              <w:jc w:val="center"/>
              <w:rPr>
                <w:sz w:val="20"/>
                <w:szCs w:val="20"/>
              </w:rPr>
            </w:pPr>
          </w:p>
        </w:tc>
        <w:tc>
          <w:tcPr>
            <w:tcW w:w="516" w:type="dxa"/>
            <w:tcBorders>
              <w:top w:val="single" w:sz="4" w:space="0" w:color="auto"/>
              <w:left w:val="nil"/>
              <w:bottom w:val="single" w:sz="4" w:space="0" w:color="auto"/>
              <w:right w:val="nil"/>
            </w:tcBorders>
            <w:shd w:val="clear" w:color="auto" w:fill="auto"/>
            <w:noWrap/>
            <w:vAlign w:val="center"/>
            <w:hideMark/>
          </w:tcPr>
          <w:p w14:paraId="064A04F3" w14:textId="77777777" w:rsidR="004D2C50" w:rsidRPr="004D2C50" w:rsidRDefault="004D2C50" w:rsidP="004D2C50">
            <w:pPr>
              <w:jc w:val="center"/>
              <w:rPr>
                <w:i/>
                <w:iCs/>
                <w:color w:val="000000"/>
                <w:sz w:val="20"/>
                <w:szCs w:val="20"/>
              </w:rPr>
            </w:pPr>
            <w:r w:rsidRPr="004D2C50">
              <w:rPr>
                <w:i/>
                <w:iCs/>
                <w:color w:val="000000"/>
                <w:sz w:val="20"/>
                <w:szCs w:val="20"/>
              </w:rPr>
              <w:t>n</w:t>
            </w:r>
          </w:p>
        </w:tc>
        <w:tc>
          <w:tcPr>
            <w:tcW w:w="722" w:type="dxa"/>
            <w:tcBorders>
              <w:top w:val="single" w:sz="4" w:space="0" w:color="auto"/>
              <w:left w:val="nil"/>
              <w:bottom w:val="single" w:sz="4" w:space="0" w:color="auto"/>
              <w:right w:val="nil"/>
            </w:tcBorders>
            <w:shd w:val="clear" w:color="auto" w:fill="auto"/>
            <w:noWrap/>
            <w:vAlign w:val="center"/>
            <w:hideMark/>
          </w:tcPr>
          <w:p w14:paraId="60ACA05D" w14:textId="77777777" w:rsidR="004D2C50" w:rsidRPr="004D2C50" w:rsidRDefault="004D2C50" w:rsidP="004D2C50">
            <w:pPr>
              <w:jc w:val="center"/>
              <w:rPr>
                <w:color w:val="000000"/>
                <w:sz w:val="20"/>
                <w:szCs w:val="20"/>
              </w:rPr>
            </w:pPr>
            <w:r w:rsidRPr="004D2C50">
              <w:rPr>
                <w:color w:val="000000"/>
                <w:sz w:val="20"/>
                <w:szCs w:val="20"/>
              </w:rPr>
              <w:t>Mean</w:t>
            </w:r>
          </w:p>
        </w:tc>
        <w:tc>
          <w:tcPr>
            <w:tcW w:w="566" w:type="dxa"/>
            <w:tcBorders>
              <w:top w:val="single" w:sz="4" w:space="0" w:color="auto"/>
              <w:left w:val="nil"/>
              <w:bottom w:val="single" w:sz="4" w:space="0" w:color="auto"/>
              <w:right w:val="nil"/>
            </w:tcBorders>
            <w:shd w:val="clear" w:color="auto" w:fill="auto"/>
            <w:noWrap/>
            <w:vAlign w:val="center"/>
            <w:hideMark/>
          </w:tcPr>
          <w:p w14:paraId="5990F191" w14:textId="27829C06" w:rsidR="004D2C50" w:rsidRPr="004D2C50" w:rsidRDefault="004D2C50" w:rsidP="004D2C50">
            <w:pPr>
              <w:jc w:val="center"/>
              <w:rPr>
                <w:color w:val="000000"/>
                <w:sz w:val="20"/>
                <w:szCs w:val="20"/>
              </w:rPr>
            </w:pPr>
            <w:proofErr w:type="spellStart"/>
            <w:r w:rsidRPr="004D2C50">
              <w:rPr>
                <w:color w:val="000000"/>
                <w:sz w:val="20"/>
                <w:szCs w:val="20"/>
              </w:rPr>
              <w:t>s</w:t>
            </w:r>
            <w:r>
              <w:rPr>
                <w:color w:val="000000"/>
                <w:sz w:val="20"/>
                <w:szCs w:val="20"/>
              </w:rPr>
              <w:t>.</w:t>
            </w:r>
            <w:r w:rsidRPr="004D2C50">
              <w:rPr>
                <w:color w:val="000000"/>
                <w:sz w:val="20"/>
                <w:szCs w:val="20"/>
              </w:rPr>
              <w:t>d</w:t>
            </w:r>
            <w:r>
              <w:rPr>
                <w:color w:val="000000"/>
                <w:sz w:val="20"/>
                <w:szCs w:val="20"/>
              </w:rPr>
              <w:t>.</w:t>
            </w:r>
            <w:proofErr w:type="spellEnd"/>
          </w:p>
        </w:tc>
        <w:tc>
          <w:tcPr>
            <w:tcW w:w="727" w:type="dxa"/>
            <w:tcBorders>
              <w:top w:val="single" w:sz="4" w:space="0" w:color="auto"/>
              <w:left w:val="nil"/>
              <w:bottom w:val="single" w:sz="4" w:space="0" w:color="auto"/>
              <w:right w:val="nil"/>
            </w:tcBorders>
            <w:shd w:val="clear" w:color="auto" w:fill="auto"/>
            <w:noWrap/>
            <w:vAlign w:val="center"/>
            <w:hideMark/>
          </w:tcPr>
          <w:p w14:paraId="28902317" w14:textId="77777777" w:rsidR="004D2C50" w:rsidRPr="004D2C50" w:rsidRDefault="004D2C50" w:rsidP="004D2C50">
            <w:pPr>
              <w:jc w:val="center"/>
              <w:rPr>
                <w:color w:val="000000"/>
                <w:sz w:val="20"/>
                <w:szCs w:val="20"/>
              </w:rPr>
            </w:pPr>
            <w:r w:rsidRPr="004D2C50">
              <w:rPr>
                <w:color w:val="000000"/>
                <w:sz w:val="20"/>
                <w:szCs w:val="20"/>
              </w:rPr>
              <w:t>Range</w:t>
            </w:r>
          </w:p>
        </w:tc>
        <w:tc>
          <w:tcPr>
            <w:tcW w:w="222" w:type="dxa"/>
            <w:tcBorders>
              <w:top w:val="nil"/>
              <w:left w:val="nil"/>
              <w:bottom w:val="single" w:sz="4" w:space="0" w:color="auto"/>
              <w:right w:val="nil"/>
            </w:tcBorders>
          </w:tcPr>
          <w:p w14:paraId="17937B22" w14:textId="77777777" w:rsidR="004D2C50" w:rsidRPr="004D2C50" w:rsidRDefault="004D2C50" w:rsidP="004D2C50">
            <w:pPr>
              <w:jc w:val="center"/>
              <w:rPr>
                <w:color w:val="000000"/>
                <w:sz w:val="20"/>
                <w:szCs w:val="20"/>
              </w:rPr>
            </w:pPr>
          </w:p>
        </w:tc>
        <w:tc>
          <w:tcPr>
            <w:tcW w:w="551" w:type="dxa"/>
            <w:tcBorders>
              <w:top w:val="nil"/>
              <w:left w:val="nil"/>
              <w:bottom w:val="single" w:sz="4" w:space="0" w:color="auto"/>
              <w:right w:val="nil"/>
            </w:tcBorders>
            <w:shd w:val="clear" w:color="auto" w:fill="auto"/>
            <w:noWrap/>
            <w:vAlign w:val="center"/>
            <w:hideMark/>
          </w:tcPr>
          <w:p w14:paraId="3C9EF3E9" w14:textId="0F6E5A86" w:rsidR="004D2C50" w:rsidRPr="004D2C50" w:rsidRDefault="004D2C50" w:rsidP="004D2C50">
            <w:pPr>
              <w:jc w:val="center"/>
              <w:rPr>
                <w:i/>
                <w:iCs/>
                <w:color w:val="000000"/>
                <w:sz w:val="20"/>
                <w:szCs w:val="20"/>
              </w:rPr>
            </w:pPr>
            <w:r w:rsidRPr="004D2C50">
              <w:rPr>
                <w:i/>
                <w:iCs/>
                <w:color w:val="000000"/>
                <w:sz w:val="20"/>
                <w:szCs w:val="20"/>
              </w:rPr>
              <w:t>n</w:t>
            </w:r>
          </w:p>
        </w:tc>
        <w:tc>
          <w:tcPr>
            <w:tcW w:w="672" w:type="dxa"/>
            <w:tcBorders>
              <w:top w:val="nil"/>
              <w:left w:val="nil"/>
              <w:bottom w:val="single" w:sz="4" w:space="0" w:color="auto"/>
              <w:right w:val="nil"/>
            </w:tcBorders>
            <w:shd w:val="clear" w:color="auto" w:fill="auto"/>
            <w:noWrap/>
            <w:vAlign w:val="center"/>
            <w:hideMark/>
          </w:tcPr>
          <w:p w14:paraId="39000138" w14:textId="77777777" w:rsidR="004D2C50" w:rsidRPr="004D2C50" w:rsidRDefault="004D2C50" w:rsidP="004D2C50">
            <w:pPr>
              <w:jc w:val="center"/>
              <w:rPr>
                <w:color w:val="000000"/>
                <w:sz w:val="20"/>
                <w:szCs w:val="20"/>
              </w:rPr>
            </w:pPr>
            <w:r w:rsidRPr="004D2C50">
              <w:rPr>
                <w:color w:val="000000"/>
                <w:sz w:val="20"/>
                <w:szCs w:val="20"/>
              </w:rPr>
              <w:t>Mean</w:t>
            </w:r>
          </w:p>
        </w:tc>
        <w:tc>
          <w:tcPr>
            <w:tcW w:w="588" w:type="dxa"/>
            <w:tcBorders>
              <w:top w:val="nil"/>
              <w:left w:val="nil"/>
              <w:bottom w:val="single" w:sz="4" w:space="0" w:color="auto"/>
              <w:right w:val="nil"/>
            </w:tcBorders>
            <w:shd w:val="clear" w:color="auto" w:fill="auto"/>
            <w:noWrap/>
            <w:vAlign w:val="center"/>
            <w:hideMark/>
          </w:tcPr>
          <w:p w14:paraId="503B9770" w14:textId="4F2DFA08" w:rsidR="004D2C50" w:rsidRPr="004D2C50" w:rsidRDefault="004D2C50" w:rsidP="004D2C50">
            <w:pPr>
              <w:jc w:val="center"/>
              <w:rPr>
                <w:color w:val="000000"/>
                <w:sz w:val="20"/>
                <w:szCs w:val="20"/>
              </w:rPr>
            </w:pPr>
            <w:proofErr w:type="spellStart"/>
            <w:r w:rsidRPr="004D2C50">
              <w:rPr>
                <w:color w:val="000000"/>
                <w:sz w:val="20"/>
                <w:szCs w:val="20"/>
              </w:rPr>
              <w:t>s</w:t>
            </w:r>
            <w:r>
              <w:rPr>
                <w:color w:val="000000"/>
                <w:sz w:val="20"/>
                <w:szCs w:val="20"/>
              </w:rPr>
              <w:t>.</w:t>
            </w:r>
            <w:r w:rsidRPr="004D2C50">
              <w:rPr>
                <w:color w:val="000000"/>
                <w:sz w:val="20"/>
                <w:szCs w:val="20"/>
              </w:rPr>
              <w:t>d</w:t>
            </w:r>
            <w:r>
              <w:rPr>
                <w:color w:val="000000"/>
                <w:sz w:val="20"/>
                <w:szCs w:val="20"/>
              </w:rPr>
              <w:t>.</w:t>
            </w:r>
            <w:proofErr w:type="spellEnd"/>
          </w:p>
        </w:tc>
        <w:tc>
          <w:tcPr>
            <w:tcW w:w="270" w:type="dxa"/>
            <w:tcBorders>
              <w:top w:val="nil"/>
              <w:left w:val="nil"/>
              <w:bottom w:val="single" w:sz="4" w:space="0" w:color="auto"/>
              <w:right w:val="nil"/>
            </w:tcBorders>
            <w:shd w:val="clear" w:color="auto" w:fill="auto"/>
            <w:noWrap/>
            <w:vAlign w:val="center"/>
            <w:hideMark/>
          </w:tcPr>
          <w:p w14:paraId="192D7237" w14:textId="77777777" w:rsidR="004D2C50" w:rsidRPr="004D2C50" w:rsidRDefault="004D2C50" w:rsidP="004D2C50">
            <w:pPr>
              <w:jc w:val="center"/>
              <w:rPr>
                <w:color w:val="000000"/>
                <w:sz w:val="20"/>
                <w:szCs w:val="20"/>
              </w:rPr>
            </w:pPr>
            <w:r w:rsidRPr="004D2C50">
              <w:rPr>
                <w:color w:val="000000"/>
                <w:sz w:val="20"/>
                <w:szCs w:val="20"/>
              </w:rPr>
              <w:t>range</w:t>
            </w:r>
          </w:p>
        </w:tc>
      </w:tr>
      <w:tr w:rsidR="004D2C50" w:rsidRPr="004D2C50" w14:paraId="4C385B63" w14:textId="77777777" w:rsidTr="004D2C50">
        <w:trPr>
          <w:trHeight w:val="320"/>
          <w:jc w:val="center"/>
        </w:trPr>
        <w:tc>
          <w:tcPr>
            <w:tcW w:w="860" w:type="dxa"/>
            <w:tcBorders>
              <w:top w:val="single" w:sz="4" w:space="0" w:color="auto"/>
              <w:left w:val="nil"/>
              <w:bottom w:val="nil"/>
              <w:right w:val="nil"/>
            </w:tcBorders>
            <w:shd w:val="clear" w:color="auto" w:fill="auto"/>
            <w:noWrap/>
            <w:vAlign w:val="center"/>
            <w:hideMark/>
          </w:tcPr>
          <w:p w14:paraId="6F695161" w14:textId="77777777" w:rsidR="004D2C50" w:rsidRPr="004D2C50" w:rsidRDefault="004D2C50" w:rsidP="004D2C50">
            <w:pPr>
              <w:jc w:val="center"/>
              <w:rPr>
                <w:color w:val="000000"/>
                <w:sz w:val="20"/>
                <w:szCs w:val="20"/>
              </w:rPr>
            </w:pPr>
            <w:r w:rsidRPr="004D2C50">
              <w:rPr>
                <w:color w:val="000000"/>
                <w:sz w:val="20"/>
                <w:szCs w:val="20"/>
              </w:rPr>
              <w:t>2007</w:t>
            </w:r>
          </w:p>
        </w:tc>
        <w:tc>
          <w:tcPr>
            <w:tcW w:w="516" w:type="dxa"/>
            <w:tcBorders>
              <w:top w:val="single" w:sz="4" w:space="0" w:color="auto"/>
              <w:left w:val="nil"/>
              <w:bottom w:val="nil"/>
              <w:right w:val="nil"/>
            </w:tcBorders>
            <w:shd w:val="clear" w:color="auto" w:fill="auto"/>
            <w:noWrap/>
            <w:vAlign w:val="center"/>
            <w:hideMark/>
          </w:tcPr>
          <w:p w14:paraId="3663D8C5"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single" w:sz="4" w:space="0" w:color="auto"/>
              <w:left w:val="nil"/>
              <w:bottom w:val="nil"/>
              <w:right w:val="nil"/>
            </w:tcBorders>
            <w:shd w:val="clear" w:color="auto" w:fill="auto"/>
            <w:noWrap/>
            <w:vAlign w:val="center"/>
            <w:hideMark/>
          </w:tcPr>
          <w:p w14:paraId="2F7FD203" w14:textId="77777777" w:rsidR="004D2C50" w:rsidRPr="004D2C50" w:rsidRDefault="004D2C50" w:rsidP="004D2C50">
            <w:pPr>
              <w:jc w:val="center"/>
              <w:rPr>
                <w:color w:val="000000"/>
                <w:sz w:val="20"/>
                <w:szCs w:val="20"/>
              </w:rPr>
            </w:pPr>
            <w:r w:rsidRPr="004D2C50">
              <w:rPr>
                <w:color w:val="000000"/>
                <w:sz w:val="20"/>
                <w:szCs w:val="20"/>
              </w:rPr>
              <w:t>318</w:t>
            </w:r>
          </w:p>
        </w:tc>
        <w:tc>
          <w:tcPr>
            <w:tcW w:w="722" w:type="dxa"/>
            <w:tcBorders>
              <w:top w:val="single" w:sz="4" w:space="0" w:color="auto"/>
              <w:left w:val="nil"/>
              <w:bottom w:val="nil"/>
              <w:right w:val="nil"/>
            </w:tcBorders>
            <w:shd w:val="clear" w:color="auto" w:fill="auto"/>
            <w:noWrap/>
            <w:vAlign w:val="center"/>
            <w:hideMark/>
          </w:tcPr>
          <w:p w14:paraId="55A88BC3" w14:textId="77777777" w:rsidR="004D2C50" w:rsidRPr="004D2C50" w:rsidRDefault="004D2C50" w:rsidP="004D2C50">
            <w:pPr>
              <w:jc w:val="center"/>
              <w:rPr>
                <w:color w:val="000000"/>
                <w:sz w:val="20"/>
                <w:szCs w:val="20"/>
              </w:rPr>
            </w:pPr>
            <w:r w:rsidRPr="004D2C50">
              <w:rPr>
                <w:color w:val="000000"/>
                <w:sz w:val="20"/>
                <w:szCs w:val="20"/>
              </w:rPr>
              <w:t>0.89</w:t>
            </w:r>
          </w:p>
        </w:tc>
        <w:tc>
          <w:tcPr>
            <w:tcW w:w="566" w:type="dxa"/>
            <w:tcBorders>
              <w:top w:val="single" w:sz="4" w:space="0" w:color="auto"/>
              <w:left w:val="nil"/>
              <w:bottom w:val="nil"/>
              <w:right w:val="nil"/>
            </w:tcBorders>
            <w:shd w:val="clear" w:color="auto" w:fill="auto"/>
            <w:noWrap/>
            <w:vAlign w:val="center"/>
            <w:hideMark/>
          </w:tcPr>
          <w:p w14:paraId="3E06AD67" w14:textId="77777777" w:rsidR="004D2C50" w:rsidRPr="004D2C50" w:rsidRDefault="004D2C50" w:rsidP="004D2C50">
            <w:pPr>
              <w:jc w:val="center"/>
              <w:rPr>
                <w:color w:val="000000"/>
                <w:sz w:val="20"/>
                <w:szCs w:val="20"/>
              </w:rPr>
            </w:pPr>
            <w:r w:rsidRPr="004D2C50">
              <w:rPr>
                <w:color w:val="000000"/>
                <w:sz w:val="20"/>
                <w:szCs w:val="20"/>
              </w:rPr>
              <w:t>1.49</w:t>
            </w:r>
          </w:p>
        </w:tc>
        <w:tc>
          <w:tcPr>
            <w:tcW w:w="727" w:type="dxa"/>
            <w:tcBorders>
              <w:top w:val="single" w:sz="4" w:space="0" w:color="auto"/>
              <w:left w:val="nil"/>
              <w:bottom w:val="nil"/>
              <w:right w:val="nil"/>
            </w:tcBorders>
            <w:shd w:val="clear" w:color="auto" w:fill="auto"/>
            <w:noWrap/>
            <w:vAlign w:val="center"/>
            <w:hideMark/>
          </w:tcPr>
          <w:p w14:paraId="21372209" w14:textId="77777777" w:rsidR="004D2C50" w:rsidRPr="004D2C50" w:rsidRDefault="004D2C50" w:rsidP="004D2C50">
            <w:pPr>
              <w:jc w:val="center"/>
              <w:rPr>
                <w:color w:val="000000"/>
                <w:sz w:val="20"/>
                <w:szCs w:val="20"/>
              </w:rPr>
            </w:pPr>
            <w:r w:rsidRPr="004D2C50">
              <w:rPr>
                <w:color w:val="000000"/>
                <w:sz w:val="20"/>
                <w:szCs w:val="20"/>
              </w:rPr>
              <w:t>0 - 11</w:t>
            </w:r>
          </w:p>
        </w:tc>
        <w:tc>
          <w:tcPr>
            <w:tcW w:w="222" w:type="dxa"/>
            <w:tcBorders>
              <w:top w:val="single" w:sz="4" w:space="0" w:color="auto"/>
              <w:left w:val="nil"/>
              <w:bottom w:val="nil"/>
              <w:right w:val="nil"/>
            </w:tcBorders>
          </w:tcPr>
          <w:p w14:paraId="3F3A5EDC" w14:textId="77777777" w:rsidR="004D2C50" w:rsidRPr="004D2C50" w:rsidRDefault="004D2C50" w:rsidP="004D2C50">
            <w:pPr>
              <w:jc w:val="center"/>
              <w:rPr>
                <w:color w:val="000000"/>
                <w:sz w:val="20"/>
                <w:szCs w:val="20"/>
              </w:rPr>
            </w:pPr>
          </w:p>
        </w:tc>
        <w:tc>
          <w:tcPr>
            <w:tcW w:w="551" w:type="dxa"/>
            <w:tcBorders>
              <w:top w:val="single" w:sz="4" w:space="0" w:color="auto"/>
              <w:left w:val="nil"/>
              <w:bottom w:val="nil"/>
              <w:right w:val="nil"/>
            </w:tcBorders>
            <w:shd w:val="clear" w:color="auto" w:fill="auto"/>
            <w:noWrap/>
            <w:vAlign w:val="center"/>
            <w:hideMark/>
          </w:tcPr>
          <w:p w14:paraId="5B217009" w14:textId="0FE78086" w:rsidR="004D2C50" w:rsidRPr="004D2C50" w:rsidRDefault="004D2C50" w:rsidP="004D2C50">
            <w:pPr>
              <w:jc w:val="center"/>
              <w:rPr>
                <w:color w:val="000000"/>
                <w:sz w:val="20"/>
                <w:szCs w:val="20"/>
              </w:rPr>
            </w:pPr>
          </w:p>
        </w:tc>
        <w:tc>
          <w:tcPr>
            <w:tcW w:w="672" w:type="dxa"/>
            <w:tcBorders>
              <w:top w:val="single" w:sz="4" w:space="0" w:color="auto"/>
              <w:left w:val="nil"/>
              <w:bottom w:val="nil"/>
              <w:right w:val="nil"/>
            </w:tcBorders>
            <w:shd w:val="clear" w:color="auto" w:fill="auto"/>
            <w:noWrap/>
            <w:vAlign w:val="center"/>
            <w:hideMark/>
          </w:tcPr>
          <w:p w14:paraId="2CD3EF06" w14:textId="77777777" w:rsidR="004D2C50" w:rsidRPr="004D2C50" w:rsidRDefault="004D2C50" w:rsidP="004D2C50">
            <w:pPr>
              <w:jc w:val="center"/>
              <w:rPr>
                <w:sz w:val="20"/>
                <w:szCs w:val="20"/>
              </w:rPr>
            </w:pPr>
          </w:p>
        </w:tc>
        <w:tc>
          <w:tcPr>
            <w:tcW w:w="588" w:type="dxa"/>
            <w:tcBorders>
              <w:top w:val="single" w:sz="4" w:space="0" w:color="auto"/>
              <w:left w:val="nil"/>
              <w:bottom w:val="nil"/>
              <w:right w:val="nil"/>
            </w:tcBorders>
            <w:shd w:val="clear" w:color="auto" w:fill="auto"/>
            <w:noWrap/>
            <w:vAlign w:val="center"/>
            <w:hideMark/>
          </w:tcPr>
          <w:p w14:paraId="59858648" w14:textId="77777777" w:rsidR="004D2C50" w:rsidRPr="004D2C50" w:rsidRDefault="004D2C50" w:rsidP="004D2C50">
            <w:pPr>
              <w:jc w:val="center"/>
              <w:rPr>
                <w:sz w:val="20"/>
                <w:szCs w:val="20"/>
              </w:rPr>
            </w:pPr>
          </w:p>
        </w:tc>
        <w:tc>
          <w:tcPr>
            <w:tcW w:w="270" w:type="dxa"/>
            <w:tcBorders>
              <w:top w:val="single" w:sz="4" w:space="0" w:color="auto"/>
              <w:left w:val="nil"/>
              <w:bottom w:val="nil"/>
              <w:right w:val="nil"/>
            </w:tcBorders>
            <w:shd w:val="clear" w:color="auto" w:fill="auto"/>
            <w:noWrap/>
            <w:vAlign w:val="center"/>
            <w:hideMark/>
          </w:tcPr>
          <w:p w14:paraId="727D4E79" w14:textId="77777777" w:rsidR="004D2C50" w:rsidRPr="004D2C50" w:rsidRDefault="004D2C50" w:rsidP="004D2C50">
            <w:pPr>
              <w:jc w:val="center"/>
              <w:rPr>
                <w:sz w:val="20"/>
                <w:szCs w:val="20"/>
              </w:rPr>
            </w:pPr>
          </w:p>
        </w:tc>
      </w:tr>
      <w:tr w:rsidR="004D2C50" w:rsidRPr="004D2C50" w14:paraId="6A6AEB52"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2916C04E" w14:textId="721B841D"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68DC33EB"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62C0B86D" w14:textId="77777777" w:rsidR="004D2C50" w:rsidRPr="004D2C50" w:rsidRDefault="004D2C50" w:rsidP="004D2C50">
            <w:pPr>
              <w:jc w:val="center"/>
              <w:rPr>
                <w:color w:val="000000"/>
                <w:sz w:val="20"/>
                <w:szCs w:val="20"/>
              </w:rPr>
            </w:pPr>
            <w:r w:rsidRPr="004D2C50">
              <w:rPr>
                <w:color w:val="000000"/>
                <w:sz w:val="20"/>
                <w:szCs w:val="20"/>
              </w:rPr>
              <w:t>427</w:t>
            </w:r>
          </w:p>
        </w:tc>
        <w:tc>
          <w:tcPr>
            <w:tcW w:w="722" w:type="dxa"/>
            <w:tcBorders>
              <w:top w:val="nil"/>
              <w:left w:val="nil"/>
              <w:bottom w:val="nil"/>
              <w:right w:val="nil"/>
            </w:tcBorders>
            <w:shd w:val="clear" w:color="auto" w:fill="auto"/>
            <w:noWrap/>
            <w:vAlign w:val="center"/>
            <w:hideMark/>
          </w:tcPr>
          <w:p w14:paraId="167029AF" w14:textId="77777777" w:rsidR="004D2C50" w:rsidRPr="004D2C50" w:rsidRDefault="004D2C50" w:rsidP="004D2C50">
            <w:pPr>
              <w:jc w:val="center"/>
              <w:rPr>
                <w:color w:val="000000"/>
                <w:sz w:val="20"/>
                <w:szCs w:val="20"/>
              </w:rPr>
            </w:pPr>
            <w:r w:rsidRPr="004D2C50">
              <w:rPr>
                <w:color w:val="000000"/>
                <w:sz w:val="20"/>
                <w:szCs w:val="20"/>
              </w:rPr>
              <w:t>0.72</w:t>
            </w:r>
          </w:p>
        </w:tc>
        <w:tc>
          <w:tcPr>
            <w:tcW w:w="566" w:type="dxa"/>
            <w:tcBorders>
              <w:top w:val="nil"/>
              <w:left w:val="nil"/>
              <w:bottom w:val="nil"/>
              <w:right w:val="nil"/>
            </w:tcBorders>
            <w:shd w:val="clear" w:color="auto" w:fill="auto"/>
            <w:noWrap/>
            <w:vAlign w:val="center"/>
            <w:hideMark/>
          </w:tcPr>
          <w:p w14:paraId="67FBCA41" w14:textId="77777777" w:rsidR="004D2C50" w:rsidRPr="004D2C50" w:rsidRDefault="004D2C50" w:rsidP="004D2C50">
            <w:pPr>
              <w:jc w:val="center"/>
              <w:rPr>
                <w:color w:val="000000"/>
                <w:sz w:val="20"/>
                <w:szCs w:val="20"/>
              </w:rPr>
            </w:pPr>
            <w:r w:rsidRPr="004D2C50">
              <w:rPr>
                <w:color w:val="000000"/>
                <w:sz w:val="20"/>
                <w:szCs w:val="20"/>
              </w:rPr>
              <w:t>1.56</w:t>
            </w:r>
          </w:p>
        </w:tc>
        <w:tc>
          <w:tcPr>
            <w:tcW w:w="727" w:type="dxa"/>
            <w:tcBorders>
              <w:top w:val="nil"/>
              <w:left w:val="nil"/>
              <w:bottom w:val="nil"/>
              <w:right w:val="nil"/>
            </w:tcBorders>
            <w:shd w:val="clear" w:color="auto" w:fill="auto"/>
            <w:noWrap/>
            <w:vAlign w:val="center"/>
            <w:hideMark/>
          </w:tcPr>
          <w:p w14:paraId="418B1BD8" w14:textId="77777777" w:rsidR="004D2C50" w:rsidRPr="004D2C50" w:rsidRDefault="004D2C50" w:rsidP="004D2C50">
            <w:pPr>
              <w:jc w:val="center"/>
              <w:rPr>
                <w:color w:val="000000"/>
                <w:sz w:val="20"/>
                <w:szCs w:val="20"/>
              </w:rPr>
            </w:pPr>
            <w:r w:rsidRPr="004D2C50">
              <w:rPr>
                <w:color w:val="000000"/>
                <w:sz w:val="20"/>
                <w:szCs w:val="20"/>
              </w:rPr>
              <w:t>0 - 17</w:t>
            </w:r>
          </w:p>
        </w:tc>
        <w:tc>
          <w:tcPr>
            <w:tcW w:w="222" w:type="dxa"/>
            <w:tcBorders>
              <w:top w:val="nil"/>
              <w:left w:val="nil"/>
              <w:bottom w:val="nil"/>
              <w:right w:val="nil"/>
            </w:tcBorders>
          </w:tcPr>
          <w:p w14:paraId="250C1127"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10B80D75" w14:textId="3D55F105" w:rsidR="004D2C50" w:rsidRPr="004D2C50" w:rsidRDefault="004D2C50" w:rsidP="004D2C50">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7FE8E8C3" w14:textId="77777777" w:rsidR="004D2C50" w:rsidRPr="004D2C50" w:rsidRDefault="004D2C50" w:rsidP="004D2C50">
            <w:pPr>
              <w:jc w:val="center"/>
              <w:rPr>
                <w:sz w:val="20"/>
                <w:szCs w:val="20"/>
              </w:rPr>
            </w:pPr>
          </w:p>
        </w:tc>
        <w:tc>
          <w:tcPr>
            <w:tcW w:w="588" w:type="dxa"/>
            <w:tcBorders>
              <w:top w:val="nil"/>
              <w:left w:val="nil"/>
              <w:bottom w:val="nil"/>
              <w:right w:val="nil"/>
            </w:tcBorders>
            <w:shd w:val="clear" w:color="auto" w:fill="auto"/>
            <w:noWrap/>
            <w:vAlign w:val="center"/>
            <w:hideMark/>
          </w:tcPr>
          <w:p w14:paraId="253687F0" w14:textId="77777777" w:rsidR="004D2C50" w:rsidRPr="004D2C50" w:rsidRDefault="004D2C50" w:rsidP="004D2C50">
            <w:pPr>
              <w:jc w:val="center"/>
              <w:rPr>
                <w:sz w:val="20"/>
                <w:szCs w:val="20"/>
              </w:rPr>
            </w:pPr>
          </w:p>
        </w:tc>
        <w:tc>
          <w:tcPr>
            <w:tcW w:w="270" w:type="dxa"/>
            <w:tcBorders>
              <w:top w:val="nil"/>
              <w:left w:val="nil"/>
              <w:bottom w:val="nil"/>
              <w:right w:val="nil"/>
            </w:tcBorders>
            <w:shd w:val="clear" w:color="auto" w:fill="auto"/>
            <w:noWrap/>
            <w:vAlign w:val="center"/>
            <w:hideMark/>
          </w:tcPr>
          <w:p w14:paraId="3809C8D8" w14:textId="77777777" w:rsidR="004D2C50" w:rsidRPr="004D2C50" w:rsidRDefault="004D2C50" w:rsidP="004D2C50">
            <w:pPr>
              <w:jc w:val="center"/>
              <w:rPr>
                <w:sz w:val="20"/>
                <w:szCs w:val="20"/>
              </w:rPr>
            </w:pPr>
          </w:p>
        </w:tc>
      </w:tr>
      <w:tr w:rsidR="004D2C50" w:rsidRPr="004D2C50" w14:paraId="42437130"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22D2955D" w14:textId="77777777" w:rsidR="004D2C50" w:rsidRPr="004D2C50" w:rsidRDefault="004D2C50" w:rsidP="004D2C50">
            <w:pPr>
              <w:jc w:val="center"/>
              <w:rPr>
                <w:color w:val="000000"/>
                <w:sz w:val="20"/>
                <w:szCs w:val="20"/>
              </w:rPr>
            </w:pPr>
            <w:r w:rsidRPr="004D2C50">
              <w:rPr>
                <w:color w:val="000000"/>
                <w:sz w:val="20"/>
                <w:szCs w:val="20"/>
              </w:rPr>
              <w:t>2008</w:t>
            </w:r>
          </w:p>
        </w:tc>
        <w:tc>
          <w:tcPr>
            <w:tcW w:w="516" w:type="dxa"/>
            <w:tcBorders>
              <w:top w:val="nil"/>
              <w:left w:val="nil"/>
              <w:bottom w:val="nil"/>
              <w:right w:val="nil"/>
            </w:tcBorders>
            <w:shd w:val="clear" w:color="auto" w:fill="auto"/>
            <w:noWrap/>
            <w:vAlign w:val="center"/>
            <w:hideMark/>
          </w:tcPr>
          <w:p w14:paraId="03B8CBD5"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637062F3" w14:textId="77777777" w:rsidR="004D2C50" w:rsidRPr="004D2C50" w:rsidRDefault="004D2C50" w:rsidP="004D2C50">
            <w:pPr>
              <w:jc w:val="center"/>
              <w:rPr>
                <w:color w:val="000000"/>
                <w:sz w:val="20"/>
                <w:szCs w:val="20"/>
              </w:rPr>
            </w:pPr>
            <w:r w:rsidRPr="004D2C50">
              <w:rPr>
                <w:color w:val="000000"/>
                <w:sz w:val="20"/>
                <w:szCs w:val="20"/>
              </w:rPr>
              <w:t>288</w:t>
            </w:r>
          </w:p>
        </w:tc>
        <w:tc>
          <w:tcPr>
            <w:tcW w:w="722" w:type="dxa"/>
            <w:tcBorders>
              <w:top w:val="nil"/>
              <w:left w:val="nil"/>
              <w:bottom w:val="nil"/>
              <w:right w:val="nil"/>
            </w:tcBorders>
            <w:shd w:val="clear" w:color="auto" w:fill="auto"/>
            <w:noWrap/>
            <w:vAlign w:val="center"/>
            <w:hideMark/>
          </w:tcPr>
          <w:p w14:paraId="6990E36F" w14:textId="31FE162E" w:rsidR="004D2C50" w:rsidRPr="004D2C50" w:rsidRDefault="004D2C50" w:rsidP="004D2C50">
            <w:pPr>
              <w:jc w:val="center"/>
              <w:rPr>
                <w:color w:val="000000"/>
                <w:sz w:val="20"/>
                <w:szCs w:val="20"/>
              </w:rPr>
            </w:pPr>
            <w:r w:rsidRPr="004D2C50">
              <w:rPr>
                <w:color w:val="000000"/>
                <w:sz w:val="20"/>
                <w:szCs w:val="20"/>
              </w:rPr>
              <w:t>0.8</w:t>
            </w:r>
            <w:r w:rsidR="00A15E5C">
              <w:rPr>
                <w:color w:val="000000"/>
                <w:sz w:val="20"/>
                <w:szCs w:val="20"/>
              </w:rPr>
              <w:t>0</w:t>
            </w:r>
          </w:p>
        </w:tc>
        <w:tc>
          <w:tcPr>
            <w:tcW w:w="566" w:type="dxa"/>
            <w:tcBorders>
              <w:top w:val="nil"/>
              <w:left w:val="nil"/>
              <w:bottom w:val="nil"/>
              <w:right w:val="nil"/>
            </w:tcBorders>
            <w:shd w:val="clear" w:color="auto" w:fill="auto"/>
            <w:noWrap/>
            <w:vAlign w:val="center"/>
            <w:hideMark/>
          </w:tcPr>
          <w:p w14:paraId="76720D63" w14:textId="77777777" w:rsidR="004D2C50" w:rsidRPr="004D2C50" w:rsidRDefault="004D2C50" w:rsidP="004D2C50">
            <w:pPr>
              <w:jc w:val="center"/>
              <w:rPr>
                <w:color w:val="000000"/>
                <w:sz w:val="20"/>
                <w:szCs w:val="20"/>
              </w:rPr>
            </w:pPr>
            <w:r w:rsidRPr="004D2C50">
              <w:rPr>
                <w:color w:val="000000"/>
                <w:sz w:val="20"/>
                <w:szCs w:val="20"/>
              </w:rPr>
              <w:t>1.46</w:t>
            </w:r>
          </w:p>
        </w:tc>
        <w:tc>
          <w:tcPr>
            <w:tcW w:w="727" w:type="dxa"/>
            <w:tcBorders>
              <w:top w:val="nil"/>
              <w:left w:val="nil"/>
              <w:bottom w:val="nil"/>
              <w:right w:val="nil"/>
            </w:tcBorders>
            <w:shd w:val="clear" w:color="auto" w:fill="auto"/>
            <w:noWrap/>
            <w:vAlign w:val="center"/>
            <w:hideMark/>
          </w:tcPr>
          <w:p w14:paraId="107876AB" w14:textId="77777777" w:rsidR="004D2C50" w:rsidRPr="004D2C50" w:rsidRDefault="004D2C50" w:rsidP="004D2C50">
            <w:pPr>
              <w:jc w:val="center"/>
              <w:rPr>
                <w:color w:val="000000"/>
                <w:sz w:val="20"/>
                <w:szCs w:val="20"/>
              </w:rPr>
            </w:pPr>
            <w:r w:rsidRPr="004D2C50">
              <w:rPr>
                <w:color w:val="000000"/>
                <w:sz w:val="20"/>
                <w:szCs w:val="20"/>
              </w:rPr>
              <w:t>0 - 12</w:t>
            </w:r>
          </w:p>
        </w:tc>
        <w:tc>
          <w:tcPr>
            <w:tcW w:w="222" w:type="dxa"/>
            <w:tcBorders>
              <w:top w:val="nil"/>
              <w:left w:val="nil"/>
              <w:bottom w:val="nil"/>
              <w:right w:val="nil"/>
            </w:tcBorders>
          </w:tcPr>
          <w:p w14:paraId="63503828"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786D4094" w14:textId="5AFAD1D1" w:rsidR="004D2C50" w:rsidRPr="004D2C50" w:rsidRDefault="004D2C50" w:rsidP="004D2C50">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12537264" w14:textId="77777777" w:rsidR="004D2C50" w:rsidRPr="004D2C50" w:rsidRDefault="004D2C50" w:rsidP="004D2C50">
            <w:pPr>
              <w:jc w:val="center"/>
              <w:rPr>
                <w:sz w:val="20"/>
                <w:szCs w:val="20"/>
              </w:rPr>
            </w:pPr>
          </w:p>
        </w:tc>
        <w:tc>
          <w:tcPr>
            <w:tcW w:w="588" w:type="dxa"/>
            <w:tcBorders>
              <w:top w:val="nil"/>
              <w:left w:val="nil"/>
              <w:bottom w:val="nil"/>
              <w:right w:val="nil"/>
            </w:tcBorders>
            <w:shd w:val="clear" w:color="auto" w:fill="auto"/>
            <w:noWrap/>
            <w:vAlign w:val="center"/>
            <w:hideMark/>
          </w:tcPr>
          <w:p w14:paraId="26582D4A" w14:textId="77777777" w:rsidR="004D2C50" w:rsidRPr="004D2C50" w:rsidRDefault="004D2C50" w:rsidP="004D2C50">
            <w:pPr>
              <w:jc w:val="center"/>
              <w:rPr>
                <w:sz w:val="20"/>
                <w:szCs w:val="20"/>
              </w:rPr>
            </w:pPr>
          </w:p>
        </w:tc>
        <w:tc>
          <w:tcPr>
            <w:tcW w:w="270" w:type="dxa"/>
            <w:tcBorders>
              <w:top w:val="nil"/>
              <w:left w:val="nil"/>
              <w:bottom w:val="nil"/>
              <w:right w:val="nil"/>
            </w:tcBorders>
            <w:shd w:val="clear" w:color="auto" w:fill="auto"/>
            <w:noWrap/>
            <w:vAlign w:val="center"/>
            <w:hideMark/>
          </w:tcPr>
          <w:p w14:paraId="1FCE23E3" w14:textId="77777777" w:rsidR="004D2C50" w:rsidRPr="004D2C50" w:rsidRDefault="004D2C50" w:rsidP="004D2C50">
            <w:pPr>
              <w:jc w:val="center"/>
              <w:rPr>
                <w:sz w:val="20"/>
                <w:szCs w:val="20"/>
              </w:rPr>
            </w:pPr>
          </w:p>
        </w:tc>
      </w:tr>
      <w:tr w:rsidR="004D2C50" w:rsidRPr="004D2C50" w14:paraId="642476DA"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305A2158" w14:textId="24A84A44"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0CBDFDD2"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6FBF1463" w14:textId="77777777" w:rsidR="004D2C50" w:rsidRPr="004D2C50" w:rsidRDefault="004D2C50" w:rsidP="004D2C50">
            <w:pPr>
              <w:jc w:val="center"/>
              <w:rPr>
                <w:color w:val="000000"/>
                <w:sz w:val="20"/>
                <w:szCs w:val="20"/>
              </w:rPr>
            </w:pPr>
            <w:r w:rsidRPr="004D2C50">
              <w:rPr>
                <w:color w:val="000000"/>
                <w:sz w:val="20"/>
                <w:szCs w:val="20"/>
              </w:rPr>
              <w:t>585</w:t>
            </w:r>
          </w:p>
        </w:tc>
        <w:tc>
          <w:tcPr>
            <w:tcW w:w="722" w:type="dxa"/>
            <w:tcBorders>
              <w:top w:val="nil"/>
              <w:left w:val="nil"/>
              <w:bottom w:val="nil"/>
              <w:right w:val="nil"/>
            </w:tcBorders>
            <w:shd w:val="clear" w:color="auto" w:fill="auto"/>
            <w:noWrap/>
            <w:vAlign w:val="center"/>
            <w:hideMark/>
          </w:tcPr>
          <w:p w14:paraId="107E1586" w14:textId="7BA5B19B" w:rsidR="004D2C50" w:rsidRPr="004D2C50" w:rsidRDefault="004D2C50" w:rsidP="004D2C50">
            <w:pPr>
              <w:jc w:val="center"/>
              <w:rPr>
                <w:color w:val="000000"/>
                <w:sz w:val="20"/>
                <w:szCs w:val="20"/>
              </w:rPr>
            </w:pPr>
            <w:r w:rsidRPr="004D2C50">
              <w:rPr>
                <w:color w:val="000000"/>
                <w:sz w:val="20"/>
                <w:szCs w:val="20"/>
              </w:rPr>
              <w:t>0.4</w:t>
            </w:r>
            <w:r w:rsidR="00A15E5C">
              <w:rPr>
                <w:color w:val="000000"/>
                <w:sz w:val="20"/>
                <w:szCs w:val="20"/>
              </w:rPr>
              <w:t>0</w:t>
            </w:r>
          </w:p>
        </w:tc>
        <w:tc>
          <w:tcPr>
            <w:tcW w:w="566" w:type="dxa"/>
            <w:tcBorders>
              <w:top w:val="nil"/>
              <w:left w:val="nil"/>
              <w:bottom w:val="nil"/>
              <w:right w:val="nil"/>
            </w:tcBorders>
            <w:shd w:val="clear" w:color="auto" w:fill="auto"/>
            <w:noWrap/>
            <w:vAlign w:val="center"/>
            <w:hideMark/>
          </w:tcPr>
          <w:p w14:paraId="500C7D63" w14:textId="77777777" w:rsidR="004D2C50" w:rsidRPr="004D2C50" w:rsidRDefault="004D2C50" w:rsidP="004D2C50">
            <w:pPr>
              <w:jc w:val="center"/>
              <w:rPr>
                <w:color w:val="000000"/>
                <w:sz w:val="20"/>
                <w:szCs w:val="20"/>
              </w:rPr>
            </w:pPr>
            <w:r w:rsidRPr="004D2C50">
              <w:rPr>
                <w:color w:val="000000"/>
                <w:sz w:val="20"/>
                <w:szCs w:val="20"/>
              </w:rPr>
              <w:t>1.03</w:t>
            </w:r>
          </w:p>
        </w:tc>
        <w:tc>
          <w:tcPr>
            <w:tcW w:w="727" w:type="dxa"/>
            <w:tcBorders>
              <w:top w:val="nil"/>
              <w:left w:val="nil"/>
              <w:bottom w:val="nil"/>
              <w:right w:val="nil"/>
            </w:tcBorders>
            <w:shd w:val="clear" w:color="auto" w:fill="auto"/>
            <w:noWrap/>
            <w:vAlign w:val="center"/>
            <w:hideMark/>
          </w:tcPr>
          <w:p w14:paraId="0A33124A" w14:textId="77777777" w:rsidR="004D2C50" w:rsidRPr="004D2C50" w:rsidRDefault="004D2C50" w:rsidP="004D2C50">
            <w:pPr>
              <w:jc w:val="center"/>
              <w:rPr>
                <w:color w:val="000000"/>
                <w:sz w:val="20"/>
                <w:szCs w:val="20"/>
              </w:rPr>
            </w:pPr>
            <w:r w:rsidRPr="004D2C50">
              <w:rPr>
                <w:color w:val="000000"/>
                <w:sz w:val="20"/>
                <w:szCs w:val="20"/>
              </w:rPr>
              <w:t>0 - 9</w:t>
            </w:r>
          </w:p>
        </w:tc>
        <w:tc>
          <w:tcPr>
            <w:tcW w:w="222" w:type="dxa"/>
            <w:tcBorders>
              <w:top w:val="nil"/>
              <w:left w:val="nil"/>
              <w:bottom w:val="nil"/>
              <w:right w:val="nil"/>
            </w:tcBorders>
          </w:tcPr>
          <w:p w14:paraId="3D7C02F4"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645153C2" w14:textId="178752B1" w:rsidR="004D2C50" w:rsidRPr="004D2C50" w:rsidRDefault="004D2C50" w:rsidP="004D2C50">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1F072021" w14:textId="77777777" w:rsidR="004D2C50" w:rsidRPr="004D2C50" w:rsidRDefault="004D2C50" w:rsidP="004D2C50">
            <w:pPr>
              <w:jc w:val="center"/>
              <w:rPr>
                <w:sz w:val="20"/>
                <w:szCs w:val="20"/>
              </w:rPr>
            </w:pPr>
          </w:p>
        </w:tc>
        <w:tc>
          <w:tcPr>
            <w:tcW w:w="588" w:type="dxa"/>
            <w:tcBorders>
              <w:top w:val="nil"/>
              <w:left w:val="nil"/>
              <w:bottom w:val="nil"/>
              <w:right w:val="nil"/>
            </w:tcBorders>
            <w:shd w:val="clear" w:color="auto" w:fill="auto"/>
            <w:noWrap/>
            <w:vAlign w:val="center"/>
            <w:hideMark/>
          </w:tcPr>
          <w:p w14:paraId="6F6865FB" w14:textId="77777777" w:rsidR="004D2C50" w:rsidRPr="004D2C50" w:rsidRDefault="004D2C50" w:rsidP="004D2C50">
            <w:pPr>
              <w:jc w:val="center"/>
              <w:rPr>
                <w:sz w:val="20"/>
                <w:szCs w:val="20"/>
              </w:rPr>
            </w:pPr>
          </w:p>
        </w:tc>
        <w:tc>
          <w:tcPr>
            <w:tcW w:w="270" w:type="dxa"/>
            <w:tcBorders>
              <w:top w:val="nil"/>
              <w:left w:val="nil"/>
              <w:bottom w:val="nil"/>
              <w:right w:val="nil"/>
            </w:tcBorders>
            <w:shd w:val="clear" w:color="auto" w:fill="auto"/>
            <w:noWrap/>
            <w:vAlign w:val="center"/>
            <w:hideMark/>
          </w:tcPr>
          <w:p w14:paraId="131D3FC7" w14:textId="77777777" w:rsidR="004D2C50" w:rsidRPr="004D2C50" w:rsidRDefault="004D2C50" w:rsidP="004D2C50">
            <w:pPr>
              <w:jc w:val="center"/>
              <w:rPr>
                <w:sz w:val="20"/>
                <w:szCs w:val="20"/>
              </w:rPr>
            </w:pPr>
          </w:p>
        </w:tc>
      </w:tr>
      <w:tr w:rsidR="004D2C50" w:rsidRPr="004D2C50" w14:paraId="6FA8FE8B"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65F086EC" w14:textId="77777777" w:rsidR="004D2C50" w:rsidRPr="004D2C50" w:rsidRDefault="004D2C50" w:rsidP="004D2C50">
            <w:pPr>
              <w:jc w:val="center"/>
              <w:rPr>
                <w:color w:val="000000"/>
                <w:sz w:val="20"/>
                <w:szCs w:val="20"/>
              </w:rPr>
            </w:pPr>
            <w:r w:rsidRPr="004D2C50">
              <w:rPr>
                <w:color w:val="000000"/>
                <w:sz w:val="20"/>
                <w:szCs w:val="20"/>
              </w:rPr>
              <w:t>2009</w:t>
            </w:r>
          </w:p>
        </w:tc>
        <w:tc>
          <w:tcPr>
            <w:tcW w:w="516" w:type="dxa"/>
            <w:tcBorders>
              <w:top w:val="nil"/>
              <w:left w:val="nil"/>
              <w:bottom w:val="nil"/>
              <w:right w:val="nil"/>
            </w:tcBorders>
            <w:shd w:val="clear" w:color="auto" w:fill="auto"/>
            <w:noWrap/>
            <w:vAlign w:val="center"/>
            <w:hideMark/>
          </w:tcPr>
          <w:p w14:paraId="577503FE"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3F271591" w14:textId="77777777" w:rsidR="004D2C50" w:rsidRPr="004D2C50" w:rsidRDefault="004D2C50" w:rsidP="004D2C50">
            <w:pPr>
              <w:jc w:val="center"/>
              <w:rPr>
                <w:color w:val="000000"/>
                <w:sz w:val="20"/>
                <w:szCs w:val="20"/>
              </w:rPr>
            </w:pPr>
            <w:r w:rsidRPr="004D2C50">
              <w:rPr>
                <w:color w:val="000000"/>
                <w:sz w:val="20"/>
                <w:szCs w:val="20"/>
              </w:rPr>
              <w:t>603</w:t>
            </w:r>
          </w:p>
        </w:tc>
        <w:tc>
          <w:tcPr>
            <w:tcW w:w="722" w:type="dxa"/>
            <w:tcBorders>
              <w:top w:val="nil"/>
              <w:left w:val="nil"/>
              <w:bottom w:val="nil"/>
              <w:right w:val="nil"/>
            </w:tcBorders>
            <w:shd w:val="clear" w:color="auto" w:fill="auto"/>
            <w:noWrap/>
            <w:vAlign w:val="center"/>
            <w:hideMark/>
          </w:tcPr>
          <w:p w14:paraId="597343E6" w14:textId="77777777" w:rsidR="004D2C50" w:rsidRPr="004D2C50" w:rsidRDefault="004D2C50" w:rsidP="004D2C50">
            <w:pPr>
              <w:jc w:val="center"/>
              <w:rPr>
                <w:color w:val="000000"/>
                <w:sz w:val="20"/>
                <w:szCs w:val="20"/>
              </w:rPr>
            </w:pPr>
            <w:r w:rsidRPr="004D2C50">
              <w:rPr>
                <w:color w:val="000000"/>
                <w:sz w:val="20"/>
                <w:szCs w:val="20"/>
              </w:rPr>
              <w:t>0.16</w:t>
            </w:r>
          </w:p>
        </w:tc>
        <w:tc>
          <w:tcPr>
            <w:tcW w:w="566" w:type="dxa"/>
            <w:tcBorders>
              <w:top w:val="nil"/>
              <w:left w:val="nil"/>
              <w:bottom w:val="nil"/>
              <w:right w:val="nil"/>
            </w:tcBorders>
            <w:shd w:val="clear" w:color="auto" w:fill="auto"/>
            <w:noWrap/>
            <w:vAlign w:val="center"/>
            <w:hideMark/>
          </w:tcPr>
          <w:p w14:paraId="3600C1CC" w14:textId="77777777" w:rsidR="004D2C50" w:rsidRPr="004D2C50" w:rsidRDefault="004D2C50" w:rsidP="004D2C50">
            <w:pPr>
              <w:jc w:val="center"/>
              <w:rPr>
                <w:color w:val="000000"/>
                <w:sz w:val="20"/>
                <w:szCs w:val="20"/>
              </w:rPr>
            </w:pPr>
            <w:r w:rsidRPr="004D2C50">
              <w:rPr>
                <w:color w:val="000000"/>
                <w:sz w:val="20"/>
                <w:szCs w:val="20"/>
              </w:rPr>
              <w:t>0.47</w:t>
            </w:r>
          </w:p>
        </w:tc>
        <w:tc>
          <w:tcPr>
            <w:tcW w:w="727" w:type="dxa"/>
            <w:tcBorders>
              <w:top w:val="nil"/>
              <w:left w:val="nil"/>
              <w:bottom w:val="nil"/>
              <w:right w:val="nil"/>
            </w:tcBorders>
            <w:shd w:val="clear" w:color="auto" w:fill="auto"/>
            <w:noWrap/>
            <w:vAlign w:val="center"/>
            <w:hideMark/>
          </w:tcPr>
          <w:p w14:paraId="56177085" w14:textId="77777777" w:rsidR="004D2C50" w:rsidRPr="004D2C50" w:rsidRDefault="004D2C50" w:rsidP="004D2C50">
            <w:pPr>
              <w:jc w:val="center"/>
              <w:rPr>
                <w:color w:val="000000"/>
                <w:sz w:val="20"/>
                <w:szCs w:val="20"/>
              </w:rPr>
            </w:pPr>
            <w:r w:rsidRPr="004D2C50">
              <w:rPr>
                <w:color w:val="000000"/>
                <w:sz w:val="20"/>
                <w:szCs w:val="20"/>
              </w:rPr>
              <w:t>0 - 4</w:t>
            </w:r>
          </w:p>
        </w:tc>
        <w:tc>
          <w:tcPr>
            <w:tcW w:w="222" w:type="dxa"/>
            <w:tcBorders>
              <w:top w:val="nil"/>
              <w:left w:val="nil"/>
              <w:bottom w:val="nil"/>
              <w:right w:val="nil"/>
            </w:tcBorders>
          </w:tcPr>
          <w:p w14:paraId="226FE253"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5C448E1C" w14:textId="598A1C63" w:rsidR="004D2C50" w:rsidRPr="004D2C50" w:rsidRDefault="004D2C50" w:rsidP="004D2C50">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4D0CA24F" w14:textId="77777777" w:rsidR="004D2C50" w:rsidRPr="004D2C50" w:rsidRDefault="004D2C50" w:rsidP="004D2C50">
            <w:pPr>
              <w:jc w:val="center"/>
              <w:rPr>
                <w:sz w:val="20"/>
                <w:szCs w:val="20"/>
              </w:rPr>
            </w:pPr>
          </w:p>
        </w:tc>
        <w:tc>
          <w:tcPr>
            <w:tcW w:w="588" w:type="dxa"/>
            <w:tcBorders>
              <w:top w:val="nil"/>
              <w:left w:val="nil"/>
              <w:bottom w:val="nil"/>
              <w:right w:val="nil"/>
            </w:tcBorders>
            <w:shd w:val="clear" w:color="auto" w:fill="auto"/>
            <w:noWrap/>
            <w:vAlign w:val="center"/>
            <w:hideMark/>
          </w:tcPr>
          <w:p w14:paraId="78BB9E3E" w14:textId="77777777" w:rsidR="004D2C50" w:rsidRPr="004D2C50" w:rsidRDefault="004D2C50" w:rsidP="004D2C50">
            <w:pPr>
              <w:jc w:val="center"/>
              <w:rPr>
                <w:sz w:val="20"/>
                <w:szCs w:val="20"/>
              </w:rPr>
            </w:pPr>
          </w:p>
        </w:tc>
        <w:tc>
          <w:tcPr>
            <w:tcW w:w="270" w:type="dxa"/>
            <w:tcBorders>
              <w:top w:val="nil"/>
              <w:left w:val="nil"/>
              <w:bottom w:val="nil"/>
              <w:right w:val="nil"/>
            </w:tcBorders>
            <w:shd w:val="clear" w:color="auto" w:fill="auto"/>
            <w:noWrap/>
            <w:vAlign w:val="center"/>
            <w:hideMark/>
          </w:tcPr>
          <w:p w14:paraId="50B29FCB" w14:textId="77777777" w:rsidR="004D2C50" w:rsidRPr="004D2C50" w:rsidRDefault="004D2C50" w:rsidP="004D2C50">
            <w:pPr>
              <w:jc w:val="center"/>
              <w:rPr>
                <w:sz w:val="20"/>
                <w:szCs w:val="20"/>
              </w:rPr>
            </w:pPr>
          </w:p>
        </w:tc>
      </w:tr>
      <w:tr w:rsidR="004D2C50" w:rsidRPr="004D2C50" w14:paraId="3CB5D2E0"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413A057E" w14:textId="6735E4BF"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69F19B4C"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74DF9B5B" w14:textId="77777777" w:rsidR="004D2C50" w:rsidRPr="004D2C50" w:rsidRDefault="004D2C50" w:rsidP="004D2C50">
            <w:pPr>
              <w:jc w:val="center"/>
              <w:rPr>
                <w:color w:val="000000"/>
                <w:sz w:val="20"/>
                <w:szCs w:val="20"/>
              </w:rPr>
            </w:pPr>
            <w:r w:rsidRPr="004D2C50">
              <w:rPr>
                <w:color w:val="000000"/>
                <w:sz w:val="20"/>
                <w:szCs w:val="20"/>
              </w:rPr>
              <w:t>780</w:t>
            </w:r>
          </w:p>
        </w:tc>
        <w:tc>
          <w:tcPr>
            <w:tcW w:w="722" w:type="dxa"/>
            <w:tcBorders>
              <w:top w:val="nil"/>
              <w:left w:val="nil"/>
              <w:bottom w:val="nil"/>
              <w:right w:val="nil"/>
            </w:tcBorders>
            <w:shd w:val="clear" w:color="auto" w:fill="auto"/>
            <w:noWrap/>
            <w:vAlign w:val="center"/>
            <w:hideMark/>
          </w:tcPr>
          <w:p w14:paraId="4157EFB7" w14:textId="77777777" w:rsidR="004D2C50" w:rsidRPr="004D2C50" w:rsidRDefault="004D2C50" w:rsidP="004D2C50">
            <w:pPr>
              <w:jc w:val="center"/>
              <w:rPr>
                <w:color w:val="000000"/>
                <w:sz w:val="20"/>
                <w:szCs w:val="20"/>
              </w:rPr>
            </w:pPr>
            <w:r w:rsidRPr="004D2C50">
              <w:rPr>
                <w:color w:val="000000"/>
                <w:sz w:val="20"/>
                <w:szCs w:val="20"/>
              </w:rPr>
              <w:t>0.13</w:t>
            </w:r>
          </w:p>
        </w:tc>
        <w:tc>
          <w:tcPr>
            <w:tcW w:w="566" w:type="dxa"/>
            <w:tcBorders>
              <w:top w:val="nil"/>
              <w:left w:val="nil"/>
              <w:bottom w:val="nil"/>
              <w:right w:val="nil"/>
            </w:tcBorders>
            <w:shd w:val="clear" w:color="auto" w:fill="auto"/>
            <w:noWrap/>
            <w:vAlign w:val="center"/>
            <w:hideMark/>
          </w:tcPr>
          <w:p w14:paraId="65940A7B" w14:textId="77777777" w:rsidR="004D2C50" w:rsidRPr="004D2C50" w:rsidRDefault="004D2C50" w:rsidP="004D2C50">
            <w:pPr>
              <w:jc w:val="center"/>
              <w:rPr>
                <w:color w:val="000000"/>
                <w:sz w:val="20"/>
                <w:szCs w:val="20"/>
              </w:rPr>
            </w:pPr>
            <w:r w:rsidRPr="004D2C50">
              <w:rPr>
                <w:color w:val="000000"/>
                <w:sz w:val="20"/>
                <w:szCs w:val="20"/>
              </w:rPr>
              <w:t>0.43</w:t>
            </w:r>
          </w:p>
        </w:tc>
        <w:tc>
          <w:tcPr>
            <w:tcW w:w="727" w:type="dxa"/>
            <w:tcBorders>
              <w:top w:val="nil"/>
              <w:left w:val="nil"/>
              <w:bottom w:val="nil"/>
              <w:right w:val="nil"/>
            </w:tcBorders>
            <w:shd w:val="clear" w:color="auto" w:fill="auto"/>
            <w:noWrap/>
            <w:vAlign w:val="center"/>
            <w:hideMark/>
          </w:tcPr>
          <w:p w14:paraId="7B630A10" w14:textId="77777777" w:rsidR="004D2C50" w:rsidRPr="004D2C50" w:rsidRDefault="004D2C50" w:rsidP="004D2C50">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738F341A"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18611E8" w14:textId="394A5442" w:rsidR="004D2C50" w:rsidRPr="004D2C50" w:rsidRDefault="004D2C50" w:rsidP="004D2C50">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2F69C221" w14:textId="77777777" w:rsidR="004D2C50" w:rsidRPr="004D2C50" w:rsidRDefault="004D2C50" w:rsidP="004D2C50">
            <w:pPr>
              <w:jc w:val="center"/>
              <w:rPr>
                <w:sz w:val="20"/>
                <w:szCs w:val="20"/>
              </w:rPr>
            </w:pPr>
          </w:p>
        </w:tc>
        <w:tc>
          <w:tcPr>
            <w:tcW w:w="588" w:type="dxa"/>
            <w:tcBorders>
              <w:top w:val="nil"/>
              <w:left w:val="nil"/>
              <w:bottom w:val="nil"/>
              <w:right w:val="nil"/>
            </w:tcBorders>
            <w:shd w:val="clear" w:color="auto" w:fill="auto"/>
            <w:noWrap/>
            <w:vAlign w:val="center"/>
            <w:hideMark/>
          </w:tcPr>
          <w:p w14:paraId="07494575" w14:textId="77777777" w:rsidR="004D2C50" w:rsidRPr="004D2C50" w:rsidRDefault="004D2C50" w:rsidP="004D2C50">
            <w:pPr>
              <w:jc w:val="center"/>
              <w:rPr>
                <w:sz w:val="20"/>
                <w:szCs w:val="20"/>
              </w:rPr>
            </w:pPr>
          </w:p>
        </w:tc>
        <w:tc>
          <w:tcPr>
            <w:tcW w:w="270" w:type="dxa"/>
            <w:tcBorders>
              <w:top w:val="nil"/>
              <w:left w:val="nil"/>
              <w:bottom w:val="nil"/>
              <w:right w:val="nil"/>
            </w:tcBorders>
            <w:shd w:val="clear" w:color="auto" w:fill="auto"/>
            <w:noWrap/>
            <w:vAlign w:val="center"/>
            <w:hideMark/>
          </w:tcPr>
          <w:p w14:paraId="20FA4856" w14:textId="77777777" w:rsidR="004D2C50" w:rsidRPr="004D2C50" w:rsidRDefault="004D2C50" w:rsidP="004D2C50">
            <w:pPr>
              <w:jc w:val="center"/>
              <w:rPr>
                <w:sz w:val="20"/>
                <w:szCs w:val="20"/>
              </w:rPr>
            </w:pPr>
          </w:p>
        </w:tc>
      </w:tr>
      <w:tr w:rsidR="004D2C50" w:rsidRPr="004D2C50" w14:paraId="396DC295"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2667A7BB" w14:textId="77777777" w:rsidR="004D2C50" w:rsidRPr="004D2C50" w:rsidRDefault="004D2C50" w:rsidP="004D2C50">
            <w:pPr>
              <w:jc w:val="center"/>
              <w:rPr>
                <w:color w:val="000000"/>
                <w:sz w:val="20"/>
                <w:szCs w:val="20"/>
              </w:rPr>
            </w:pPr>
            <w:r w:rsidRPr="004D2C50">
              <w:rPr>
                <w:color w:val="000000"/>
                <w:sz w:val="20"/>
                <w:szCs w:val="20"/>
              </w:rPr>
              <w:t>2010</w:t>
            </w:r>
          </w:p>
        </w:tc>
        <w:tc>
          <w:tcPr>
            <w:tcW w:w="516" w:type="dxa"/>
            <w:tcBorders>
              <w:top w:val="nil"/>
              <w:left w:val="nil"/>
              <w:bottom w:val="nil"/>
              <w:right w:val="nil"/>
            </w:tcBorders>
            <w:shd w:val="clear" w:color="auto" w:fill="auto"/>
            <w:noWrap/>
            <w:vAlign w:val="center"/>
            <w:hideMark/>
          </w:tcPr>
          <w:p w14:paraId="719A67EE"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4B91FBBD" w14:textId="77777777" w:rsidR="004D2C50" w:rsidRPr="004D2C50" w:rsidRDefault="004D2C50" w:rsidP="004D2C50">
            <w:pPr>
              <w:jc w:val="center"/>
              <w:rPr>
                <w:color w:val="000000"/>
                <w:sz w:val="20"/>
                <w:szCs w:val="20"/>
              </w:rPr>
            </w:pPr>
            <w:r w:rsidRPr="004D2C50">
              <w:rPr>
                <w:color w:val="000000"/>
                <w:sz w:val="20"/>
                <w:szCs w:val="20"/>
              </w:rPr>
              <w:t>206</w:t>
            </w:r>
          </w:p>
        </w:tc>
        <w:tc>
          <w:tcPr>
            <w:tcW w:w="722" w:type="dxa"/>
            <w:tcBorders>
              <w:top w:val="nil"/>
              <w:left w:val="nil"/>
              <w:bottom w:val="nil"/>
              <w:right w:val="nil"/>
            </w:tcBorders>
            <w:shd w:val="clear" w:color="auto" w:fill="auto"/>
            <w:noWrap/>
            <w:vAlign w:val="center"/>
            <w:hideMark/>
          </w:tcPr>
          <w:p w14:paraId="3A735941" w14:textId="77777777" w:rsidR="004D2C50" w:rsidRPr="004D2C50" w:rsidRDefault="004D2C50" w:rsidP="004D2C50">
            <w:pPr>
              <w:jc w:val="center"/>
              <w:rPr>
                <w:color w:val="000000"/>
                <w:sz w:val="20"/>
                <w:szCs w:val="20"/>
              </w:rPr>
            </w:pPr>
            <w:r w:rsidRPr="004D2C50">
              <w:rPr>
                <w:color w:val="000000"/>
                <w:sz w:val="20"/>
                <w:szCs w:val="20"/>
              </w:rPr>
              <w:t>0.29</w:t>
            </w:r>
          </w:p>
        </w:tc>
        <w:tc>
          <w:tcPr>
            <w:tcW w:w="566" w:type="dxa"/>
            <w:tcBorders>
              <w:top w:val="nil"/>
              <w:left w:val="nil"/>
              <w:bottom w:val="nil"/>
              <w:right w:val="nil"/>
            </w:tcBorders>
            <w:shd w:val="clear" w:color="auto" w:fill="auto"/>
            <w:noWrap/>
            <w:vAlign w:val="center"/>
            <w:hideMark/>
          </w:tcPr>
          <w:p w14:paraId="7633D30C" w14:textId="77777777" w:rsidR="004D2C50" w:rsidRPr="004D2C50" w:rsidRDefault="004D2C50" w:rsidP="004D2C50">
            <w:pPr>
              <w:jc w:val="center"/>
              <w:rPr>
                <w:color w:val="000000"/>
                <w:sz w:val="20"/>
                <w:szCs w:val="20"/>
              </w:rPr>
            </w:pPr>
            <w:r w:rsidRPr="004D2C50">
              <w:rPr>
                <w:color w:val="000000"/>
                <w:sz w:val="20"/>
                <w:szCs w:val="20"/>
              </w:rPr>
              <w:t>0.73</w:t>
            </w:r>
          </w:p>
        </w:tc>
        <w:tc>
          <w:tcPr>
            <w:tcW w:w="727" w:type="dxa"/>
            <w:tcBorders>
              <w:top w:val="nil"/>
              <w:left w:val="nil"/>
              <w:bottom w:val="nil"/>
              <w:right w:val="nil"/>
            </w:tcBorders>
            <w:shd w:val="clear" w:color="auto" w:fill="auto"/>
            <w:noWrap/>
            <w:vAlign w:val="center"/>
            <w:hideMark/>
          </w:tcPr>
          <w:p w14:paraId="3D347BA8" w14:textId="77777777" w:rsidR="004D2C50" w:rsidRPr="004D2C50" w:rsidRDefault="004D2C50" w:rsidP="004D2C50">
            <w:pPr>
              <w:jc w:val="center"/>
              <w:rPr>
                <w:color w:val="000000"/>
                <w:sz w:val="20"/>
                <w:szCs w:val="20"/>
              </w:rPr>
            </w:pPr>
            <w:r w:rsidRPr="004D2C50">
              <w:rPr>
                <w:color w:val="000000"/>
                <w:sz w:val="20"/>
                <w:szCs w:val="20"/>
              </w:rPr>
              <w:t>0 - 5</w:t>
            </w:r>
          </w:p>
        </w:tc>
        <w:tc>
          <w:tcPr>
            <w:tcW w:w="222" w:type="dxa"/>
            <w:tcBorders>
              <w:top w:val="nil"/>
              <w:left w:val="nil"/>
              <w:bottom w:val="nil"/>
              <w:right w:val="nil"/>
            </w:tcBorders>
          </w:tcPr>
          <w:p w14:paraId="307FD50E"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1789F18" w14:textId="57CEB843" w:rsidR="004D2C50" w:rsidRPr="004D2C50" w:rsidRDefault="004D2C50" w:rsidP="004D2C50">
            <w:pPr>
              <w:jc w:val="center"/>
              <w:rPr>
                <w:color w:val="000000"/>
                <w:sz w:val="20"/>
                <w:szCs w:val="20"/>
              </w:rPr>
            </w:pPr>
            <w:r w:rsidRPr="004D2C50">
              <w:rPr>
                <w:color w:val="000000"/>
                <w:sz w:val="20"/>
                <w:szCs w:val="20"/>
              </w:rPr>
              <w:t>57</w:t>
            </w:r>
          </w:p>
        </w:tc>
        <w:tc>
          <w:tcPr>
            <w:tcW w:w="672" w:type="dxa"/>
            <w:tcBorders>
              <w:top w:val="nil"/>
              <w:left w:val="nil"/>
              <w:bottom w:val="nil"/>
              <w:right w:val="nil"/>
            </w:tcBorders>
            <w:shd w:val="clear" w:color="auto" w:fill="auto"/>
            <w:noWrap/>
            <w:vAlign w:val="center"/>
            <w:hideMark/>
          </w:tcPr>
          <w:p w14:paraId="2B7C2500" w14:textId="77777777" w:rsidR="004D2C50" w:rsidRPr="004D2C50" w:rsidRDefault="004D2C50" w:rsidP="004D2C50">
            <w:pPr>
              <w:jc w:val="center"/>
              <w:rPr>
                <w:color w:val="000000"/>
                <w:sz w:val="20"/>
                <w:szCs w:val="20"/>
              </w:rPr>
            </w:pPr>
            <w:r w:rsidRPr="004D2C50">
              <w:rPr>
                <w:color w:val="000000"/>
                <w:sz w:val="20"/>
                <w:szCs w:val="20"/>
              </w:rPr>
              <w:t>0.25</w:t>
            </w:r>
          </w:p>
        </w:tc>
        <w:tc>
          <w:tcPr>
            <w:tcW w:w="588" w:type="dxa"/>
            <w:tcBorders>
              <w:top w:val="nil"/>
              <w:left w:val="nil"/>
              <w:bottom w:val="nil"/>
              <w:right w:val="nil"/>
            </w:tcBorders>
            <w:shd w:val="clear" w:color="auto" w:fill="auto"/>
            <w:noWrap/>
            <w:vAlign w:val="center"/>
            <w:hideMark/>
          </w:tcPr>
          <w:p w14:paraId="54A43D33" w14:textId="77777777" w:rsidR="004D2C50" w:rsidRPr="004D2C50" w:rsidRDefault="004D2C50" w:rsidP="004D2C50">
            <w:pPr>
              <w:jc w:val="center"/>
              <w:rPr>
                <w:color w:val="000000"/>
                <w:sz w:val="20"/>
                <w:szCs w:val="20"/>
              </w:rPr>
            </w:pPr>
            <w:r w:rsidRPr="004D2C50">
              <w:rPr>
                <w:color w:val="000000"/>
                <w:sz w:val="20"/>
                <w:szCs w:val="20"/>
              </w:rPr>
              <w:t>0.63</w:t>
            </w:r>
          </w:p>
        </w:tc>
        <w:tc>
          <w:tcPr>
            <w:tcW w:w="270" w:type="dxa"/>
            <w:tcBorders>
              <w:top w:val="nil"/>
              <w:left w:val="nil"/>
              <w:bottom w:val="nil"/>
              <w:right w:val="nil"/>
            </w:tcBorders>
            <w:shd w:val="clear" w:color="auto" w:fill="auto"/>
            <w:noWrap/>
            <w:vAlign w:val="center"/>
            <w:hideMark/>
          </w:tcPr>
          <w:p w14:paraId="3BCCC351" w14:textId="77777777" w:rsidR="004D2C50" w:rsidRPr="004D2C50" w:rsidRDefault="004D2C50" w:rsidP="004D2C50">
            <w:pPr>
              <w:jc w:val="center"/>
              <w:rPr>
                <w:color w:val="000000"/>
                <w:sz w:val="20"/>
                <w:szCs w:val="20"/>
              </w:rPr>
            </w:pPr>
            <w:r w:rsidRPr="004D2C50">
              <w:rPr>
                <w:color w:val="000000"/>
                <w:sz w:val="20"/>
                <w:szCs w:val="20"/>
              </w:rPr>
              <w:t>0 - 3</w:t>
            </w:r>
          </w:p>
        </w:tc>
      </w:tr>
      <w:tr w:rsidR="004D2C50" w:rsidRPr="004D2C50" w14:paraId="2F7E2DAC"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42CEA4E5" w14:textId="19956F9F"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0C98CC12"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5CD99113" w14:textId="77777777" w:rsidR="004D2C50" w:rsidRPr="004D2C50" w:rsidRDefault="004D2C50" w:rsidP="004D2C50">
            <w:pPr>
              <w:jc w:val="center"/>
              <w:rPr>
                <w:color w:val="000000"/>
                <w:sz w:val="20"/>
                <w:szCs w:val="20"/>
              </w:rPr>
            </w:pPr>
            <w:r w:rsidRPr="004D2C50">
              <w:rPr>
                <w:color w:val="000000"/>
                <w:sz w:val="20"/>
                <w:szCs w:val="20"/>
              </w:rPr>
              <w:t>320</w:t>
            </w:r>
          </w:p>
        </w:tc>
        <w:tc>
          <w:tcPr>
            <w:tcW w:w="722" w:type="dxa"/>
            <w:tcBorders>
              <w:top w:val="nil"/>
              <w:left w:val="nil"/>
              <w:bottom w:val="nil"/>
              <w:right w:val="nil"/>
            </w:tcBorders>
            <w:shd w:val="clear" w:color="auto" w:fill="auto"/>
            <w:noWrap/>
            <w:vAlign w:val="center"/>
            <w:hideMark/>
          </w:tcPr>
          <w:p w14:paraId="219F6B22" w14:textId="77777777" w:rsidR="004D2C50" w:rsidRPr="004D2C50" w:rsidRDefault="004D2C50" w:rsidP="004D2C50">
            <w:pPr>
              <w:jc w:val="center"/>
              <w:rPr>
                <w:color w:val="000000"/>
                <w:sz w:val="20"/>
                <w:szCs w:val="20"/>
              </w:rPr>
            </w:pPr>
            <w:r w:rsidRPr="004D2C50">
              <w:rPr>
                <w:color w:val="000000"/>
                <w:sz w:val="20"/>
                <w:szCs w:val="20"/>
              </w:rPr>
              <w:t>0.13</w:t>
            </w:r>
          </w:p>
        </w:tc>
        <w:tc>
          <w:tcPr>
            <w:tcW w:w="566" w:type="dxa"/>
            <w:tcBorders>
              <w:top w:val="nil"/>
              <w:left w:val="nil"/>
              <w:bottom w:val="nil"/>
              <w:right w:val="nil"/>
            </w:tcBorders>
            <w:shd w:val="clear" w:color="auto" w:fill="auto"/>
            <w:noWrap/>
            <w:vAlign w:val="center"/>
            <w:hideMark/>
          </w:tcPr>
          <w:p w14:paraId="7BDDBA09" w14:textId="77777777" w:rsidR="004D2C50" w:rsidRPr="004D2C50" w:rsidRDefault="004D2C50" w:rsidP="004D2C50">
            <w:pPr>
              <w:jc w:val="center"/>
              <w:rPr>
                <w:color w:val="000000"/>
                <w:sz w:val="20"/>
                <w:szCs w:val="20"/>
              </w:rPr>
            </w:pPr>
            <w:r w:rsidRPr="004D2C50">
              <w:rPr>
                <w:color w:val="000000"/>
                <w:sz w:val="20"/>
                <w:szCs w:val="20"/>
              </w:rPr>
              <w:t>0.52</w:t>
            </w:r>
          </w:p>
        </w:tc>
        <w:tc>
          <w:tcPr>
            <w:tcW w:w="727" w:type="dxa"/>
            <w:tcBorders>
              <w:top w:val="nil"/>
              <w:left w:val="nil"/>
              <w:bottom w:val="nil"/>
              <w:right w:val="nil"/>
            </w:tcBorders>
            <w:shd w:val="clear" w:color="auto" w:fill="auto"/>
            <w:noWrap/>
            <w:vAlign w:val="center"/>
            <w:hideMark/>
          </w:tcPr>
          <w:p w14:paraId="0436DE70" w14:textId="77777777" w:rsidR="004D2C50" w:rsidRPr="004D2C50" w:rsidRDefault="004D2C50" w:rsidP="004D2C50">
            <w:pPr>
              <w:jc w:val="center"/>
              <w:rPr>
                <w:color w:val="000000"/>
                <w:sz w:val="20"/>
                <w:szCs w:val="20"/>
              </w:rPr>
            </w:pPr>
            <w:r w:rsidRPr="004D2C50">
              <w:rPr>
                <w:color w:val="000000"/>
                <w:sz w:val="20"/>
                <w:szCs w:val="20"/>
              </w:rPr>
              <w:t>0 - 6</w:t>
            </w:r>
          </w:p>
        </w:tc>
        <w:tc>
          <w:tcPr>
            <w:tcW w:w="222" w:type="dxa"/>
            <w:tcBorders>
              <w:top w:val="nil"/>
              <w:left w:val="nil"/>
              <w:bottom w:val="nil"/>
              <w:right w:val="nil"/>
            </w:tcBorders>
          </w:tcPr>
          <w:p w14:paraId="07B096B2"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48002935" w14:textId="331D5773" w:rsidR="004D2C50" w:rsidRPr="004D2C50" w:rsidRDefault="004D2C50" w:rsidP="004D2C50">
            <w:pPr>
              <w:jc w:val="center"/>
              <w:rPr>
                <w:color w:val="000000"/>
                <w:sz w:val="20"/>
                <w:szCs w:val="20"/>
              </w:rPr>
            </w:pPr>
            <w:r w:rsidRPr="004D2C50">
              <w:rPr>
                <w:color w:val="000000"/>
                <w:sz w:val="20"/>
                <w:szCs w:val="20"/>
              </w:rPr>
              <w:t>164</w:t>
            </w:r>
          </w:p>
        </w:tc>
        <w:tc>
          <w:tcPr>
            <w:tcW w:w="672" w:type="dxa"/>
            <w:tcBorders>
              <w:top w:val="nil"/>
              <w:left w:val="nil"/>
              <w:bottom w:val="nil"/>
              <w:right w:val="nil"/>
            </w:tcBorders>
            <w:shd w:val="clear" w:color="auto" w:fill="auto"/>
            <w:noWrap/>
            <w:vAlign w:val="center"/>
            <w:hideMark/>
          </w:tcPr>
          <w:p w14:paraId="4939AAC6" w14:textId="77777777" w:rsidR="004D2C50" w:rsidRPr="004D2C50" w:rsidRDefault="004D2C50" w:rsidP="004D2C50">
            <w:pPr>
              <w:jc w:val="center"/>
              <w:rPr>
                <w:color w:val="000000"/>
                <w:sz w:val="20"/>
                <w:szCs w:val="20"/>
              </w:rPr>
            </w:pPr>
            <w:r w:rsidRPr="004D2C50">
              <w:rPr>
                <w:color w:val="000000"/>
                <w:sz w:val="20"/>
                <w:szCs w:val="20"/>
              </w:rPr>
              <w:t>0.29</w:t>
            </w:r>
          </w:p>
        </w:tc>
        <w:tc>
          <w:tcPr>
            <w:tcW w:w="588" w:type="dxa"/>
            <w:tcBorders>
              <w:top w:val="nil"/>
              <w:left w:val="nil"/>
              <w:bottom w:val="nil"/>
              <w:right w:val="nil"/>
            </w:tcBorders>
            <w:shd w:val="clear" w:color="auto" w:fill="auto"/>
            <w:noWrap/>
            <w:vAlign w:val="center"/>
            <w:hideMark/>
          </w:tcPr>
          <w:p w14:paraId="44594393" w14:textId="77777777" w:rsidR="004D2C50" w:rsidRPr="004D2C50" w:rsidRDefault="004D2C50" w:rsidP="004D2C50">
            <w:pPr>
              <w:jc w:val="center"/>
              <w:rPr>
                <w:color w:val="000000"/>
                <w:sz w:val="20"/>
                <w:szCs w:val="20"/>
              </w:rPr>
            </w:pPr>
            <w:r w:rsidRPr="004D2C50">
              <w:rPr>
                <w:color w:val="000000"/>
                <w:sz w:val="20"/>
                <w:szCs w:val="20"/>
              </w:rPr>
              <w:t>0.69</w:t>
            </w:r>
          </w:p>
        </w:tc>
        <w:tc>
          <w:tcPr>
            <w:tcW w:w="270" w:type="dxa"/>
            <w:tcBorders>
              <w:top w:val="nil"/>
              <w:left w:val="nil"/>
              <w:bottom w:val="nil"/>
              <w:right w:val="nil"/>
            </w:tcBorders>
            <w:shd w:val="clear" w:color="auto" w:fill="auto"/>
            <w:noWrap/>
            <w:vAlign w:val="center"/>
            <w:hideMark/>
          </w:tcPr>
          <w:p w14:paraId="2F82297B" w14:textId="77777777" w:rsidR="004D2C50" w:rsidRPr="004D2C50" w:rsidRDefault="004D2C50" w:rsidP="004D2C50">
            <w:pPr>
              <w:jc w:val="center"/>
              <w:rPr>
                <w:color w:val="000000"/>
                <w:sz w:val="20"/>
                <w:szCs w:val="20"/>
              </w:rPr>
            </w:pPr>
            <w:r w:rsidRPr="004D2C50">
              <w:rPr>
                <w:color w:val="000000"/>
                <w:sz w:val="20"/>
                <w:szCs w:val="20"/>
              </w:rPr>
              <w:t>0 - 4</w:t>
            </w:r>
          </w:p>
        </w:tc>
      </w:tr>
      <w:tr w:rsidR="004D2C50" w:rsidRPr="004D2C50" w14:paraId="0A6D91BF"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16AAFF19" w14:textId="77777777" w:rsidR="004D2C50" w:rsidRPr="004D2C50" w:rsidRDefault="004D2C50" w:rsidP="004D2C50">
            <w:pPr>
              <w:jc w:val="center"/>
              <w:rPr>
                <w:color w:val="000000"/>
                <w:sz w:val="20"/>
                <w:szCs w:val="20"/>
              </w:rPr>
            </w:pPr>
            <w:r w:rsidRPr="004D2C50">
              <w:rPr>
                <w:color w:val="000000"/>
                <w:sz w:val="20"/>
                <w:szCs w:val="20"/>
              </w:rPr>
              <w:t>2011</w:t>
            </w:r>
          </w:p>
        </w:tc>
        <w:tc>
          <w:tcPr>
            <w:tcW w:w="516" w:type="dxa"/>
            <w:tcBorders>
              <w:top w:val="nil"/>
              <w:left w:val="nil"/>
              <w:bottom w:val="nil"/>
              <w:right w:val="nil"/>
            </w:tcBorders>
            <w:shd w:val="clear" w:color="auto" w:fill="auto"/>
            <w:noWrap/>
            <w:vAlign w:val="center"/>
            <w:hideMark/>
          </w:tcPr>
          <w:p w14:paraId="39090CDE"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2B3F6FA0" w14:textId="77777777" w:rsidR="004D2C50" w:rsidRPr="004D2C50" w:rsidRDefault="004D2C50" w:rsidP="004D2C50">
            <w:pPr>
              <w:jc w:val="center"/>
              <w:rPr>
                <w:color w:val="000000"/>
                <w:sz w:val="20"/>
                <w:szCs w:val="20"/>
              </w:rPr>
            </w:pPr>
            <w:r w:rsidRPr="004D2C50">
              <w:rPr>
                <w:color w:val="000000"/>
                <w:sz w:val="20"/>
                <w:szCs w:val="20"/>
              </w:rPr>
              <w:t>176</w:t>
            </w:r>
          </w:p>
        </w:tc>
        <w:tc>
          <w:tcPr>
            <w:tcW w:w="722" w:type="dxa"/>
            <w:tcBorders>
              <w:top w:val="nil"/>
              <w:left w:val="nil"/>
              <w:bottom w:val="nil"/>
              <w:right w:val="nil"/>
            </w:tcBorders>
            <w:shd w:val="clear" w:color="auto" w:fill="auto"/>
            <w:noWrap/>
            <w:vAlign w:val="center"/>
            <w:hideMark/>
          </w:tcPr>
          <w:p w14:paraId="3BAA11D6" w14:textId="77777777" w:rsidR="004D2C50" w:rsidRPr="004D2C50" w:rsidRDefault="004D2C50" w:rsidP="004D2C50">
            <w:pPr>
              <w:jc w:val="center"/>
              <w:rPr>
                <w:color w:val="000000"/>
                <w:sz w:val="20"/>
                <w:szCs w:val="20"/>
              </w:rPr>
            </w:pPr>
            <w:r w:rsidRPr="004D2C50">
              <w:rPr>
                <w:color w:val="000000"/>
                <w:sz w:val="20"/>
                <w:szCs w:val="20"/>
              </w:rPr>
              <w:t>0.76</w:t>
            </w:r>
          </w:p>
        </w:tc>
        <w:tc>
          <w:tcPr>
            <w:tcW w:w="566" w:type="dxa"/>
            <w:tcBorders>
              <w:top w:val="nil"/>
              <w:left w:val="nil"/>
              <w:bottom w:val="nil"/>
              <w:right w:val="nil"/>
            </w:tcBorders>
            <w:shd w:val="clear" w:color="auto" w:fill="auto"/>
            <w:noWrap/>
            <w:vAlign w:val="center"/>
            <w:hideMark/>
          </w:tcPr>
          <w:p w14:paraId="067B07E0" w14:textId="77777777" w:rsidR="004D2C50" w:rsidRPr="004D2C50" w:rsidRDefault="004D2C50" w:rsidP="004D2C50">
            <w:pPr>
              <w:jc w:val="center"/>
              <w:rPr>
                <w:color w:val="000000"/>
                <w:sz w:val="20"/>
                <w:szCs w:val="20"/>
              </w:rPr>
            </w:pPr>
            <w:r w:rsidRPr="004D2C50">
              <w:rPr>
                <w:color w:val="000000"/>
                <w:sz w:val="20"/>
                <w:szCs w:val="20"/>
              </w:rPr>
              <w:t>1.57</w:t>
            </w:r>
          </w:p>
        </w:tc>
        <w:tc>
          <w:tcPr>
            <w:tcW w:w="727" w:type="dxa"/>
            <w:tcBorders>
              <w:top w:val="nil"/>
              <w:left w:val="nil"/>
              <w:bottom w:val="nil"/>
              <w:right w:val="nil"/>
            </w:tcBorders>
            <w:shd w:val="clear" w:color="auto" w:fill="auto"/>
            <w:noWrap/>
            <w:vAlign w:val="center"/>
            <w:hideMark/>
          </w:tcPr>
          <w:p w14:paraId="38E9DAA4" w14:textId="77777777" w:rsidR="004D2C50" w:rsidRPr="004D2C50" w:rsidRDefault="004D2C50" w:rsidP="004D2C50">
            <w:pPr>
              <w:jc w:val="center"/>
              <w:rPr>
                <w:color w:val="000000"/>
                <w:sz w:val="20"/>
                <w:szCs w:val="20"/>
              </w:rPr>
            </w:pPr>
            <w:r w:rsidRPr="004D2C50">
              <w:rPr>
                <w:color w:val="000000"/>
                <w:sz w:val="20"/>
                <w:szCs w:val="20"/>
              </w:rPr>
              <w:t>0 - 9</w:t>
            </w:r>
          </w:p>
        </w:tc>
        <w:tc>
          <w:tcPr>
            <w:tcW w:w="222" w:type="dxa"/>
            <w:tcBorders>
              <w:top w:val="nil"/>
              <w:left w:val="nil"/>
              <w:bottom w:val="nil"/>
              <w:right w:val="nil"/>
            </w:tcBorders>
          </w:tcPr>
          <w:p w14:paraId="22AAC0C3"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7E759D3E" w14:textId="1C91DBD2" w:rsidR="004D2C50" w:rsidRPr="004D2C50" w:rsidRDefault="004D2C50" w:rsidP="004D2C50">
            <w:pPr>
              <w:jc w:val="center"/>
              <w:rPr>
                <w:color w:val="000000"/>
                <w:sz w:val="20"/>
                <w:szCs w:val="20"/>
              </w:rPr>
            </w:pPr>
            <w:r w:rsidRPr="004D2C50">
              <w:rPr>
                <w:color w:val="000000"/>
                <w:sz w:val="20"/>
                <w:szCs w:val="20"/>
              </w:rPr>
              <w:t>144</w:t>
            </w:r>
          </w:p>
        </w:tc>
        <w:tc>
          <w:tcPr>
            <w:tcW w:w="672" w:type="dxa"/>
            <w:tcBorders>
              <w:top w:val="nil"/>
              <w:left w:val="nil"/>
              <w:bottom w:val="nil"/>
              <w:right w:val="nil"/>
            </w:tcBorders>
            <w:shd w:val="clear" w:color="auto" w:fill="auto"/>
            <w:noWrap/>
            <w:vAlign w:val="center"/>
            <w:hideMark/>
          </w:tcPr>
          <w:p w14:paraId="011E414C" w14:textId="77777777" w:rsidR="004D2C50" w:rsidRPr="004D2C50" w:rsidRDefault="004D2C50" w:rsidP="004D2C50">
            <w:pPr>
              <w:jc w:val="center"/>
              <w:rPr>
                <w:color w:val="000000"/>
                <w:sz w:val="20"/>
                <w:szCs w:val="20"/>
              </w:rPr>
            </w:pPr>
            <w:r w:rsidRPr="004D2C50">
              <w:rPr>
                <w:color w:val="000000"/>
                <w:sz w:val="20"/>
                <w:szCs w:val="20"/>
              </w:rPr>
              <w:t>0.68</w:t>
            </w:r>
          </w:p>
        </w:tc>
        <w:tc>
          <w:tcPr>
            <w:tcW w:w="588" w:type="dxa"/>
            <w:tcBorders>
              <w:top w:val="nil"/>
              <w:left w:val="nil"/>
              <w:bottom w:val="nil"/>
              <w:right w:val="nil"/>
            </w:tcBorders>
            <w:shd w:val="clear" w:color="auto" w:fill="auto"/>
            <w:noWrap/>
            <w:vAlign w:val="center"/>
            <w:hideMark/>
          </w:tcPr>
          <w:p w14:paraId="00BBB823" w14:textId="77777777" w:rsidR="004D2C50" w:rsidRPr="004D2C50" w:rsidRDefault="004D2C50" w:rsidP="004D2C50">
            <w:pPr>
              <w:jc w:val="center"/>
              <w:rPr>
                <w:color w:val="000000"/>
                <w:sz w:val="20"/>
                <w:szCs w:val="20"/>
              </w:rPr>
            </w:pPr>
            <w:r w:rsidRPr="004D2C50">
              <w:rPr>
                <w:color w:val="000000"/>
                <w:sz w:val="20"/>
                <w:szCs w:val="20"/>
              </w:rPr>
              <w:t>1.33</w:t>
            </w:r>
          </w:p>
        </w:tc>
        <w:tc>
          <w:tcPr>
            <w:tcW w:w="270" w:type="dxa"/>
            <w:tcBorders>
              <w:top w:val="nil"/>
              <w:left w:val="nil"/>
              <w:bottom w:val="nil"/>
              <w:right w:val="nil"/>
            </w:tcBorders>
            <w:shd w:val="clear" w:color="auto" w:fill="auto"/>
            <w:noWrap/>
            <w:vAlign w:val="center"/>
            <w:hideMark/>
          </w:tcPr>
          <w:p w14:paraId="3C93BAAF" w14:textId="77777777" w:rsidR="004D2C50" w:rsidRPr="004D2C50" w:rsidRDefault="004D2C50" w:rsidP="004D2C50">
            <w:pPr>
              <w:jc w:val="center"/>
              <w:rPr>
                <w:color w:val="000000"/>
                <w:sz w:val="20"/>
                <w:szCs w:val="20"/>
              </w:rPr>
            </w:pPr>
            <w:r w:rsidRPr="004D2C50">
              <w:rPr>
                <w:color w:val="000000"/>
                <w:sz w:val="20"/>
                <w:szCs w:val="20"/>
              </w:rPr>
              <w:t>0 - 7</w:t>
            </w:r>
          </w:p>
        </w:tc>
      </w:tr>
      <w:tr w:rsidR="004D2C50" w:rsidRPr="004D2C50" w14:paraId="21CC67A8"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287D002A" w14:textId="14E7E062"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5E7C1270"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58DC41F4" w14:textId="77777777" w:rsidR="004D2C50" w:rsidRPr="004D2C50" w:rsidRDefault="004D2C50" w:rsidP="004D2C50">
            <w:pPr>
              <w:jc w:val="center"/>
              <w:rPr>
                <w:color w:val="000000"/>
                <w:sz w:val="20"/>
                <w:szCs w:val="20"/>
              </w:rPr>
            </w:pPr>
            <w:r w:rsidRPr="004D2C50">
              <w:rPr>
                <w:color w:val="000000"/>
                <w:sz w:val="20"/>
                <w:szCs w:val="20"/>
              </w:rPr>
              <w:t>193</w:t>
            </w:r>
          </w:p>
        </w:tc>
        <w:tc>
          <w:tcPr>
            <w:tcW w:w="722" w:type="dxa"/>
            <w:tcBorders>
              <w:top w:val="nil"/>
              <w:left w:val="nil"/>
              <w:bottom w:val="nil"/>
              <w:right w:val="nil"/>
            </w:tcBorders>
            <w:shd w:val="clear" w:color="auto" w:fill="auto"/>
            <w:noWrap/>
            <w:vAlign w:val="center"/>
            <w:hideMark/>
          </w:tcPr>
          <w:p w14:paraId="14DB23BB" w14:textId="77777777" w:rsidR="004D2C50" w:rsidRPr="004D2C50" w:rsidRDefault="004D2C50" w:rsidP="004D2C50">
            <w:pPr>
              <w:jc w:val="center"/>
              <w:rPr>
                <w:color w:val="000000"/>
                <w:sz w:val="20"/>
                <w:szCs w:val="20"/>
              </w:rPr>
            </w:pPr>
            <w:r w:rsidRPr="004D2C50">
              <w:rPr>
                <w:color w:val="000000"/>
                <w:sz w:val="20"/>
                <w:szCs w:val="20"/>
              </w:rPr>
              <w:t>0.27</w:t>
            </w:r>
          </w:p>
        </w:tc>
        <w:tc>
          <w:tcPr>
            <w:tcW w:w="566" w:type="dxa"/>
            <w:tcBorders>
              <w:top w:val="nil"/>
              <w:left w:val="nil"/>
              <w:bottom w:val="nil"/>
              <w:right w:val="nil"/>
            </w:tcBorders>
            <w:shd w:val="clear" w:color="auto" w:fill="auto"/>
            <w:noWrap/>
            <w:vAlign w:val="center"/>
            <w:hideMark/>
          </w:tcPr>
          <w:p w14:paraId="35F67A9A" w14:textId="77777777" w:rsidR="004D2C50" w:rsidRPr="004D2C50" w:rsidRDefault="004D2C50" w:rsidP="004D2C50">
            <w:pPr>
              <w:jc w:val="center"/>
              <w:rPr>
                <w:color w:val="000000"/>
                <w:sz w:val="20"/>
                <w:szCs w:val="20"/>
              </w:rPr>
            </w:pPr>
            <w:r w:rsidRPr="004D2C50">
              <w:rPr>
                <w:color w:val="000000"/>
                <w:sz w:val="20"/>
                <w:szCs w:val="20"/>
              </w:rPr>
              <w:t>0.69</w:t>
            </w:r>
          </w:p>
        </w:tc>
        <w:tc>
          <w:tcPr>
            <w:tcW w:w="727" w:type="dxa"/>
            <w:tcBorders>
              <w:top w:val="nil"/>
              <w:left w:val="nil"/>
              <w:bottom w:val="nil"/>
              <w:right w:val="nil"/>
            </w:tcBorders>
            <w:shd w:val="clear" w:color="auto" w:fill="auto"/>
            <w:noWrap/>
            <w:vAlign w:val="center"/>
            <w:hideMark/>
          </w:tcPr>
          <w:p w14:paraId="4BCA2C3A" w14:textId="77777777" w:rsidR="004D2C50" w:rsidRPr="004D2C50" w:rsidRDefault="004D2C50" w:rsidP="004D2C50">
            <w:pPr>
              <w:jc w:val="center"/>
              <w:rPr>
                <w:color w:val="000000"/>
                <w:sz w:val="20"/>
                <w:szCs w:val="20"/>
              </w:rPr>
            </w:pPr>
            <w:r w:rsidRPr="004D2C50">
              <w:rPr>
                <w:color w:val="000000"/>
                <w:sz w:val="20"/>
                <w:szCs w:val="20"/>
              </w:rPr>
              <w:t>0 - 4</w:t>
            </w:r>
          </w:p>
        </w:tc>
        <w:tc>
          <w:tcPr>
            <w:tcW w:w="222" w:type="dxa"/>
            <w:tcBorders>
              <w:top w:val="nil"/>
              <w:left w:val="nil"/>
              <w:bottom w:val="nil"/>
              <w:right w:val="nil"/>
            </w:tcBorders>
          </w:tcPr>
          <w:p w14:paraId="3C00FC05"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60F9573" w14:textId="0BB1B888" w:rsidR="004D2C50" w:rsidRPr="004D2C50" w:rsidRDefault="004D2C50" w:rsidP="004D2C50">
            <w:pPr>
              <w:jc w:val="center"/>
              <w:rPr>
                <w:color w:val="000000"/>
                <w:sz w:val="20"/>
                <w:szCs w:val="20"/>
              </w:rPr>
            </w:pPr>
            <w:r w:rsidRPr="004D2C50">
              <w:rPr>
                <w:color w:val="000000"/>
                <w:sz w:val="20"/>
                <w:szCs w:val="20"/>
              </w:rPr>
              <w:t>212</w:t>
            </w:r>
          </w:p>
        </w:tc>
        <w:tc>
          <w:tcPr>
            <w:tcW w:w="672" w:type="dxa"/>
            <w:tcBorders>
              <w:top w:val="nil"/>
              <w:left w:val="nil"/>
              <w:bottom w:val="nil"/>
              <w:right w:val="nil"/>
            </w:tcBorders>
            <w:shd w:val="clear" w:color="auto" w:fill="auto"/>
            <w:noWrap/>
            <w:vAlign w:val="center"/>
            <w:hideMark/>
          </w:tcPr>
          <w:p w14:paraId="3EE5113A" w14:textId="77777777" w:rsidR="004D2C50" w:rsidRPr="004D2C50" w:rsidRDefault="004D2C50" w:rsidP="004D2C50">
            <w:pPr>
              <w:jc w:val="center"/>
              <w:rPr>
                <w:color w:val="000000"/>
                <w:sz w:val="20"/>
                <w:szCs w:val="20"/>
              </w:rPr>
            </w:pPr>
            <w:r w:rsidRPr="004D2C50">
              <w:rPr>
                <w:color w:val="000000"/>
                <w:sz w:val="20"/>
                <w:szCs w:val="20"/>
              </w:rPr>
              <w:t>0.86</w:t>
            </w:r>
          </w:p>
        </w:tc>
        <w:tc>
          <w:tcPr>
            <w:tcW w:w="588" w:type="dxa"/>
            <w:tcBorders>
              <w:top w:val="nil"/>
              <w:left w:val="nil"/>
              <w:bottom w:val="nil"/>
              <w:right w:val="nil"/>
            </w:tcBorders>
            <w:shd w:val="clear" w:color="auto" w:fill="auto"/>
            <w:noWrap/>
            <w:vAlign w:val="center"/>
            <w:hideMark/>
          </w:tcPr>
          <w:p w14:paraId="74D2BD9A" w14:textId="77777777" w:rsidR="004D2C50" w:rsidRPr="004D2C50" w:rsidRDefault="004D2C50" w:rsidP="004D2C50">
            <w:pPr>
              <w:jc w:val="center"/>
              <w:rPr>
                <w:color w:val="000000"/>
                <w:sz w:val="20"/>
                <w:szCs w:val="20"/>
              </w:rPr>
            </w:pPr>
            <w:r w:rsidRPr="004D2C50">
              <w:rPr>
                <w:color w:val="000000"/>
                <w:sz w:val="20"/>
                <w:szCs w:val="20"/>
              </w:rPr>
              <w:t>1.74</w:t>
            </w:r>
          </w:p>
        </w:tc>
        <w:tc>
          <w:tcPr>
            <w:tcW w:w="270" w:type="dxa"/>
            <w:tcBorders>
              <w:top w:val="nil"/>
              <w:left w:val="nil"/>
              <w:bottom w:val="nil"/>
              <w:right w:val="nil"/>
            </w:tcBorders>
            <w:shd w:val="clear" w:color="auto" w:fill="auto"/>
            <w:noWrap/>
            <w:vAlign w:val="center"/>
            <w:hideMark/>
          </w:tcPr>
          <w:p w14:paraId="53C0AD7D" w14:textId="77777777" w:rsidR="004D2C50" w:rsidRPr="004D2C50" w:rsidRDefault="004D2C50" w:rsidP="004D2C50">
            <w:pPr>
              <w:jc w:val="center"/>
              <w:rPr>
                <w:color w:val="000000"/>
                <w:sz w:val="20"/>
                <w:szCs w:val="20"/>
              </w:rPr>
            </w:pPr>
            <w:r w:rsidRPr="004D2C50">
              <w:rPr>
                <w:color w:val="000000"/>
                <w:sz w:val="20"/>
                <w:szCs w:val="20"/>
              </w:rPr>
              <w:t>0 - 9</w:t>
            </w:r>
          </w:p>
        </w:tc>
      </w:tr>
      <w:tr w:rsidR="004D2C50" w:rsidRPr="004D2C50" w14:paraId="7EBC4EFB"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39B16A4E" w14:textId="77777777" w:rsidR="004D2C50" w:rsidRPr="004D2C50" w:rsidRDefault="004D2C50" w:rsidP="004D2C50">
            <w:pPr>
              <w:jc w:val="center"/>
              <w:rPr>
                <w:color w:val="000000"/>
                <w:sz w:val="20"/>
                <w:szCs w:val="20"/>
              </w:rPr>
            </w:pPr>
            <w:r w:rsidRPr="004D2C50">
              <w:rPr>
                <w:color w:val="000000"/>
                <w:sz w:val="20"/>
                <w:szCs w:val="20"/>
              </w:rPr>
              <w:t>2012</w:t>
            </w:r>
          </w:p>
        </w:tc>
        <w:tc>
          <w:tcPr>
            <w:tcW w:w="516" w:type="dxa"/>
            <w:tcBorders>
              <w:top w:val="nil"/>
              <w:left w:val="nil"/>
              <w:bottom w:val="nil"/>
              <w:right w:val="nil"/>
            </w:tcBorders>
            <w:shd w:val="clear" w:color="auto" w:fill="auto"/>
            <w:noWrap/>
            <w:vAlign w:val="center"/>
            <w:hideMark/>
          </w:tcPr>
          <w:p w14:paraId="6647F6BE"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71D1D101" w14:textId="77777777" w:rsidR="004D2C50" w:rsidRPr="004D2C50" w:rsidRDefault="004D2C50" w:rsidP="004D2C50">
            <w:pPr>
              <w:jc w:val="center"/>
              <w:rPr>
                <w:color w:val="000000"/>
                <w:sz w:val="20"/>
                <w:szCs w:val="20"/>
              </w:rPr>
            </w:pPr>
            <w:r w:rsidRPr="004D2C50">
              <w:rPr>
                <w:color w:val="000000"/>
                <w:sz w:val="20"/>
                <w:szCs w:val="20"/>
              </w:rPr>
              <w:t>256</w:t>
            </w:r>
          </w:p>
        </w:tc>
        <w:tc>
          <w:tcPr>
            <w:tcW w:w="722" w:type="dxa"/>
            <w:tcBorders>
              <w:top w:val="nil"/>
              <w:left w:val="nil"/>
              <w:bottom w:val="nil"/>
              <w:right w:val="nil"/>
            </w:tcBorders>
            <w:shd w:val="clear" w:color="auto" w:fill="auto"/>
            <w:noWrap/>
            <w:vAlign w:val="center"/>
            <w:hideMark/>
          </w:tcPr>
          <w:p w14:paraId="194C087B" w14:textId="77777777" w:rsidR="004D2C50" w:rsidRPr="004D2C50" w:rsidRDefault="004D2C50" w:rsidP="004D2C50">
            <w:pPr>
              <w:jc w:val="center"/>
              <w:rPr>
                <w:color w:val="000000"/>
                <w:sz w:val="20"/>
                <w:szCs w:val="20"/>
              </w:rPr>
            </w:pPr>
            <w:r w:rsidRPr="004D2C50">
              <w:rPr>
                <w:color w:val="000000"/>
                <w:sz w:val="20"/>
                <w:szCs w:val="20"/>
              </w:rPr>
              <w:t>0.25</w:t>
            </w:r>
          </w:p>
        </w:tc>
        <w:tc>
          <w:tcPr>
            <w:tcW w:w="566" w:type="dxa"/>
            <w:tcBorders>
              <w:top w:val="nil"/>
              <w:left w:val="nil"/>
              <w:bottom w:val="nil"/>
              <w:right w:val="nil"/>
            </w:tcBorders>
            <w:shd w:val="clear" w:color="auto" w:fill="auto"/>
            <w:noWrap/>
            <w:vAlign w:val="center"/>
            <w:hideMark/>
          </w:tcPr>
          <w:p w14:paraId="14EE0691" w14:textId="77777777" w:rsidR="004D2C50" w:rsidRPr="004D2C50" w:rsidRDefault="004D2C50" w:rsidP="004D2C50">
            <w:pPr>
              <w:jc w:val="center"/>
              <w:rPr>
                <w:color w:val="000000"/>
                <w:sz w:val="20"/>
                <w:szCs w:val="20"/>
              </w:rPr>
            </w:pPr>
            <w:r w:rsidRPr="004D2C50">
              <w:rPr>
                <w:color w:val="000000"/>
                <w:sz w:val="20"/>
                <w:szCs w:val="20"/>
              </w:rPr>
              <w:t>0.58</w:t>
            </w:r>
          </w:p>
        </w:tc>
        <w:tc>
          <w:tcPr>
            <w:tcW w:w="727" w:type="dxa"/>
            <w:tcBorders>
              <w:top w:val="nil"/>
              <w:left w:val="nil"/>
              <w:bottom w:val="nil"/>
              <w:right w:val="nil"/>
            </w:tcBorders>
            <w:shd w:val="clear" w:color="auto" w:fill="auto"/>
            <w:noWrap/>
            <w:vAlign w:val="center"/>
            <w:hideMark/>
          </w:tcPr>
          <w:p w14:paraId="0A7E9EC7" w14:textId="77777777" w:rsidR="004D2C50" w:rsidRPr="004D2C50" w:rsidRDefault="004D2C50" w:rsidP="004D2C50">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4B9EF23C"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369DF150" w14:textId="0CD111A7" w:rsidR="004D2C50" w:rsidRPr="004D2C50" w:rsidRDefault="004D2C50" w:rsidP="004D2C50">
            <w:pPr>
              <w:jc w:val="center"/>
              <w:rPr>
                <w:color w:val="000000"/>
                <w:sz w:val="20"/>
                <w:szCs w:val="20"/>
              </w:rPr>
            </w:pPr>
            <w:r w:rsidRPr="004D2C50">
              <w:rPr>
                <w:color w:val="000000"/>
                <w:sz w:val="20"/>
                <w:szCs w:val="20"/>
              </w:rPr>
              <w:t>183</w:t>
            </w:r>
          </w:p>
        </w:tc>
        <w:tc>
          <w:tcPr>
            <w:tcW w:w="672" w:type="dxa"/>
            <w:tcBorders>
              <w:top w:val="nil"/>
              <w:left w:val="nil"/>
              <w:bottom w:val="nil"/>
              <w:right w:val="nil"/>
            </w:tcBorders>
            <w:shd w:val="clear" w:color="auto" w:fill="auto"/>
            <w:noWrap/>
            <w:vAlign w:val="center"/>
            <w:hideMark/>
          </w:tcPr>
          <w:p w14:paraId="643F6CAB" w14:textId="77777777" w:rsidR="004D2C50" w:rsidRPr="004D2C50" w:rsidRDefault="004D2C50" w:rsidP="004D2C50">
            <w:pPr>
              <w:jc w:val="center"/>
              <w:rPr>
                <w:color w:val="000000"/>
                <w:sz w:val="20"/>
                <w:szCs w:val="20"/>
              </w:rPr>
            </w:pPr>
            <w:r w:rsidRPr="004D2C50">
              <w:rPr>
                <w:color w:val="000000"/>
                <w:sz w:val="20"/>
                <w:szCs w:val="20"/>
              </w:rPr>
              <w:t>0.41</w:t>
            </w:r>
          </w:p>
        </w:tc>
        <w:tc>
          <w:tcPr>
            <w:tcW w:w="588" w:type="dxa"/>
            <w:tcBorders>
              <w:top w:val="nil"/>
              <w:left w:val="nil"/>
              <w:bottom w:val="nil"/>
              <w:right w:val="nil"/>
            </w:tcBorders>
            <w:shd w:val="clear" w:color="auto" w:fill="auto"/>
            <w:noWrap/>
            <w:vAlign w:val="center"/>
            <w:hideMark/>
          </w:tcPr>
          <w:p w14:paraId="7038B775" w14:textId="77777777" w:rsidR="004D2C50" w:rsidRPr="004D2C50" w:rsidRDefault="004D2C50" w:rsidP="004D2C50">
            <w:pPr>
              <w:jc w:val="center"/>
              <w:rPr>
                <w:color w:val="000000"/>
                <w:sz w:val="20"/>
                <w:szCs w:val="20"/>
              </w:rPr>
            </w:pPr>
            <w:r w:rsidRPr="004D2C50">
              <w:rPr>
                <w:color w:val="000000"/>
                <w:sz w:val="20"/>
                <w:szCs w:val="20"/>
              </w:rPr>
              <w:t>0.77</w:t>
            </w:r>
          </w:p>
        </w:tc>
        <w:tc>
          <w:tcPr>
            <w:tcW w:w="270" w:type="dxa"/>
            <w:tcBorders>
              <w:top w:val="nil"/>
              <w:left w:val="nil"/>
              <w:bottom w:val="nil"/>
              <w:right w:val="nil"/>
            </w:tcBorders>
            <w:shd w:val="clear" w:color="auto" w:fill="auto"/>
            <w:noWrap/>
            <w:vAlign w:val="center"/>
            <w:hideMark/>
          </w:tcPr>
          <w:p w14:paraId="4AE2ED74" w14:textId="77777777" w:rsidR="004D2C50" w:rsidRPr="004D2C50" w:rsidRDefault="004D2C50" w:rsidP="004D2C50">
            <w:pPr>
              <w:jc w:val="center"/>
              <w:rPr>
                <w:color w:val="000000"/>
                <w:sz w:val="20"/>
                <w:szCs w:val="20"/>
              </w:rPr>
            </w:pPr>
            <w:r w:rsidRPr="004D2C50">
              <w:rPr>
                <w:color w:val="000000"/>
                <w:sz w:val="20"/>
                <w:szCs w:val="20"/>
              </w:rPr>
              <w:t>0 - 5</w:t>
            </w:r>
          </w:p>
        </w:tc>
      </w:tr>
      <w:tr w:rsidR="004D2C50" w:rsidRPr="004D2C50" w14:paraId="60B23C32"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192EFD34" w14:textId="1E97DD3B"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3AB47DD8"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394CAC06" w14:textId="77777777" w:rsidR="004D2C50" w:rsidRPr="004D2C50" w:rsidRDefault="004D2C50" w:rsidP="004D2C50">
            <w:pPr>
              <w:jc w:val="center"/>
              <w:rPr>
                <w:color w:val="000000"/>
                <w:sz w:val="20"/>
                <w:szCs w:val="20"/>
              </w:rPr>
            </w:pPr>
            <w:r w:rsidRPr="004D2C50">
              <w:rPr>
                <w:color w:val="000000"/>
                <w:sz w:val="20"/>
                <w:szCs w:val="20"/>
              </w:rPr>
              <w:t>191</w:t>
            </w:r>
          </w:p>
        </w:tc>
        <w:tc>
          <w:tcPr>
            <w:tcW w:w="722" w:type="dxa"/>
            <w:tcBorders>
              <w:top w:val="nil"/>
              <w:left w:val="nil"/>
              <w:bottom w:val="nil"/>
              <w:right w:val="nil"/>
            </w:tcBorders>
            <w:shd w:val="clear" w:color="auto" w:fill="auto"/>
            <w:noWrap/>
            <w:vAlign w:val="center"/>
            <w:hideMark/>
          </w:tcPr>
          <w:p w14:paraId="4D7032E1" w14:textId="77777777" w:rsidR="004D2C50" w:rsidRPr="004D2C50" w:rsidRDefault="004D2C50" w:rsidP="004D2C50">
            <w:pPr>
              <w:jc w:val="center"/>
              <w:rPr>
                <w:color w:val="000000"/>
                <w:sz w:val="20"/>
                <w:szCs w:val="20"/>
              </w:rPr>
            </w:pPr>
            <w:r w:rsidRPr="004D2C50">
              <w:rPr>
                <w:color w:val="000000"/>
                <w:sz w:val="20"/>
                <w:szCs w:val="20"/>
              </w:rPr>
              <w:t>0.18</w:t>
            </w:r>
          </w:p>
        </w:tc>
        <w:tc>
          <w:tcPr>
            <w:tcW w:w="566" w:type="dxa"/>
            <w:tcBorders>
              <w:top w:val="nil"/>
              <w:left w:val="nil"/>
              <w:bottom w:val="nil"/>
              <w:right w:val="nil"/>
            </w:tcBorders>
            <w:shd w:val="clear" w:color="auto" w:fill="auto"/>
            <w:noWrap/>
            <w:vAlign w:val="center"/>
            <w:hideMark/>
          </w:tcPr>
          <w:p w14:paraId="645CAD44" w14:textId="77777777" w:rsidR="004D2C50" w:rsidRPr="004D2C50" w:rsidRDefault="004D2C50" w:rsidP="004D2C50">
            <w:pPr>
              <w:jc w:val="center"/>
              <w:rPr>
                <w:color w:val="000000"/>
                <w:sz w:val="20"/>
                <w:szCs w:val="20"/>
              </w:rPr>
            </w:pPr>
            <w:r w:rsidRPr="004D2C50">
              <w:rPr>
                <w:color w:val="000000"/>
                <w:sz w:val="20"/>
                <w:szCs w:val="20"/>
              </w:rPr>
              <w:t>0.46</w:t>
            </w:r>
          </w:p>
        </w:tc>
        <w:tc>
          <w:tcPr>
            <w:tcW w:w="727" w:type="dxa"/>
            <w:tcBorders>
              <w:top w:val="nil"/>
              <w:left w:val="nil"/>
              <w:bottom w:val="nil"/>
              <w:right w:val="nil"/>
            </w:tcBorders>
            <w:shd w:val="clear" w:color="auto" w:fill="auto"/>
            <w:noWrap/>
            <w:vAlign w:val="center"/>
            <w:hideMark/>
          </w:tcPr>
          <w:p w14:paraId="526FE723" w14:textId="77777777" w:rsidR="004D2C50" w:rsidRPr="004D2C50" w:rsidRDefault="004D2C50" w:rsidP="004D2C50">
            <w:pPr>
              <w:jc w:val="center"/>
              <w:rPr>
                <w:color w:val="000000"/>
                <w:sz w:val="20"/>
                <w:szCs w:val="20"/>
              </w:rPr>
            </w:pPr>
            <w:r w:rsidRPr="004D2C50">
              <w:rPr>
                <w:color w:val="000000"/>
                <w:sz w:val="20"/>
                <w:szCs w:val="20"/>
              </w:rPr>
              <w:t>0 - 2</w:t>
            </w:r>
          </w:p>
        </w:tc>
        <w:tc>
          <w:tcPr>
            <w:tcW w:w="222" w:type="dxa"/>
            <w:tcBorders>
              <w:top w:val="nil"/>
              <w:left w:val="nil"/>
              <w:bottom w:val="nil"/>
              <w:right w:val="nil"/>
            </w:tcBorders>
          </w:tcPr>
          <w:p w14:paraId="748E91BD"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A0316F6" w14:textId="2BBFB4F9" w:rsidR="004D2C50" w:rsidRPr="004D2C50" w:rsidRDefault="004D2C50" w:rsidP="004D2C50">
            <w:pPr>
              <w:jc w:val="center"/>
              <w:rPr>
                <w:color w:val="000000"/>
                <w:sz w:val="20"/>
                <w:szCs w:val="20"/>
              </w:rPr>
            </w:pPr>
            <w:r w:rsidRPr="004D2C50">
              <w:rPr>
                <w:color w:val="000000"/>
                <w:sz w:val="20"/>
                <w:szCs w:val="20"/>
              </w:rPr>
              <w:t>317</w:t>
            </w:r>
          </w:p>
        </w:tc>
        <w:tc>
          <w:tcPr>
            <w:tcW w:w="672" w:type="dxa"/>
            <w:tcBorders>
              <w:top w:val="nil"/>
              <w:left w:val="nil"/>
              <w:bottom w:val="nil"/>
              <w:right w:val="nil"/>
            </w:tcBorders>
            <w:shd w:val="clear" w:color="auto" w:fill="auto"/>
            <w:noWrap/>
            <w:vAlign w:val="center"/>
            <w:hideMark/>
          </w:tcPr>
          <w:p w14:paraId="5394AEC3" w14:textId="77777777" w:rsidR="004D2C50" w:rsidRPr="004D2C50" w:rsidRDefault="004D2C50" w:rsidP="004D2C50">
            <w:pPr>
              <w:jc w:val="center"/>
              <w:rPr>
                <w:color w:val="000000"/>
                <w:sz w:val="20"/>
                <w:szCs w:val="20"/>
              </w:rPr>
            </w:pPr>
            <w:r w:rsidRPr="004D2C50">
              <w:rPr>
                <w:color w:val="000000"/>
                <w:sz w:val="20"/>
                <w:szCs w:val="20"/>
              </w:rPr>
              <w:t>0.37</w:t>
            </w:r>
          </w:p>
        </w:tc>
        <w:tc>
          <w:tcPr>
            <w:tcW w:w="588" w:type="dxa"/>
            <w:tcBorders>
              <w:top w:val="nil"/>
              <w:left w:val="nil"/>
              <w:bottom w:val="nil"/>
              <w:right w:val="nil"/>
            </w:tcBorders>
            <w:shd w:val="clear" w:color="auto" w:fill="auto"/>
            <w:noWrap/>
            <w:vAlign w:val="center"/>
            <w:hideMark/>
          </w:tcPr>
          <w:p w14:paraId="0A014F0D" w14:textId="77777777" w:rsidR="004D2C50" w:rsidRPr="004D2C50" w:rsidRDefault="004D2C50" w:rsidP="004D2C50">
            <w:pPr>
              <w:jc w:val="center"/>
              <w:rPr>
                <w:color w:val="000000"/>
                <w:sz w:val="20"/>
                <w:szCs w:val="20"/>
              </w:rPr>
            </w:pPr>
            <w:r w:rsidRPr="004D2C50">
              <w:rPr>
                <w:color w:val="000000"/>
                <w:sz w:val="20"/>
                <w:szCs w:val="20"/>
              </w:rPr>
              <w:t>0.78</w:t>
            </w:r>
          </w:p>
        </w:tc>
        <w:tc>
          <w:tcPr>
            <w:tcW w:w="270" w:type="dxa"/>
            <w:tcBorders>
              <w:top w:val="nil"/>
              <w:left w:val="nil"/>
              <w:bottom w:val="nil"/>
              <w:right w:val="nil"/>
            </w:tcBorders>
            <w:shd w:val="clear" w:color="auto" w:fill="auto"/>
            <w:noWrap/>
            <w:vAlign w:val="center"/>
            <w:hideMark/>
          </w:tcPr>
          <w:p w14:paraId="6F4261E3" w14:textId="77777777" w:rsidR="004D2C50" w:rsidRPr="004D2C50" w:rsidRDefault="004D2C50" w:rsidP="004D2C50">
            <w:pPr>
              <w:jc w:val="center"/>
              <w:rPr>
                <w:color w:val="000000"/>
                <w:sz w:val="20"/>
                <w:szCs w:val="20"/>
              </w:rPr>
            </w:pPr>
            <w:r w:rsidRPr="004D2C50">
              <w:rPr>
                <w:color w:val="000000"/>
                <w:sz w:val="20"/>
                <w:szCs w:val="20"/>
              </w:rPr>
              <w:t>0 - 5</w:t>
            </w:r>
          </w:p>
        </w:tc>
      </w:tr>
      <w:tr w:rsidR="004D2C50" w:rsidRPr="004D2C50" w14:paraId="7687D6D2"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30BC3863" w14:textId="77777777" w:rsidR="004D2C50" w:rsidRPr="004D2C50" w:rsidRDefault="004D2C50" w:rsidP="004D2C50">
            <w:pPr>
              <w:jc w:val="center"/>
              <w:rPr>
                <w:color w:val="000000"/>
                <w:sz w:val="20"/>
                <w:szCs w:val="20"/>
              </w:rPr>
            </w:pPr>
            <w:r w:rsidRPr="004D2C50">
              <w:rPr>
                <w:color w:val="000000"/>
                <w:sz w:val="20"/>
                <w:szCs w:val="20"/>
              </w:rPr>
              <w:t>2013</w:t>
            </w:r>
          </w:p>
        </w:tc>
        <w:tc>
          <w:tcPr>
            <w:tcW w:w="516" w:type="dxa"/>
            <w:tcBorders>
              <w:top w:val="nil"/>
              <w:left w:val="nil"/>
              <w:bottom w:val="nil"/>
              <w:right w:val="nil"/>
            </w:tcBorders>
            <w:shd w:val="clear" w:color="auto" w:fill="auto"/>
            <w:noWrap/>
            <w:vAlign w:val="center"/>
            <w:hideMark/>
          </w:tcPr>
          <w:p w14:paraId="3FCBE8DC"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0CB110EC" w14:textId="77777777" w:rsidR="004D2C50" w:rsidRPr="004D2C50" w:rsidRDefault="004D2C50" w:rsidP="004D2C50">
            <w:pPr>
              <w:jc w:val="center"/>
              <w:rPr>
                <w:color w:val="000000"/>
                <w:sz w:val="20"/>
                <w:szCs w:val="20"/>
              </w:rPr>
            </w:pPr>
            <w:r w:rsidRPr="004D2C50">
              <w:rPr>
                <w:color w:val="000000"/>
                <w:sz w:val="20"/>
                <w:szCs w:val="20"/>
              </w:rPr>
              <w:t>248</w:t>
            </w:r>
          </w:p>
        </w:tc>
        <w:tc>
          <w:tcPr>
            <w:tcW w:w="722" w:type="dxa"/>
            <w:tcBorders>
              <w:top w:val="nil"/>
              <w:left w:val="nil"/>
              <w:bottom w:val="nil"/>
              <w:right w:val="nil"/>
            </w:tcBorders>
            <w:shd w:val="clear" w:color="auto" w:fill="auto"/>
            <w:noWrap/>
            <w:vAlign w:val="center"/>
            <w:hideMark/>
          </w:tcPr>
          <w:p w14:paraId="7FE2EEC5" w14:textId="77777777" w:rsidR="004D2C50" w:rsidRPr="004D2C50" w:rsidRDefault="004D2C50" w:rsidP="004D2C50">
            <w:pPr>
              <w:jc w:val="center"/>
              <w:rPr>
                <w:color w:val="000000"/>
                <w:sz w:val="20"/>
                <w:szCs w:val="20"/>
              </w:rPr>
            </w:pPr>
            <w:r w:rsidRPr="004D2C50">
              <w:rPr>
                <w:color w:val="000000"/>
                <w:sz w:val="20"/>
                <w:szCs w:val="20"/>
              </w:rPr>
              <w:t>0.28</w:t>
            </w:r>
          </w:p>
        </w:tc>
        <w:tc>
          <w:tcPr>
            <w:tcW w:w="566" w:type="dxa"/>
            <w:tcBorders>
              <w:top w:val="nil"/>
              <w:left w:val="nil"/>
              <w:bottom w:val="nil"/>
              <w:right w:val="nil"/>
            </w:tcBorders>
            <w:shd w:val="clear" w:color="auto" w:fill="auto"/>
            <w:noWrap/>
            <w:vAlign w:val="center"/>
            <w:hideMark/>
          </w:tcPr>
          <w:p w14:paraId="3FEEEEE2" w14:textId="77777777" w:rsidR="004D2C50" w:rsidRPr="004D2C50" w:rsidRDefault="004D2C50" w:rsidP="004D2C50">
            <w:pPr>
              <w:jc w:val="center"/>
              <w:rPr>
                <w:color w:val="000000"/>
                <w:sz w:val="20"/>
                <w:szCs w:val="20"/>
              </w:rPr>
            </w:pPr>
            <w:r w:rsidRPr="004D2C50">
              <w:rPr>
                <w:color w:val="000000"/>
                <w:sz w:val="20"/>
                <w:szCs w:val="20"/>
              </w:rPr>
              <w:t>0.7</w:t>
            </w:r>
          </w:p>
        </w:tc>
        <w:tc>
          <w:tcPr>
            <w:tcW w:w="727" w:type="dxa"/>
            <w:tcBorders>
              <w:top w:val="nil"/>
              <w:left w:val="nil"/>
              <w:bottom w:val="nil"/>
              <w:right w:val="nil"/>
            </w:tcBorders>
            <w:shd w:val="clear" w:color="auto" w:fill="auto"/>
            <w:noWrap/>
            <w:vAlign w:val="center"/>
            <w:hideMark/>
          </w:tcPr>
          <w:p w14:paraId="4C4F1C8F" w14:textId="77777777" w:rsidR="004D2C50" w:rsidRPr="004D2C50" w:rsidRDefault="004D2C50" w:rsidP="004D2C50">
            <w:pPr>
              <w:jc w:val="center"/>
              <w:rPr>
                <w:color w:val="000000"/>
                <w:sz w:val="20"/>
                <w:szCs w:val="20"/>
              </w:rPr>
            </w:pPr>
            <w:r w:rsidRPr="004D2C50">
              <w:rPr>
                <w:color w:val="000000"/>
                <w:sz w:val="20"/>
                <w:szCs w:val="20"/>
              </w:rPr>
              <w:t>0 - 5</w:t>
            </w:r>
          </w:p>
        </w:tc>
        <w:tc>
          <w:tcPr>
            <w:tcW w:w="222" w:type="dxa"/>
            <w:tcBorders>
              <w:top w:val="nil"/>
              <w:left w:val="nil"/>
              <w:bottom w:val="nil"/>
              <w:right w:val="nil"/>
            </w:tcBorders>
          </w:tcPr>
          <w:p w14:paraId="102B6985"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1207663B" w14:textId="1C7A0556" w:rsidR="004D2C50" w:rsidRPr="004D2C50" w:rsidRDefault="004D2C50" w:rsidP="004D2C50">
            <w:pPr>
              <w:jc w:val="center"/>
              <w:rPr>
                <w:color w:val="000000"/>
                <w:sz w:val="20"/>
                <w:szCs w:val="20"/>
              </w:rPr>
            </w:pPr>
            <w:r w:rsidRPr="004D2C50">
              <w:rPr>
                <w:color w:val="000000"/>
                <w:sz w:val="20"/>
                <w:szCs w:val="20"/>
              </w:rPr>
              <w:t>77</w:t>
            </w:r>
          </w:p>
        </w:tc>
        <w:tc>
          <w:tcPr>
            <w:tcW w:w="672" w:type="dxa"/>
            <w:tcBorders>
              <w:top w:val="nil"/>
              <w:left w:val="nil"/>
              <w:bottom w:val="nil"/>
              <w:right w:val="nil"/>
            </w:tcBorders>
            <w:shd w:val="clear" w:color="auto" w:fill="auto"/>
            <w:noWrap/>
            <w:vAlign w:val="center"/>
            <w:hideMark/>
          </w:tcPr>
          <w:p w14:paraId="40E99577" w14:textId="77777777" w:rsidR="004D2C50" w:rsidRPr="004D2C50" w:rsidRDefault="004D2C50" w:rsidP="004D2C50">
            <w:pPr>
              <w:jc w:val="center"/>
              <w:rPr>
                <w:color w:val="000000"/>
                <w:sz w:val="20"/>
                <w:szCs w:val="20"/>
              </w:rPr>
            </w:pPr>
            <w:r w:rsidRPr="004D2C50">
              <w:rPr>
                <w:color w:val="000000"/>
                <w:sz w:val="20"/>
                <w:szCs w:val="20"/>
              </w:rPr>
              <w:t>0.75</w:t>
            </w:r>
          </w:p>
        </w:tc>
        <w:tc>
          <w:tcPr>
            <w:tcW w:w="588" w:type="dxa"/>
            <w:tcBorders>
              <w:top w:val="nil"/>
              <w:left w:val="nil"/>
              <w:bottom w:val="nil"/>
              <w:right w:val="nil"/>
            </w:tcBorders>
            <w:shd w:val="clear" w:color="auto" w:fill="auto"/>
            <w:noWrap/>
            <w:vAlign w:val="center"/>
            <w:hideMark/>
          </w:tcPr>
          <w:p w14:paraId="5C17BA44" w14:textId="77777777" w:rsidR="004D2C50" w:rsidRPr="004D2C50" w:rsidRDefault="004D2C50" w:rsidP="004D2C50">
            <w:pPr>
              <w:jc w:val="center"/>
              <w:rPr>
                <w:color w:val="000000"/>
                <w:sz w:val="20"/>
                <w:szCs w:val="20"/>
              </w:rPr>
            </w:pPr>
            <w:r w:rsidRPr="004D2C50">
              <w:rPr>
                <w:color w:val="000000"/>
                <w:sz w:val="20"/>
                <w:szCs w:val="20"/>
              </w:rPr>
              <w:t>1.25</w:t>
            </w:r>
          </w:p>
        </w:tc>
        <w:tc>
          <w:tcPr>
            <w:tcW w:w="270" w:type="dxa"/>
            <w:tcBorders>
              <w:top w:val="nil"/>
              <w:left w:val="nil"/>
              <w:bottom w:val="nil"/>
              <w:right w:val="nil"/>
            </w:tcBorders>
            <w:shd w:val="clear" w:color="auto" w:fill="auto"/>
            <w:noWrap/>
            <w:vAlign w:val="center"/>
            <w:hideMark/>
          </w:tcPr>
          <w:p w14:paraId="155199D9" w14:textId="77777777" w:rsidR="004D2C50" w:rsidRPr="004D2C50" w:rsidRDefault="004D2C50" w:rsidP="004D2C50">
            <w:pPr>
              <w:jc w:val="center"/>
              <w:rPr>
                <w:color w:val="000000"/>
                <w:sz w:val="20"/>
                <w:szCs w:val="20"/>
              </w:rPr>
            </w:pPr>
            <w:r w:rsidRPr="004D2C50">
              <w:rPr>
                <w:color w:val="000000"/>
                <w:sz w:val="20"/>
                <w:szCs w:val="20"/>
              </w:rPr>
              <w:t>0 - 6</w:t>
            </w:r>
          </w:p>
        </w:tc>
      </w:tr>
      <w:tr w:rsidR="004D2C50" w:rsidRPr="004D2C50" w14:paraId="3A04D65A"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544930F2" w14:textId="430EDACE"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16E79B18"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4E359FC4" w14:textId="77777777" w:rsidR="004D2C50" w:rsidRPr="004D2C50" w:rsidRDefault="004D2C50" w:rsidP="004D2C50">
            <w:pPr>
              <w:jc w:val="center"/>
              <w:rPr>
                <w:color w:val="000000"/>
                <w:sz w:val="20"/>
                <w:szCs w:val="20"/>
              </w:rPr>
            </w:pPr>
            <w:r w:rsidRPr="004D2C50">
              <w:rPr>
                <w:color w:val="000000"/>
                <w:sz w:val="20"/>
                <w:szCs w:val="20"/>
              </w:rPr>
              <w:t>207</w:t>
            </w:r>
          </w:p>
        </w:tc>
        <w:tc>
          <w:tcPr>
            <w:tcW w:w="722" w:type="dxa"/>
            <w:tcBorders>
              <w:top w:val="nil"/>
              <w:left w:val="nil"/>
              <w:bottom w:val="nil"/>
              <w:right w:val="nil"/>
            </w:tcBorders>
            <w:shd w:val="clear" w:color="auto" w:fill="auto"/>
            <w:noWrap/>
            <w:vAlign w:val="center"/>
            <w:hideMark/>
          </w:tcPr>
          <w:p w14:paraId="7A3EF6F2" w14:textId="77777777" w:rsidR="004D2C50" w:rsidRPr="004D2C50" w:rsidRDefault="004D2C50" w:rsidP="004D2C50">
            <w:pPr>
              <w:jc w:val="center"/>
              <w:rPr>
                <w:color w:val="000000"/>
                <w:sz w:val="20"/>
                <w:szCs w:val="20"/>
              </w:rPr>
            </w:pPr>
            <w:r w:rsidRPr="004D2C50">
              <w:rPr>
                <w:color w:val="000000"/>
                <w:sz w:val="20"/>
                <w:szCs w:val="20"/>
              </w:rPr>
              <w:t>0.21</w:t>
            </w:r>
          </w:p>
        </w:tc>
        <w:tc>
          <w:tcPr>
            <w:tcW w:w="566" w:type="dxa"/>
            <w:tcBorders>
              <w:top w:val="nil"/>
              <w:left w:val="nil"/>
              <w:bottom w:val="nil"/>
              <w:right w:val="nil"/>
            </w:tcBorders>
            <w:shd w:val="clear" w:color="auto" w:fill="auto"/>
            <w:noWrap/>
            <w:vAlign w:val="center"/>
            <w:hideMark/>
          </w:tcPr>
          <w:p w14:paraId="5C948C76" w14:textId="77777777" w:rsidR="004D2C50" w:rsidRPr="004D2C50" w:rsidRDefault="004D2C50" w:rsidP="004D2C50">
            <w:pPr>
              <w:jc w:val="center"/>
              <w:rPr>
                <w:color w:val="000000"/>
                <w:sz w:val="20"/>
                <w:szCs w:val="20"/>
              </w:rPr>
            </w:pPr>
            <w:r w:rsidRPr="004D2C50">
              <w:rPr>
                <w:color w:val="000000"/>
                <w:sz w:val="20"/>
                <w:szCs w:val="20"/>
              </w:rPr>
              <w:t>0.56</w:t>
            </w:r>
          </w:p>
        </w:tc>
        <w:tc>
          <w:tcPr>
            <w:tcW w:w="727" w:type="dxa"/>
            <w:tcBorders>
              <w:top w:val="nil"/>
              <w:left w:val="nil"/>
              <w:bottom w:val="nil"/>
              <w:right w:val="nil"/>
            </w:tcBorders>
            <w:shd w:val="clear" w:color="auto" w:fill="auto"/>
            <w:noWrap/>
            <w:vAlign w:val="center"/>
            <w:hideMark/>
          </w:tcPr>
          <w:p w14:paraId="49DD7018" w14:textId="77777777" w:rsidR="004D2C50" w:rsidRPr="004D2C50" w:rsidRDefault="004D2C50" w:rsidP="004D2C50">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645DC1B7"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4F2231C5" w14:textId="6C7BCC69" w:rsidR="004D2C50" w:rsidRPr="004D2C50" w:rsidRDefault="004D2C50" w:rsidP="004D2C50">
            <w:pPr>
              <w:jc w:val="center"/>
              <w:rPr>
                <w:color w:val="000000"/>
                <w:sz w:val="20"/>
                <w:szCs w:val="20"/>
              </w:rPr>
            </w:pPr>
            <w:r w:rsidRPr="004D2C50">
              <w:rPr>
                <w:color w:val="000000"/>
                <w:sz w:val="20"/>
                <w:szCs w:val="20"/>
              </w:rPr>
              <w:t>95</w:t>
            </w:r>
          </w:p>
        </w:tc>
        <w:tc>
          <w:tcPr>
            <w:tcW w:w="672" w:type="dxa"/>
            <w:tcBorders>
              <w:top w:val="nil"/>
              <w:left w:val="nil"/>
              <w:bottom w:val="nil"/>
              <w:right w:val="nil"/>
            </w:tcBorders>
            <w:shd w:val="clear" w:color="auto" w:fill="auto"/>
            <w:noWrap/>
            <w:vAlign w:val="center"/>
            <w:hideMark/>
          </w:tcPr>
          <w:p w14:paraId="6DDC1F5E" w14:textId="77777777" w:rsidR="004D2C50" w:rsidRPr="004D2C50" w:rsidRDefault="004D2C50" w:rsidP="004D2C50">
            <w:pPr>
              <w:jc w:val="center"/>
              <w:rPr>
                <w:color w:val="000000"/>
                <w:sz w:val="20"/>
                <w:szCs w:val="20"/>
              </w:rPr>
            </w:pPr>
            <w:r w:rsidRPr="004D2C50">
              <w:rPr>
                <w:color w:val="000000"/>
                <w:sz w:val="20"/>
                <w:szCs w:val="20"/>
              </w:rPr>
              <w:t>0.85</w:t>
            </w:r>
          </w:p>
        </w:tc>
        <w:tc>
          <w:tcPr>
            <w:tcW w:w="588" w:type="dxa"/>
            <w:tcBorders>
              <w:top w:val="nil"/>
              <w:left w:val="nil"/>
              <w:bottom w:val="nil"/>
              <w:right w:val="nil"/>
            </w:tcBorders>
            <w:shd w:val="clear" w:color="auto" w:fill="auto"/>
            <w:noWrap/>
            <w:vAlign w:val="center"/>
            <w:hideMark/>
          </w:tcPr>
          <w:p w14:paraId="30AC39F5" w14:textId="77777777" w:rsidR="004D2C50" w:rsidRPr="004D2C50" w:rsidRDefault="004D2C50" w:rsidP="004D2C50">
            <w:pPr>
              <w:jc w:val="center"/>
              <w:rPr>
                <w:color w:val="000000"/>
                <w:sz w:val="20"/>
                <w:szCs w:val="20"/>
              </w:rPr>
            </w:pPr>
            <w:r w:rsidRPr="004D2C50">
              <w:rPr>
                <w:color w:val="000000"/>
                <w:sz w:val="20"/>
                <w:szCs w:val="20"/>
              </w:rPr>
              <w:t>1.41</w:t>
            </w:r>
          </w:p>
        </w:tc>
        <w:tc>
          <w:tcPr>
            <w:tcW w:w="270" w:type="dxa"/>
            <w:tcBorders>
              <w:top w:val="nil"/>
              <w:left w:val="nil"/>
              <w:bottom w:val="nil"/>
              <w:right w:val="nil"/>
            </w:tcBorders>
            <w:shd w:val="clear" w:color="auto" w:fill="auto"/>
            <w:noWrap/>
            <w:vAlign w:val="center"/>
            <w:hideMark/>
          </w:tcPr>
          <w:p w14:paraId="5A38398E" w14:textId="77777777" w:rsidR="004D2C50" w:rsidRPr="004D2C50" w:rsidRDefault="004D2C50" w:rsidP="004D2C50">
            <w:pPr>
              <w:jc w:val="center"/>
              <w:rPr>
                <w:color w:val="000000"/>
                <w:sz w:val="20"/>
                <w:szCs w:val="20"/>
              </w:rPr>
            </w:pPr>
            <w:r w:rsidRPr="004D2C50">
              <w:rPr>
                <w:color w:val="000000"/>
                <w:sz w:val="20"/>
                <w:szCs w:val="20"/>
              </w:rPr>
              <w:t>0 - 8</w:t>
            </w:r>
          </w:p>
        </w:tc>
      </w:tr>
      <w:tr w:rsidR="004D2C50" w:rsidRPr="004D2C50" w14:paraId="762A5A91"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66A00566" w14:textId="77777777" w:rsidR="004D2C50" w:rsidRPr="004D2C50" w:rsidRDefault="004D2C50" w:rsidP="004D2C50">
            <w:pPr>
              <w:jc w:val="center"/>
              <w:rPr>
                <w:color w:val="000000"/>
                <w:sz w:val="20"/>
                <w:szCs w:val="20"/>
              </w:rPr>
            </w:pPr>
            <w:r w:rsidRPr="004D2C50">
              <w:rPr>
                <w:color w:val="000000"/>
                <w:sz w:val="20"/>
                <w:szCs w:val="20"/>
              </w:rPr>
              <w:t>2014</w:t>
            </w:r>
          </w:p>
        </w:tc>
        <w:tc>
          <w:tcPr>
            <w:tcW w:w="516" w:type="dxa"/>
            <w:tcBorders>
              <w:top w:val="nil"/>
              <w:left w:val="nil"/>
              <w:bottom w:val="nil"/>
              <w:right w:val="nil"/>
            </w:tcBorders>
            <w:shd w:val="clear" w:color="auto" w:fill="auto"/>
            <w:noWrap/>
            <w:vAlign w:val="center"/>
            <w:hideMark/>
          </w:tcPr>
          <w:p w14:paraId="23FBF791"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14554387" w14:textId="77777777" w:rsidR="004D2C50" w:rsidRPr="004D2C50" w:rsidRDefault="004D2C50" w:rsidP="004D2C50">
            <w:pPr>
              <w:jc w:val="center"/>
              <w:rPr>
                <w:color w:val="000000"/>
                <w:sz w:val="20"/>
                <w:szCs w:val="20"/>
              </w:rPr>
            </w:pPr>
            <w:r w:rsidRPr="004D2C50">
              <w:rPr>
                <w:color w:val="000000"/>
                <w:sz w:val="20"/>
                <w:szCs w:val="20"/>
              </w:rPr>
              <w:t>334</w:t>
            </w:r>
          </w:p>
        </w:tc>
        <w:tc>
          <w:tcPr>
            <w:tcW w:w="722" w:type="dxa"/>
            <w:tcBorders>
              <w:top w:val="nil"/>
              <w:left w:val="nil"/>
              <w:bottom w:val="nil"/>
              <w:right w:val="nil"/>
            </w:tcBorders>
            <w:shd w:val="clear" w:color="auto" w:fill="auto"/>
            <w:noWrap/>
            <w:vAlign w:val="center"/>
            <w:hideMark/>
          </w:tcPr>
          <w:p w14:paraId="260C6152" w14:textId="77777777" w:rsidR="004D2C50" w:rsidRPr="004D2C50" w:rsidRDefault="004D2C50" w:rsidP="004D2C50">
            <w:pPr>
              <w:jc w:val="center"/>
              <w:rPr>
                <w:color w:val="000000"/>
                <w:sz w:val="20"/>
                <w:szCs w:val="20"/>
              </w:rPr>
            </w:pPr>
            <w:r w:rsidRPr="004D2C50">
              <w:rPr>
                <w:color w:val="000000"/>
                <w:sz w:val="20"/>
                <w:szCs w:val="20"/>
              </w:rPr>
              <w:t>0.14</w:t>
            </w:r>
          </w:p>
        </w:tc>
        <w:tc>
          <w:tcPr>
            <w:tcW w:w="566" w:type="dxa"/>
            <w:tcBorders>
              <w:top w:val="nil"/>
              <w:left w:val="nil"/>
              <w:bottom w:val="nil"/>
              <w:right w:val="nil"/>
            </w:tcBorders>
            <w:shd w:val="clear" w:color="auto" w:fill="auto"/>
            <w:noWrap/>
            <w:vAlign w:val="center"/>
            <w:hideMark/>
          </w:tcPr>
          <w:p w14:paraId="43FE4102" w14:textId="77777777" w:rsidR="004D2C50" w:rsidRPr="004D2C50" w:rsidRDefault="004D2C50" w:rsidP="004D2C50">
            <w:pPr>
              <w:jc w:val="center"/>
              <w:rPr>
                <w:color w:val="000000"/>
                <w:sz w:val="20"/>
                <w:szCs w:val="20"/>
              </w:rPr>
            </w:pPr>
            <w:r w:rsidRPr="004D2C50">
              <w:rPr>
                <w:color w:val="000000"/>
                <w:sz w:val="20"/>
                <w:szCs w:val="20"/>
              </w:rPr>
              <w:t>0.45</w:t>
            </w:r>
          </w:p>
        </w:tc>
        <w:tc>
          <w:tcPr>
            <w:tcW w:w="727" w:type="dxa"/>
            <w:tcBorders>
              <w:top w:val="nil"/>
              <w:left w:val="nil"/>
              <w:bottom w:val="nil"/>
              <w:right w:val="nil"/>
            </w:tcBorders>
            <w:shd w:val="clear" w:color="auto" w:fill="auto"/>
            <w:noWrap/>
            <w:vAlign w:val="center"/>
            <w:hideMark/>
          </w:tcPr>
          <w:p w14:paraId="0C10C8BD" w14:textId="77777777" w:rsidR="004D2C50" w:rsidRPr="004D2C50" w:rsidRDefault="004D2C50" w:rsidP="004D2C50">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7C9614A4"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7AF1BA6C" w14:textId="7BDD8722" w:rsidR="004D2C50" w:rsidRPr="004D2C50" w:rsidRDefault="004D2C50" w:rsidP="004D2C50">
            <w:pPr>
              <w:jc w:val="center"/>
              <w:rPr>
                <w:color w:val="000000"/>
                <w:sz w:val="20"/>
                <w:szCs w:val="20"/>
              </w:rPr>
            </w:pPr>
            <w:r w:rsidRPr="004D2C50">
              <w:rPr>
                <w:color w:val="000000"/>
                <w:sz w:val="20"/>
                <w:szCs w:val="20"/>
              </w:rPr>
              <w:t>52</w:t>
            </w:r>
          </w:p>
        </w:tc>
        <w:tc>
          <w:tcPr>
            <w:tcW w:w="672" w:type="dxa"/>
            <w:tcBorders>
              <w:top w:val="nil"/>
              <w:left w:val="nil"/>
              <w:bottom w:val="nil"/>
              <w:right w:val="nil"/>
            </w:tcBorders>
            <w:shd w:val="clear" w:color="auto" w:fill="auto"/>
            <w:noWrap/>
            <w:vAlign w:val="center"/>
            <w:hideMark/>
          </w:tcPr>
          <w:p w14:paraId="2689B12E" w14:textId="77777777" w:rsidR="004D2C50" w:rsidRPr="004D2C50" w:rsidRDefault="004D2C50" w:rsidP="004D2C50">
            <w:pPr>
              <w:jc w:val="center"/>
              <w:rPr>
                <w:color w:val="000000"/>
                <w:sz w:val="20"/>
                <w:szCs w:val="20"/>
              </w:rPr>
            </w:pPr>
            <w:r w:rsidRPr="004D2C50">
              <w:rPr>
                <w:color w:val="000000"/>
                <w:sz w:val="20"/>
                <w:szCs w:val="20"/>
              </w:rPr>
              <w:t>0.27</w:t>
            </w:r>
          </w:p>
        </w:tc>
        <w:tc>
          <w:tcPr>
            <w:tcW w:w="588" w:type="dxa"/>
            <w:tcBorders>
              <w:top w:val="nil"/>
              <w:left w:val="nil"/>
              <w:bottom w:val="nil"/>
              <w:right w:val="nil"/>
            </w:tcBorders>
            <w:shd w:val="clear" w:color="auto" w:fill="auto"/>
            <w:noWrap/>
            <w:vAlign w:val="center"/>
            <w:hideMark/>
          </w:tcPr>
          <w:p w14:paraId="0B5EF394" w14:textId="77777777" w:rsidR="004D2C50" w:rsidRPr="004D2C50" w:rsidRDefault="004D2C50" w:rsidP="004D2C50">
            <w:pPr>
              <w:jc w:val="center"/>
              <w:rPr>
                <w:color w:val="000000"/>
                <w:sz w:val="20"/>
                <w:szCs w:val="20"/>
              </w:rPr>
            </w:pPr>
            <w:r w:rsidRPr="004D2C50">
              <w:rPr>
                <w:color w:val="000000"/>
                <w:sz w:val="20"/>
                <w:szCs w:val="20"/>
              </w:rPr>
              <w:t>0.79</w:t>
            </w:r>
          </w:p>
        </w:tc>
        <w:tc>
          <w:tcPr>
            <w:tcW w:w="270" w:type="dxa"/>
            <w:tcBorders>
              <w:top w:val="nil"/>
              <w:left w:val="nil"/>
              <w:bottom w:val="nil"/>
              <w:right w:val="nil"/>
            </w:tcBorders>
            <w:shd w:val="clear" w:color="auto" w:fill="auto"/>
            <w:noWrap/>
            <w:vAlign w:val="center"/>
            <w:hideMark/>
          </w:tcPr>
          <w:p w14:paraId="54B31B47" w14:textId="77777777" w:rsidR="004D2C50" w:rsidRPr="004D2C50" w:rsidRDefault="004D2C50" w:rsidP="004D2C50">
            <w:pPr>
              <w:jc w:val="center"/>
              <w:rPr>
                <w:color w:val="000000"/>
                <w:sz w:val="20"/>
                <w:szCs w:val="20"/>
              </w:rPr>
            </w:pPr>
            <w:r w:rsidRPr="004D2C50">
              <w:rPr>
                <w:color w:val="000000"/>
                <w:sz w:val="20"/>
                <w:szCs w:val="20"/>
              </w:rPr>
              <w:t>0 - 4</w:t>
            </w:r>
          </w:p>
        </w:tc>
      </w:tr>
      <w:tr w:rsidR="004D2C50" w:rsidRPr="004D2C50" w14:paraId="601D61C6"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51E15C78" w14:textId="2BECD76C"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4DA541BB"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57D7907A" w14:textId="77777777" w:rsidR="004D2C50" w:rsidRPr="004D2C50" w:rsidRDefault="004D2C50" w:rsidP="004D2C50">
            <w:pPr>
              <w:jc w:val="center"/>
              <w:rPr>
                <w:color w:val="000000"/>
                <w:sz w:val="20"/>
                <w:szCs w:val="20"/>
              </w:rPr>
            </w:pPr>
            <w:r w:rsidRPr="004D2C50">
              <w:rPr>
                <w:color w:val="000000"/>
                <w:sz w:val="20"/>
                <w:szCs w:val="20"/>
              </w:rPr>
              <w:t>172</w:t>
            </w:r>
          </w:p>
        </w:tc>
        <w:tc>
          <w:tcPr>
            <w:tcW w:w="722" w:type="dxa"/>
            <w:tcBorders>
              <w:top w:val="nil"/>
              <w:left w:val="nil"/>
              <w:bottom w:val="nil"/>
              <w:right w:val="nil"/>
            </w:tcBorders>
            <w:shd w:val="clear" w:color="auto" w:fill="auto"/>
            <w:noWrap/>
            <w:vAlign w:val="center"/>
            <w:hideMark/>
          </w:tcPr>
          <w:p w14:paraId="03CE8798" w14:textId="77777777" w:rsidR="004D2C50" w:rsidRPr="004D2C50" w:rsidRDefault="004D2C50" w:rsidP="004D2C50">
            <w:pPr>
              <w:jc w:val="center"/>
              <w:rPr>
                <w:color w:val="000000"/>
                <w:sz w:val="20"/>
                <w:szCs w:val="20"/>
              </w:rPr>
            </w:pPr>
            <w:r w:rsidRPr="004D2C50">
              <w:rPr>
                <w:color w:val="000000"/>
                <w:sz w:val="20"/>
                <w:szCs w:val="20"/>
              </w:rPr>
              <w:t>0.23</w:t>
            </w:r>
          </w:p>
        </w:tc>
        <w:tc>
          <w:tcPr>
            <w:tcW w:w="566" w:type="dxa"/>
            <w:tcBorders>
              <w:top w:val="nil"/>
              <w:left w:val="nil"/>
              <w:bottom w:val="nil"/>
              <w:right w:val="nil"/>
            </w:tcBorders>
            <w:shd w:val="clear" w:color="auto" w:fill="auto"/>
            <w:noWrap/>
            <w:vAlign w:val="center"/>
            <w:hideMark/>
          </w:tcPr>
          <w:p w14:paraId="25347B95" w14:textId="77777777" w:rsidR="004D2C50" w:rsidRPr="004D2C50" w:rsidRDefault="004D2C50" w:rsidP="004D2C50">
            <w:pPr>
              <w:jc w:val="center"/>
              <w:rPr>
                <w:color w:val="000000"/>
                <w:sz w:val="20"/>
                <w:szCs w:val="20"/>
              </w:rPr>
            </w:pPr>
            <w:r w:rsidRPr="004D2C50">
              <w:rPr>
                <w:color w:val="000000"/>
                <w:sz w:val="20"/>
                <w:szCs w:val="20"/>
              </w:rPr>
              <w:t>0.57</w:t>
            </w:r>
          </w:p>
        </w:tc>
        <w:tc>
          <w:tcPr>
            <w:tcW w:w="727" w:type="dxa"/>
            <w:tcBorders>
              <w:top w:val="nil"/>
              <w:left w:val="nil"/>
              <w:bottom w:val="nil"/>
              <w:right w:val="nil"/>
            </w:tcBorders>
            <w:shd w:val="clear" w:color="auto" w:fill="auto"/>
            <w:noWrap/>
            <w:vAlign w:val="center"/>
            <w:hideMark/>
          </w:tcPr>
          <w:p w14:paraId="6975C0CB" w14:textId="77777777" w:rsidR="004D2C50" w:rsidRPr="004D2C50" w:rsidRDefault="004D2C50" w:rsidP="004D2C50">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142BFD34"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65721864" w14:textId="24A2C9FF" w:rsidR="004D2C50" w:rsidRPr="004D2C50" w:rsidRDefault="004D2C50" w:rsidP="004D2C50">
            <w:pPr>
              <w:jc w:val="center"/>
              <w:rPr>
                <w:color w:val="000000"/>
                <w:sz w:val="20"/>
                <w:szCs w:val="20"/>
              </w:rPr>
            </w:pPr>
            <w:r w:rsidRPr="004D2C50">
              <w:rPr>
                <w:color w:val="000000"/>
                <w:sz w:val="20"/>
                <w:szCs w:val="20"/>
              </w:rPr>
              <w:t>80</w:t>
            </w:r>
          </w:p>
        </w:tc>
        <w:tc>
          <w:tcPr>
            <w:tcW w:w="672" w:type="dxa"/>
            <w:tcBorders>
              <w:top w:val="nil"/>
              <w:left w:val="nil"/>
              <w:bottom w:val="nil"/>
              <w:right w:val="nil"/>
            </w:tcBorders>
            <w:shd w:val="clear" w:color="auto" w:fill="auto"/>
            <w:noWrap/>
            <w:vAlign w:val="center"/>
            <w:hideMark/>
          </w:tcPr>
          <w:p w14:paraId="651E9CB4" w14:textId="1E9B91C7" w:rsidR="004D2C50" w:rsidRPr="004D2C50" w:rsidRDefault="004D2C50" w:rsidP="004D2C50">
            <w:pPr>
              <w:jc w:val="center"/>
              <w:rPr>
                <w:color w:val="000000"/>
                <w:sz w:val="20"/>
                <w:szCs w:val="20"/>
              </w:rPr>
            </w:pPr>
            <w:r w:rsidRPr="004D2C50">
              <w:rPr>
                <w:color w:val="000000"/>
                <w:sz w:val="20"/>
                <w:szCs w:val="20"/>
              </w:rPr>
              <w:t>0.3</w:t>
            </w:r>
            <w:r w:rsidR="00A15E5C">
              <w:rPr>
                <w:color w:val="000000"/>
                <w:sz w:val="20"/>
                <w:szCs w:val="20"/>
              </w:rPr>
              <w:t>0</w:t>
            </w:r>
          </w:p>
        </w:tc>
        <w:tc>
          <w:tcPr>
            <w:tcW w:w="588" w:type="dxa"/>
            <w:tcBorders>
              <w:top w:val="nil"/>
              <w:left w:val="nil"/>
              <w:bottom w:val="nil"/>
              <w:right w:val="nil"/>
            </w:tcBorders>
            <w:shd w:val="clear" w:color="auto" w:fill="auto"/>
            <w:noWrap/>
            <w:vAlign w:val="center"/>
            <w:hideMark/>
          </w:tcPr>
          <w:p w14:paraId="626E8034" w14:textId="77777777" w:rsidR="004D2C50" w:rsidRPr="004D2C50" w:rsidRDefault="004D2C50" w:rsidP="004D2C50">
            <w:pPr>
              <w:jc w:val="center"/>
              <w:rPr>
                <w:color w:val="000000"/>
                <w:sz w:val="20"/>
                <w:szCs w:val="20"/>
              </w:rPr>
            </w:pPr>
            <w:r w:rsidRPr="004D2C50">
              <w:rPr>
                <w:color w:val="000000"/>
                <w:sz w:val="20"/>
                <w:szCs w:val="20"/>
              </w:rPr>
              <w:t>0.72</w:t>
            </w:r>
          </w:p>
        </w:tc>
        <w:tc>
          <w:tcPr>
            <w:tcW w:w="270" w:type="dxa"/>
            <w:tcBorders>
              <w:top w:val="nil"/>
              <w:left w:val="nil"/>
              <w:bottom w:val="nil"/>
              <w:right w:val="nil"/>
            </w:tcBorders>
            <w:shd w:val="clear" w:color="auto" w:fill="auto"/>
            <w:noWrap/>
            <w:vAlign w:val="center"/>
            <w:hideMark/>
          </w:tcPr>
          <w:p w14:paraId="44392A6D" w14:textId="77777777" w:rsidR="004D2C50" w:rsidRPr="004D2C50" w:rsidRDefault="004D2C50" w:rsidP="004D2C50">
            <w:pPr>
              <w:jc w:val="center"/>
              <w:rPr>
                <w:color w:val="000000"/>
                <w:sz w:val="20"/>
                <w:szCs w:val="20"/>
              </w:rPr>
            </w:pPr>
            <w:r w:rsidRPr="004D2C50">
              <w:rPr>
                <w:color w:val="000000"/>
                <w:sz w:val="20"/>
                <w:szCs w:val="20"/>
              </w:rPr>
              <w:t>0 - 3</w:t>
            </w:r>
          </w:p>
        </w:tc>
      </w:tr>
      <w:tr w:rsidR="004D2C50" w:rsidRPr="004D2C50" w14:paraId="33732823"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623CE263" w14:textId="77777777" w:rsidR="004D2C50" w:rsidRPr="004D2C50" w:rsidRDefault="004D2C50" w:rsidP="004D2C50">
            <w:pPr>
              <w:jc w:val="center"/>
              <w:rPr>
                <w:color w:val="000000"/>
                <w:sz w:val="20"/>
                <w:szCs w:val="20"/>
              </w:rPr>
            </w:pPr>
            <w:r w:rsidRPr="004D2C50">
              <w:rPr>
                <w:color w:val="000000"/>
                <w:sz w:val="20"/>
                <w:szCs w:val="20"/>
              </w:rPr>
              <w:t>2015*</w:t>
            </w:r>
          </w:p>
        </w:tc>
        <w:tc>
          <w:tcPr>
            <w:tcW w:w="516" w:type="dxa"/>
            <w:tcBorders>
              <w:top w:val="nil"/>
              <w:left w:val="nil"/>
              <w:bottom w:val="nil"/>
              <w:right w:val="nil"/>
            </w:tcBorders>
            <w:shd w:val="clear" w:color="auto" w:fill="auto"/>
            <w:noWrap/>
            <w:vAlign w:val="center"/>
            <w:hideMark/>
          </w:tcPr>
          <w:p w14:paraId="54C5DAA9"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45627869" w14:textId="77777777" w:rsidR="004D2C50" w:rsidRPr="004D2C50" w:rsidRDefault="004D2C50" w:rsidP="004D2C50">
            <w:pPr>
              <w:jc w:val="center"/>
              <w:rPr>
                <w:color w:val="000000"/>
                <w:sz w:val="20"/>
                <w:szCs w:val="20"/>
              </w:rPr>
            </w:pPr>
            <w:r w:rsidRPr="004D2C50">
              <w:rPr>
                <w:color w:val="000000"/>
                <w:sz w:val="20"/>
                <w:szCs w:val="20"/>
              </w:rPr>
              <w:t>417</w:t>
            </w:r>
          </w:p>
        </w:tc>
        <w:tc>
          <w:tcPr>
            <w:tcW w:w="722" w:type="dxa"/>
            <w:tcBorders>
              <w:top w:val="nil"/>
              <w:left w:val="nil"/>
              <w:bottom w:val="nil"/>
              <w:right w:val="nil"/>
            </w:tcBorders>
            <w:shd w:val="clear" w:color="auto" w:fill="auto"/>
            <w:noWrap/>
            <w:vAlign w:val="center"/>
            <w:hideMark/>
          </w:tcPr>
          <w:p w14:paraId="6DB22703" w14:textId="77777777" w:rsidR="004D2C50" w:rsidRPr="004D2C50" w:rsidRDefault="004D2C50" w:rsidP="004D2C50">
            <w:pPr>
              <w:jc w:val="center"/>
              <w:rPr>
                <w:color w:val="000000"/>
                <w:sz w:val="20"/>
                <w:szCs w:val="20"/>
              </w:rPr>
            </w:pPr>
            <w:r w:rsidRPr="004D2C50">
              <w:rPr>
                <w:color w:val="000000"/>
                <w:sz w:val="20"/>
                <w:szCs w:val="20"/>
              </w:rPr>
              <w:t>0.12</w:t>
            </w:r>
          </w:p>
        </w:tc>
        <w:tc>
          <w:tcPr>
            <w:tcW w:w="566" w:type="dxa"/>
            <w:tcBorders>
              <w:top w:val="nil"/>
              <w:left w:val="nil"/>
              <w:bottom w:val="nil"/>
              <w:right w:val="nil"/>
            </w:tcBorders>
            <w:shd w:val="clear" w:color="auto" w:fill="auto"/>
            <w:noWrap/>
            <w:vAlign w:val="center"/>
            <w:hideMark/>
          </w:tcPr>
          <w:p w14:paraId="668F9A3E" w14:textId="77777777" w:rsidR="004D2C50" w:rsidRPr="004D2C50" w:rsidRDefault="004D2C50" w:rsidP="004D2C50">
            <w:pPr>
              <w:jc w:val="center"/>
              <w:rPr>
                <w:color w:val="000000"/>
                <w:sz w:val="20"/>
                <w:szCs w:val="20"/>
              </w:rPr>
            </w:pPr>
            <w:r w:rsidRPr="004D2C50">
              <w:rPr>
                <w:color w:val="000000"/>
                <w:sz w:val="20"/>
                <w:szCs w:val="20"/>
              </w:rPr>
              <w:t>0.35</w:t>
            </w:r>
          </w:p>
        </w:tc>
        <w:tc>
          <w:tcPr>
            <w:tcW w:w="727" w:type="dxa"/>
            <w:tcBorders>
              <w:top w:val="nil"/>
              <w:left w:val="nil"/>
              <w:bottom w:val="nil"/>
              <w:right w:val="nil"/>
            </w:tcBorders>
            <w:shd w:val="clear" w:color="auto" w:fill="auto"/>
            <w:noWrap/>
            <w:vAlign w:val="center"/>
            <w:hideMark/>
          </w:tcPr>
          <w:p w14:paraId="2E1D3BFA" w14:textId="77777777" w:rsidR="004D2C50" w:rsidRPr="004D2C50" w:rsidRDefault="004D2C50" w:rsidP="004D2C50">
            <w:pPr>
              <w:jc w:val="center"/>
              <w:rPr>
                <w:color w:val="000000"/>
                <w:sz w:val="20"/>
                <w:szCs w:val="20"/>
              </w:rPr>
            </w:pPr>
            <w:r w:rsidRPr="004D2C50">
              <w:rPr>
                <w:color w:val="000000"/>
                <w:sz w:val="20"/>
                <w:szCs w:val="20"/>
              </w:rPr>
              <w:t>0 - 2</w:t>
            </w:r>
          </w:p>
        </w:tc>
        <w:tc>
          <w:tcPr>
            <w:tcW w:w="222" w:type="dxa"/>
            <w:tcBorders>
              <w:top w:val="nil"/>
              <w:left w:val="nil"/>
              <w:bottom w:val="nil"/>
              <w:right w:val="nil"/>
            </w:tcBorders>
          </w:tcPr>
          <w:p w14:paraId="0F347717"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3292BE89" w14:textId="769D64E4" w:rsidR="004D2C50" w:rsidRPr="004D2C50" w:rsidRDefault="004D2C50" w:rsidP="004D2C50">
            <w:pPr>
              <w:jc w:val="center"/>
              <w:rPr>
                <w:color w:val="000000"/>
                <w:sz w:val="20"/>
                <w:szCs w:val="20"/>
              </w:rPr>
            </w:pPr>
            <w:r w:rsidRPr="004D2C50">
              <w:rPr>
                <w:color w:val="000000"/>
                <w:sz w:val="20"/>
                <w:szCs w:val="20"/>
              </w:rPr>
              <w:t>48</w:t>
            </w:r>
          </w:p>
        </w:tc>
        <w:tc>
          <w:tcPr>
            <w:tcW w:w="672" w:type="dxa"/>
            <w:tcBorders>
              <w:top w:val="nil"/>
              <w:left w:val="nil"/>
              <w:bottom w:val="nil"/>
              <w:right w:val="nil"/>
            </w:tcBorders>
            <w:shd w:val="clear" w:color="auto" w:fill="auto"/>
            <w:noWrap/>
            <w:vAlign w:val="center"/>
            <w:hideMark/>
          </w:tcPr>
          <w:p w14:paraId="42A46A02" w14:textId="77777777" w:rsidR="004D2C50" w:rsidRPr="004D2C50" w:rsidRDefault="004D2C50" w:rsidP="004D2C50">
            <w:pPr>
              <w:jc w:val="center"/>
              <w:rPr>
                <w:color w:val="000000"/>
                <w:sz w:val="20"/>
                <w:szCs w:val="20"/>
              </w:rPr>
            </w:pPr>
            <w:r w:rsidRPr="004D2C50">
              <w:rPr>
                <w:color w:val="000000"/>
                <w:sz w:val="20"/>
                <w:szCs w:val="20"/>
              </w:rPr>
              <w:t>0.31</w:t>
            </w:r>
          </w:p>
        </w:tc>
        <w:tc>
          <w:tcPr>
            <w:tcW w:w="588" w:type="dxa"/>
            <w:tcBorders>
              <w:top w:val="nil"/>
              <w:left w:val="nil"/>
              <w:bottom w:val="nil"/>
              <w:right w:val="nil"/>
            </w:tcBorders>
            <w:shd w:val="clear" w:color="auto" w:fill="auto"/>
            <w:noWrap/>
            <w:vAlign w:val="center"/>
            <w:hideMark/>
          </w:tcPr>
          <w:p w14:paraId="38839935" w14:textId="77777777" w:rsidR="004D2C50" w:rsidRPr="004D2C50" w:rsidRDefault="004D2C50" w:rsidP="004D2C50">
            <w:pPr>
              <w:jc w:val="center"/>
              <w:rPr>
                <w:color w:val="000000"/>
                <w:sz w:val="20"/>
                <w:szCs w:val="20"/>
              </w:rPr>
            </w:pPr>
            <w:r w:rsidRPr="004D2C50">
              <w:rPr>
                <w:color w:val="000000"/>
                <w:sz w:val="20"/>
                <w:szCs w:val="20"/>
              </w:rPr>
              <w:t>0.95</w:t>
            </w:r>
          </w:p>
        </w:tc>
        <w:tc>
          <w:tcPr>
            <w:tcW w:w="270" w:type="dxa"/>
            <w:tcBorders>
              <w:top w:val="nil"/>
              <w:left w:val="nil"/>
              <w:bottom w:val="nil"/>
              <w:right w:val="nil"/>
            </w:tcBorders>
            <w:shd w:val="clear" w:color="auto" w:fill="auto"/>
            <w:noWrap/>
            <w:vAlign w:val="center"/>
            <w:hideMark/>
          </w:tcPr>
          <w:p w14:paraId="2B994EDC" w14:textId="77777777" w:rsidR="004D2C50" w:rsidRPr="004D2C50" w:rsidRDefault="004D2C50" w:rsidP="004D2C50">
            <w:pPr>
              <w:jc w:val="center"/>
              <w:rPr>
                <w:color w:val="000000"/>
                <w:sz w:val="20"/>
                <w:szCs w:val="20"/>
              </w:rPr>
            </w:pPr>
            <w:r w:rsidRPr="004D2C50">
              <w:rPr>
                <w:color w:val="000000"/>
                <w:sz w:val="20"/>
                <w:szCs w:val="20"/>
              </w:rPr>
              <w:t>0 - 6</w:t>
            </w:r>
          </w:p>
        </w:tc>
      </w:tr>
      <w:tr w:rsidR="004D2C50" w:rsidRPr="004D2C50" w14:paraId="7080B21E"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63D794DD" w14:textId="381101C2"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6076CD6E"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48B3EB6C" w14:textId="77777777" w:rsidR="004D2C50" w:rsidRPr="004D2C50" w:rsidRDefault="004D2C50" w:rsidP="004D2C50">
            <w:pPr>
              <w:jc w:val="center"/>
              <w:rPr>
                <w:color w:val="000000"/>
                <w:sz w:val="20"/>
                <w:szCs w:val="20"/>
              </w:rPr>
            </w:pPr>
            <w:r w:rsidRPr="004D2C50">
              <w:rPr>
                <w:color w:val="000000"/>
                <w:sz w:val="20"/>
                <w:szCs w:val="20"/>
              </w:rPr>
              <w:t>202</w:t>
            </w:r>
          </w:p>
        </w:tc>
        <w:tc>
          <w:tcPr>
            <w:tcW w:w="722" w:type="dxa"/>
            <w:tcBorders>
              <w:top w:val="nil"/>
              <w:left w:val="nil"/>
              <w:bottom w:val="nil"/>
              <w:right w:val="nil"/>
            </w:tcBorders>
            <w:shd w:val="clear" w:color="auto" w:fill="auto"/>
            <w:noWrap/>
            <w:vAlign w:val="center"/>
            <w:hideMark/>
          </w:tcPr>
          <w:p w14:paraId="395B6EBE" w14:textId="77777777" w:rsidR="004D2C50" w:rsidRPr="004D2C50" w:rsidRDefault="004D2C50" w:rsidP="004D2C50">
            <w:pPr>
              <w:jc w:val="center"/>
              <w:rPr>
                <w:color w:val="000000"/>
                <w:sz w:val="20"/>
                <w:szCs w:val="20"/>
              </w:rPr>
            </w:pPr>
            <w:r w:rsidRPr="004D2C50">
              <w:rPr>
                <w:color w:val="000000"/>
                <w:sz w:val="20"/>
                <w:szCs w:val="20"/>
              </w:rPr>
              <w:t>0.17</w:t>
            </w:r>
          </w:p>
        </w:tc>
        <w:tc>
          <w:tcPr>
            <w:tcW w:w="566" w:type="dxa"/>
            <w:tcBorders>
              <w:top w:val="nil"/>
              <w:left w:val="nil"/>
              <w:bottom w:val="nil"/>
              <w:right w:val="nil"/>
            </w:tcBorders>
            <w:shd w:val="clear" w:color="auto" w:fill="auto"/>
            <w:noWrap/>
            <w:vAlign w:val="center"/>
            <w:hideMark/>
          </w:tcPr>
          <w:p w14:paraId="03B44711" w14:textId="51344C8B" w:rsidR="004D2C50" w:rsidRPr="004D2C50" w:rsidRDefault="004D2C50" w:rsidP="004D2C50">
            <w:pPr>
              <w:jc w:val="center"/>
              <w:rPr>
                <w:color w:val="000000"/>
                <w:sz w:val="20"/>
                <w:szCs w:val="20"/>
              </w:rPr>
            </w:pPr>
            <w:r w:rsidRPr="004D2C50">
              <w:rPr>
                <w:color w:val="000000"/>
                <w:sz w:val="20"/>
                <w:szCs w:val="20"/>
              </w:rPr>
              <w:t>0.5</w:t>
            </w:r>
            <w:r w:rsidR="00A15E5C">
              <w:rPr>
                <w:color w:val="000000"/>
                <w:sz w:val="20"/>
                <w:szCs w:val="20"/>
              </w:rPr>
              <w:t>0</w:t>
            </w:r>
          </w:p>
        </w:tc>
        <w:tc>
          <w:tcPr>
            <w:tcW w:w="727" w:type="dxa"/>
            <w:tcBorders>
              <w:top w:val="nil"/>
              <w:left w:val="nil"/>
              <w:bottom w:val="nil"/>
              <w:right w:val="nil"/>
            </w:tcBorders>
            <w:shd w:val="clear" w:color="auto" w:fill="auto"/>
            <w:noWrap/>
            <w:vAlign w:val="center"/>
            <w:hideMark/>
          </w:tcPr>
          <w:p w14:paraId="36171B10" w14:textId="77777777" w:rsidR="004D2C50" w:rsidRPr="004D2C50" w:rsidRDefault="004D2C50" w:rsidP="004D2C50">
            <w:pPr>
              <w:jc w:val="center"/>
              <w:rPr>
                <w:color w:val="000000"/>
                <w:sz w:val="20"/>
                <w:szCs w:val="20"/>
              </w:rPr>
            </w:pPr>
            <w:r w:rsidRPr="004D2C50">
              <w:rPr>
                <w:color w:val="000000"/>
                <w:sz w:val="20"/>
                <w:szCs w:val="20"/>
              </w:rPr>
              <w:t>0 - 4</w:t>
            </w:r>
          </w:p>
        </w:tc>
        <w:tc>
          <w:tcPr>
            <w:tcW w:w="222" w:type="dxa"/>
            <w:tcBorders>
              <w:top w:val="nil"/>
              <w:left w:val="nil"/>
              <w:bottom w:val="nil"/>
              <w:right w:val="nil"/>
            </w:tcBorders>
          </w:tcPr>
          <w:p w14:paraId="4DA8399D"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F75FE05" w14:textId="6AC9755C" w:rsidR="004D2C50" w:rsidRPr="004D2C50" w:rsidRDefault="004D2C50" w:rsidP="004D2C50">
            <w:pPr>
              <w:jc w:val="center"/>
              <w:rPr>
                <w:color w:val="000000"/>
                <w:sz w:val="20"/>
                <w:szCs w:val="20"/>
              </w:rPr>
            </w:pPr>
            <w:r w:rsidRPr="004D2C50">
              <w:rPr>
                <w:color w:val="000000"/>
                <w:sz w:val="20"/>
                <w:szCs w:val="20"/>
              </w:rPr>
              <w:t>87</w:t>
            </w:r>
          </w:p>
        </w:tc>
        <w:tc>
          <w:tcPr>
            <w:tcW w:w="672" w:type="dxa"/>
            <w:tcBorders>
              <w:top w:val="nil"/>
              <w:left w:val="nil"/>
              <w:bottom w:val="nil"/>
              <w:right w:val="nil"/>
            </w:tcBorders>
            <w:shd w:val="clear" w:color="auto" w:fill="auto"/>
            <w:noWrap/>
            <w:vAlign w:val="center"/>
            <w:hideMark/>
          </w:tcPr>
          <w:p w14:paraId="5C9ECB0C" w14:textId="77777777" w:rsidR="004D2C50" w:rsidRPr="004D2C50" w:rsidRDefault="004D2C50" w:rsidP="004D2C50">
            <w:pPr>
              <w:jc w:val="center"/>
              <w:rPr>
                <w:color w:val="000000"/>
                <w:sz w:val="20"/>
                <w:szCs w:val="20"/>
              </w:rPr>
            </w:pPr>
            <w:r w:rsidRPr="004D2C50">
              <w:rPr>
                <w:color w:val="000000"/>
                <w:sz w:val="20"/>
                <w:szCs w:val="20"/>
              </w:rPr>
              <w:t>0.31</w:t>
            </w:r>
          </w:p>
        </w:tc>
        <w:tc>
          <w:tcPr>
            <w:tcW w:w="588" w:type="dxa"/>
            <w:tcBorders>
              <w:top w:val="nil"/>
              <w:left w:val="nil"/>
              <w:bottom w:val="nil"/>
              <w:right w:val="nil"/>
            </w:tcBorders>
            <w:shd w:val="clear" w:color="auto" w:fill="auto"/>
            <w:noWrap/>
            <w:vAlign w:val="center"/>
            <w:hideMark/>
          </w:tcPr>
          <w:p w14:paraId="52E08544" w14:textId="77777777" w:rsidR="004D2C50" w:rsidRPr="004D2C50" w:rsidRDefault="004D2C50" w:rsidP="004D2C50">
            <w:pPr>
              <w:jc w:val="center"/>
              <w:rPr>
                <w:color w:val="000000"/>
                <w:sz w:val="20"/>
                <w:szCs w:val="20"/>
              </w:rPr>
            </w:pPr>
            <w:r w:rsidRPr="004D2C50">
              <w:rPr>
                <w:color w:val="000000"/>
                <w:sz w:val="20"/>
                <w:szCs w:val="20"/>
              </w:rPr>
              <w:t>0.58</w:t>
            </w:r>
          </w:p>
        </w:tc>
        <w:tc>
          <w:tcPr>
            <w:tcW w:w="270" w:type="dxa"/>
            <w:tcBorders>
              <w:top w:val="nil"/>
              <w:left w:val="nil"/>
              <w:bottom w:val="nil"/>
              <w:right w:val="nil"/>
            </w:tcBorders>
            <w:shd w:val="clear" w:color="auto" w:fill="auto"/>
            <w:noWrap/>
            <w:vAlign w:val="center"/>
            <w:hideMark/>
          </w:tcPr>
          <w:p w14:paraId="0A656FDA" w14:textId="77777777" w:rsidR="004D2C50" w:rsidRPr="004D2C50" w:rsidRDefault="004D2C50" w:rsidP="004D2C50">
            <w:pPr>
              <w:jc w:val="center"/>
              <w:rPr>
                <w:color w:val="000000"/>
                <w:sz w:val="20"/>
                <w:szCs w:val="20"/>
              </w:rPr>
            </w:pPr>
            <w:r w:rsidRPr="004D2C50">
              <w:rPr>
                <w:color w:val="000000"/>
                <w:sz w:val="20"/>
                <w:szCs w:val="20"/>
              </w:rPr>
              <w:t>0 - 3</w:t>
            </w:r>
          </w:p>
        </w:tc>
      </w:tr>
      <w:tr w:rsidR="004D2C50" w:rsidRPr="004D2C50" w14:paraId="77D4D747"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143E2462" w14:textId="77777777" w:rsidR="004D2C50" w:rsidRPr="004D2C50" w:rsidRDefault="004D2C50" w:rsidP="004D2C50">
            <w:pPr>
              <w:jc w:val="center"/>
              <w:rPr>
                <w:color w:val="000000"/>
                <w:sz w:val="20"/>
                <w:szCs w:val="20"/>
              </w:rPr>
            </w:pPr>
            <w:r w:rsidRPr="004D2C50">
              <w:rPr>
                <w:color w:val="000000"/>
                <w:sz w:val="20"/>
                <w:szCs w:val="20"/>
              </w:rPr>
              <w:t>2016**</w:t>
            </w:r>
          </w:p>
        </w:tc>
        <w:tc>
          <w:tcPr>
            <w:tcW w:w="516" w:type="dxa"/>
            <w:tcBorders>
              <w:top w:val="nil"/>
              <w:left w:val="nil"/>
              <w:bottom w:val="nil"/>
              <w:right w:val="nil"/>
            </w:tcBorders>
            <w:shd w:val="clear" w:color="auto" w:fill="auto"/>
            <w:noWrap/>
            <w:vAlign w:val="center"/>
            <w:hideMark/>
          </w:tcPr>
          <w:p w14:paraId="2F068444"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280CF52E" w14:textId="77777777" w:rsidR="004D2C50" w:rsidRPr="004D2C50" w:rsidRDefault="004D2C50" w:rsidP="004D2C50">
            <w:pPr>
              <w:jc w:val="center"/>
              <w:rPr>
                <w:color w:val="000000"/>
                <w:sz w:val="20"/>
                <w:szCs w:val="20"/>
              </w:rPr>
            </w:pPr>
            <w:r w:rsidRPr="004D2C50">
              <w:rPr>
                <w:color w:val="000000"/>
                <w:sz w:val="20"/>
                <w:szCs w:val="20"/>
              </w:rPr>
              <w:t>336</w:t>
            </w:r>
          </w:p>
        </w:tc>
        <w:tc>
          <w:tcPr>
            <w:tcW w:w="722" w:type="dxa"/>
            <w:tcBorders>
              <w:top w:val="nil"/>
              <w:left w:val="nil"/>
              <w:bottom w:val="nil"/>
              <w:right w:val="nil"/>
            </w:tcBorders>
            <w:shd w:val="clear" w:color="auto" w:fill="auto"/>
            <w:noWrap/>
            <w:vAlign w:val="center"/>
            <w:hideMark/>
          </w:tcPr>
          <w:p w14:paraId="14269C56" w14:textId="77777777" w:rsidR="004D2C50" w:rsidRPr="004D2C50" w:rsidRDefault="004D2C50" w:rsidP="004D2C50">
            <w:pPr>
              <w:jc w:val="center"/>
              <w:rPr>
                <w:color w:val="000000"/>
                <w:sz w:val="20"/>
                <w:szCs w:val="20"/>
              </w:rPr>
            </w:pPr>
            <w:r w:rsidRPr="004D2C50">
              <w:rPr>
                <w:color w:val="000000"/>
                <w:sz w:val="20"/>
                <w:szCs w:val="20"/>
              </w:rPr>
              <w:t>0.3</w:t>
            </w:r>
          </w:p>
        </w:tc>
        <w:tc>
          <w:tcPr>
            <w:tcW w:w="566" w:type="dxa"/>
            <w:tcBorders>
              <w:top w:val="nil"/>
              <w:left w:val="nil"/>
              <w:bottom w:val="nil"/>
              <w:right w:val="nil"/>
            </w:tcBorders>
            <w:shd w:val="clear" w:color="auto" w:fill="auto"/>
            <w:noWrap/>
            <w:vAlign w:val="center"/>
            <w:hideMark/>
          </w:tcPr>
          <w:p w14:paraId="284852AE" w14:textId="77777777" w:rsidR="004D2C50" w:rsidRPr="004D2C50" w:rsidRDefault="004D2C50" w:rsidP="004D2C50">
            <w:pPr>
              <w:jc w:val="center"/>
              <w:rPr>
                <w:color w:val="000000"/>
                <w:sz w:val="20"/>
                <w:szCs w:val="20"/>
              </w:rPr>
            </w:pPr>
            <w:r w:rsidRPr="004D2C50">
              <w:rPr>
                <w:color w:val="000000"/>
                <w:sz w:val="20"/>
                <w:szCs w:val="20"/>
              </w:rPr>
              <w:t>0.64</w:t>
            </w:r>
          </w:p>
        </w:tc>
        <w:tc>
          <w:tcPr>
            <w:tcW w:w="727" w:type="dxa"/>
            <w:tcBorders>
              <w:top w:val="nil"/>
              <w:left w:val="nil"/>
              <w:bottom w:val="nil"/>
              <w:right w:val="nil"/>
            </w:tcBorders>
            <w:shd w:val="clear" w:color="auto" w:fill="auto"/>
            <w:noWrap/>
            <w:vAlign w:val="center"/>
            <w:hideMark/>
          </w:tcPr>
          <w:p w14:paraId="7998A2F7" w14:textId="77777777" w:rsidR="004D2C50" w:rsidRPr="004D2C50" w:rsidRDefault="004D2C50" w:rsidP="004D2C50">
            <w:pPr>
              <w:jc w:val="center"/>
              <w:rPr>
                <w:color w:val="000000"/>
                <w:sz w:val="20"/>
                <w:szCs w:val="20"/>
              </w:rPr>
            </w:pPr>
            <w:r w:rsidRPr="004D2C50">
              <w:rPr>
                <w:color w:val="000000"/>
                <w:sz w:val="20"/>
                <w:szCs w:val="20"/>
              </w:rPr>
              <w:t>0 - 5</w:t>
            </w:r>
          </w:p>
        </w:tc>
        <w:tc>
          <w:tcPr>
            <w:tcW w:w="222" w:type="dxa"/>
            <w:tcBorders>
              <w:top w:val="nil"/>
              <w:left w:val="nil"/>
              <w:bottom w:val="nil"/>
              <w:right w:val="nil"/>
            </w:tcBorders>
          </w:tcPr>
          <w:p w14:paraId="12FF5F52"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6FB0E20D" w14:textId="49B72B27" w:rsidR="004D2C50" w:rsidRPr="004D2C50" w:rsidRDefault="004D2C50" w:rsidP="004D2C50">
            <w:pPr>
              <w:jc w:val="center"/>
              <w:rPr>
                <w:color w:val="000000"/>
                <w:sz w:val="20"/>
                <w:szCs w:val="20"/>
              </w:rPr>
            </w:pPr>
            <w:r w:rsidRPr="004D2C50">
              <w:rPr>
                <w:color w:val="000000"/>
                <w:sz w:val="20"/>
                <w:szCs w:val="20"/>
              </w:rPr>
              <w:t>64</w:t>
            </w:r>
          </w:p>
        </w:tc>
        <w:tc>
          <w:tcPr>
            <w:tcW w:w="672" w:type="dxa"/>
            <w:tcBorders>
              <w:top w:val="nil"/>
              <w:left w:val="nil"/>
              <w:bottom w:val="nil"/>
              <w:right w:val="nil"/>
            </w:tcBorders>
            <w:shd w:val="clear" w:color="auto" w:fill="auto"/>
            <w:noWrap/>
            <w:vAlign w:val="center"/>
            <w:hideMark/>
          </w:tcPr>
          <w:p w14:paraId="6FDD0488" w14:textId="77777777" w:rsidR="004D2C50" w:rsidRPr="004D2C50" w:rsidRDefault="004D2C50" w:rsidP="004D2C50">
            <w:pPr>
              <w:jc w:val="center"/>
              <w:rPr>
                <w:color w:val="000000"/>
                <w:sz w:val="20"/>
                <w:szCs w:val="20"/>
              </w:rPr>
            </w:pPr>
            <w:r w:rsidRPr="004D2C50">
              <w:rPr>
                <w:color w:val="000000"/>
                <w:sz w:val="20"/>
                <w:szCs w:val="20"/>
              </w:rPr>
              <w:t>0.39</w:t>
            </w:r>
          </w:p>
        </w:tc>
        <w:tc>
          <w:tcPr>
            <w:tcW w:w="588" w:type="dxa"/>
            <w:tcBorders>
              <w:top w:val="nil"/>
              <w:left w:val="nil"/>
              <w:bottom w:val="nil"/>
              <w:right w:val="nil"/>
            </w:tcBorders>
            <w:shd w:val="clear" w:color="auto" w:fill="auto"/>
            <w:noWrap/>
            <w:vAlign w:val="center"/>
            <w:hideMark/>
          </w:tcPr>
          <w:p w14:paraId="0D03C055" w14:textId="77777777" w:rsidR="004D2C50" w:rsidRPr="004D2C50" w:rsidRDefault="004D2C50" w:rsidP="004D2C50">
            <w:pPr>
              <w:jc w:val="center"/>
              <w:rPr>
                <w:color w:val="000000"/>
                <w:sz w:val="20"/>
                <w:szCs w:val="20"/>
              </w:rPr>
            </w:pPr>
            <w:r w:rsidRPr="004D2C50">
              <w:rPr>
                <w:color w:val="000000"/>
                <w:sz w:val="20"/>
                <w:szCs w:val="20"/>
              </w:rPr>
              <w:t>0.63</w:t>
            </w:r>
          </w:p>
        </w:tc>
        <w:tc>
          <w:tcPr>
            <w:tcW w:w="270" w:type="dxa"/>
            <w:tcBorders>
              <w:top w:val="nil"/>
              <w:left w:val="nil"/>
              <w:bottom w:val="nil"/>
              <w:right w:val="nil"/>
            </w:tcBorders>
            <w:shd w:val="clear" w:color="auto" w:fill="auto"/>
            <w:noWrap/>
            <w:vAlign w:val="center"/>
            <w:hideMark/>
          </w:tcPr>
          <w:p w14:paraId="63F63825" w14:textId="77777777" w:rsidR="004D2C50" w:rsidRPr="004D2C50" w:rsidRDefault="004D2C50" w:rsidP="004D2C50">
            <w:pPr>
              <w:jc w:val="center"/>
              <w:rPr>
                <w:color w:val="000000"/>
                <w:sz w:val="20"/>
                <w:szCs w:val="20"/>
              </w:rPr>
            </w:pPr>
            <w:r w:rsidRPr="004D2C50">
              <w:rPr>
                <w:color w:val="000000"/>
                <w:sz w:val="20"/>
                <w:szCs w:val="20"/>
              </w:rPr>
              <w:t>0 - 2</w:t>
            </w:r>
          </w:p>
        </w:tc>
      </w:tr>
      <w:tr w:rsidR="004D2C50" w:rsidRPr="004D2C50" w14:paraId="1FB1CC54"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3B53B7F4" w14:textId="7F7D39CD"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15C4DA8B"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3C00C43D" w14:textId="77777777" w:rsidR="004D2C50" w:rsidRPr="004D2C50" w:rsidRDefault="004D2C50" w:rsidP="004D2C50">
            <w:pPr>
              <w:jc w:val="center"/>
              <w:rPr>
                <w:color w:val="000000"/>
                <w:sz w:val="20"/>
                <w:szCs w:val="20"/>
              </w:rPr>
            </w:pPr>
            <w:r w:rsidRPr="004D2C50">
              <w:rPr>
                <w:color w:val="000000"/>
                <w:sz w:val="20"/>
                <w:szCs w:val="20"/>
              </w:rPr>
              <w:t>193</w:t>
            </w:r>
          </w:p>
        </w:tc>
        <w:tc>
          <w:tcPr>
            <w:tcW w:w="722" w:type="dxa"/>
            <w:tcBorders>
              <w:top w:val="nil"/>
              <w:left w:val="nil"/>
              <w:bottom w:val="nil"/>
              <w:right w:val="nil"/>
            </w:tcBorders>
            <w:shd w:val="clear" w:color="auto" w:fill="auto"/>
            <w:noWrap/>
            <w:vAlign w:val="center"/>
            <w:hideMark/>
          </w:tcPr>
          <w:p w14:paraId="0475256A" w14:textId="77777777" w:rsidR="004D2C50" w:rsidRPr="004D2C50" w:rsidRDefault="004D2C50" w:rsidP="004D2C50">
            <w:pPr>
              <w:jc w:val="center"/>
              <w:rPr>
                <w:color w:val="000000"/>
                <w:sz w:val="20"/>
                <w:szCs w:val="20"/>
              </w:rPr>
            </w:pPr>
            <w:r w:rsidRPr="004D2C50">
              <w:rPr>
                <w:color w:val="000000"/>
                <w:sz w:val="20"/>
                <w:szCs w:val="20"/>
              </w:rPr>
              <w:t>0.35</w:t>
            </w:r>
          </w:p>
        </w:tc>
        <w:tc>
          <w:tcPr>
            <w:tcW w:w="566" w:type="dxa"/>
            <w:tcBorders>
              <w:top w:val="nil"/>
              <w:left w:val="nil"/>
              <w:bottom w:val="nil"/>
              <w:right w:val="nil"/>
            </w:tcBorders>
            <w:shd w:val="clear" w:color="auto" w:fill="auto"/>
            <w:noWrap/>
            <w:vAlign w:val="center"/>
            <w:hideMark/>
          </w:tcPr>
          <w:p w14:paraId="1D291167" w14:textId="77777777" w:rsidR="004D2C50" w:rsidRPr="004D2C50" w:rsidRDefault="004D2C50" w:rsidP="004D2C50">
            <w:pPr>
              <w:jc w:val="center"/>
              <w:rPr>
                <w:color w:val="000000"/>
                <w:sz w:val="20"/>
                <w:szCs w:val="20"/>
              </w:rPr>
            </w:pPr>
            <w:r w:rsidRPr="004D2C50">
              <w:rPr>
                <w:color w:val="000000"/>
                <w:sz w:val="20"/>
                <w:szCs w:val="20"/>
              </w:rPr>
              <w:t>0.84</w:t>
            </w:r>
          </w:p>
        </w:tc>
        <w:tc>
          <w:tcPr>
            <w:tcW w:w="727" w:type="dxa"/>
            <w:tcBorders>
              <w:top w:val="nil"/>
              <w:left w:val="nil"/>
              <w:bottom w:val="nil"/>
              <w:right w:val="nil"/>
            </w:tcBorders>
            <w:shd w:val="clear" w:color="auto" w:fill="auto"/>
            <w:noWrap/>
            <w:vAlign w:val="center"/>
            <w:hideMark/>
          </w:tcPr>
          <w:p w14:paraId="4B8D513E" w14:textId="77777777" w:rsidR="004D2C50" w:rsidRPr="004D2C50" w:rsidRDefault="004D2C50" w:rsidP="004D2C50">
            <w:pPr>
              <w:jc w:val="center"/>
              <w:rPr>
                <w:color w:val="000000"/>
                <w:sz w:val="20"/>
                <w:szCs w:val="20"/>
              </w:rPr>
            </w:pPr>
            <w:r w:rsidRPr="004D2C50">
              <w:rPr>
                <w:color w:val="000000"/>
                <w:sz w:val="20"/>
                <w:szCs w:val="20"/>
              </w:rPr>
              <w:t>0 - 6</w:t>
            </w:r>
          </w:p>
        </w:tc>
        <w:tc>
          <w:tcPr>
            <w:tcW w:w="222" w:type="dxa"/>
            <w:tcBorders>
              <w:top w:val="nil"/>
              <w:left w:val="nil"/>
              <w:bottom w:val="nil"/>
              <w:right w:val="nil"/>
            </w:tcBorders>
          </w:tcPr>
          <w:p w14:paraId="0020A291"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0772938A" w14:textId="69F892B2" w:rsidR="004D2C50" w:rsidRPr="004D2C50" w:rsidRDefault="004D2C50" w:rsidP="004D2C50">
            <w:pPr>
              <w:jc w:val="center"/>
              <w:rPr>
                <w:color w:val="000000"/>
                <w:sz w:val="20"/>
                <w:szCs w:val="20"/>
              </w:rPr>
            </w:pPr>
            <w:r w:rsidRPr="004D2C50">
              <w:rPr>
                <w:color w:val="000000"/>
                <w:sz w:val="20"/>
                <w:szCs w:val="20"/>
              </w:rPr>
              <w:t>107</w:t>
            </w:r>
          </w:p>
        </w:tc>
        <w:tc>
          <w:tcPr>
            <w:tcW w:w="672" w:type="dxa"/>
            <w:tcBorders>
              <w:top w:val="nil"/>
              <w:left w:val="nil"/>
              <w:bottom w:val="nil"/>
              <w:right w:val="nil"/>
            </w:tcBorders>
            <w:shd w:val="clear" w:color="auto" w:fill="auto"/>
            <w:noWrap/>
            <w:vAlign w:val="center"/>
            <w:hideMark/>
          </w:tcPr>
          <w:p w14:paraId="5192CAB5" w14:textId="77777777" w:rsidR="004D2C50" w:rsidRPr="004D2C50" w:rsidRDefault="004D2C50" w:rsidP="004D2C50">
            <w:pPr>
              <w:jc w:val="center"/>
              <w:rPr>
                <w:color w:val="000000"/>
                <w:sz w:val="20"/>
                <w:szCs w:val="20"/>
              </w:rPr>
            </w:pPr>
            <w:r w:rsidRPr="004D2C50">
              <w:rPr>
                <w:color w:val="000000"/>
                <w:sz w:val="20"/>
                <w:szCs w:val="20"/>
              </w:rPr>
              <w:t>0.54</w:t>
            </w:r>
          </w:p>
        </w:tc>
        <w:tc>
          <w:tcPr>
            <w:tcW w:w="588" w:type="dxa"/>
            <w:tcBorders>
              <w:top w:val="nil"/>
              <w:left w:val="nil"/>
              <w:bottom w:val="nil"/>
              <w:right w:val="nil"/>
            </w:tcBorders>
            <w:shd w:val="clear" w:color="auto" w:fill="auto"/>
            <w:noWrap/>
            <w:vAlign w:val="center"/>
            <w:hideMark/>
          </w:tcPr>
          <w:p w14:paraId="077756BA" w14:textId="77777777" w:rsidR="004D2C50" w:rsidRPr="004D2C50" w:rsidRDefault="004D2C50" w:rsidP="004D2C50">
            <w:pPr>
              <w:jc w:val="center"/>
              <w:rPr>
                <w:color w:val="000000"/>
                <w:sz w:val="20"/>
                <w:szCs w:val="20"/>
              </w:rPr>
            </w:pPr>
            <w:r w:rsidRPr="004D2C50">
              <w:rPr>
                <w:color w:val="000000"/>
                <w:sz w:val="20"/>
                <w:szCs w:val="20"/>
              </w:rPr>
              <w:t>1.16</w:t>
            </w:r>
          </w:p>
        </w:tc>
        <w:tc>
          <w:tcPr>
            <w:tcW w:w="270" w:type="dxa"/>
            <w:tcBorders>
              <w:top w:val="nil"/>
              <w:left w:val="nil"/>
              <w:bottom w:val="nil"/>
              <w:right w:val="nil"/>
            </w:tcBorders>
            <w:shd w:val="clear" w:color="auto" w:fill="auto"/>
            <w:noWrap/>
            <w:vAlign w:val="center"/>
            <w:hideMark/>
          </w:tcPr>
          <w:p w14:paraId="0846D04D" w14:textId="77777777" w:rsidR="004D2C50" w:rsidRPr="004D2C50" w:rsidRDefault="004D2C50" w:rsidP="004D2C50">
            <w:pPr>
              <w:jc w:val="center"/>
              <w:rPr>
                <w:color w:val="000000"/>
                <w:sz w:val="20"/>
                <w:szCs w:val="20"/>
              </w:rPr>
            </w:pPr>
            <w:r w:rsidRPr="004D2C50">
              <w:rPr>
                <w:color w:val="000000"/>
                <w:sz w:val="20"/>
                <w:szCs w:val="20"/>
              </w:rPr>
              <w:t>0 - 8</w:t>
            </w:r>
          </w:p>
        </w:tc>
      </w:tr>
      <w:tr w:rsidR="004D2C50" w:rsidRPr="004D2C50" w14:paraId="685CB9AE"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02F86865" w14:textId="77777777" w:rsidR="004D2C50" w:rsidRPr="004D2C50" w:rsidRDefault="004D2C50" w:rsidP="004D2C50">
            <w:pPr>
              <w:jc w:val="center"/>
              <w:rPr>
                <w:color w:val="000000"/>
                <w:sz w:val="20"/>
                <w:szCs w:val="20"/>
              </w:rPr>
            </w:pPr>
            <w:r w:rsidRPr="004D2C50">
              <w:rPr>
                <w:color w:val="000000"/>
                <w:sz w:val="20"/>
                <w:szCs w:val="20"/>
              </w:rPr>
              <w:t>2017**</w:t>
            </w:r>
          </w:p>
        </w:tc>
        <w:tc>
          <w:tcPr>
            <w:tcW w:w="516" w:type="dxa"/>
            <w:tcBorders>
              <w:top w:val="nil"/>
              <w:left w:val="nil"/>
              <w:bottom w:val="nil"/>
              <w:right w:val="nil"/>
            </w:tcBorders>
            <w:shd w:val="clear" w:color="auto" w:fill="auto"/>
            <w:noWrap/>
            <w:vAlign w:val="center"/>
            <w:hideMark/>
          </w:tcPr>
          <w:p w14:paraId="0EC98ECF"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657863CE" w14:textId="77777777" w:rsidR="004D2C50" w:rsidRPr="004D2C50" w:rsidRDefault="004D2C50" w:rsidP="004D2C50">
            <w:pPr>
              <w:jc w:val="center"/>
              <w:rPr>
                <w:color w:val="000000"/>
                <w:sz w:val="20"/>
                <w:szCs w:val="20"/>
              </w:rPr>
            </w:pPr>
            <w:r w:rsidRPr="004D2C50">
              <w:rPr>
                <w:color w:val="000000"/>
                <w:sz w:val="20"/>
                <w:szCs w:val="20"/>
              </w:rPr>
              <w:t>328</w:t>
            </w:r>
          </w:p>
        </w:tc>
        <w:tc>
          <w:tcPr>
            <w:tcW w:w="722" w:type="dxa"/>
            <w:tcBorders>
              <w:top w:val="nil"/>
              <w:left w:val="nil"/>
              <w:bottom w:val="nil"/>
              <w:right w:val="nil"/>
            </w:tcBorders>
            <w:shd w:val="clear" w:color="auto" w:fill="auto"/>
            <w:noWrap/>
            <w:vAlign w:val="center"/>
            <w:hideMark/>
          </w:tcPr>
          <w:p w14:paraId="5699C70D" w14:textId="77777777" w:rsidR="004D2C50" w:rsidRPr="004D2C50" w:rsidRDefault="004D2C50" w:rsidP="004D2C50">
            <w:pPr>
              <w:jc w:val="center"/>
              <w:rPr>
                <w:color w:val="000000"/>
                <w:sz w:val="20"/>
                <w:szCs w:val="20"/>
              </w:rPr>
            </w:pPr>
            <w:r w:rsidRPr="004D2C50">
              <w:rPr>
                <w:color w:val="000000"/>
                <w:sz w:val="20"/>
                <w:szCs w:val="20"/>
              </w:rPr>
              <w:t>0</w:t>
            </w:r>
          </w:p>
        </w:tc>
        <w:tc>
          <w:tcPr>
            <w:tcW w:w="566" w:type="dxa"/>
            <w:tcBorders>
              <w:top w:val="nil"/>
              <w:left w:val="nil"/>
              <w:bottom w:val="nil"/>
              <w:right w:val="nil"/>
            </w:tcBorders>
            <w:shd w:val="clear" w:color="auto" w:fill="auto"/>
            <w:noWrap/>
            <w:vAlign w:val="center"/>
            <w:hideMark/>
          </w:tcPr>
          <w:p w14:paraId="6476292B" w14:textId="77777777" w:rsidR="004D2C50" w:rsidRPr="004D2C50" w:rsidRDefault="004D2C50" w:rsidP="004D2C50">
            <w:pPr>
              <w:jc w:val="center"/>
              <w:rPr>
                <w:color w:val="000000"/>
                <w:sz w:val="20"/>
                <w:szCs w:val="20"/>
              </w:rPr>
            </w:pPr>
            <w:r w:rsidRPr="004D2C50">
              <w:rPr>
                <w:color w:val="000000"/>
                <w:sz w:val="20"/>
                <w:szCs w:val="20"/>
              </w:rPr>
              <w:t>0</w:t>
            </w:r>
          </w:p>
        </w:tc>
        <w:tc>
          <w:tcPr>
            <w:tcW w:w="727" w:type="dxa"/>
            <w:tcBorders>
              <w:top w:val="nil"/>
              <w:left w:val="nil"/>
              <w:bottom w:val="nil"/>
              <w:right w:val="nil"/>
            </w:tcBorders>
            <w:shd w:val="clear" w:color="auto" w:fill="auto"/>
            <w:noWrap/>
            <w:vAlign w:val="center"/>
            <w:hideMark/>
          </w:tcPr>
          <w:p w14:paraId="24164298" w14:textId="77777777" w:rsidR="004D2C50" w:rsidRPr="004D2C50" w:rsidRDefault="004D2C50" w:rsidP="004D2C50">
            <w:pPr>
              <w:jc w:val="center"/>
              <w:rPr>
                <w:color w:val="000000"/>
                <w:sz w:val="20"/>
                <w:szCs w:val="20"/>
              </w:rPr>
            </w:pPr>
            <w:r w:rsidRPr="004D2C50">
              <w:rPr>
                <w:color w:val="000000"/>
                <w:sz w:val="20"/>
                <w:szCs w:val="20"/>
              </w:rPr>
              <w:t>0 - 0</w:t>
            </w:r>
          </w:p>
        </w:tc>
        <w:tc>
          <w:tcPr>
            <w:tcW w:w="222" w:type="dxa"/>
            <w:tcBorders>
              <w:top w:val="nil"/>
              <w:left w:val="nil"/>
              <w:bottom w:val="nil"/>
              <w:right w:val="nil"/>
            </w:tcBorders>
          </w:tcPr>
          <w:p w14:paraId="1F9DEED0"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0505913F" w14:textId="7F09375D" w:rsidR="004D2C50" w:rsidRPr="004D2C50" w:rsidRDefault="004D2C50" w:rsidP="004D2C50">
            <w:pPr>
              <w:jc w:val="center"/>
              <w:rPr>
                <w:color w:val="000000"/>
                <w:sz w:val="20"/>
                <w:szCs w:val="20"/>
              </w:rPr>
            </w:pPr>
            <w:r w:rsidRPr="004D2C50">
              <w:rPr>
                <w:color w:val="000000"/>
                <w:sz w:val="20"/>
                <w:szCs w:val="20"/>
              </w:rPr>
              <w:t>42</w:t>
            </w:r>
          </w:p>
        </w:tc>
        <w:tc>
          <w:tcPr>
            <w:tcW w:w="672" w:type="dxa"/>
            <w:tcBorders>
              <w:top w:val="nil"/>
              <w:left w:val="nil"/>
              <w:bottom w:val="nil"/>
              <w:right w:val="nil"/>
            </w:tcBorders>
            <w:shd w:val="clear" w:color="auto" w:fill="auto"/>
            <w:noWrap/>
            <w:vAlign w:val="center"/>
            <w:hideMark/>
          </w:tcPr>
          <w:p w14:paraId="41A1D110" w14:textId="77777777" w:rsidR="004D2C50" w:rsidRPr="004D2C50" w:rsidRDefault="004D2C50" w:rsidP="004D2C50">
            <w:pPr>
              <w:jc w:val="center"/>
              <w:rPr>
                <w:color w:val="000000"/>
                <w:sz w:val="20"/>
                <w:szCs w:val="20"/>
              </w:rPr>
            </w:pPr>
            <w:r w:rsidRPr="004D2C50">
              <w:rPr>
                <w:color w:val="000000"/>
                <w:sz w:val="20"/>
                <w:szCs w:val="20"/>
              </w:rPr>
              <w:t>0</w:t>
            </w:r>
          </w:p>
        </w:tc>
        <w:tc>
          <w:tcPr>
            <w:tcW w:w="588" w:type="dxa"/>
            <w:tcBorders>
              <w:top w:val="nil"/>
              <w:left w:val="nil"/>
              <w:bottom w:val="nil"/>
              <w:right w:val="nil"/>
            </w:tcBorders>
            <w:shd w:val="clear" w:color="auto" w:fill="auto"/>
            <w:noWrap/>
            <w:vAlign w:val="center"/>
            <w:hideMark/>
          </w:tcPr>
          <w:p w14:paraId="77DE2EF9" w14:textId="77777777" w:rsidR="004D2C50" w:rsidRPr="004D2C50" w:rsidRDefault="004D2C50" w:rsidP="004D2C50">
            <w:pPr>
              <w:jc w:val="center"/>
              <w:rPr>
                <w:color w:val="000000"/>
                <w:sz w:val="20"/>
                <w:szCs w:val="20"/>
              </w:rPr>
            </w:pPr>
            <w:r w:rsidRPr="004D2C50">
              <w:rPr>
                <w:color w:val="000000"/>
                <w:sz w:val="20"/>
                <w:szCs w:val="20"/>
              </w:rPr>
              <w:t>0</w:t>
            </w:r>
          </w:p>
        </w:tc>
        <w:tc>
          <w:tcPr>
            <w:tcW w:w="270" w:type="dxa"/>
            <w:tcBorders>
              <w:top w:val="nil"/>
              <w:left w:val="nil"/>
              <w:bottom w:val="nil"/>
              <w:right w:val="nil"/>
            </w:tcBorders>
            <w:shd w:val="clear" w:color="auto" w:fill="auto"/>
            <w:noWrap/>
            <w:vAlign w:val="center"/>
            <w:hideMark/>
          </w:tcPr>
          <w:p w14:paraId="21BCF055" w14:textId="77777777" w:rsidR="004D2C50" w:rsidRPr="004D2C50" w:rsidRDefault="004D2C50" w:rsidP="004D2C50">
            <w:pPr>
              <w:jc w:val="center"/>
              <w:rPr>
                <w:color w:val="000000"/>
                <w:sz w:val="20"/>
                <w:szCs w:val="20"/>
              </w:rPr>
            </w:pPr>
            <w:r w:rsidRPr="004D2C50">
              <w:rPr>
                <w:color w:val="000000"/>
                <w:sz w:val="20"/>
                <w:szCs w:val="20"/>
              </w:rPr>
              <w:t>0 - 0</w:t>
            </w:r>
          </w:p>
        </w:tc>
      </w:tr>
      <w:tr w:rsidR="004D2C50" w:rsidRPr="004D2C50" w14:paraId="0F278F26"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484C2905" w14:textId="021F74DF"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2CCE725E"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070659EB" w14:textId="77777777" w:rsidR="004D2C50" w:rsidRPr="004D2C50" w:rsidRDefault="004D2C50" w:rsidP="004D2C50">
            <w:pPr>
              <w:jc w:val="center"/>
              <w:rPr>
                <w:color w:val="000000"/>
                <w:sz w:val="20"/>
                <w:szCs w:val="20"/>
              </w:rPr>
            </w:pPr>
            <w:r w:rsidRPr="004D2C50">
              <w:rPr>
                <w:color w:val="000000"/>
                <w:sz w:val="20"/>
                <w:szCs w:val="20"/>
              </w:rPr>
              <w:t>125</w:t>
            </w:r>
          </w:p>
        </w:tc>
        <w:tc>
          <w:tcPr>
            <w:tcW w:w="722" w:type="dxa"/>
            <w:tcBorders>
              <w:top w:val="nil"/>
              <w:left w:val="nil"/>
              <w:bottom w:val="nil"/>
              <w:right w:val="nil"/>
            </w:tcBorders>
            <w:shd w:val="clear" w:color="auto" w:fill="auto"/>
            <w:noWrap/>
            <w:vAlign w:val="center"/>
            <w:hideMark/>
          </w:tcPr>
          <w:p w14:paraId="19B430B7" w14:textId="77777777" w:rsidR="004D2C50" w:rsidRPr="004D2C50" w:rsidRDefault="004D2C50" w:rsidP="004D2C50">
            <w:pPr>
              <w:jc w:val="center"/>
              <w:rPr>
                <w:color w:val="000000"/>
                <w:sz w:val="20"/>
                <w:szCs w:val="20"/>
              </w:rPr>
            </w:pPr>
            <w:r w:rsidRPr="004D2C50">
              <w:rPr>
                <w:color w:val="000000"/>
                <w:sz w:val="20"/>
                <w:szCs w:val="20"/>
              </w:rPr>
              <w:t>0</w:t>
            </w:r>
          </w:p>
        </w:tc>
        <w:tc>
          <w:tcPr>
            <w:tcW w:w="566" w:type="dxa"/>
            <w:tcBorders>
              <w:top w:val="nil"/>
              <w:left w:val="nil"/>
              <w:bottom w:val="nil"/>
              <w:right w:val="nil"/>
            </w:tcBorders>
            <w:shd w:val="clear" w:color="auto" w:fill="auto"/>
            <w:noWrap/>
            <w:vAlign w:val="center"/>
            <w:hideMark/>
          </w:tcPr>
          <w:p w14:paraId="30BD93A1" w14:textId="77777777" w:rsidR="004D2C50" w:rsidRPr="004D2C50" w:rsidRDefault="004D2C50" w:rsidP="004D2C50">
            <w:pPr>
              <w:jc w:val="center"/>
              <w:rPr>
                <w:color w:val="000000"/>
                <w:sz w:val="20"/>
                <w:szCs w:val="20"/>
              </w:rPr>
            </w:pPr>
            <w:r w:rsidRPr="004D2C50">
              <w:rPr>
                <w:color w:val="000000"/>
                <w:sz w:val="20"/>
                <w:szCs w:val="20"/>
              </w:rPr>
              <w:t>0</w:t>
            </w:r>
          </w:p>
        </w:tc>
        <w:tc>
          <w:tcPr>
            <w:tcW w:w="727" w:type="dxa"/>
            <w:tcBorders>
              <w:top w:val="nil"/>
              <w:left w:val="nil"/>
              <w:bottom w:val="nil"/>
              <w:right w:val="nil"/>
            </w:tcBorders>
            <w:shd w:val="clear" w:color="auto" w:fill="auto"/>
            <w:noWrap/>
            <w:vAlign w:val="center"/>
            <w:hideMark/>
          </w:tcPr>
          <w:p w14:paraId="73D55556" w14:textId="77777777" w:rsidR="004D2C50" w:rsidRPr="004D2C50" w:rsidRDefault="004D2C50" w:rsidP="004D2C50">
            <w:pPr>
              <w:jc w:val="center"/>
              <w:rPr>
                <w:color w:val="000000"/>
                <w:sz w:val="20"/>
                <w:szCs w:val="20"/>
              </w:rPr>
            </w:pPr>
            <w:r w:rsidRPr="004D2C50">
              <w:rPr>
                <w:color w:val="000000"/>
                <w:sz w:val="20"/>
                <w:szCs w:val="20"/>
              </w:rPr>
              <w:t>0 - 0</w:t>
            </w:r>
          </w:p>
        </w:tc>
        <w:tc>
          <w:tcPr>
            <w:tcW w:w="222" w:type="dxa"/>
            <w:tcBorders>
              <w:top w:val="nil"/>
              <w:left w:val="nil"/>
              <w:bottom w:val="nil"/>
              <w:right w:val="nil"/>
            </w:tcBorders>
          </w:tcPr>
          <w:p w14:paraId="7D40D61C"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5A37B9E1" w14:textId="08DF6560" w:rsidR="004D2C50" w:rsidRPr="004D2C50" w:rsidRDefault="004D2C50" w:rsidP="004D2C50">
            <w:pPr>
              <w:jc w:val="center"/>
              <w:rPr>
                <w:color w:val="000000"/>
                <w:sz w:val="20"/>
                <w:szCs w:val="20"/>
              </w:rPr>
            </w:pPr>
            <w:r w:rsidRPr="004D2C50">
              <w:rPr>
                <w:color w:val="000000"/>
                <w:sz w:val="20"/>
                <w:szCs w:val="20"/>
              </w:rPr>
              <w:t>109</w:t>
            </w:r>
          </w:p>
        </w:tc>
        <w:tc>
          <w:tcPr>
            <w:tcW w:w="672" w:type="dxa"/>
            <w:tcBorders>
              <w:top w:val="nil"/>
              <w:left w:val="nil"/>
              <w:bottom w:val="nil"/>
              <w:right w:val="nil"/>
            </w:tcBorders>
            <w:shd w:val="clear" w:color="auto" w:fill="auto"/>
            <w:noWrap/>
            <w:vAlign w:val="center"/>
            <w:hideMark/>
          </w:tcPr>
          <w:p w14:paraId="26E2CD79" w14:textId="77777777" w:rsidR="004D2C50" w:rsidRPr="004D2C50" w:rsidRDefault="004D2C50" w:rsidP="004D2C50">
            <w:pPr>
              <w:jc w:val="center"/>
              <w:rPr>
                <w:color w:val="000000"/>
                <w:sz w:val="20"/>
                <w:szCs w:val="20"/>
              </w:rPr>
            </w:pPr>
            <w:r w:rsidRPr="004D2C50">
              <w:rPr>
                <w:color w:val="000000"/>
                <w:sz w:val="20"/>
                <w:szCs w:val="20"/>
              </w:rPr>
              <w:t>0</w:t>
            </w:r>
          </w:p>
        </w:tc>
        <w:tc>
          <w:tcPr>
            <w:tcW w:w="588" w:type="dxa"/>
            <w:tcBorders>
              <w:top w:val="nil"/>
              <w:left w:val="nil"/>
              <w:bottom w:val="nil"/>
              <w:right w:val="nil"/>
            </w:tcBorders>
            <w:shd w:val="clear" w:color="auto" w:fill="auto"/>
            <w:noWrap/>
            <w:vAlign w:val="center"/>
            <w:hideMark/>
          </w:tcPr>
          <w:p w14:paraId="65F1618A" w14:textId="77777777" w:rsidR="004D2C50" w:rsidRPr="004D2C50" w:rsidRDefault="004D2C50" w:rsidP="004D2C50">
            <w:pPr>
              <w:jc w:val="center"/>
              <w:rPr>
                <w:color w:val="000000"/>
                <w:sz w:val="20"/>
                <w:szCs w:val="20"/>
              </w:rPr>
            </w:pPr>
            <w:r w:rsidRPr="004D2C50">
              <w:rPr>
                <w:color w:val="000000"/>
                <w:sz w:val="20"/>
                <w:szCs w:val="20"/>
              </w:rPr>
              <w:t>0</w:t>
            </w:r>
          </w:p>
        </w:tc>
        <w:tc>
          <w:tcPr>
            <w:tcW w:w="270" w:type="dxa"/>
            <w:tcBorders>
              <w:top w:val="nil"/>
              <w:left w:val="nil"/>
              <w:bottom w:val="nil"/>
              <w:right w:val="nil"/>
            </w:tcBorders>
            <w:shd w:val="clear" w:color="auto" w:fill="auto"/>
            <w:noWrap/>
            <w:vAlign w:val="center"/>
            <w:hideMark/>
          </w:tcPr>
          <w:p w14:paraId="7837C904" w14:textId="77777777" w:rsidR="004D2C50" w:rsidRPr="004D2C50" w:rsidRDefault="004D2C50" w:rsidP="004D2C50">
            <w:pPr>
              <w:jc w:val="center"/>
              <w:rPr>
                <w:color w:val="000000"/>
                <w:sz w:val="20"/>
                <w:szCs w:val="20"/>
              </w:rPr>
            </w:pPr>
            <w:r w:rsidRPr="004D2C50">
              <w:rPr>
                <w:color w:val="000000"/>
                <w:sz w:val="20"/>
                <w:szCs w:val="20"/>
              </w:rPr>
              <w:t>0 - 0</w:t>
            </w:r>
          </w:p>
        </w:tc>
      </w:tr>
    </w:tbl>
    <w:p w14:paraId="6AD5F967" w14:textId="77777777" w:rsidR="004D2C50" w:rsidRDefault="004D2C50" w:rsidP="00997BBA">
      <w:pPr>
        <w:spacing w:line="360" w:lineRule="auto"/>
        <w:ind w:left="1890" w:right="1800"/>
        <w:rPr>
          <w:b/>
          <w:bCs/>
          <w:sz w:val="20"/>
          <w:szCs w:val="20"/>
        </w:rPr>
      </w:pPr>
    </w:p>
    <w:p w14:paraId="555DAA6D" w14:textId="56117D12" w:rsidR="00997BBA" w:rsidRPr="00D71476" w:rsidRDefault="00997BBA" w:rsidP="009A340C">
      <w:pPr>
        <w:ind w:left="1440" w:right="1260"/>
        <w:rPr>
          <w:sz w:val="20"/>
          <w:szCs w:val="20"/>
        </w:rPr>
      </w:pPr>
      <w:r w:rsidRPr="00D71476">
        <w:rPr>
          <w:b/>
          <w:bCs/>
          <w:sz w:val="20"/>
          <w:szCs w:val="20"/>
        </w:rPr>
        <w:t xml:space="preserve">Table 6: </w:t>
      </w:r>
      <w:commentRangeStart w:id="61"/>
      <w:r w:rsidR="004D2C50">
        <w:rPr>
          <w:sz w:val="20"/>
          <w:szCs w:val="20"/>
        </w:rPr>
        <w:t>Mean</w:t>
      </w:r>
      <w:r w:rsidRPr="00D71476">
        <w:rPr>
          <w:sz w:val="20"/>
          <w:szCs w:val="20"/>
        </w:rPr>
        <w:t xml:space="preserve"> TLF</w:t>
      </w:r>
      <w:commentRangeEnd w:id="61"/>
      <w:r w:rsidR="00216690">
        <w:rPr>
          <w:rStyle w:val="CommentReference"/>
        </w:rPr>
        <w:commentReference w:id="61"/>
      </w:r>
      <w:r w:rsidR="004D2C50">
        <w:rPr>
          <w:sz w:val="20"/>
          <w:szCs w:val="20"/>
        </w:rPr>
        <w:t>,</w:t>
      </w:r>
      <w:r w:rsidRPr="00D71476">
        <w:rPr>
          <w:sz w:val="20"/>
          <w:szCs w:val="20"/>
        </w:rPr>
        <w:t xml:space="preserve"> standard deviation</w:t>
      </w:r>
      <w:r w:rsidR="004D2C50">
        <w:rPr>
          <w:sz w:val="20"/>
          <w:szCs w:val="20"/>
        </w:rPr>
        <w:t xml:space="preserve"> and range</w:t>
      </w:r>
      <w:r w:rsidRPr="00D71476">
        <w:rPr>
          <w:sz w:val="20"/>
          <w:szCs w:val="20"/>
        </w:rPr>
        <w:t xml:space="preserve"> per parent year, sex and origin.</w:t>
      </w:r>
    </w:p>
    <w:p w14:paraId="055FF3FD" w14:textId="77777777" w:rsidR="00997BBA" w:rsidRPr="00D71476" w:rsidRDefault="00997BBA" w:rsidP="009A340C">
      <w:pPr>
        <w:ind w:left="1440" w:right="1260"/>
        <w:rPr>
          <w:sz w:val="20"/>
          <w:szCs w:val="20"/>
        </w:rPr>
      </w:pPr>
      <w:r w:rsidRPr="00D71476">
        <w:rPr>
          <w:sz w:val="20"/>
          <w:szCs w:val="20"/>
        </w:rPr>
        <w:lastRenderedPageBreak/>
        <w:t>* Note that 2015 estimates do not include potential year 6 offspring. However we expect these offspring to contribute very little to TLF (&lt; 2%)</w:t>
      </w:r>
    </w:p>
    <w:p w14:paraId="3651D4DC" w14:textId="7EAC39C4" w:rsidR="001C4128" w:rsidRPr="00D71476" w:rsidRDefault="00997BBA" w:rsidP="009A340C">
      <w:pPr>
        <w:ind w:left="1440" w:right="1260"/>
        <w:rPr>
          <w:sz w:val="20"/>
          <w:szCs w:val="20"/>
        </w:rPr>
      </w:pPr>
      <w:r w:rsidRPr="00D71476">
        <w:rPr>
          <w:sz w:val="20"/>
          <w:szCs w:val="20"/>
        </w:rPr>
        <w:t>** Note that 2016 and 2017 offspring do not include potential year 5 and 6 offspring, and potential year 4 5 and 6 offspring</w:t>
      </w:r>
      <w:r w:rsidR="003E3D78">
        <w:rPr>
          <w:sz w:val="20"/>
          <w:szCs w:val="20"/>
        </w:rPr>
        <w:t>, respectively</w:t>
      </w:r>
      <w:r w:rsidRPr="00D71476">
        <w:rPr>
          <w:sz w:val="20"/>
          <w:szCs w:val="20"/>
        </w:rPr>
        <w:t>, which are expected to substantially contribute to TLF for these parents years</w:t>
      </w:r>
    </w:p>
    <w:p w14:paraId="0157C134" w14:textId="509C38C1" w:rsidR="00D92125" w:rsidRPr="00D71476" w:rsidRDefault="00D92125" w:rsidP="00D92125">
      <w:pPr>
        <w:spacing w:line="360" w:lineRule="auto"/>
      </w:pPr>
    </w:p>
    <w:p w14:paraId="143A2BD1" w14:textId="3889EA79" w:rsidR="00E432FA" w:rsidRPr="00D71476" w:rsidRDefault="004D2C50" w:rsidP="00E432FA">
      <w:pPr>
        <w:spacing w:line="360" w:lineRule="auto"/>
        <w:jc w:val="center"/>
        <w:rPr>
          <w:sz w:val="20"/>
          <w:szCs w:val="20"/>
        </w:rPr>
      </w:pPr>
      <w:r>
        <w:rPr>
          <w:noProof/>
          <w:sz w:val="20"/>
          <w:szCs w:val="20"/>
        </w:rPr>
        <w:drawing>
          <wp:inline distT="0" distB="0" distL="0" distR="0" wp14:anchorId="1DF4E5AC" wp14:editId="3F949311">
            <wp:extent cx="5943600" cy="3686175"/>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p>
    <w:p w14:paraId="1286F352" w14:textId="39272355" w:rsidR="00E432FA" w:rsidRPr="00D71476" w:rsidRDefault="00E432FA" w:rsidP="009A340C">
      <w:pPr>
        <w:rPr>
          <w:sz w:val="20"/>
          <w:szCs w:val="20"/>
        </w:rPr>
      </w:pPr>
      <w:commentRangeStart w:id="62"/>
      <w:commentRangeStart w:id="63"/>
      <w:r w:rsidRPr="00D71476">
        <w:rPr>
          <w:b/>
          <w:bCs/>
          <w:sz w:val="20"/>
          <w:szCs w:val="20"/>
        </w:rPr>
        <w:t>Figure 6</w:t>
      </w:r>
      <w:commentRangeEnd w:id="62"/>
      <w:r w:rsidRPr="00D71476">
        <w:rPr>
          <w:rStyle w:val="CommentReference"/>
          <w:sz w:val="20"/>
          <w:szCs w:val="20"/>
        </w:rPr>
        <w:commentReference w:id="62"/>
      </w:r>
      <w:commentRangeEnd w:id="63"/>
      <w:r w:rsidR="002E3E98">
        <w:rPr>
          <w:rStyle w:val="CommentReference"/>
        </w:rPr>
        <w:commentReference w:id="63"/>
      </w:r>
      <w:r w:rsidRPr="00D71476">
        <w:rPr>
          <w:b/>
          <w:bCs/>
          <w:sz w:val="20"/>
          <w:szCs w:val="20"/>
        </w:rPr>
        <w:t xml:space="preserve">: </w:t>
      </w:r>
      <w:r w:rsidR="00A357CF" w:rsidRPr="00A357CF">
        <w:rPr>
          <w:sz w:val="20"/>
          <w:szCs w:val="20"/>
        </w:rPr>
        <w:t xml:space="preserve">Mean </w:t>
      </w:r>
      <w:r w:rsidRPr="00D71476">
        <w:rPr>
          <w:sz w:val="20"/>
          <w:szCs w:val="20"/>
        </w:rPr>
        <w:t xml:space="preserve">Total lifetime </w:t>
      </w:r>
      <w:r w:rsidR="00A357CF">
        <w:rPr>
          <w:sz w:val="20"/>
          <w:szCs w:val="20"/>
        </w:rPr>
        <w:t>F</w:t>
      </w:r>
      <w:r w:rsidRPr="00D71476">
        <w:rPr>
          <w:sz w:val="20"/>
          <w:szCs w:val="20"/>
        </w:rPr>
        <w:t xml:space="preserve">itness </w:t>
      </w:r>
      <w:r w:rsidR="00A357CF">
        <w:rPr>
          <w:sz w:val="20"/>
          <w:szCs w:val="20"/>
        </w:rPr>
        <w:t xml:space="preserve">and standard deviation </w:t>
      </w:r>
      <w:r w:rsidRPr="00D71476">
        <w:rPr>
          <w:sz w:val="20"/>
          <w:szCs w:val="20"/>
        </w:rPr>
        <w:t xml:space="preserve">from </w:t>
      </w:r>
      <w:commentRangeStart w:id="64"/>
      <w:r w:rsidRPr="00D71476">
        <w:rPr>
          <w:sz w:val="20"/>
          <w:szCs w:val="20"/>
        </w:rPr>
        <w:t xml:space="preserve">2007 </w:t>
      </w:r>
      <w:commentRangeEnd w:id="64"/>
      <w:r w:rsidR="00A67FCF">
        <w:rPr>
          <w:rStyle w:val="CommentReference"/>
        </w:rPr>
        <w:commentReference w:id="64"/>
      </w:r>
      <w:r w:rsidRPr="00D71476">
        <w:rPr>
          <w:sz w:val="20"/>
          <w:szCs w:val="20"/>
        </w:rPr>
        <w:t xml:space="preserve">to 2015, by sex and </w:t>
      </w:r>
      <w:r w:rsidR="004D2C50">
        <w:rPr>
          <w:sz w:val="20"/>
          <w:szCs w:val="20"/>
        </w:rPr>
        <w:t>origin</w:t>
      </w:r>
      <w:r w:rsidR="00A357CF">
        <w:rPr>
          <w:sz w:val="20"/>
          <w:szCs w:val="20"/>
        </w:rPr>
        <w:t xml:space="preserve">. </w:t>
      </w:r>
    </w:p>
    <w:p w14:paraId="50168005" w14:textId="0AE07357" w:rsidR="00E432FA" w:rsidRPr="00D71476" w:rsidRDefault="00E432FA" w:rsidP="009A340C">
      <w:pPr>
        <w:rPr>
          <w:rStyle w:val="Emphasis"/>
          <w:color w:val="333333"/>
          <w:sz w:val="20"/>
          <w:szCs w:val="20"/>
          <w:shd w:val="clear" w:color="auto" w:fill="FFFFFF"/>
        </w:rPr>
      </w:pPr>
      <w:r w:rsidRPr="00D71476">
        <w:rPr>
          <w:rStyle w:val="Emphasis"/>
          <w:color w:val="333333"/>
          <w:sz w:val="20"/>
          <w:szCs w:val="20"/>
          <w:shd w:val="clear" w:color="auto" w:fill="FFFFFF"/>
        </w:rPr>
        <w:t>* Note that 2015</w:t>
      </w:r>
      <w:r w:rsidR="009A340C">
        <w:rPr>
          <w:rStyle w:val="Emphasis"/>
          <w:color w:val="333333"/>
          <w:sz w:val="20"/>
          <w:szCs w:val="20"/>
          <w:shd w:val="clear" w:color="auto" w:fill="FFFFFF"/>
        </w:rPr>
        <w:t xml:space="preserve"> TLF</w:t>
      </w:r>
      <w:r w:rsidRPr="00D71476">
        <w:rPr>
          <w:rStyle w:val="Emphasis"/>
          <w:color w:val="333333"/>
          <w:sz w:val="20"/>
          <w:szCs w:val="20"/>
          <w:shd w:val="clear" w:color="auto" w:fill="FFFFFF"/>
        </w:rPr>
        <w:t xml:space="preserve"> estimates do not include potential year 6 offspring. However we expect these offspring to contribute very little to TLF (~2%)</w:t>
      </w:r>
    </w:p>
    <w:p w14:paraId="0A8A616D" w14:textId="77777777" w:rsidR="00E432FA" w:rsidRPr="00D71476" w:rsidRDefault="00E432FA" w:rsidP="00D92125">
      <w:pPr>
        <w:spacing w:line="360" w:lineRule="auto"/>
      </w:pPr>
    </w:p>
    <w:p w14:paraId="6D81BB39" w14:textId="77777777" w:rsidR="00E432FA" w:rsidRPr="00D71476" w:rsidRDefault="00E432FA" w:rsidP="00D92125">
      <w:pPr>
        <w:spacing w:line="360" w:lineRule="auto"/>
      </w:pPr>
    </w:p>
    <w:p w14:paraId="1E9B93BA" w14:textId="28680847" w:rsidR="00D92125" w:rsidRPr="00D71476" w:rsidRDefault="00D92125" w:rsidP="00D92125">
      <w:pPr>
        <w:spacing w:line="360" w:lineRule="auto"/>
        <w:rPr>
          <w:i/>
          <w:iCs/>
        </w:rPr>
      </w:pPr>
      <w:r w:rsidRPr="00D71476">
        <w:rPr>
          <w:i/>
          <w:iCs/>
        </w:rPr>
        <w:t>Cohort Replacement Rate</w:t>
      </w:r>
    </w:p>
    <w:p w14:paraId="1983DAC4" w14:textId="62CE6F76" w:rsidR="0071182D" w:rsidRPr="00C9610A" w:rsidRDefault="0071182D" w:rsidP="00D92125">
      <w:pPr>
        <w:spacing w:line="360" w:lineRule="auto"/>
      </w:pPr>
      <w:r w:rsidRPr="00D71476">
        <w:tab/>
      </w:r>
      <w:r w:rsidR="00A15E5C">
        <w:t xml:space="preserve">The </w:t>
      </w:r>
      <w:r w:rsidR="005D1256">
        <w:t xml:space="preserve">total </w:t>
      </w:r>
      <w:r w:rsidR="00A15E5C">
        <w:t>cohort replacement rate</w:t>
      </w:r>
      <w:r w:rsidR="005D1256">
        <w:t xml:space="preserve"> (</w:t>
      </w:r>
      <w:proofErr w:type="spellStart"/>
      <w:r w:rsidR="005D1256">
        <w:t>CRR</w:t>
      </w:r>
      <w:r w:rsidR="005D1256">
        <w:rPr>
          <w:vertAlign w:val="subscript"/>
        </w:rPr>
        <w:t>total</w:t>
      </w:r>
      <w:proofErr w:type="spellEnd"/>
      <w:r w:rsidR="005D1256">
        <w:t>)</w:t>
      </w:r>
      <w:r w:rsidR="00A15E5C">
        <w:t xml:space="preserve"> was less than 1 in all years from 2007 – 2015, indicating that the population above </w:t>
      </w:r>
      <w:r w:rsidR="00B8490A">
        <w:t>Cougar Dam</w:t>
      </w:r>
      <w:r w:rsidR="00A15E5C">
        <w:t xml:space="preserve"> is not replacing itself (Table 7). Maximum </w:t>
      </w:r>
      <w:proofErr w:type="spellStart"/>
      <w:r w:rsidR="00A15E5C">
        <w:t>CRR</w:t>
      </w:r>
      <w:r w:rsidR="005D1256">
        <w:rPr>
          <w:vertAlign w:val="subscript"/>
        </w:rPr>
        <w:t>total</w:t>
      </w:r>
      <w:proofErr w:type="spellEnd"/>
      <w:r w:rsidR="00A15E5C">
        <w:t xml:space="preserve"> (0.44) was observed in 2007, and minimum </w:t>
      </w:r>
      <w:proofErr w:type="spellStart"/>
      <w:r w:rsidR="00A15E5C">
        <w:t>CRR</w:t>
      </w:r>
      <w:r w:rsidR="005D1256">
        <w:rPr>
          <w:vertAlign w:val="subscript"/>
        </w:rPr>
        <w:t>total</w:t>
      </w:r>
      <w:proofErr w:type="spellEnd"/>
      <w:r w:rsidR="00A15E5C">
        <w:t xml:space="preserve"> (0.08) was observed in 2009, both years where only HOR hatchery outplants were released above the dam. In most years (2007 – 2012) females were the limiting sex. CRR</w:t>
      </w:r>
      <w:r w:rsidR="00A15E5C">
        <w:rPr>
          <w:vertAlign w:val="subscript"/>
        </w:rPr>
        <w:t>F</w:t>
      </w:r>
      <w:r w:rsidR="00A15E5C">
        <w:t xml:space="preserve"> was less than one in these years. In the three years when males were the limiting sex (</w:t>
      </w:r>
      <w:r w:rsidR="00C9610A">
        <w:t>2013 - 2015</w:t>
      </w:r>
      <w:r w:rsidR="00A15E5C">
        <w:t>)</w:t>
      </w:r>
      <w:r w:rsidR="00C9610A">
        <w:t>, CRR</w:t>
      </w:r>
      <w:r w:rsidR="00C9610A">
        <w:rPr>
          <w:vertAlign w:val="subscript"/>
        </w:rPr>
        <w:t>M</w:t>
      </w:r>
      <w:r w:rsidR="00C9610A">
        <w:t xml:space="preserve"> was </w:t>
      </w:r>
      <w:r w:rsidR="00B01C3C">
        <w:t xml:space="preserve">also </w:t>
      </w:r>
      <w:r w:rsidR="00C9610A">
        <w:t>less than one.</w:t>
      </w:r>
    </w:p>
    <w:p w14:paraId="41618CC6" w14:textId="61F16B59" w:rsidR="0071182D" w:rsidRDefault="0071182D" w:rsidP="00D92125">
      <w:pPr>
        <w:spacing w:line="360" w:lineRule="auto"/>
      </w:pPr>
    </w:p>
    <w:p w14:paraId="05B02654" w14:textId="77777777" w:rsidR="00761E19" w:rsidRPr="00D71476" w:rsidRDefault="00761E19" w:rsidP="00D92125">
      <w:pPr>
        <w:spacing w:line="360" w:lineRule="auto"/>
      </w:pPr>
    </w:p>
    <w:tbl>
      <w:tblPr>
        <w:tblW w:w="7467" w:type="dxa"/>
        <w:jc w:val="center"/>
        <w:tblLook w:val="04A0" w:firstRow="1" w:lastRow="0" w:firstColumn="1" w:lastColumn="0" w:noHBand="0" w:noVBand="1"/>
      </w:tblPr>
      <w:tblGrid>
        <w:gridCol w:w="1114"/>
        <w:gridCol w:w="902"/>
        <w:gridCol w:w="946"/>
        <w:gridCol w:w="823"/>
        <w:gridCol w:w="823"/>
        <w:gridCol w:w="1162"/>
        <w:gridCol w:w="924"/>
        <w:gridCol w:w="773"/>
      </w:tblGrid>
      <w:tr w:rsidR="004359A4" w:rsidRPr="00D71476" w14:paraId="7B2E0B99" w14:textId="77777777" w:rsidTr="003E3D78">
        <w:trPr>
          <w:trHeight w:val="320"/>
          <w:jc w:val="center"/>
        </w:trPr>
        <w:tc>
          <w:tcPr>
            <w:tcW w:w="1114" w:type="dxa"/>
            <w:tcBorders>
              <w:top w:val="single" w:sz="4" w:space="0" w:color="auto"/>
              <w:left w:val="nil"/>
              <w:bottom w:val="single" w:sz="4" w:space="0" w:color="auto"/>
              <w:right w:val="nil"/>
            </w:tcBorders>
            <w:shd w:val="clear" w:color="auto" w:fill="auto"/>
            <w:noWrap/>
            <w:vAlign w:val="center"/>
            <w:hideMark/>
          </w:tcPr>
          <w:p w14:paraId="68A83107" w14:textId="040BD4E3" w:rsidR="004359A4" w:rsidRPr="00D71476" w:rsidRDefault="004359A4" w:rsidP="004359A4">
            <w:pPr>
              <w:jc w:val="center"/>
              <w:rPr>
                <w:b/>
                <w:bCs/>
                <w:color w:val="000000"/>
                <w:sz w:val="20"/>
                <w:szCs w:val="20"/>
              </w:rPr>
            </w:pPr>
            <w:r w:rsidRPr="00D71476">
              <w:rPr>
                <w:b/>
                <w:bCs/>
                <w:color w:val="000000"/>
                <w:sz w:val="20"/>
                <w:szCs w:val="20"/>
              </w:rPr>
              <w:lastRenderedPageBreak/>
              <w:t>Year</w:t>
            </w:r>
          </w:p>
        </w:tc>
        <w:tc>
          <w:tcPr>
            <w:tcW w:w="902" w:type="dxa"/>
            <w:tcBorders>
              <w:top w:val="single" w:sz="4" w:space="0" w:color="auto"/>
              <w:left w:val="nil"/>
              <w:bottom w:val="single" w:sz="4" w:space="0" w:color="auto"/>
              <w:right w:val="nil"/>
            </w:tcBorders>
            <w:shd w:val="clear" w:color="auto" w:fill="auto"/>
            <w:noWrap/>
            <w:vAlign w:val="center"/>
            <w:hideMark/>
          </w:tcPr>
          <w:p w14:paraId="176DD122" w14:textId="263C084C" w:rsidR="004359A4" w:rsidRPr="00D71476" w:rsidRDefault="004359A4" w:rsidP="004359A4">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offspring</w:t>
            </w:r>
            <w:proofErr w:type="spellEnd"/>
          </w:p>
        </w:tc>
        <w:tc>
          <w:tcPr>
            <w:tcW w:w="946" w:type="dxa"/>
            <w:tcBorders>
              <w:top w:val="single" w:sz="4" w:space="0" w:color="auto"/>
              <w:left w:val="nil"/>
              <w:bottom w:val="single" w:sz="4" w:space="0" w:color="auto"/>
              <w:right w:val="nil"/>
            </w:tcBorders>
            <w:shd w:val="clear" w:color="auto" w:fill="auto"/>
            <w:noWrap/>
            <w:vAlign w:val="center"/>
            <w:hideMark/>
          </w:tcPr>
          <w:p w14:paraId="6AFCB4EE" w14:textId="2851EF92" w:rsidR="004359A4" w:rsidRPr="00D71476" w:rsidRDefault="004359A4" w:rsidP="004359A4">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cand</w:t>
            </w:r>
            <w:proofErr w:type="spellEnd"/>
          </w:p>
        </w:tc>
        <w:tc>
          <w:tcPr>
            <w:tcW w:w="823" w:type="dxa"/>
            <w:tcBorders>
              <w:top w:val="single" w:sz="4" w:space="0" w:color="auto"/>
              <w:left w:val="nil"/>
              <w:bottom w:val="single" w:sz="4" w:space="0" w:color="auto"/>
              <w:right w:val="nil"/>
            </w:tcBorders>
            <w:shd w:val="clear" w:color="auto" w:fill="auto"/>
            <w:noWrap/>
            <w:vAlign w:val="center"/>
            <w:hideMark/>
          </w:tcPr>
          <w:p w14:paraId="7BB5F569" w14:textId="36BBBB66" w:rsidR="004359A4" w:rsidRPr="00D71476" w:rsidRDefault="004359A4" w:rsidP="004359A4">
            <w:pPr>
              <w:jc w:val="center"/>
              <w:rPr>
                <w:b/>
                <w:bCs/>
                <w:color w:val="000000"/>
                <w:sz w:val="20"/>
                <w:szCs w:val="20"/>
              </w:rPr>
            </w:pPr>
            <w:proofErr w:type="spellStart"/>
            <w:r w:rsidRPr="00D71476">
              <w:rPr>
                <w:b/>
                <w:bCs/>
                <w:i/>
                <w:iCs/>
                <w:color w:val="000000"/>
                <w:sz w:val="20"/>
                <w:szCs w:val="20"/>
              </w:rPr>
              <w:t>n</w:t>
            </w:r>
            <w:r w:rsidR="00A15E5C">
              <w:rPr>
                <w:b/>
                <w:bCs/>
                <w:i/>
                <w:iCs/>
                <w:color w:val="000000"/>
                <w:sz w:val="20"/>
                <w:szCs w:val="20"/>
                <w:vertAlign w:val="subscript"/>
              </w:rPr>
              <w:t>cand</w:t>
            </w:r>
            <w:proofErr w:type="spellEnd"/>
            <w:r w:rsidR="00A15E5C">
              <w:rPr>
                <w:b/>
                <w:bCs/>
                <w:i/>
                <w:iCs/>
                <w:color w:val="000000"/>
                <w:sz w:val="20"/>
                <w:szCs w:val="20"/>
                <w:vertAlign w:val="subscript"/>
              </w:rPr>
              <w:t xml:space="preserve"> female</w:t>
            </w:r>
          </w:p>
        </w:tc>
        <w:tc>
          <w:tcPr>
            <w:tcW w:w="823" w:type="dxa"/>
            <w:tcBorders>
              <w:top w:val="single" w:sz="4" w:space="0" w:color="auto"/>
              <w:left w:val="nil"/>
              <w:bottom w:val="single" w:sz="4" w:space="0" w:color="auto"/>
              <w:right w:val="nil"/>
            </w:tcBorders>
            <w:shd w:val="clear" w:color="auto" w:fill="auto"/>
            <w:noWrap/>
            <w:vAlign w:val="center"/>
            <w:hideMark/>
          </w:tcPr>
          <w:p w14:paraId="0E94AD2A" w14:textId="233DFED4" w:rsidR="004359A4" w:rsidRPr="00D71476" w:rsidRDefault="004359A4" w:rsidP="004359A4">
            <w:pPr>
              <w:jc w:val="center"/>
              <w:rPr>
                <w:b/>
                <w:bCs/>
                <w:color w:val="000000"/>
                <w:sz w:val="20"/>
                <w:szCs w:val="20"/>
              </w:rPr>
            </w:pPr>
            <w:proofErr w:type="spellStart"/>
            <w:r w:rsidRPr="00D71476">
              <w:rPr>
                <w:b/>
                <w:bCs/>
                <w:i/>
                <w:iCs/>
                <w:color w:val="000000"/>
                <w:sz w:val="20"/>
                <w:szCs w:val="20"/>
              </w:rPr>
              <w:t>n</w:t>
            </w:r>
            <w:r w:rsidR="00A15E5C">
              <w:rPr>
                <w:b/>
                <w:bCs/>
                <w:i/>
                <w:iCs/>
                <w:color w:val="000000"/>
                <w:sz w:val="20"/>
                <w:szCs w:val="20"/>
                <w:vertAlign w:val="subscript"/>
              </w:rPr>
              <w:t>cand</w:t>
            </w:r>
            <w:proofErr w:type="spellEnd"/>
            <w:r w:rsidRPr="00D71476">
              <w:rPr>
                <w:b/>
                <w:bCs/>
                <w:i/>
                <w:iCs/>
                <w:color w:val="000000"/>
                <w:sz w:val="20"/>
                <w:szCs w:val="20"/>
                <w:vertAlign w:val="subscript"/>
              </w:rPr>
              <w:t xml:space="preserve"> </w:t>
            </w:r>
            <w:r w:rsidR="00A15E5C">
              <w:rPr>
                <w:b/>
                <w:bCs/>
                <w:i/>
                <w:iCs/>
                <w:color w:val="000000"/>
                <w:sz w:val="20"/>
                <w:szCs w:val="20"/>
                <w:vertAlign w:val="subscript"/>
              </w:rPr>
              <w:t>male</w:t>
            </w:r>
          </w:p>
        </w:tc>
        <w:tc>
          <w:tcPr>
            <w:tcW w:w="1162" w:type="dxa"/>
            <w:tcBorders>
              <w:top w:val="single" w:sz="4" w:space="0" w:color="auto"/>
              <w:left w:val="nil"/>
              <w:bottom w:val="single" w:sz="4" w:space="0" w:color="auto"/>
              <w:right w:val="nil"/>
            </w:tcBorders>
            <w:shd w:val="clear" w:color="auto" w:fill="auto"/>
            <w:noWrap/>
            <w:vAlign w:val="center"/>
            <w:hideMark/>
          </w:tcPr>
          <w:p w14:paraId="78C3ED03" w14:textId="134FF322" w:rsidR="004359A4" w:rsidRPr="005D1256" w:rsidRDefault="004359A4" w:rsidP="004359A4">
            <w:pPr>
              <w:jc w:val="center"/>
              <w:rPr>
                <w:b/>
                <w:bCs/>
                <w:color w:val="000000"/>
                <w:sz w:val="20"/>
                <w:szCs w:val="20"/>
                <w:vertAlign w:val="subscript"/>
              </w:rPr>
            </w:pPr>
            <w:proofErr w:type="spellStart"/>
            <w:r w:rsidRPr="00D71476">
              <w:rPr>
                <w:b/>
                <w:bCs/>
                <w:color w:val="000000"/>
                <w:sz w:val="20"/>
                <w:szCs w:val="20"/>
              </w:rPr>
              <w:t>CRR</w:t>
            </w:r>
            <w:r w:rsidR="005D1256">
              <w:rPr>
                <w:b/>
                <w:bCs/>
                <w:color w:val="000000"/>
                <w:sz w:val="20"/>
                <w:szCs w:val="20"/>
                <w:vertAlign w:val="subscript"/>
              </w:rPr>
              <w:t>total</w:t>
            </w:r>
            <w:proofErr w:type="spellEnd"/>
          </w:p>
        </w:tc>
        <w:tc>
          <w:tcPr>
            <w:tcW w:w="924" w:type="dxa"/>
            <w:tcBorders>
              <w:top w:val="single" w:sz="4" w:space="0" w:color="auto"/>
              <w:left w:val="nil"/>
              <w:bottom w:val="single" w:sz="4" w:space="0" w:color="auto"/>
              <w:right w:val="nil"/>
            </w:tcBorders>
            <w:shd w:val="clear" w:color="auto" w:fill="auto"/>
            <w:noWrap/>
            <w:vAlign w:val="center"/>
            <w:hideMark/>
          </w:tcPr>
          <w:p w14:paraId="0F68743E" w14:textId="12ED02E2" w:rsidR="004359A4" w:rsidRPr="00C909E4" w:rsidRDefault="004359A4" w:rsidP="004359A4">
            <w:pPr>
              <w:jc w:val="center"/>
              <w:rPr>
                <w:b/>
                <w:bCs/>
                <w:color w:val="000000"/>
                <w:sz w:val="20"/>
                <w:szCs w:val="20"/>
                <w:vertAlign w:val="superscript"/>
              </w:rPr>
            </w:pPr>
            <w:r w:rsidRPr="00D71476">
              <w:rPr>
                <w:b/>
                <w:bCs/>
                <w:color w:val="000000"/>
                <w:sz w:val="20"/>
                <w:szCs w:val="20"/>
              </w:rPr>
              <w:t>CRR</w:t>
            </w:r>
            <w:r w:rsidRPr="00D71476">
              <w:rPr>
                <w:b/>
                <w:bCs/>
                <w:color w:val="000000"/>
                <w:sz w:val="20"/>
                <w:szCs w:val="20"/>
                <w:vertAlign w:val="subscript"/>
              </w:rPr>
              <w:t>F</w:t>
            </w:r>
            <w:r w:rsidR="00C909E4">
              <w:rPr>
                <w:b/>
                <w:bCs/>
                <w:color w:val="000000"/>
                <w:sz w:val="20"/>
                <w:szCs w:val="20"/>
                <w:vertAlign w:val="superscript"/>
              </w:rPr>
              <w:t>**</w:t>
            </w:r>
          </w:p>
        </w:tc>
        <w:tc>
          <w:tcPr>
            <w:tcW w:w="773" w:type="dxa"/>
            <w:tcBorders>
              <w:top w:val="single" w:sz="4" w:space="0" w:color="auto"/>
              <w:left w:val="nil"/>
              <w:bottom w:val="single" w:sz="4" w:space="0" w:color="auto"/>
              <w:right w:val="nil"/>
            </w:tcBorders>
            <w:shd w:val="clear" w:color="auto" w:fill="auto"/>
            <w:noWrap/>
            <w:vAlign w:val="center"/>
            <w:hideMark/>
          </w:tcPr>
          <w:p w14:paraId="35403495" w14:textId="25641208" w:rsidR="004359A4" w:rsidRPr="00D71476" w:rsidRDefault="004359A4" w:rsidP="004359A4">
            <w:pPr>
              <w:jc w:val="center"/>
              <w:rPr>
                <w:b/>
                <w:bCs/>
                <w:color w:val="000000"/>
                <w:sz w:val="20"/>
                <w:szCs w:val="20"/>
              </w:rPr>
            </w:pPr>
            <w:r w:rsidRPr="00D71476">
              <w:rPr>
                <w:b/>
                <w:bCs/>
                <w:color w:val="000000"/>
                <w:sz w:val="20"/>
                <w:szCs w:val="20"/>
              </w:rPr>
              <w:t>CRR</w:t>
            </w:r>
            <w:r w:rsidRPr="00D71476">
              <w:rPr>
                <w:b/>
                <w:bCs/>
                <w:color w:val="000000"/>
                <w:sz w:val="20"/>
                <w:szCs w:val="20"/>
                <w:vertAlign w:val="subscript"/>
              </w:rPr>
              <w:t>M</w:t>
            </w:r>
          </w:p>
        </w:tc>
      </w:tr>
      <w:tr w:rsidR="004359A4" w:rsidRPr="00D71476" w14:paraId="0F9DC3B1" w14:textId="77777777" w:rsidTr="003E3D78">
        <w:trPr>
          <w:trHeight w:val="320"/>
          <w:jc w:val="center"/>
        </w:trPr>
        <w:tc>
          <w:tcPr>
            <w:tcW w:w="1114" w:type="dxa"/>
            <w:tcBorders>
              <w:top w:val="single" w:sz="4" w:space="0" w:color="auto"/>
              <w:left w:val="nil"/>
              <w:bottom w:val="nil"/>
              <w:right w:val="nil"/>
            </w:tcBorders>
            <w:shd w:val="clear" w:color="auto" w:fill="auto"/>
            <w:noWrap/>
            <w:vAlign w:val="center"/>
            <w:hideMark/>
          </w:tcPr>
          <w:p w14:paraId="307FD3C2" w14:textId="77777777" w:rsidR="004359A4" w:rsidRPr="00D71476" w:rsidRDefault="004359A4" w:rsidP="004359A4">
            <w:pPr>
              <w:jc w:val="center"/>
              <w:rPr>
                <w:color w:val="000000"/>
                <w:sz w:val="20"/>
                <w:szCs w:val="20"/>
              </w:rPr>
            </w:pPr>
            <w:commentRangeStart w:id="65"/>
            <w:r w:rsidRPr="00D71476">
              <w:rPr>
                <w:color w:val="000000"/>
                <w:sz w:val="20"/>
                <w:szCs w:val="20"/>
              </w:rPr>
              <w:t>2007</w:t>
            </w:r>
            <w:commentRangeEnd w:id="65"/>
            <w:r w:rsidR="00A67FCF">
              <w:rPr>
                <w:rStyle w:val="CommentReference"/>
              </w:rPr>
              <w:commentReference w:id="65"/>
            </w:r>
          </w:p>
        </w:tc>
        <w:tc>
          <w:tcPr>
            <w:tcW w:w="902" w:type="dxa"/>
            <w:tcBorders>
              <w:top w:val="single" w:sz="4" w:space="0" w:color="auto"/>
              <w:left w:val="nil"/>
              <w:bottom w:val="nil"/>
              <w:right w:val="nil"/>
            </w:tcBorders>
            <w:shd w:val="clear" w:color="auto" w:fill="auto"/>
            <w:noWrap/>
            <w:vAlign w:val="center"/>
            <w:hideMark/>
          </w:tcPr>
          <w:p w14:paraId="32EB97F6" w14:textId="77777777" w:rsidR="004359A4" w:rsidRPr="00D71476" w:rsidRDefault="004359A4" w:rsidP="004359A4">
            <w:pPr>
              <w:jc w:val="center"/>
              <w:rPr>
                <w:color w:val="000000"/>
                <w:sz w:val="20"/>
                <w:szCs w:val="20"/>
              </w:rPr>
            </w:pPr>
            <w:r w:rsidRPr="00D71476">
              <w:rPr>
                <w:color w:val="000000"/>
                <w:sz w:val="20"/>
                <w:szCs w:val="20"/>
              </w:rPr>
              <w:t>331</w:t>
            </w:r>
          </w:p>
        </w:tc>
        <w:tc>
          <w:tcPr>
            <w:tcW w:w="946" w:type="dxa"/>
            <w:tcBorders>
              <w:top w:val="single" w:sz="4" w:space="0" w:color="auto"/>
              <w:left w:val="nil"/>
              <w:bottom w:val="nil"/>
              <w:right w:val="nil"/>
            </w:tcBorders>
            <w:shd w:val="clear" w:color="auto" w:fill="auto"/>
            <w:noWrap/>
            <w:vAlign w:val="center"/>
            <w:hideMark/>
          </w:tcPr>
          <w:p w14:paraId="13319415" w14:textId="77777777" w:rsidR="004359A4" w:rsidRPr="00D71476" w:rsidRDefault="004359A4" w:rsidP="004359A4">
            <w:pPr>
              <w:jc w:val="center"/>
              <w:rPr>
                <w:color w:val="000000"/>
                <w:sz w:val="20"/>
                <w:szCs w:val="20"/>
              </w:rPr>
            </w:pPr>
            <w:r w:rsidRPr="00D71476">
              <w:rPr>
                <w:color w:val="000000"/>
                <w:sz w:val="20"/>
                <w:szCs w:val="20"/>
              </w:rPr>
              <w:t>745</w:t>
            </w:r>
          </w:p>
        </w:tc>
        <w:tc>
          <w:tcPr>
            <w:tcW w:w="823" w:type="dxa"/>
            <w:tcBorders>
              <w:top w:val="single" w:sz="4" w:space="0" w:color="auto"/>
              <w:left w:val="nil"/>
              <w:bottom w:val="nil"/>
              <w:right w:val="nil"/>
            </w:tcBorders>
            <w:shd w:val="clear" w:color="auto" w:fill="auto"/>
            <w:noWrap/>
            <w:vAlign w:val="center"/>
            <w:hideMark/>
          </w:tcPr>
          <w:p w14:paraId="700AA9B1" w14:textId="77777777" w:rsidR="004359A4" w:rsidRPr="00D71476" w:rsidRDefault="004359A4" w:rsidP="004359A4">
            <w:pPr>
              <w:jc w:val="center"/>
              <w:rPr>
                <w:color w:val="000000"/>
                <w:sz w:val="20"/>
                <w:szCs w:val="20"/>
              </w:rPr>
            </w:pPr>
            <w:r w:rsidRPr="00D71476">
              <w:rPr>
                <w:color w:val="000000"/>
                <w:sz w:val="20"/>
                <w:szCs w:val="20"/>
              </w:rPr>
              <w:t>318</w:t>
            </w:r>
          </w:p>
        </w:tc>
        <w:tc>
          <w:tcPr>
            <w:tcW w:w="823" w:type="dxa"/>
            <w:tcBorders>
              <w:top w:val="single" w:sz="4" w:space="0" w:color="auto"/>
              <w:left w:val="nil"/>
              <w:bottom w:val="nil"/>
              <w:right w:val="nil"/>
            </w:tcBorders>
            <w:shd w:val="clear" w:color="auto" w:fill="auto"/>
            <w:noWrap/>
            <w:vAlign w:val="center"/>
            <w:hideMark/>
          </w:tcPr>
          <w:p w14:paraId="641CD0C0" w14:textId="77777777" w:rsidR="004359A4" w:rsidRPr="00D71476" w:rsidRDefault="004359A4" w:rsidP="004359A4">
            <w:pPr>
              <w:jc w:val="center"/>
              <w:rPr>
                <w:color w:val="000000"/>
                <w:sz w:val="20"/>
                <w:szCs w:val="20"/>
              </w:rPr>
            </w:pPr>
            <w:r w:rsidRPr="00D71476">
              <w:rPr>
                <w:color w:val="000000"/>
                <w:sz w:val="20"/>
                <w:szCs w:val="20"/>
              </w:rPr>
              <w:t>427</w:t>
            </w:r>
          </w:p>
        </w:tc>
        <w:tc>
          <w:tcPr>
            <w:tcW w:w="1162" w:type="dxa"/>
            <w:tcBorders>
              <w:top w:val="single" w:sz="4" w:space="0" w:color="auto"/>
              <w:left w:val="nil"/>
              <w:bottom w:val="nil"/>
              <w:right w:val="nil"/>
            </w:tcBorders>
            <w:shd w:val="clear" w:color="auto" w:fill="auto"/>
            <w:noWrap/>
            <w:vAlign w:val="center"/>
            <w:hideMark/>
          </w:tcPr>
          <w:p w14:paraId="408153DB" w14:textId="711DF379" w:rsidR="004359A4" w:rsidRPr="00D71476" w:rsidRDefault="004359A4" w:rsidP="004359A4">
            <w:pPr>
              <w:jc w:val="center"/>
              <w:rPr>
                <w:color w:val="000000"/>
                <w:sz w:val="20"/>
                <w:szCs w:val="20"/>
              </w:rPr>
            </w:pPr>
            <w:r w:rsidRPr="00D71476">
              <w:rPr>
                <w:color w:val="000000"/>
                <w:sz w:val="20"/>
                <w:szCs w:val="20"/>
              </w:rPr>
              <w:t>0.44</w:t>
            </w:r>
          </w:p>
        </w:tc>
        <w:tc>
          <w:tcPr>
            <w:tcW w:w="924" w:type="dxa"/>
            <w:tcBorders>
              <w:top w:val="single" w:sz="4" w:space="0" w:color="auto"/>
              <w:left w:val="nil"/>
              <w:bottom w:val="nil"/>
              <w:right w:val="nil"/>
            </w:tcBorders>
            <w:shd w:val="clear" w:color="auto" w:fill="auto"/>
            <w:noWrap/>
            <w:vAlign w:val="center"/>
            <w:hideMark/>
          </w:tcPr>
          <w:p w14:paraId="3C7AC6EF" w14:textId="4CFD4B5D" w:rsidR="004359A4" w:rsidRPr="00D71476" w:rsidRDefault="004359A4" w:rsidP="004359A4">
            <w:pPr>
              <w:jc w:val="center"/>
              <w:rPr>
                <w:color w:val="000000"/>
                <w:sz w:val="20"/>
                <w:szCs w:val="20"/>
              </w:rPr>
            </w:pPr>
            <w:r w:rsidRPr="00D71476">
              <w:rPr>
                <w:color w:val="000000"/>
                <w:sz w:val="20"/>
                <w:szCs w:val="20"/>
              </w:rPr>
              <w:t>0.36</w:t>
            </w:r>
          </w:p>
        </w:tc>
        <w:tc>
          <w:tcPr>
            <w:tcW w:w="773" w:type="dxa"/>
            <w:tcBorders>
              <w:top w:val="single" w:sz="4" w:space="0" w:color="auto"/>
              <w:left w:val="nil"/>
              <w:bottom w:val="nil"/>
              <w:right w:val="nil"/>
            </w:tcBorders>
            <w:shd w:val="clear" w:color="auto" w:fill="auto"/>
            <w:noWrap/>
            <w:vAlign w:val="center"/>
            <w:hideMark/>
          </w:tcPr>
          <w:p w14:paraId="4D2E9883" w14:textId="57F73CA5" w:rsidR="004359A4" w:rsidRPr="00D71476" w:rsidRDefault="004359A4" w:rsidP="004359A4">
            <w:pPr>
              <w:jc w:val="center"/>
              <w:rPr>
                <w:color w:val="000000"/>
                <w:sz w:val="20"/>
                <w:szCs w:val="20"/>
              </w:rPr>
            </w:pPr>
            <w:r w:rsidRPr="00D71476">
              <w:rPr>
                <w:color w:val="000000"/>
                <w:sz w:val="20"/>
                <w:szCs w:val="20"/>
              </w:rPr>
              <w:t>0.43</w:t>
            </w:r>
          </w:p>
        </w:tc>
      </w:tr>
      <w:tr w:rsidR="004359A4" w:rsidRPr="00D71476" w14:paraId="1C32948E" w14:textId="77777777" w:rsidTr="003E3D78">
        <w:trPr>
          <w:trHeight w:val="320"/>
          <w:jc w:val="center"/>
        </w:trPr>
        <w:tc>
          <w:tcPr>
            <w:tcW w:w="1114" w:type="dxa"/>
            <w:tcBorders>
              <w:top w:val="nil"/>
              <w:left w:val="nil"/>
              <w:bottom w:val="nil"/>
              <w:right w:val="nil"/>
            </w:tcBorders>
            <w:shd w:val="clear" w:color="auto" w:fill="auto"/>
            <w:noWrap/>
            <w:vAlign w:val="center"/>
            <w:hideMark/>
          </w:tcPr>
          <w:p w14:paraId="32691892" w14:textId="77777777" w:rsidR="004359A4" w:rsidRPr="00D71476" w:rsidRDefault="004359A4" w:rsidP="004359A4">
            <w:pPr>
              <w:jc w:val="center"/>
              <w:rPr>
                <w:color w:val="000000"/>
                <w:sz w:val="20"/>
                <w:szCs w:val="20"/>
              </w:rPr>
            </w:pPr>
            <w:r w:rsidRPr="00D71476">
              <w:rPr>
                <w:color w:val="000000"/>
                <w:sz w:val="20"/>
                <w:szCs w:val="20"/>
              </w:rPr>
              <w:t>2008</w:t>
            </w:r>
          </w:p>
        </w:tc>
        <w:tc>
          <w:tcPr>
            <w:tcW w:w="902" w:type="dxa"/>
            <w:tcBorders>
              <w:top w:val="nil"/>
              <w:left w:val="nil"/>
              <w:bottom w:val="nil"/>
              <w:right w:val="nil"/>
            </w:tcBorders>
            <w:shd w:val="clear" w:color="auto" w:fill="auto"/>
            <w:noWrap/>
            <w:vAlign w:val="center"/>
            <w:hideMark/>
          </w:tcPr>
          <w:p w14:paraId="04E06685" w14:textId="77777777" w:rsidR="004359A4" w:rsidRPr="00D71476" w:rsidRDefault="004359A4" w:rsidP="004359A4">
            <w:pPr>
              <w:jc w:val="center"/>
              <w:rPr>
                <w:color w:val="000000"/>
                <w:sz w:val="20"/>
                <w:szCs w:val="20"/>
              </w:rPr>
            </w:pPr>
            <w:r w:rsidRPr="00D71476">
              <w:rPr>
                <w:color w:val="000000"/>
                <w:sz w:val="20"/>
                <w:szCs w:val="20"/>
              </w:rPr>
              <w:t>247</w:t>
            </w:r>
          </w:p>
        </w:tc>
        <w:tc>
          <w:tcPr>
            <w:tcW w:w="946" w:type="dxa"/>
            <w:tcBorders>
              <w:top w:val="nil"/>
              <w:left w:val="nil"/>
              <w:bottom w:val="nil"/>
              <w:right w:val="nil"/>
            </w:tcBorders>
            <w:shd w:val="clear" w:color="auto" w:fill="auto"/>
            <w:noWrap/>
            <w:vAlign w:val="center"/>
            <w:hideMark/>
          </w:tcPr>
          <w:p w14:paraId="2FC9A8C0" w14:textId="77777777" w:rsidR="004359A4" w:rsidRPr="00D71476" w:rsidRDefault="004359A4" w:rsidP="004359A4">
            <w:pPr>
              <w:jc w:val="center"/>
              <w:rPr>
                <w:color w:val="000000"/>
                <w:sz w:val="20"/>
                <w:szCs w:val="20"/>
              </w:rPr>
            </w:pPr>
            <w:r w:rsidRPr="00D71476">
              <w:rPr>
                <w:color w:val="000000"/>
                <w:sz w:val="20"/>
                <w:szCs w:val="20"/>
              </w:rPr>
              <w:t>873</w:t>
            </w:r>
          </w:p>
        </w:tc>
        <w:tc>
          <w:tcPr>
            <w:tcW w:w="823" w:type="dxa"/>
            <w:tcBorders>
              <w:top w:val="nil"/>
              <w:left w:val="nil"/>
              <w:bottom w:val="nil"/>
              <w:right w:val="nil"/>
            </w:tcBorders>
            <w:shd w:val="clear" w:color="auto" w:fill="auto"/>
            <w:noWrap/>
            <w:vAlign w:val="center"/>
            <w:hideMark/>
          </w:tcPr>
          <w:p w14:paraId="665B9C93" w14:textId="77777777" w:rsidR="004359A4" w:rsidRPr="00D71476" w:rsidRDefault="004359A4" w:rsidP="004359A4">
            <w:pPr>
              <w:jc w:val="center"/>
              <w:rPr>
                <w:color w:val="000000"/>
                <w:sz w:val="20"/>
                <w:szCs w:val="20"/>
              </w:rPr>
            </w:pPr>
            <w:r w:rsidRPr="00D71476">
              <w:rPr>
                <w:color w:val="000000"/>
                <w:sz w:val="20"/>
                <w:szCs w:val="20"/>
              </w:rPr>
              <w:t>288</w:t>
            </w:r>
          </w:p>
        </w:tc>
        <w:tc>
          <w:tcPr>
            <w:tcW w:w="823" w:type="dxa"/>
            <w:tcBorders>
              <w:top w:val="nil"/>
              <w:left w:val="nil"/>
              <w:bottom w:val="nil"/>
              <w:right w:val="nil"/>
            </w:tcBorders>
            <w:shd w:val="clear" w:color="auto" w:fill="auto"/>
            <w:noWrap/>
            <w:vAlign w:val="center"/>
            <w:hideMark/>
          </w:tcPr>
          <w:p w14:paraId="63929089" w14:textId="77777777" w:rsidR="004359A4" w:rsidRPr="00D71476" w:rsidRDefault="004359A4" w:rsidP="004359A4">
            <w:pPr>
              <w:jc w:val="center"/>
              <w:rPr>
                <w:color w:val="000000"/>
                <w:sz w:val="20"/>
                <w:szCs w:val="20"/>
              </w:rPr>
            </w:pPr>
            <w:r w:rsidRPr="00D71476">
              <w:rPr>
                <w:color w:val="000000"/>
                <w:sz w:val="20"/>
                <w:szCs w:val="20"/>
              </w:rPr>
              <w:t>585</w:t>
            </w:r>
          </w:p>
        </w:tc>
        <w:tc>
          <w:tcPr>
            <w:tcW w:w="1162" w:type="dxa"/>
            <w:tcBorders>
              <w:top w:val="nil"/>
              <w:left w:val="nil"/>
              <w:bottom w:val="nil"/>
              <w:right w:val="nil"/>
            </w:tcBorders>
            <w:shd w:val="clear" w:color="auto" w:fill="auto"/>
            <w:noWrap/>
            <w:vAlign w:val="center"/>
            <w:hideMark/>
          </w:tcPr>
          <w:p w14:paraId="08BFCF82" w14:textId="6C6B7B05" w:rsidR="004359A4" w:rsidRPr="00D71476" w:rsidRDefault="004359A4" w:rsidP="004359A4">
            <w:pPr>
              <w:jc w:val="center"/>
              <w:rPr>
                <w:color w:val="000000"/>
                <w:sz w:val="20"/>
                <w:szCs w:val="20"/>
              </w:rPr>
            </w:pPr>
            <w:r w:rsidRPr="00D71476">
              <w:rPr>
                <w:color w:val="000000"/>
                <w:sz w:val="20"/>
                <w:szCs w:val="20"/>
              </w:rPr>
              <w:t>0.28</w:t>
            </w:r>
          </w:p>
        </w:tc>
        <w:tc>
          <w:tcPr>
            <w:tcW w:w="924" w:type="dxa"/>
            <w:tcBorders>
              <w:top w:val="nil"/>
              <w:left w:val="nil"/>
              <w:bottom w:val="nil"/>
              <w:right w:val="nil"/>
            </w:tcBorders>
            <w:shd w:val="clear" w:color="auto" w:fill="auto"/>
            <w:noWrap/>
            <w:vAlign w:val="center"/>
            <w:hideMark/>
          </w:tcPr>
          <w:p w14:paraId="41886BBE" w14:textId="34273989" w:rsidR="004359A4" w:rsidRPr="00D71476" w:rsidRDefault="004359A4" w:rsidP="004359A4">
            <w:pPr>
              <w:jc w:val="center"/>
              <w:rPr>
                <w:color w:val="000000"/>
                <w:sz w:val="20"/>
                <w:szCs w:val="20"/>
              </w:rPr>
            </w:pPr>
            <w:r w:rsidRPr="00D71476">
              <w:rPr>
                <w:color w:val="000000"/>
                <w:sz w:val="20"/>
                <w:szCs w:val="20"/>
              </w:rPr>
              <w:t>0.30</w:t>
            </w:r>
          </w:p>
        </w:tc>
        <w:tc>
          <w:tcPr>
            <w:tcW w:w="773" w:type="dxa"/>
            <w:tcBorders>
              <w:top w:val="nil"/>
              <w:left w:val="nil"/>
              <w:bottom w:val="nil"/>
              <w:right w:val="nil"/>
            </w:tcBorders>
            <w:shd w:val="clear" w:color="auto" w:fill="auto"/>
            <w:noWrap/>
            <w:vAlign w:val="center"/>
            <w:hideMark/>
          </w:tcPr>
          <w:p w14:paraId="299A36BC" w14:textId="5574DF6B" w:rsidR="004359A4" w:rsidRPr="00D71476" w:rsidRDefault="004359A4" w:rsidP="004359A4">
            <w:pPr>
              <w:jc w:val="center"/>
              <w:rPr>
                <w:color w:val="000000"/>
                <w:sz w:val="20"/>
                <w:szCs w:val="20"/>
              </w:rPr>
            </w:pPr>
            <w:r w:rsidRPr="00D71476">
              <w:rPr>
                <w:color w:val="000000"/>
                <w:sz w:val="20"/>
                <w:szCs w:val="20"/>
              </w:rPr>
              <w:t>0.26</w:t>
            </w:r>
          </w:p>
        </w:tc>
      </w:tr>
      <w:tr w:rsidR="004359A4" w:rsidRPr="00D71476" w14:paraId="3C8D6827" w14:textId="77777777" w:rsidTr="003E3D78">
        <w:trPr>
          <w:trHeight w:val="320"/>
          <w:jc w:val="center"/>
        </w:trPr>
        <w:tc>
          <w:tcPr>
            <w:tcW w:w="1114" w:type="dxa"/>
            <w:tcBorders>
              <w:top w:val="nil"/>
              <w:left w:val="nil"/>
              <w:bottom w:val="nil"/>
              <w:right w:val="nil"/>
            </w:tcBorders>
            <w:shd w:val="clear" w:color="auto" w:fill="auto"/>
            <w:noWrap/>
            <w:vAlign w:val="center"/>
            <w:hideMark/>
          </w:tcPr>
          <w:p w14:paraId="5B79BF49" w14:textId="77777777" w:rsidR="004359A4" w:rsidRPr="00D71476" w:rsidRDefault="004359A4" w:rsidP="004359A4">
            <w:pPr>
              <w:jc w:val="center"/>
              <w:rPr>
                <w:color w:val="000000"/>
                <w:sz w:val="20"/>
                <w:szCs w:val="20"/>
              </w:rPr>
            </w:pPr>
            <w:r w:rsidRPr="00D71476">
              <w:rPr>
                <w:color w:val="000000"/>
                <w:sz w:val="20"/>
                <w:szCs w:val="20"/>
              </w:rPr>
              <w:t>2009</w:t>
            </w:r>
          </w:p>
        </w:tc>
        <w:tc>
          <w:tcPr>
            <w:tcW w:w="902" w:type="dxa"/>
            <w:tcBorders>
              <w:top w:val="nil"/>
              <w:left w:val="nil"/>
              <w:bottom w:val="nil"/>
              <w:right w:val="nil"/>
            </w:tcBorders>
            <w:shd w:val="clear" w:color="auto" w:fill="auto"/>
            <w:noWrap/>
            <w:vAlign w:val="center"/>
            <w:hideMark/>
          </w:tcPr>
          <w:p w14:paraId="68AC3A18" w14:textId="77777777" w:rsidR="004359A4" w:rsidRPr="00D71476" w:rsidRDefault="004359A4" w:rsidP="004359A4">
            <w:pPr>
              <w:jc w:val="center"/>
              <w:rPr>
                <w:color w:val="000000"/>
                <w:sz w:val="20"/>
                <w:szCs w:val="20"/>
              </w:rPr>
            </w:pPr>
            <w:r w:rsidRPr="00D71476">
              <w:rPr>
                <w:color w:val="000000"/>
                <w:sz w:val="20"/>
                <w:szCs w:val="20"/>
              </w:rPr>
              <w:t>114</w:t>
            </w:r>
          </w:p>
        </w:tc>
        <w:tc>
          <w:tcPr>
            <w:tcW w:w="946" w:type="dxa"/>
            <w:tcBorders>
              <w:top w:val="nil"/>
              <w:left w:val="nil"/>
              <w:bottom w:val="nil"/>
              <w:right w:val="nil"/>
            </w:tcBorders>
            <w:shd w:val="clear" w:color="auto" w:fill="auto"/>
            <w:noWrap/>
            <w:vAlign w:val="center"/>
            <w:hideMark/>
          </w:tcPr>
          <w:p w14:paraId="323D9E1C" w14:textId="77777777" w:rsidR="004359A4" w:rsidRPr="00D71476" w:rsidRDefault="004359A4" w:rsidP="004359A4">
            <w:pPr>
              <w:jc w:val="center"/>
              <w:rPr>
                <w:color w:val="000000"/>
                <w:sz w:val="20"/>
                <w:szCs w:val="20"/>
              </w:rPr>
            </w:pPr>
            <w:r w:rsidRPr="00D71476">
              <w:rPr>
                <w:color w:val="000000"/>
                <w:sz w:val="20"/>
                <w:szCs w:val="20"/>
              </w:rPr>
              <w:t>1383</w:t>
            </w:r>
          </w:p>
        </w:tc>
        <w:tc>
          <w:tcPr>
            <w:tcW w:w="823" w:type="dxa"/>
            <w:tcBorders>
              <w:top w:val="nil"/>
              <w:left w:val="nil"/>
              <w:bottom w:val="nil"/>
              <w:right w:val="nil"/>
            </w:tcBorders>
            <w:shd w:val="clear" w:color="auto" w:fill="auto"/>
            <w:noWrap/>
            <w:vAlign w:val="center"/>
            <w:hideMark/>
          </w:tcPr>
          <w:p w14:paraId="00E76786" w14:textId="77777777" w:rsidR="004359A4" w:rsidRPr="00D71476" w:rsidRDefault="004359A4" w:rsidP="004359A4">
            <w:pPr>
              <w:jc w:val="center"/>
              <w:rPr>
                <w:color w:val="000000"/>
                <w:sz w:val="20"/>
                <w:szCs w:val="20"/>
              </w:rPr>
            </w:pPr>
            <w:r w:rsidRPr="00D71476">
              <w:rPr>
                <w:color w:val="000000"/>
                <w:sz w:val="20"/>
                <w:szCs w:val="20"/>
              </w:rPr>
              <w:t>603</w:t>
            </w:r>
          </w:p>
        </w:tc>
        <w:tc>
          <w:tcPr>
            <w:tcW w:w="823" w:type="dxa"/>
            <w:tcBorders>
              <w:top w:val="nil"/>
              <w:left w:val="nil"/>
              <w:bottom w:val="nil"/>
              <w:right w:val="nil"/>
            </w:tcBorders>
            <w:shd w:val="clear" w:color="auto" w:fill="auto"/>
            <w:noWrap/>
            <w:vAlign w:val="center"/>
            <w:hideMark/>
          </w:tcPr>
          <w:p w14:paraId="487B40DE" w14:textId="77777777" w:rsidR="004359A4" w:rsidRPr="00D71476" w:rsidRDefault="004359A4" w:rsidP="004359A4">
            <w:pPr>
              <w:jc w:val="center"/>
              <w:rPr>
                <w:color w:val="000000"/>
                <w:sz w:val="20"/>
                <w:szCs w:val="20"/>
              </w:rPr>
            </w:pPr>
            <w:r w:rsidRPr="00D71476">
              <w:rPr>
                <w:color w:val="000000"/>
                <w:sz w:val="20"/>
                <w:szCs w:val="20"/>
              </w:rPr>
              <w:t>780</w:t>
            </w:r>
          </w:p>
        </w:tc>
        <w:tc>
          <w:tcPr>
            <w:tcW w:w="1162" w:type="dxa"/>
            <w:tcBorders>
              <w:top w:val="nil"/>
              <w:left w:val="nil"/>
              <w:bottom w:val="nil"/>
              <w:right w:val="nil"/>
            </w:tcBorders>
            <w:shd w:val="clear" w:color="auto" w:fill="auto"/>
            <w:noWrap/>
            <w:vAlign w:val="center"/>
            <w:hideMark/>
          </w:tcPr>
          <w:p w14:paraId="3B745F8A" w14:textId="011C82D8" w:rsidR="004359A4" w:rsidRPr="00D71476" w:rsidRDefault="004359A4" w:rsidP="004359A4">
            <w:pPr>
              <w:jc w:val="center"/>
              <w:rPr>
                <w:color w:val="000000"/>
                <w:sz w:val="20"/>
                <w:szCs w:val="20"/>
              </w:rPr>
            </w:pPr>
            <w:r w:rsidRPr="00D71476">
              <w:rPr>
                <w:color w:val="000000"/>
                <w:sz w:val="20"/>
                <w:szCs w:val="20"/>
              </w:rPr>
              <w:t>0.08</w:t>
            </w:r>
          </w:p>
        </w:tc>
        <w:tc>
          <w:tcPr>
            <w:tcW w:w="924" w:type="dxa"/>
            <w:tcBorders>
              <w:top w:val="nil"/>
              <w:left w:val="nil"/>
              <w:bottom w:val="nil"/>
              <w:right w:val="nil"/>
            </w:tcBorders>
            <w:shd w:val="clear" w:color="auto" w:fill="auto"/>
            <w:noWrap/>
            <w:vAlign w:val="center"/>
            <w:hideMark/>
          </w:tcPr>
          <w:p w14:paraId="7A81FCBB" w14:textId="14B7517C" w:rsidR="004359A4" w:rsidRPr="00D71476" w:rsidRDefault="004359A4" w:rsidP="004359A4">
            <w:pPr>
              <w:jc w:val="center"/>
              <w:rPr>
                <w:color w:val="000000"/>
                <w:sz w:val="20"/>
                <w:szCs w:val="20"/>
              </w:rPr>
            </w:pPr>
            <w:r w:rsidRPr="00D71476">
              <w:rPr>
                <w:color w:val="000000"/>
                <w:sz w:val="20"/>
                <w:szCs w:val="20"/>
              </w:rPr>
              <w:t>0.06</w:t>
            </w:r>
          </w:p>
        </w:tc>
        <w:tc>
          <w:tcPr>
            <w:tcW w:w="773" w:type="dxa"/>
            <w:tcBorders>
              <w:top w:val="nil"/>
              <w:left w:val="nil"/>
              <w:bottom w:val="nil"/>
              <w:right w:val="nil"/>
            </w:tcBorders>
            <w:shd w:val="clear" w:color="auto" w:fill="auto"/>
            <w:noWrap/>
            <w:vAlign w:val="center"/>
            <w:hideMark/>
          </w:tcPr>
          <w:p w14:paraId="67C99CB3" w14:textId="27FD1868" w:rsidR="004359A4" w:rsidRPr="00D71476" w:rsidRDefault="004359A4" w:rsidP="004359A4">
            <w:pPr>
              <w:jc w:val="center"/>
              <w:rPr>
                <w:color w:val="000000"/>
                <w:sz w:val="20"/>
                <w:szCs w:val="20"/>
              </w:rPr>
            </w:pPr>
            <w:r w:rsidRPr="00D71476">
              <w:rPr>
                <w:color w:val="000000"/>
                <w:sz w:val="20"/>
                <w:szCs w:val="20"/>
              </w:rPr>
              <w:t>0.08</w:t>
            </w:r>
          </w:p>
        </w:tc>
      </w:tr>
      <w:tr w:rsidR="004359A4" w:rsidRPr="00D71476" w14:paraId="25177A0F" w14:textId="77777777" w:rsidTr="003E3D78">
        <w:trPr>
          <w:trHeight w:val="320"/>
          <w:jc w:val="center"/>
        </w:trPr>
        <w:tc>
          <w:tcPr>
            <w:tcW w:w="1114" w:type="dxa"/>
            <w:tcBorders>
              <w:top w:val="nil"/>
              <w:left w:val="nil"/>
              <w:bottom w:val="nil"/>
              <w:right w:val="nil"/>
            </w:tcBorders>
            <w:shd w:val="clear" w:color="auto" w:fill="auto"/>
            <w:noWrap/>
            <w:vAlign w:val="center"/>
            <w:hideMark/>
          </w:tcPr>
          <w:p w14:paraId="17E173F1" w14:textId="77777777" w:rsidR="004359A4" w:rsidRPr="00D71476" w:rsidRDefault="004359A4" w:rsidP="004359A4">
            <w:pPr>
              <w:jc w:val="center"/>
              <w:rPr>
                <w:color w:val="000000"/>
                <w:sz w:val="20"/>
                <w:szCs w:val="20"/>
              </w:rPr>
            </w:pPr>
            <w:r w:rsidRPr="00D71476">
              <w:rPr>
                <w:color w:val="000000"/>
                <w:sz w:val="20"/>
                <w:szCs w:val="20"/>
              </w:rPr>
              <w:t>2010</w:t>
            </w:r>
          </w:p>
        </w:tc>
        <w:tc>
          <w:tcPr>
            <w:tcW w:w="902" w:type="dxa"/>
            <w:tcBorders>
              <w:top w:val="nil"/>
              <w:left w:val="nil"/>
              <w:bottom w:val="nil"/>
              <w:right w:val="nil"/>
            </w:tcBorders>
            <w:shd w:val="clear" w:color="auto" w:fill="auto"/>
            <w:noWrap/>
            <w:vAlign w:val="center"/>
            <w:hideMark/>
          </w:tcPr>
          <w:p w14:paraId="3F299AE0" w14:textId="77777777" w:rsidR="004359A4" w:rsidRPr="00D71476" w:rsidRDefault="004359A4" w:rsidP="004359A4">
            <w:pPr>
              <w:jc w:val="center"/>
              <w:rPr>
                <w:color w:val="000000"/>
                <w:sz w:val="20"/>
                <w:szCs w:val="20"/>
              </w:rPr>
            </w:pPr>
            <w:r w:rsidRPr="00D71476">
              <w:rPr>
                <w:color w:val="000000"/>
                <w:sz w:val="20"/>
                <w:szCs w:val="20"/>
              </w:rPr>
              <w:t>94</w:t>
            </w:r>
          </w:p>
        </w:tc>
        <w:tc>
          <w:tcPr>
            <w:tcW w:w="946" w:type="dxa"/>
            <w:tcBorders>
              <w:top w:val="nil"/>
              <w:left w:val="nil"/>
              <w:bottom w:val="nil"/>
              <w:right w:val="nil"/>
            </w:tcBorders>
            <w:shd w:val="clear" w:color="auto" w:fill="auto"/>
            <w:noWrap/>
            <w:vAlign w:val="center"/>
            <w:hideMark/>
          </w:tcPr>
          <w:p w14:paraId="3A27514D" w14:textId="77777777" w:rsidR="004359A4" w:rsidRPr="00D71476" w:rsidRDefault="004359A4" w:rsidP="004359A4">
            <w:pPr>
              <w:jc w:val="center"/>
              <w:rPr>
                <w:color w:val="000000"/>
                <w:sz w:val="20"/>
                <w:szCs w:val="20"/>
              </w:rPr>
            </w:pPr>
            <w:r w:rsidRPr="00D71476">
              <w:rPr>
                <w:color w:val="000000"/>
                <w:sz w:val="20"/>
                <w:szCs w:val="20"/>
              </w:rPr>
              <w:t>747</w:t>
            </w:r>
          </w:p>
        </w:tc>
        <w:tc>
          <w:tcPr>
            <w:tcW w:w="823" w:type="dxa"/>
            <w:tcBorders>
              <w:top w:val="nil"/>
              <w:left w:val="nil"/>
              <w:bottom w:val="nil"/>
              <w:right w:val="nil"/>
            </w:tcBorders>
            <w:shd w:val="clear" w:color="auto" w:fill="auto"/>
            <w:noWrap/>
            <w:vAlign w:val="center"/>
            <w:hideMark/>
          </w:tcPr>
          <w:p w14:paraId="1166CD38" w14:textId="77777777" w:rsidR="004359A4" w:rsidRPr="00D71476" w:rsidRDefault="004359A4" w:rsidP="004359A4">
            <w:pPr>
              <w:jc w:val="center"/>
              <w:rPr>
                <w:color w:val="000000"/>
                <w:sz w:val="20"/>
                <w:szCs w:val="20"/>
              </w:rPr>
            </w:pPr>
            <w:r w:rsidRPr="00D71476">
              <w:rPr>
                <w:color w:val="000000"/>
                <w:sz w:val="20"/>
                <w:szCs w:val="20"/>
              </w:rPr>
              <w:t>263</w:t>
            </w:r>
          </w:p>
        </w:tc>
        <w:tc>
          <w:tcPr>
            <w:tcW w:w="823" w:type="dxa"/>
            <w:tcBorders>
              <w:top w:val="nil"/>
              <w:left w:val="nil"/>
              <w:bottom w:val="nil"/>
              <w:right w:val="nil"/>
            </w:tcBorders>
            <w:shd w:val="clear" w:color="auto" w:fill="auto"/>
            <w:noWrap/>
            <w:vAlign w:val="center"/>
            <w:hideMark/>
          </w:tcPr>
          <w:p w14:paraId="2FDB9371" w14:textId="77777777" w:rsidR="004359A4" w:rsidRPr="00D71476" w:rsidRDefault="004359A4" w:rsidP="004359A4">
            <w:pPr>
              <w:jc w:val="center"/>
              <w:rPr>
                <w:color w:val="000000"/>
                <w:sz w:val="20"/>
                <w:szCs w:val="20"/>
              </w:rPr>
            </w:pPr>
            <w:r w:rsidRPr="00D71476">
              <w:rPr>
                <w:color w:val="000000"/>
                <w:sz w:val="20"/>
                <w:szCs w:val="20"/>
              </w:rPr>
              <w:t>484</w:t>
            </w:r>
          </w:p>
        </w:tc>
        <w:tc>
          <w:tcPr>
            <w:tcW w:w="1162" w:type="dxa"/>
            <w:tcBorders>
              <w:top w:val="nil"/>
              <w:left w:val="nil"/>
              <w:bottom w:val="nil"/>
              <w:right w:val="nil"/>
            </w:tcBorders>
            <w:shd w:val="clear" w:color="auto" w:fill="auto"/>
            <w:noWrap/>
            <w:vAlign w:val="center"/>
            <w:hideMark/>
          </w:tcPr>
          <w:p w14:paraId="15B43570" w14:textId="555A30D2" w:rsidR="004359A4" w:rsidRPr="00D71476" w:rsidRDefault="004359A4" w:rsidP="004359A4">
            <w:pPr>
              <w:jc w:val="center"/>
              <w:rPr>
                <w:color w:val="000000"/>
                <w:sz w:val="20"/>
                <w:szCs w:val="20"/>
              </w:rPr>
            </w:pPr>
            <w:r w:rsidRPr="00D71476">
              <w:rPr>
                <w:color w:val="000000"/>
                <w:sz w:val="20"/>
                <w:szCs w:val="20"/>
              </w:rPr>
              <w:t>0.13</w:t>
            </w:r>
          </w:p>
        </w:tc>
        <w:tc>
          <w:tcPr>
            <w:tcW w:w="924" w:type="dxa"/>
            <w:tcBorders>
              <w:top w:val="nil"/>
              <w:left w:val="nil"/>
              <w:bottom w:val="nil"/>
              <w:right w:val="nil"/>
            </w:tcBorders>
            <w:shd w:val="clear" w:color="auto" w:fill="auto"/>
            <w:noWrap/>
            <w:vAlign w:val="center"/>
            <w:hideMark/>
          </w:tcPr>
          <w:p w14:paraId="3D72C5EE" w14:textId="79604918" w:rsidR="004359A4" w:rsidRPr="00D71476" w:rsidRDefault="004359A4" w:rsidP="004359A4">
            <w:pPr>
              <w:jc w:val="center"/>
              <w:rPr>
                <w:color w:val="000000"/>
                <w:sz w:val="20"/>
                <w:szCs w:val="20"/>
              </w:rPr>
            </w:pPr>
            <w:r w:rsidRPr="00D71476">
              <w:rPr>
                <w:color w:val="000000"/>
                <w:sz w:val="20"/>
                <w:szCs w:val="20"/>
              </w:rPr>
              <w:t>0.12</w:t>
            </w:r>
          </w:p>
        </w:tc>
        <w:tc>
          <w:tcPr>
            <w:tcW w:w="773" w:type="dxa"/>
            <w:tcBorders>
              <w:top w:val="nil"/>
              <w:left w:val="nil"/>
              <w:bottom w:val="nil"/>
              <w:right w:val="nil"/>
            </w:tcBorders>
            <w:shd w:val="clear" w:color="auto" w:fill="auto"/>
            <w:noWrap/>
            <w:vAlign w:val="center"/>
            <w:hideMark/>
          </w:tcPr>
          <w:p w14:paraId="772016CC" w14:textId="3FBEAC46" w:rsidR="004359A4" w:rsidRPr="00D71476" w:rsidRDefault="004359A4" w:rsidP="004359A4">
            <w:pPr>
              <w:jc w:val="center"/>
              <w:rPr>
                <w:color w:val="000000"/>
                <w:sz w:val="20"/>
                <w:szCs w:val="20"/>
              </w:rPr>
            </w:pPr>
            <w:r w:rsidRPr="00D71476">
              <w:rPr>
                <w:color w:val="000000"/>
                <w:sz w:val="20"/>
                <w:szCs w:val="20"/>
              </w:rPr>
              <w:t>0.11</w:t>
            </w:r>
          </w:p>
        </w:tc>
      </w:tr>
      <w:tr w:rsidR="004359A4" w:rsidRPr="00D71476" w14:paraId="100E781B" w14:textId="77777777" w:rsidTr="003E3D78">
        <w:trPr>
          <w:trHeight w:val="320"/>
          <w:jc w:val="center"/>
        </w:trPr>
        <w:tc>
          <w:tcPr>
            <w:tcW w:w="1114" w:type="dxa"/>
            <w:tcBorders>
              <w:top w:val="nil"/>
              <w:left w:val="nil"/>
              <w:bottom w:val="nil"/>
              <w:right w:val="nil"/>
            </w:tcBorders>
            <w:shd w:val="clear" w:color="auto" w:fill="auto"/>
            <w:noWrap/>
            <w:vAlign w:val="center"/>
            <w:hideMark/>
          </w:tcPr>
          <w:p w14:paraId="10B2654C" w14:textId="77777777" w:rsidR="004359A4" w:rsidRPr="00D71476" w:rsidRDefault="004359A4" w:rsidP="004359A4">
            <w:pPr>
              <w:jc w:val="center"/>
              <w:rPr>
                <w:color w:val="000000"/>
                <w:sz w:val="20"/>
                <w:szCs w:val="20"/>
              </w:rPr>
            </w:pPr>
            <w:r w:rsidRPr="00D71476">
              <w:rPr>
                <w:color w:val="000000"/>
                <w:sz w:val="20"/>
                <w:szCs w:val="20"/>
              </w:rPr>
              <w:t>2011</w:t>
            </w:r>
          </w:p>
        </w:tc>
        <w:tc>
          <w:tcPr>
            <w:tcW w:w="902" w:type="dxa"/>
            <w:tcBorders>
              <w:top w:val="nil"/>
              <w:left w:val="nil"/>
              <w:bottom w:val="nil"/>
              <w:right w:val="nil"/>
            </w:tcBorders>
            <w:shd w:val="clear" w:color="auto" w:fill="auto"/>
            <w:noWrap/>
            <w:vAlign w:val="center"/>
            <w:hideMark/>
          </w:tcPr>
          <w:p w14:paraId="26E4D1E7" w14:textId="77777777" w:rsidR="004359A4" w:rsidRPr="00D71476" w:rsidRDefault="004359A4" w:rsidP="004359A4">
            <w:pPr>
              <w:jc w:val="center"/>
              <w:rPr>
                <w:color w:val="000000"/>
                <w:sz w:val="20"/>
                <w:szCs w:val="20"/>
              </w:rPr>
            </w:pPr>
            <w:r w:rsidRPr="00D71476">
              <w:rPr>
                <w:color w:val="000000"/>
                <w:sz w:val="20"/>
                <w:szCs w:val="20"/>
              </w:rPr>
              <w:t>284</w:t>
            </w:r>
          </w:p>
        </w:tc>
        <w:tc>
          <w:tcPr>
            <w:tcW w:w="946" w:type="dxa"/>
            <w:tcBorders>
              <w:top w:val="nil"/>
              <w:left w:val="nil"/>
              <w:bottom w:val="nil"/>
              <w:right w:val="nil"/>
            </w:tcBorders>
            <w:shd w:val="clear" w:color="auto" w:fill="auto"/>
            <w:noWrap/>
            <w:vAlign w:val="center"/>
            <w:hideMark/>
          </w:tcPr>
          <w:p w14:paraId="335554B9" w14:textId="77777777" w:rsidR="004359A4" w:rsidRPr="00D71476" w:rsidRDefault="004359A4" w:rsidP="004359A4">
            <w:pPr>
              <w:jc w:val="center"/>
              <w:rPr>
                <w:color w:val="000000"/>
                <w:sz w:val="20"/>
                <w:szCs w:val="20"/>
              </w:rPr>
            </w:pPr>
            <w:r w:rsidRPr="00D71476">
              <w:rPr>
                <w:color w:val="000000"/>
                <w:sz w:val="20"/>
                <w:szCs w:val="20"/>
              </w:rPr>
              <w:t>725</w:t>
            </w:r>
          </w:p>
        </w:tc>
        <w:tc>
          <w:tcPr>
            <w:tcW w:w="823" w:type="dxa"/>
            <w:tcBorders>
              <w:top w:val="nil"/>
              <w:left w:val="nil"/>
              <w:bottom w:val="nil"/>
              <w:right w:val="nil"/>
            </w:tcBorders>
            <w:shd w:val="clear" w:color="auto" w:fill="auto"/>
            <w:noWrap/>
            <w:vAlign w:val="center"/>
            <w:hideMark/>
          </w:tcPr>
          <w:p w14:paraId="6BA013D2" w14:textId="77777777" w:rsidR="004359A4" w:rsidRPr="00D71476" w:rsidRDefault="004359A4" w:rsidP="004359A4">
            <w:pPr>
              <w:jc w:val="center"/>
              <w:rPr>
                <w:color w:val="000000"/>
                <w:sz w:val="20"/>
                <w:szCs w:val="20"/>
              </w:rPr>
            </w:pPr>
            <w:r w:rsidRPr="00D71476">
              <w:rPr>
                <w:color w:val="000000"/>
                <w:sz w:val="20"/>
                <w:szCs w:val="20"/>
              </w:rPr>
              <w:t>320</w:t>
            </w:r>
          </w:p>
        </w:tc>
        <w:tc>
          <w:tcPr>
            <w:tcW w:w="823" w:type="dxa"/>
            <w:tcBorders>
              <w:top w:val="nil"/>
              <w:left w:val="nil"/>
              <w:bottom w:val="nil"/>
              <w:right w:val="nil"/>
            </w:tcBorders>
            <w:shd w:val="clear" w:color="auto" w:fill="auto"/>
            <w:noWrap/>
            <w:vAlign w:val="center"/>
            <w:hideMark/>
          </w:tcPr>
          <w:p w14:paraId="77255E97" w14:textId="77777777" w:rsidR="004359A4" w:rsidRPr="00D71476" w:rsidRDefault="004359A4" w:rsidP="004359A4">
            <w:pPr>
              <w:jc w:val="center"/>
              <w:rPr>
                <w:color w:val="000000"/>
                <w:sz w:val="20"/>
                <w:szCs w:val="20"/>
              </w:rPr>
            </w:pPr>
            <w:r w:rsidRPr="00D71476">
              <w:rPr>
                <w:color w:val="000000"/>
                <w:sz w:val="20"/>
                <w:szCs w:val="20"/>
              </w:rPr>
              <w:t>405</w:t>
            </w:r>
          </w:p>
        </w:tc>
        <w:tc>
          <w:tcPr>
            <w:tcW w:w="1162" w:type="dxa"/>
            <w:tcBorders>
              <w:top w:val="nil"/>
              <w:left w:val="nil"/>
              <w:bottom w:val="nil"/>
              <w:right w:val="nil"/>
            </w:tcBorders>
            <w:shd w:val="clear" w:color="auto" w:fill="auto"/>
            <w:noWrap/>
            <w:vAlign w:val="center"/>
            <w:hideMark/>
          </w:tcPr>
          <w:p w14:paraId="6FAAB812" w14:textId="0C137370" w:rsidR="004359A4" w:rsidRPr="00D71476" w:rsidRDefault="004359A4" w:rsidP="004359A4">
            <w:pPr>
              <w:jc w:val="center"/>
              <w:rPr>
                <w:color w:val="000000"/>
                <w:sz w:val="20"/>
                <w:szCs w:val="20"/>
              </w:rPr>
            </w:pPr>
            <w:r w:rsidRPr="00D71476">
              <w:rPr>
                <w:color w:val="000000"/>
                <w:sz w:val="20"/>
                <w:szCs w:val="20"/>
              </w:rPr>
              <w:t>0.39</w:t>
            </w:r>
          </w:p>
        </w:tc>
        <w:tc>
          <w:tcPr>
            <w:tcW w:w="924" w:type="dxa"/>
            <w:tcBorders>
              <w:top w:val="nil"/>
              <w:left w:val="nil"/>
              <w:bottom w:val="nil"/>
              <w:right w:val="nil"/>
            </w:tcBorders>
            <w:shd w:val="clear" w:color="auto" w:fill="auto"/>
            <w:noWrap/>
            <w:vAlign w:val="center"/>
            <w:hideMark/>
          </w:tcPr>
          <w:p w14:paraId="03647611" w14:textId="7746CBFB" w:rsidR="004359A4" w:rsidRPr="00D71476" w:rsidRDefault="004359A4" w:rsidP="004359A4">
            <w:pPr>
              <w:jc w:val="center"/>
              <w:rPr>
                <w:color w:val="000000"/>
                <w:sz w:val="20"/>
                <w:szCs w:val="20"/>
              </w:rPr>
            </w:pPr>
            <w:r w:rsidRPr="00D71476">
              <w:rPr>
                <w:color w:val="000000"/>
                <w:sz w:val="20"/>
                <w:szCs w:val="20"/>
              </w:rPr>
              <w:t>0.34</w:t>
            </w:r>
          </w:p>
        </w:tc>
        <w:tc>
          <w:tcPr>
            <w:tcW w:w="773" w:type="dxa"/>
            <w:tcBorders>
              <w:top w:val="nil"/>
              <w:left w:val="nil"/>
              <w:bottom w:val="nil"/>
              <w:right w:val="nil"/>
            </w:tcBorders>
            <w:shd w:val="clear" w:color="auto" w:fill="auto"/>
            <w:noWrap/>
            <w:vAlign w:val="center"/>
            <w:hideMark/>
          </w:tcPr>
          <w:p w14:paraId="40121077" w14:textId="5F1315C7" w:rsidR="004359A4" w:rsidRPr="00D71476" w:rsidRDefault="004359A4" w:rsidP="004359A4">
            <w:pPr>
              <w:jc w:val="center"/>
              <w:rPr>
                <w:color w:val="000000"/>
                <w:sz w:val="20"/>
                <w:szCs w:val="20"/>
              </w:rPr>
            </w:pPr>
            <w:r w:rsidRPr="00D71476">
              <w:rPr>
                <w:color w:val="000000"/>
                <w:sz w:val="20"/>
                <w:szCs w:val="20"/>
              </w:rPr>
              <w:t>0.32</w:t>
            </w:r>
          </w:p>
        </w:tc>
      </w:tr>
      <w:tr w:rsidR="004359A4" w:rsidRPr="00D71476" w14:paraId="6284408C" w14:textId="77777777" w:rsidTr="003E3D78">
        <w:trPr>
          <w:trHeight w:val="320"/>
          <w:jc w:val="center"/>
        </w:trPr>
        <w:tc>
          <w:tcPr>
            <w:tcW w:w="1114" w:type="dxa"/>
            <w:tcBorders>
              <w:top w:val="nil"/>
              <w:left w:val="nil"/>
              <w:bottom w:val="nil"/>
              <w:right w:val="nil"/>
            </w:tcBorders>
            <w:shd w:val="clear" w:color="auto" w:fill="auto"/>
            <w:noWrap/>
            <w:vAlign w:val="center"/>
            <w:hideMark/>
          </w:tcPr>
          <w:p w14:paraId="1622533E" w14:textId="77777777" w:rsidR="004359A4" w:rsidRPr="00D71476" w:rsidRDefault="004359A4" w:rsidP="004359A4">
            <w:pPr>
              <w:jc w:val="center"/>
              <w:rPr>
                <w:color w:val="000000"/>
                <w:sz w:val="20"/>
                <w:szCs w:val="20"/>
              </w:rPr>
            </w:pPr>
            <w:r w:rsidRPr="00D71476">
              <w:rPr>
                <w:color w:val="000000"/>
                <w:sz w:val="20"/>
                <w:szCs w:val="20"/>
              </w:rPr>
              <w:t>2012</w:t>
            </w:r>
          </w:p>
        </w:tc>
        <w:tc>
          <w:tcPr>
            <w:tcW w:w="902" w:type="dxa"/>
            <w:tcBorders>
              <w:top w:val="nil"/>
              <w:left w:val="nil"/>
              <w:bottom w:val="nil"/>
              <w:right w:val="nil"/>
            </w:tcBorders>
            <w:shd w:val="clear" w:color="auto" w:fill="auto"/>
            <w:noWrap/>
            <w:vAlign w:val="center"/>
            <w:hideMark/>
          </w:tcPr>
          <w:p w14:paraId="3DE0242D" w14:textId="77777777" w:rsidR="004359A4" w:rsidRPr="00D71476" w:rsidRDefault="004359A4" w:rsidP="004359A4">
            <w:pPr>
              <w:jc w:val="center"/>
              <w:rPr>
                <w:color w:val="000000"/>
                <w:sz w:val="20"/>
                <w:szCs w:val="20"/>
              </w:rPr>
            </w:pPr>
            <w:r w:rsidRPr="00D71476">
              <w:rPr>
                <w:color w:val="000000"/>
                <w:sz w:val="20"/>
                <w:szCs w:val="20"/>
              </w:rPr>
              <w:t>171</w:t>
            </w:r>
          </w:p>
        </w:tc>
        <w:tc>
          <w:tcPr>
            <w:tcW w:w="946" w:type="dxa"/>
            <w:tcBorders>
              <w:top w:val="nil"/>
              <w:left w:val="nil"/>
              <w:bottom w:val="nil"/>
              <w:right w:val="nil"/>
            </w:tcBorders>
            <w:shd w:val="clear" w:color="auto" w:fill="auto"/>
            <w:noWrap/>
            <w:vAlign w:val="center"/>
            <w:hideMark/>
          </w:tcPr>
          <w:p w14:paraId="5AD8A418" w14:textId="77777777" w:rsidR="004359A4" w:rsidRPr="00D71476" w:rsidRDefault="004359A4" w:rsidP="004359A4">
            <w:pPr>
              <w:jc w:val="center"/>
              <w:rPr>
                <w:color w:val="000000"/>
                <w:sz w:val="20"/>
                <w:szCs w:val="20"/>
              </w:rPr>
            </w:pPr>
            <w:r w:rsidRPr="00D71476">
              <w:rPr>
                <w:color w:val="000000"/>
                <w:sz w:val="20"/>
                <w:szCs w:val="20"/>
              </w:rPr>
              <w:t>947</w:t>
            </w:r>
          </w:p>
        </w:tc>
        <w:tc>
          <w:tcPr>
            <w:tcW w:w="823" w:type="dxa"/>
            <w:tcBorders>
              <w:top w:val="nil"/>
              <w:left w:val="nil"/>
              <w:bottom w:val="nil"/>
              <w:right w:val="nil"/>
            </w:tcBorders>
            <w:shd w:val="clear" w:color="auto" w:fill="auto"/>
            <w:noWrap/>
            <w:vAlign w:val="center"/>
            <w:hideMark/>
          </w:tcPr>
          <w:p w14:paraId="441C0D14" w14:textId="77777777" w:rsidR="004359A4" w:rsidRPr="00D71476" w:rsidRDefault="004359A4" w:rsidP="004359A4">
            <w:pPr>
              <w:jc w:val="center"/>
              <w:rPr>
                <w:color w:val="000000"/>
                <w:sz w:val="20"/>
                <w:szCs w:val="20"/>
              </w:rPr>
            </w:pPr>
            <w:r w:rsidRPr="00D71476">
              <w:rPr>
                <w:color w:val="000000"/>
                <w:sz w:val="20"/>
                <w:szCs w:val="20"/>
              </w:rPr>
              <w:t>439</w:t>
            </w:r>
          </w:p>
        </w:tc>
        <w:tc>
          <w:tcPr>
            <w:tcW w:w="823" w:type="dxa"/>
            <w:tcBorders>
              <w:top w:val="nil"/>
              <w:left w:val="nil"/>
              <w:bottom w:val="nil"/>
              <w:right w:val="nil"/>
            </w:tcBorders>
            <w:shd w:val="clear" w:color="auto" w:fill="auto"/>
            <w:noWrap/>
            <w:vAlign w:val="center"/>
            <w:hideMark/>
          </w:tcPr>
          <w:p w14:paraId="032E8260" w14:textId="77777777" w:rsidR="004359A4" w:rsidRPr="00D71476" w:rsidRDefault="004359A4" w:rsidP="004359A4">
            <w:pPr>
              <w:jc w:val="center"/>
              <w:rPr>
                <w:color w:val="000000"/>
                <w:sz w:val="20"/>
                <w:szCs w:val="20"/>
              </w:rPr>
            </w:pPr>
            <w:r w:rsidRPr="00D71476">
              <w:rPr>
                <w:color w:val="000000"/>
                <w:sz w:val="20"/>
                <w:szCs w:val="20"/>
              </w:rPr>
              <w:t>508</w:t>
            </w:r>
          </w:p>
        </w:tc>
        <w:tc>
          <w:tcPr>
            <w:tcW w:w="1162" w:type="dxa"/>
            <w:tcBorders>
              <w:top w:val="nil"/>
              <w:left w:val="nil"/>
              <w:bottom w:val="nil"/>
              <w:right w:val="nil"/>
            </w:tcBorders>
            <w:shd w:val="clear" w:color="auto" w:fill="auto"/>
            <w:noWrap/>
            <w:vAlign w:val="center"/>
            <w:hideMark/>
          </w:tcPr>
          <w:p w14:paraId="2A4C42A4" w14:textId="3BB5A80D" w:rsidR="004359A4" w:rsidRPr="00D71476" w:rsidRDefault="004359A4" w:rsidP="004359A4">
            <w:pPr>
              <w:jc w:val="center"/>
              <w:rPr>
                <w:color w:val="000000"/>
                <w:sz w:val="20"/>
                <w:szCs w:val="20"/>
              </w:rPr>
            </w:pPr>
            <w:r w:rsidRPr="00D71476">
              <w:rPr>
                <w:color w:val="000000"/>
                <w:sz w:val="20"/>
                <w:szCs w:val="20"/>
              </w:rPr>
              <w:t>0.18</w:t>
            </w:r>
          </w:p>
        </w:tc>
        <w:tc>
          <w:tcPr>
            <w:tcW w:w="924" w:type="dxa"/>
            <w:tcBorders>
              <w:top w:val="nil"/>
              <w:left w:val="nil"/>
              <w:bottom w:val="nil"/>
              <w:right w:val="nil"/>
            </w:tcBorders>
            <w:shd w:val="clear" w:color="auto" w:fill="auto"/>
            <w:noWrap/>
            <w:vAlign w:val="center"/>
            <w:hideMark/>
          </w:tcPr>
          <w:p w14:paraId="4AA55609" w14:textId="787EE977" w:rsidR="004359A4" w:rsidRPr="00D71476" w:rsidRDefault="004359A4" w:rsidP="004359A4">
            <w:pPr>
              <w:jc w:val="center"/>
              <w:rPr>
                <w:color w:val="000000"/>
                <w:sz w:val="20"/>
                <w:szCs w:val="20"/>
              </w:rPr>
            </w:pPr>
            <w:r w:rsidRPr="00D71476">
              <w:rPr>
                <w:color w:val="000000"/>
                <w:sz w:val="20"/>
                <w:szCs w:val="20"/>
              </w:rPr>
              <w:t>0.11</w:t>
            </w:r>
          </w:p>
        </w:tc>
        <w:tc>
          <w:tcPr>
            <w:tcW w:w="773" w:type="dxa"/>
            <w:tcBorders>
              <w:top w:val="nil"/>
              <w:left w:val="nil"/>
              <w:bottom w:val="nil"/>
              <w:right w:val="nil"/>
            </w:tcBorders>
            <w:shd w:val="clear" w:color="auto" w:fill="auto"/>
            <w:noWrap/>
            <w:vAlign w:val="center"/>
            <w:hideMark/>
          </w:tcPr>
          <w:p w14:paraId="43E27A8D" w14:textId="2B0F234D" w:rsidR="004359A4" w:rsidRPr="00D71476" w:rsidRDefault="004359A4" w:rsidP="004359A4">
            <w:pPr>
              <w:jc w:val="center"/>
              <w:rPr>
                <w:color w:val="000000"/>
                <w:sz w:val="20"/>
                <w:szCs w:val="20"/>
              </w:rPr>
            </w:pPr>
            <w:r w:rsidRPr="00D71476">
              <w:rPr>
                <w:color w:val="000000"/>
                <w:sz w:val="20"/>
                <w:szCs w:val="20"/>
              </w:rPr>
              <w:t>0.19</w:t>
            </w:r>
          </w:p>
        </w:tc>
      </w:tr>
      <w:tr w:rsidR="004359A4" w:rsidRPr="00D71476" w14:paraId="7A53E5DF" w14:textId="77777777" w:rsidTr="003E3D78">
        <w:trPr>
          <w:trHeight w:val="320"/>
          <w:jc w:val="center"/>
        </w:trPr>
        <w:tc>
          <w:tcPr>
            <w:tcW w:w="1114" w:type="dxa"/>
            <w:tcBorders>
              <w:top w:val="nil"/>
              <w:left w:val="nil"/>
              <w:bottom w:val="nil"/>
              <w:right w:val="nil"/>
            </w:tcBorders>
            <w:shd w:val="clear" w:color="auto" w:fill="auto"/>
            <w:noWrap/>
            <w:vAlign w:val="center"/>
            <w:hideMark/>
          </w:tcPr>
          <w:p w14:paraId="06AD2616" w14:textId="77777777" w:rsidR="004359A4" w:rsidRPr="00D71476" w:rsidRDefault="004359A4" w:rsidP="004359A4">
            <w:pPr>
              <w:jc w:val="center"/>
              <w:rPr>
                <w:color w:val="000000"/>
                <w:sz w:val="20"/>
                <w:szCs w:val="20"/>
              </w:rPr>
            </w:pPr>
            <w:r w:rsidRPr="00D71476">
              <w:rPr>
                <w:color w:val="000000"/>
                <w:sz w:val="20"/>
                <w:szCs w:val="20"/>
              </w:rPr>
              <w:t>2013</w:t>
            </w:r>
          </w:p>
        </w:tc>
        <w:tc>
          <w:tcPr>
            <w:tcW w:w="902" w:type="dxa"/>
            <w:tcBorders>
              <w:top w:val="nil"/>
              <w:left w:val="nil"/>
              <w:bottom w:val="nil"/>
              <w:right w:val="nil"/>
            </w:tcBorders>
            <w:shd w:val="clear" w:color="auto" w:fill="auto"/>
            <w:noWrap/>
            <w:vAlign w:val="center"/>
            <w:hideMark/>
          </w:tcPr>
          <w:p w14:paraId="3B9ACAB2" w14:textId="77777777" w:rsidR="004359A4" w:rsidRPr="00D71476" w:rsidRDefault="004359A4" w:rsidP="004359A4">
            <w:pPr>
              <w:jc w:val="center"/>
              <w:rPr>
                <w:color w:val="000000"/>
                <w:sz w:val="20"/>
                <w:szCs w:val="20"/>
              </w:rPr>
            </w:pPr>
            <w:r w:rsidRPr="00D71476">
              <w:rPr>
                <w:color w:val="000000"/>
                <w:sz w:val="20"/>
                <w:szCs w:val="20"/>
              </w:rPr>
              <w:t>151</w:t>
            </w:r>
          </w:p>
        </w:tc>
        <w:tc>
          <w:tcPr>
            <w:tcW w:w="946" w:type="dxa"/>
            <w:tcBorders>
              <w:top w:val="nil"/>
              <w:left w:val="nil"/>
              <w:bottom w:val="nil"/>
              <w:right w:val="nil"/>
            </w:tcBorders>
            <w:shd w:val="clear" w:color="auto" w:fill="auto"/>
            <w:noWrap/>
            <w:vAlign w:val="center"/>
            <w:hideMark/>
          </w:tcPr>
          <w:p w14:paraId="3C5EEB0D" w14:textId="77777777" w:rsidR="004359A4" w:rsidRPr="00D71476" w:rsidRDefault="004359A4" w:rsidP="004359A4">
            <w:pPr>
              <w:jc w:val="center"/>
              <w:rPr>
                <w:color w:val="000000"/>
                <w:sz w:val="20"/>
                <w:szCs w:val="20"/>
              </w:rPr>
            </w:pPr>
            <w:r w:rsidRPr="00D71476">
              <w:rPr>
                <w:color w:val="000000"/>
                <w:sz w:val="20"/>
                <w:szCs w:val="20"/>
              </w:rPr>
              <w:t>627</w:t>
            </w:r>
          </w:p>
        </w:tc>
        <w:tc>
          <w:tcPr>
            <w:tcW w:w="823" w:type="dxa"/>
            <w:tcBorders>
              <w:top w:val="nil"/>
              <w:left w:val="nil"/>
              <w:bottom w:val="nil"/>
              <w:right w:val="nil"/>
            </w:tcBorders>
            <w:shd w:val="clear" w:color="auto" w:fill="auto"/>
            <w:noWrap/>
            <w:vAlign w:val="center"/>
            <w:hideMark/>
          </w:tcPr>
          <w:p w14:paraId="206C2A24" w14:textId="77777777" w:rsidR="004359A4" w:rsidRPr="00D71476" w:rsidRDefault="004359A4" w:rsidP="004359A4">
            <w:pPr>
              <w:jc w:val="center"/>
              <w:rPr>
                <w:color w:val="000000"/>
                <w:sz w:val="20"/>
                <w:szCs w:val="20"/>
              </w:rPr>
            </w:pPr>
            <w:r w:rsidRPr="00D71476">
              <w:rPr>
                <w:color w:val="000000"/>
                <w:sz w:val="20"/>
                <w:szCs w:val="20"/>
              </w:rPr>
              <w:t>325</w:t>
            </w:r>
          </w:p>
        </w:tc>
        <w:tc>
          <w:tcPr>
            <w:tcW w:w="823" w:type="dxa"/>
            <w:tcBorders>
              <w:top w:val="nil"/>
              <w:left w:val="nil"/>
              <w:bottom w:val="nil"/>
              <w:right w:val="nil"/>
            </w:tcBorders>
            <w:shd w:val="clear" w:color="auto" w:fill="auto"/>
            <w:noWrap/>
            <w:vAlign w:val="center"/>
            <w:hideMark/>
          </w:tcPr>
          <w:p w14:paraId="70996770" w14:textId="77777777" w:rsidR="004359A4" w:rsidRPr="00D71476" w:rsidRDefault="004359A4" w:rsidP="004359A4">
            <w:pPr>
              <w:jc w:val="center"/>
              <w:rPr>
                <w:color w:val="000000"/>
                <w:sz w:val="20"/>
                <w:szCs w:val="20"/>
              </w:rPr>
            </w:pPr>
            <w:r w:rsidRPr="00D71476">
              <w:rPr>
                <w:color w:val="000000"/>
                <w:sz w:val="20"/>
                <w:szCs w:val="20"/>
              </w:rPr>
              <w:t>302</w:t>
            </w:r>
          </w:p>
        </w:tc>
        <w:tc>
          <w:tcPr>
            <w:tcW w:w="1162" w:type="dxa"/>
            <w:tcBorders>
              <w:top w:val="nil"/>
              <w:left w:val="nil"/>
              <w:bottom w:val="nil"/>
              <w:right w:val="nil"/>
            </w:tcBorders>
            <w:shd w:val="clear" w:color="auto" w:fill="auto"/>
            <w:noWrap/>
            <w:vAlign w:val="center"/>
            <w:hideMark/>
          </w:tcPr>
          <w:p w14:paraId="48223503" w14:textId="2745F3D6" w:rsidR="004359A4" w:rsidRPr="00D71476" w:rsidRDefault="004359A4" w:rsidP="004359A4">
            <w:pPr>
              <w:jc w:val="center"/>
              <w:rPr>
                <w:color w:val="000000"/>
                <w:sz w:val="20"/>
                <w:szCs w:val="20"/>
              </w:rPr>
            </w:pPr>
            <w:r w:rsidRPr="00D71476">
              <w:rPr>
                <w:color w:val="000000"/>
                <w:sz w:val="20"/>
                <w:szCs w:val="20"/>
              </w:rPr>
              <w:t>0.24</w:t>
            </w:r>
          </w:p>
        </w:tc>
        <w:tc>
          <w:tcPr>
            <w:tcW w:w="924" w:type="dxa"/>
            <w:tcBorders>
              <w:top w:val="nil"/>
              <w:left w:val="nil"/>
              <w:bottom w:val="nil"/>
              <w:right w:val="nil"/>
            </w:tcBorders>
            <w:shd w:val="clear" w:color="auto" w:fill="auto"/>
            <w:noWrap/>
            <w:vAlign w:val="center"/>
            <w:hideMark/>
          </w:tcPr>
          <w:p w14:paraId="6358A1B5" w14:textId="69287826" w:rsidR="004359A4" w:rsidRPr="00D71476" w:rsidRDefault="004359A4" w:rsidP="004359A4">
            <w:pPr>
              <w:jc w:val="center"/>
              <w:rPr>
                <w:color w:val="000000"/>
                <w:sz w:val="20"/>
                <w:szCs w:val="20"/>
              </w:rPr>
            </w:pPr>
            <w:r w:rsidRPr="00D71476">
              <w:rPr>
                <w:color w:val="000000"/>
                <w:sz w:val="20"/>
                <w:szCs w:val="20"/>
              </w:rPr>
              <w:t>0.14</w:t>
            </w:r>
          </w:p>
        </w:tc>
        <w:tc>
          <w:tcPr>
            <w:tcW w:w="773" w:type="dxa"/>
            <w:tcBorders>
              <w:top w:val="nil"/>
              <w:left w:val="nil"/>
              <w:bottom w:val="nil"/>
              <w:right w:val="nil"/>
            </w:tcBorders>
            <w:shd w:val="clear" w:color="auto" w:fill="auto"/>
            <w:noWrap/>
            <w:vAlign w:val="center"/>
            <w:hideMark/>
          </w:tcPr>
          <w:p w14:paraId="5A4092FD" w14:textId="2DC7E140" w:rsidR="004359A4" w:rsidRPr="00D71476" w:rsidRDefault="004359A4" w:rsidP="004359A4">
            <w:pPr>
              <w:jc w:val="center"/>
              <w:rPr>
                <w:color w:val="000000"/>
                <w:sz w:val="20"/>
                <w:szCs w:val="20"/>
              </w:rPr>
            </w:pPr>
            <w:r w:rsidRPr="00D71476">
              <w:rPr>
                <w:color w:val="000000"/>
                <w:sz w:val="20"/>
                <w:szCs w:val="20"/>
              </w:rPr>
              <w:t>0.26</w:t>
            </w:r>
          </w:p>
        </w:tc>
      </w:tr>
      <w:tr w:rsidR="004359A4" w:rsidRPr="00D71476" w14:paraId="35444B46" w14:textId="77777777" w:rsidTr="003E3D78">
        <w:trPr>
          <w:trHeight w:val="320"/>
          <w:jc w:val="center"/>
        </w:trPr>
        <w:tc>
          <w:tcPr>
            <w:tcW w:w="1114" w:type="dxa"/>
            <w:tcBorders>
              <w:top w:val="nil"/>
              <w:left w:val="nil"/>
              <w:right w:val="nil"/>
            </w:tcBorders>
            <w:shd w:val="clear" w:color="auto" w:fill="auto"/>
            <w:noWrap/>
            <w:vAlign w:val="center"/>
            <w:hideMark/>
          </w:tcPr>
          <w:p w14:paraId="7FA6A6C6" w14:textId="77777777" w:rsidR="004359A4" w:rsidRPr="00D71476" w:rsidRDefault="004359A4" w:rsidP="004359A4">
            <w:pPr>
              <w:jc w:val="center"/>
              <w:rPr>
                <w:color w:val="000000"/>
                <w:sz w:val="20"/>
                <w:szCs w:val="20"/>
              </w:rPr>
            </w:pPr>
            <w:r w:rsidRPr="00D71476">
              <w:rPr>
                <w:color w:val="000000"/>
                <w:sz w:val="20"/>
                <w:szCs w:val="20"/>
              </w:rPr>
              <w:t>2014</w:t>
            </w:r>
          </w:p>
        </w:tc>
        <w:tc>
          <w:tcPr>
            <w:tcW w:w="902" w:type="dxa"/>
            <w:tcBorders>
              <w:top w:val="nil"/>
              <w:left w:val="nil"/>
              <w:right w:val="nil"/>
            </w:tcBorders>
            <w:shd w:val="clear" w:color="auto" w:fill="auto"/>
            <w:noWrap/>
            <w:vAlign w:val="center"/>
            <w:hideMark/>
          </w:tcPr>
          <w:p w14:paraId="3759096B" w14:textId="77777777" w:rsidR="004359A4" w:rsidRPr="00D71476" w:rsidRDefault="004359A4" w:rsidP="004359A4">
            <w:pPr>
              <w:jc w:val="center"/>
              <w:rPr>
                <w:color w:val="000000"/>
                <w:sz w:val="20"/>
                <w:szCs w:val="20"/>
              </w:rPr>
            </w:pPr>
            <w:r w:rsidRPr="00D71476">
              <w:rPr>
                <w:color w:val="000000"/>
                <w:sz w:val="20"/>
                <w:szCs w:val="20"/>
              </w:rPr>
              <w:t>73</w:t>
            </w:r>
          </w:p>
        </w:tc>
        <w:tc>
          <w:tcPr>
            <w:tcW w:w="946" w:type="dxa"/>
            <w:tcBorders>
              <w:top w:val="nil"/>
              <w:left w:val="nil"/>
              <w:right w:val="nil"/>
            </w:tcBorders>
            <w:shd w:val="clear" w:color="auto" w:fill="auto"/>
            <w:noWrap/>
            <w:vAlign w:val="center"/>
            <w:hideMark/>
          </w:tcPr>
          <w:p w14:paraId="6DCB21B7" w14:textId="77777777" w:rsidR="004359A4" w:rsidRPr="00D71476" w:rsidRDefault="004359A4" w:rsidP="004359A4">
            <w:pPr>
              <w:jc w:val="center"/>
              <w:rPr>
                <w:color w:val="000000"/>
                <w:sz w:val="20"/>
                <w:szCs w:val="20"/>
              </w:rPr>
            </w:pPr>
            <w:r w:rsidRPr="00D71476">
              <w:rPr>
                <w:color w:val="000000"/>
                <w:sz w:val="20"/>
                <w:szCs w:val="20"/>
              </w:rPr>
              <w:t>652</w:t>
            </w:r>
          </w:p>
        </w:tc>
        <w:tc>
          <w:tcPr>
            <w:tcW w:w="823" w:type="dxa"/>
            <w:tcBorders>
              <w:top w:val="nil"/>
              <w:left w:val="nil"/>
              <w:right w:val="nil"/>
            </w:tcBorders>
            <w:shd w:val="clear" w:color="auto" w:fill="auto"/>
            <w:noWrap/>
            <w:vAlign w:val="center"/>
            <w:hideMark/>
          </w:tcPr>
          <w:p w14:paraId="24D94D23" w14:textId="77777777" w:rsidR="004359A4" w:rsidRPr="00D71476" w:rsidRDefault="004359A4" w:rsidP="004359A4">
            <w:pPr>
              <w:jc w:val="center"/>
              <w:rPr>
                <w:color w:val="000000"/>
                <w:sz w:val="20"/>
                <w:szCs w:val="20"/>
              </w:rPr>
            </w:pPr>
            <w:r w:rsidRPr="00D71476">
              <w:rPr>
                <w:color w:val="000000"/>
                <w:sz w:val="20"/>
                <w:szCs w:val="20"/>
              </w:rPr>
              <w:t>386</w:t>
            </w:r>
          </w:p>
        </w:tc>
        <w:tc>
          <w:tcPr>
            <w:tcW w:w="823" w:type="dxa"/>
            <w:tcBorders>
              <w:top w:val="nil"/>
              <w:left w:val="nil"/>
              <w:right w:val="nil"/>
            </w:tcBorders>
            <w:shd w:val="clear" w:color="auto" w:fill="auto"/>
            <w:noWrap/>
            <w:vAlign w:val="center"/>
            <w:hideMark/>
          </w:tcPr>
          <w:p w14:paraId="3F7101AB" w14:textId="77777777" w:rsidR="004359A4" w:rsidRPr="00D71476" w:rsidRDefault="004359A4" w:rsidP="004359A4">
            <w:pPr>
              <w:jc w:val="center"/>
              <w:rPr>
                <w:color w:val="000000"/>
                <w:sz w:val="20"/>
                <w:szCs w:val="20"/>
              </w:rPr>
            </w:pPr>
            <w:r w:rsidRPr="00D71476">
              <w:rPr>
                <w:color w:val="000000"/>
                <w:sz w:val="20"/>
                <w:szCs w:val="20"/>
              </w:rPr>
              <w:t>266</w:t>
            </w:r>
          </w:p>
        </w:tc>
        <w:tc>
          <w:tcPr>
            <w:tcW w:w="1162" w:type="dxa"/>
            <w:tcBorders>
              <w:top w:val="nil"/>
              <w:left w:val="nil"/>
              <w:right w:val="nil"/>
            </w:tcBorders>
            <w:shd w:val="clear" w:color="auto" w:fill="auto"/>
            <w:noWrap/>
            <w:vAlign w:val="center"/>
            <w:hideMark/>
          </w:tcPr>
          <w:p w14:paraId="6D59E1AC" w14:textId="24DCAA23" w:rsidR="004359A4" w:rsidRPr="00D71476" w:rsidRDefault="004359A4" w:rsidP="004359A4">
            <w:pPr>
              <w:jc w:val="center"/>
              <w:rPr>
                <w:color w:val="000000"/>
                <w:sz w:val="20"/>
                <w:szCs w:val="20"/>
              </w:rPr>
            </w:pPr>
            <w:r w:rsidRPr="00D71476">
              <w:rPr>
                <w:color w:val="000000"/>
                <w:sz w:val="20"/>
                <w:szCs w:val="20"/>
              </w:rPr>
              <w:t>0.11</w:t>
            </w:r>
          </w:p>
        </w:tc>
        <w:tc>
          <w:tcPr>
            <w:tcW w:w="924" w:type="dxa"/>
            <w:tcBorders>
              <w:top w:val="nil"/>
              <w:left w:val="nil"/>
              <w:right w:val="nil"/>
            </w:tcBorders>
            <w:shd w:val="clear" w:color="auto" w:fill="auto"/>
            <w:noWrap/>
            <w:vAlign w:val="center"/>
            <w:hideMark/>
          </w:tcPr>
          <w:p w14:paraId="2C337A8C" w14:textId="50BD8E9F" w:rsidR="004359A4" w:rsidRPr="00D71476" w:rsidRDefault="004359A4" w:rsidP="004359A4">
            <w:pPr>
              <w:jc w:val="center"/>
              <w:rPr>
                <w:color w:val="000000"/>
                <w:sz w:val="20"/>
                <w:szCs w:val="20"/>
              </w:rPr>
            </w:pPr>
            <w:r w:rsidRPr="00D71476">
              <w:rPr>
                <w:color w:val="000000"/>
                <w:sz w:val="20"/>
                <w:szCs w:val="20"/>
              </w:rPr>
              <w:t>0.08</w:t>
            </w:r>
          </w:p>
        </w:tc>
        <w:tc>
          <w:tcPr>
            <w:tcW w:w="773" w:type="dxa"/>
            <w:tcBorders>
              <w:top w:val="nil"/>
              <w:left w:val="nil"/>
              <w:right w:val="nil"/>
            </w:tcBorders>
            <w:shd w:val="clear" w:color="auto" w:fill="auto"/>
            <w:noWrap/>
            <w:vAlign w:val="center"/>
            <w:hideMark/>
          </w:tcPr>
          <w:p w14:paraId="4DF11876" w14:textId="308D4B1A" w:rsidR="004359A4" w:rsidRPr="00D71476" w:rsidRDefault="004359A4" w:rsidP="004359A4">
            <w:pPr>
              <w:jc w:val="center"/>
              <w:rPr>
                <w:color w:val="000000"/>
                <w:sz w:val="20"/>
                <w:szCs w:val="20"/>
              </w:rPr>
            </w:pPr>
            <w:r w:rsidRPr="00D71476">
              <w:rPr>
                <w:color w:val="000000"/>
                <w:sz w:val="20"/>
                <w:szCs w:val="20"/>
              </w:rPr>
              <w:t>0.11</w:t>
            </w:r>
          </w:p>
        </w:tc>
      </w:tr>
      <w:tr w:rsidR="004359A4" w:rsidRPr="00D71476" w14:paraId="1376E409" w14:textId="77777777" w:rsidTr="003E3D78">
        <w:trPr>
          <w:trHeight w:val="320"/>
          <w:jc w:val="center"/>
        </w:trPr>
        <w:tc>
          <w:tcPr>
            <w:tcW w:w="1114" w:type="dxa"/>
            <w:tcBorders>
              <w:top w:val="nil"/>
              <w:left w:val="nil"/>
              <w:bottom w:val="single" w:sz="4" w:space="0" w:color="auto"/>
              <w:right w:val="nil"/>
            </w:tcBorders>
            <w:shd w:val="clear" w:color="auto" w:fill="auto"/>
            <w:noWrap/>
            <w:vAlign w:val="center"/>
            <w:hideMark/>
          </w:tcPr>
          <w:p w14:paraId="18087F32" w14:textId="77777777" w:rsidR="004359A4" w:rsidRPr="00D71476" w:rsidRDefault="004359A4" w:rsidP="004359A4">
            <w:pPr>
              <w:jc w:val="center"/>
              <w:rPr>
                <w:color w:val="000000"/>
                <w:sz w:val="20"/>
                <w:szCs w:val="20"/>
              </w:rPr>
            </w:pPr>
            <w:r w:rsidRPr="00D71476">
              <w:rPr>
                <w:color w:val="000000"/>
                <w:sz w:val="20"/>
                <w:szCs w:val="20"/>
              </w:rPr>
              <w:t>2015*</w:t>
            </w:r>
          </w:p>
        </w:tc>
        <w:tc>
          <w:tcPr>
            <w:tcW w:w="902" w:type="dxa"/>
            <w:tcBorders>
              <w:top w:val="nil"/>
              <w:left w:val="nil"/>
              <w:bottom w:val="single" w:sz="4" w:space="0" w:color="auto"/>
              <w:right w:val="nil"/>
            </w:tcBorders>
            <w:shd w:val="clear" w:color="auto" w:fill="auto"/>
            <w:noWrap/>
            <w:vAlign w:val="center"/>
            <w:hideMark/>
          </w:tcPr>
          <w:p w14:paraId="19044E93" w14:textId="77777777" w:rsidR="004359A4" w:rsidRPr="00D71476" w:rsidRDefault="004359A4" w:rsidP="004359A4">
            <w:pPr>
              <w:jc w:val="center"/>
              <w:rPr>
                <w:color w:val="000000"/>
                <w:sz w:val="20"/>
                <w:szCs w:val="20"/>
              </w:rPr>
            </w:pPr>
            <w:r w:rsidRPr="00D71476">
              <w:rPr>
                <w:color w:val="000000"/>
                <w:sz w:val="20"/>
                <w:szCs w:val="20"/>
              </w:rPr>
              <w:t>69</w:t>
            </w:r>
          </w:p>
        </w:tc>
        <w:tc>
          <w:tcPr>
            <w:tcW w:w="946" w:type="dxa"/>
            <w:tcBorders>
              <w:top w:val="nil"/>
              <w:left w:val="nil"/>
              <w:bottom w:val="single" w:sz="4" w:space="0" w:color="auto"/>
              <w:right w:val="nil"/>
            </w:tcBorders>
            <w:shd w:val="clear" w:color="auto" w:fill="auto"/>
            <w:noWrap/>
            <w:vAlign w:val="center"/>
            <w:hideMark/>
          </w:tcPr>
          <w:p w14:paraId="554713B9" w14:textId="77777777" w:rsidR="004359A4" w:rsidRPr="00D71476" w:rsidRDefault="004359A4" w:rsidP="004359A4">
            <w:pPr>
              <w:jc w:val="center"/>
              <w:rPr>
                <w:color w:val="000000"/>
                <w:sz w:val="20"/>
                <w:szCs w:val="20"/>
              </w:rPr>
            </w:pPr>
            <w:r w:rsidRPr="00D71476">
              <w:rPr>
                <w:color w:val="000000"/>
                <w:sz w:val="20"/>
                <w:szCs w:val="20"/>
              </w:rPr>
              <w:t>754</w:t>
            </w:r>
          </w:p>
        </w:tc>
        <w:tc>
          <w:tcPr>
            <w:tcW w:w="823" w:type="dxa"/>
            <w:tcBorders>
              <w:top w:val="nil"/>
              <w:left w:val="nil"/>
              <w:bottom w:val="single" w:sz="4" w:space="0" w:color="auto"/>
              <w:right w:val="nil"/>
            </w:tcBorders>
            <w:shd w:val="clear" w:color="auto" w:fill="auto"/>
            <w:noWrap/>
            <w:vAlign w:val="center"/>
            <w:hideMark/>
          </w:tcPr>
          <w:p w14:paraId="22CC947F" w14:textId="77777777" w:rsidR="004359A4" w:rsidRPr="00D71476" w:rsidRDefault="004359A4" w:rsidP="004359A4">
            <w:pPr>
              <w:jc w:val="center"/>
              <w:rPr>
                <w:color w:val="000000"/>
                <w:sz w:val="20"/>
                <w:szCs w:val="20"/>
              </w:rPr>
            </w:pPr>
            <w:r w:rsidRPr="00D71476">
              <w:rPr>
                <w:color w:val="000000"/>
                <w:sz w:val="20"/>
                <w:szCs w:val="20"/>
              </w:rPr>
              <w:t>465</w:t>
            </w:r>
          </w:p>
        </w:tc>
        <w:tc>
          <w:tcPr>
            <w:tcW w:w="823" w:type="dxa"/>
            <w:tcBorders>
              <w:top w:val="nil"/>
              <w:left w:val="nil"/>
              <w:bottom w:val="single" w:sz="4" w:space="0" w:color="auto"/>
              <w:right w:val="nil"/>
            </w:tcBorders>
            <w:shd w:val="clear" w:color="auto" w:fill="auto"/>
            <w:noWrap/>
            <w:vAlign w:val="center"/>
            <w:hideMark/>
          </w:tcPr>
          <w:p w14:paraId="1D69A262" w14:textId="77777777" w:rsidR="004359A4" w:rsidRPr="00D71476" w:rsidRDefault="004359A4" w:rsidP="004359A4">
            <w:pPr>
              <w:jc w:val="center"/>
              <w:rPr>
                <w:color w:val="000000"/>
                <w:sz w:val="20"/>
                <w:szCs w:val="20"/>
              </w:rPr>
            </w:pPr>
            <w:r w:rsidRPr="00D71476">
              <w:rPr>
                <w:color w:val="000000"/>
                <w:sz w:val="20"/>
                <w:szCs w:val="20"/>
              </w:rPr>
              <w:t>289</w:t>
            </w:r>
          </w:p>
        </w:tc>
        <w:tc>
          <w:tcPr>
            <w:tcW w:w="1162" w:type="dxa"/>
            <w:tcBorders>
              <w:top w:val="nil"/>
              <w:left w:val="nil"/>
              <w:bottom w:val="single" w:sz="4" w:space="0" w:color="auto"/>
              <w:right w:val="nil"/>
            </w:tcBorders>
            <w:shd w:val="clear" w:color="auto" w:fill="auto"/>
            <w:noWrap/>
            <w:vAlign w:val="center"/>
            <w:hideMark/>
          </w:tcPr>
          <w:p w14:paraId="78873FB2" w14:textId="50F2C6E6" w:rsidR="004359A4" w:rsidRPr="00D71476" w:rsidRDefault="004359A4" w:rsidP="004359A4">
            <w:pPr>
              <w:jc w:val="center"/>
              <w:rPr>
                <w:color w:val="000000"/>
                <w:sz w:val="20"/>
                <w:szCs w:val="20"/>
              </w:rPr>
            </w:pPr>
            <w:r w:rsidRPr="00D71476">
              <w:rPr>
                <w:color w:val="000000"/>
                <w:sz w:val="20"/>
                <w:szCs w:val="20"/>
              </w:rPr>
              <w:t>0.09</w:t>
            </w:r>
          </w:p>
        </w:tc>
        <w:tc>
          <w:tcPr>
            <w:tcW w:w="924" w:type="dxa"/>
            <w:tcBorders>
              <w:top w:val="nil"/>
              <w:left w:val="nil"/>
              <w:bottom w:val="single" w:sz="4" w:space="0" w:color="auto"/>
              <w:right w:val="nil"/>
            </w:tcBorders>
            <w:shd w:val="clear" w:color="auto" w:fill="auto"/>
            <w:noWrap/>
            <w:vAlign w:val="center"/>
            <w:hideMark/>
          </w:tcPr>
          <w:p w14:paraId="77A39568" w14:textId="059F5D0F" w:rsidR="004359A4" w:rsidRPr="00D71476" w:rsidRDefault="004359A4" w:rsidP="004359A4">
            <w:pPr>
              <w:jc w:val="center"/>
              <w:rPr>
                <w:color w:val="000000"/>
                <w:sz w:val="20"/>
                <w:szCs w:val="20"/>
              </w:rPr>
            </w:pPr>
            <w:r w:rsidRPr="00D71476">
              <w:rPr>
                <w:color w:val="000000"/>
                <w:sz w:val="20"/>
                <w:szCs w:val="20"/>
              </w:rPr>
              <w:t>0.06</w:t>
            </w:r>
          </w:p>
        </w:tc>
        <w:tc>
          <w:tcPr>
            <w:tcW w:w="773" w:type="dxa"/>
            <w:tcBorders>
              <w:top w:val="nil"/>
              <w:left w:val="nil"/>
              <w:bottom w:val="single" w:sz="4" w:space="0" w:color="auto"/>
              <w:right w:val="nil"/>
            </w:tcBorders>
            <w:shd w:val="clear" w:color="auto" w:fill="auto"/>
            <w:noWrap/>
            <w:vAlign w:val="center"/>
            <w:hideMark/>
          </w:tcPr>
          <w:p w14:paraId="59A7BFD3" w14:textId="1AAF97A7" w:rsidR="004359A4" w:rsidRPr="00D71476" w:rsidRDefault="004359A4" w:rsidP="004359A4">
            <w:pPr>
              <w:jc w:val="center"/>
              <w:rPr>
                <w:color w:val="000000"/>
                <w:sz w:val="20"/>
                <w:szCs w:val="20"/>
              </w:rPr>
            </w:pPr>
            <w:r w:rsidRPr="00D71476">
              <w:rPr>
                <w:color w:val="000000"/>
                <w:sz w:val="20"/>
                <w:szCs w:val="20"/>
              </w:rPr>
              <w:t>0.12</w:t>
            </w:r>
          </w:p>
        </w:tc>
      </w:tr>
    </w:tbl>
    <w:p w14:paraId="4A95C11B" w14:textId="39A2B8BF" w:rsidR="004359A4" w:rsidRDefault="0071182D" w:rsidP="0071182D">
      <w:pPr>
        <w:ind w:left="1260" w:right="1170"/>
        <w:rPr>
          <w:rStyle w:val="Emphasis"/>
          <w:color w:val="333333"/>
          <w:sz w:val="20"/>
          <w:szCs w:val="20"/>
          <w:shd w:val="clear" w:color="auto" w:fill="FFFFFF"/>
        </w:rPr>
      </w:pPr>
      <w:r w:rsidRPr="00D71476">
        <w:rPr>
          <w:rStyle w:val="Strong"/>
          <w:color w:val="333333"/>
          <w:sz w:val="20"/>
          <w:szCs w:val="20"/>
          <w:shd w:val="clear" w:color="auto" w:fill="FFFFFF"/>
        </w:rPr>
        <w:t>Table 7:</w:t>
      </w:r>
      <w:r w:rsidRPr="00D71476">
        <w:rPr>
          <w:color w:val="333333"/>
          <w:sz w:val="20"/>
          <w:szCs w:val="20"/>
          <w:shd w:val="clear" w:color="auto" w:fill="FFFFFF"/>
        </w:rPr>
        <w:t> </w:t>
      </w:r>
      <w:commentRangeStart w:id="66"/>
      <w:r w:rsidRPr="00D71476">
        <w:rPr>
          <w:color w:val="333333"/>
          <w:sz w:val="20"/>
          <w:szCs w:val="20"/>
          <w:shd w:val="clear" w:color="auto" w:fill="FFFFFF"/>
        </w:rPr>
        <w:t>Cohort Replacement Rate (</w:t>
      </w:r>
      <w:proofErr w:type="spellStart"/>
      <w:r w:rsidRPr="00D71476">
        <w:rPr>
          <w:color w:val="333333"/>
          <w:sz w:val="20"/>
          <w:szCs w:val="20"/>
          <w:shd w:val="clear" w:color="auto" w:fill="FFFFFF"/>
        </w:rPr>
        <w:t>CRR</w:t>
      </w:r>
      <w:r w:rsidR="005D1256">
        <w:rPr>
          <w:color w:val="333333"/>
          <w:sz w:val="20"/>
          <w:szCs w:val="20"/>
          <w:shd w:val="clear" w:color="auto" w:fill="FFFFFF"/>
          <w:vertAlign w:val="subscript"/>
        </w:rPr>
        <w:t>total</w:t>
      </w:r>
      <w:proofErr w:type="spellEnd"/>
      <w:r w:rsidRPr="00D71476">
        <w:rPr>
          <w:color w:val="333333"/>
          <w:sz w:val="20"/>
          <w:szCs w:val="20"/>
          <w:shd w:val="clear" w:color="auto" w:fill="FFFFFF"/>
        </w:rPr>
        <w:t xml:space="preserve">) </w:t>
      </w:r>
      <w:commentRangeEnd w:id="66"/>
      <w:r w:rsidR="008C662F">
        <w:rPr>
          <w:rStyle w:val="CommentReference"/>
        </w:rPr>
        <w:commentReference w:id="66"/>
      </w:r>
      <w:r w:rsidRPr="00D71476">
        <w:rPr>
          <w:color w:val="333333"/>
          <w:sz w:val="20"/>
          <w:szCs w:val="20"/>
          <w:shd w:val="clear" w:color="auto" w:fill="FFFFFF"/>
        </w:rPr>
        <w:t xml:space="preserve">per parent year. </w:t>
      </w:r>
      <w:proofErr w:type="spellStart"/>
      <w:r w:rsidRPr="00D71476">
        <w:rPr>
          <w:color w:val="333333"/>
          <w:sz w:val="20"/>
          <w:szCs w:val="20"/>
          <w:shd w:val="clear" w:color="auto" w:fill="FFFFFF"/>
        </w:rPr>
        <w:t>CRR</w:t>
      </w:r>
      <w:r w:rsidR="005D1256">
        <w:rPr>
          <w:color w:val="333333"/>
          <w:sz w:val="20"/>
          <w:szCs w:val="20"/>
          <w:shd w:val="clear" w:color="auto" w:fill="FFFFFF"/>
          <w:vertAlign w:val="subscript"/>
        </w:rPr>
        <w:t>total</w:t>
      </w:r>
      <w:proofErr w:type="spellEnd"/>
      <w:r w:rsidRPr="00D71476">
        <w:rPr>
          <w:color w:val="333333"/>
          <w:sz w:val="20"/>
          <w:szCs w:val="20"/>
          <w:shd w:val="clear" w:color="auto" w:fill="FFFFFF"/>
        </w:rPr>
        <w:t xml:space="preserve"> is defined as the number of spawners produced by a spawner estimated as number offspring successfully assigned to at least one parent in a given year (</w:t>
      </w:r>
      <w:proofErr w:type="spellStart"/>
      <w:r w:rsidRPr="00D71476">
        <w:rPr>
          <w:color w:val="333333"/>
          <w:sz w:val="20"/>
          <w:szCs w:val="20"/>
          <w:shd w:val="clear" w:color="auto" w:fill="FFFFFF"/>
        </w:rPr>
        <w:t>n</w:t>
      </w:r>
      <w:r w:rsidRPr="00D71476">
        <w:rPr>
          <w:color w:val="333333"/>
          <w:sz w:val="20"/>
          <w:szCs w:val="20"/>
          <w:shd w:val="clear" w:color="auto" w:fill="FFFFFF"/>
          <w:vertAlign w:val="subscript"/>
        </w:rPr>
        <w:t>offspring</w:t>
      </w:r>
      <w:proofErr w:type="spellEnd"/>
      <w:r w:rsidRPr="00D71476">
        <w:rPr>
          <w:color w:val="333333"/>
          <w:sz w:val="20"/>
          <w:szCs w:val="20"/>
          <w:shd w:val="clear" w:color="auto" w:fill="FFFFFF"/>
        </w:rPr>
        <w:t>), divided by the number of candidate parents (</w:t>
      </w:r>
      <w:proofErr w:type="spellStart"/>
      <w:r w:rsidRPr="00D71476">
        <w:rPr>
          <w:color w:val="333333"/>
          <w:sz w:val="20"/>
          <w:szCs w:val="20"/>
          <w:shd w:val="clear" w:color="auto" w:fill="FFFFFF"/>
        </w:rPr>
        <w:t>n</w:t>
      </w:r>
      <w:r w:rsidRPr="00D71476">
        <w:rPr>
          <w:color w:val="333333"/>
          <w:sz w:val="20"/>
          <w:szCs w:val="20"/>
          <w:shd w:val="clear" w:color="auto" w:fill="FFFFFF"/>
          <w:vertAlign w:val="subscript"/>
        </w:rPr>
        <w:t>cand</w:t>
      </w:r>
      <w:proofErr w:type="spellEnd"/>
      <w:r w:rsidRPr="00D71476">
        <w:rPr>
          <w:color w:val="333333"/>
          <w:sz w:val="20"/>
          <w:szCs w:val="20"/>
          <w:shd w:val="clear" w:color="auto" w:fill="FFFFFF"/>
        </w:rPr>
        <w:t>) in that year. We also present CRR</w:t>
      </w:r>
      <w:r w:rsidRPr="00D71476">
        <w:rPr>
          <w:color w:val="333333"/>
          <w:sz w:val="20"/>
          <w:szCs w:val="20"/>
          <w:shd w:val="clear" w:color="auto" w:fill="FFFFFF"/>
          <w:vertAlign w:val="subscript"/>
        </w:rPr>
        <w:t>F</w:t>
      </w:r>
      <w:r w:rsidRPr="00D71476">
        <w:rPr>
          <w:color w:val="333333"/>
          <w:sz w:val="20"/>
          <w:szCs w:val="20"/>
          <w:shd w:val="clear" w:color="auto" w:fill="FFFFFF"/>
        </w:rPr>
        <w:t>: the number female offspring successfully assigned to at least one female parent in a given year, divided by the number of female candidate parents (</w:t>
      </w:r>
      <w:proofErr w:type="spellStart"/>
      <w:r w:rsidRPr="00D71476">
        <w:rPr>
          <w:color w:val="333333"/>
          <w:sz w:val="20"/>
          <w:szCs w:val="20"/>
          <w:shd w:val="clear" w:color="auto" w:fill="FFFFFF"/>
        </w:rPr>
        <w:t>n</w:t>
      </w:r>
      <w:r w:rsidRPr="00D71476">
        <w:rPr>
          <w:color w:val="333333"/>
          <w:sz w:val="20"/>
          <w:szCs w:val="20"/>
          <w:shd w:val="clear" w:color="auto" w:fill="FFFFFF"/>
          <w:vertAlign w:val="subscript"/>
        </w:rPr>
        <w:t>cand</w:t>
      </w:r>
      <w:proofErr w:type="spellEnd"/>
      <w:r w:rsidR="00A15E5C">
        <w:rPr>
          <w:color w:val="333333"/>
          <w:sz w:val="20"/>
          <w:szCs w:val="20"/>
          <w:shd w:val="clear" w:color="auto" w:fill="FFFFFF"/>
          <w:vertAlign w:val="subscript"/>
        </w:rPr>
        <w:t xml:space="preserve"> female</w:t>
      </w:r>
      <w:r w:rsidRPr="00D71476">
        <w:rPr>
          <w:color w:val="333333"/>
          <w:sz w:val="20"/>
          <w:szCs w:val="20"/>
          <w:shd w:val="clear" w:color="auto" w:fill="FFFFFF"/>
        </w:rPr>
        <w:t>) in that year. CRR</w:t>
      </w:r>
      <w:r w:rsidRPr="00D71476">
        <w:rPr>
          <w:color w:val="333333"/>
          <w:sz w:val="20"/>
          <w:szCs w:val="20"/>
          <w:shd w:val="clear" w:color="auto" w:fill="FFFFFF"/>
          <w:vertAlign w:val="subscript"/>
        </w:rPr>
        <w:t>M</w:t>
      </w:r>
      <w:r w:rsidRPr="00D71476">
        <w:rPr>
          <w:color w:val="333333"/>
          <w:sz w:val="20"/>
          <w:szCs w:val="20"/>
          <w:shd w:val="clear" w:color="auto" w:fill="FFFFFF"/>
        </w:rPr>
        <w:t xml:space="preserve"> is the equivalent value for males.</w:t>
      </w:r>
      <w:r w:rsidRPr="00D71476">
        <w:rPr>
          <w:color w:val="333333"/>
          <w:sz w:val="20"/>
          <w:szCs w:val="20"/>
        </w:rPr>
        <w:br/>
      </w:r>
      <w:r w:rsidRPr="00D71476">
        <w:rPr>
          <w:rStyle w:val="Emphasis"/>
          <w:color w:val="333333"/>
          <w:sz w:val="20"/>
          <w:szCs w:val="20"/>
          <w:shd w:val="clear" w:color="auto" w:fill="FFFFFF"/>
        </w:rPr>
        <w:t>* Note that 2015 estimates do not include potential year 6 offspring. However we expect these offspring to contribute very little to TLF (~2%)</w:t>
      </w:r>
    </w:p>
    <w:p w14:paraId="6196D153" w14:textId="730B7F63" w:rsidR="00C909E4" w:rsidRPr="00C909E4" w:rsidRDefault="00C909E4" w:rsidP="0071182D">
      <w:pPr>
        <w:ind w:left="1260" w:right="1170"/>
        <w:rPr>
          <w:sz w:val="20"/>
          <w:szCs w:val="20"/>
        </w:rPr>
      </w:pPr>
      <w:r>
        <w:rPr>
          <w:rStyle w:val="Strong"/>
          <w:color w:val="333333"/>
          <w:sz w:val="20"/>
          <w:szCs w:val="20"/>
          <w:shd w:val="clear" w:color="auto" w:fill="FFFFFF"/>
        </w:rPr>
        <w:t xml:space="preserve">** </w:t>
      </w:r>
      <w:r>
        <w:rPr>
          <w:rStyle w:val="Strong"/>
          <w:b w:val="0"/>
          <w:bCs w:val="0"/>
          <w:color w:val="333333"/>
          <w:sz w:val="20"/>
          <w:szCs w:val="20"/>
          <w:shd w:val="clear" w:color="auto" w:fill="FFFFFF"/>
        </w:rPr>
        <w:t>Previous reports present CRR</w:t>
      </w:r>
      <w:r>
        <w:rPr>
          <w:rStyle w:val="Strong"/>
          <w:b w:val="0"/>
          <w:bCs w:val="0"/>
          <w:color w:val="333333"/>
          <w:sz w:val="20"/>
          <w:szCs w:val="20"/>
          <w:shd w:val="clear" w:color="auto" w:fill="FFFFFF"/>
          <w:vertAlign w:val="subscript"/>
        </w:rPr>
        <w:t>F</w:t>
      </w:r>
      <w:r>
        <w:rPr>
          <w:rStyle w:val="Strong"/>
          <w:b w:val="0"/>
          <w:bCs w:val="0"/>
          <w:color w:val="333333"/>
          <w:sz w:val="20"/>
          <w:szCs w:val="20"/>
          <w:shd w:val="clear" w:color="auto" w:fill="FFFFFF"/>
        </w:rPr>
        <w:t xml:space="preserve"> as </w:t>
      </w:r>
      <w:r w:rsidR="005D1256">
        <w:rPr>
          <w:rStyle w:val="Strong"/>
          <w:b w:val="0"/>
          <w:bCs w:val="0"/>
          <w:color w:val="333333"/>
          <w:sz w:val="20"/>
          <w:szCs w:val="20"/>
          <w:shd w:val="clear" w:color="auto" w:fill="FFFFFF"/>
        </w:rPr>
        <w:t>“</w:t>
      </w:r>
      <w:r>
        <w:rPr>
          <w:rStyle w:val="Strong"/>
          <w:b w:val="0"/>
          <w:bCs w:val="0"/>
          <w:color w:val="333333"/>
          <w:sz w:val="20"/>
          <w:szCs w:val="20"/>
          <w:shd w:val="clear" w:color="auto" w:fill="FFFFFF"/>
        </w:rPr>
        <w:t>CRR</w:t>
      </w:r>
      <w:r w:rsidR="005D1256">
        <w:rPr>
          <w:rStyle w:val="Strong"/>
          <w:b w:val="0"/>
          <w:bCs w:val="0"/>
          <w:color w:val="333333"/>
          <w:sz w:val="20"/>
          <w:szCs w:val="20"/>
          <w:shd w:val="clear" w:color="auto" w:fill="FFFFFF"/>
        </w:rPr>
        <w:t>”</w:t>
      </w:r>
      <w:r>
        <w:rPr>
          <w:rStyle w:val="Strong"/>
          <w:b w:val="0"/>
          <w:bCs w:val="0"/>
          <w:color w:val="333333"/>
          <w:sz w:val="20"/>
          <w:szCs w:val="20"/>
          <w:shd w:val="clear" w:color="auto" w:fill="FFFFFF"/>
        </w:rPr>
        <w:t xml:space="preserve">. </w:t>
      </w:r>
    </w:p>
    <w:p w14:paraId="517F0403" w14:textId="77777777" w:rsidR="00D92125" w:rsidRPr="00D71476" w:rsidRDefault="00D92125" w:rsidP="00D92125">
      <w:pPr>
        <w:spacing w:line="360" w:lineRule="auto"/>
        <w:rPr>
          <w:i/>
          <w:iCs/>
        </w:rPr>
      </w:pPr>
    </w:p>
    <w:p w14:paraId="10C9CA56" w14:textId="2E590608" w:rsidR="00D92125" w:rsidRPr="00D71476" w:rsidRDefault="00D92125" w:rsidP="00D92125">
      <w:pPr>
        <w:spacing w:line="360" w:lineRule="auto"/>
        <w:rPr>
          <w:i/>
          <w:iCs/>
        </w:rPr>
      </w:pPr>
      <w:r w:rsidRPr="00D71476">
        <w:rPr>
          <w:i/>
          <w:iCs/>
        </w:rPr>
        <w:t>Effective Number of Breeders</w:t>
      </w:r>
    </w:p>
    <w:p w14:paraId="189E0AB5" w14:textId="4ECF5106" w:rsidR="00EF621B" w:rsidRPr="0029245D" w:rsidRDefault="00C5137D" w:rsidP="00C5137D">
      <w:pPr>
        <w:spacing w:line="360" w:lineRule="auto"/>
        <w:ind w:firstLine="720"/>
      </w:pPr>
      <w:r>
        <w:t>The effective number of breeders (</w:t>
      </w:r>
      <w:r w:rsidRPr="00811F41">
        <w:rPr>
          <w:i/>
          <w:iCs/>
        </w:rPr>
        <w:t>N</w:t>
      </w:r>
      <w:r w:rsidRPr="00811F41">
        <w:rPr>
          <w:i/>
          <w:iCs/>
          <w:vertAlign w:val="subscript"/>
        </w:rPr>
        <w:t>b</w:t>
      </w:r>
      <w:r>
        <w:t xml:space="preserve">), ranged from 139.8 to 368.8 (Table 8), indicating that there is likely sufficient genetic diversity within a cohort to avoid inbreeding depression. </w:t>
      </w:r>
      <w:commentRangeStart w:id="67"/>
      <w:r w:rsidR="00EF621B">
        <w:t xml:space="preserve">The relationship between </w:t>
      </w:r>
      <w:r w:rsidR="00EF621B" w:rsidRPr="00811F41">
        <w:rPr>
          <w:i/>
          <w:iCs/>
        </w:rPr>
        <w:t>N</w:t>
      </w:r>
      <w:r w:rsidR="00EF621B" w:rsidRPr="00811F41">
        <w:rPr>
          <w:i/>
          <w:iCs/>
          <w:vertAlign w:val="subscript"/>
        </w:rPr>
        <w:t>b</w:t>
      </w:r>
      <w:r w:rsidR="00EF621B">
        <w:t xml:space="preserve"> and the number of successful parents in our pedigree is influenced by the genetic characteristics of the parental cohorts, the completeness of our sampling and the accuracy of our inferred pedigrees. </w:t>
      </w:r>
      <w:r w:rsidR="00EF621B" w:rsidRPr="00811F41">
        <w:t xml:space="preserve">An </w:t>
      </w:r>
      <w:r w:rsidR="00EF621B" w:rsidRPr="00811F41">
        <w:rPr>
          <w:i/>
          <w:iCs/>
        </w:rPr>
        <w:t>N</w:t>
      </w:r>
      <w:r w:rsidR="00EF621B" w:rsidRPr="00811F41">
        <w:rPr>
          <w:i/>
          <w:iCs/>
          <w:vertAlign w:val="subscript"/>
        </w:rPr>
        <w:t>b</w:t>
      </w:r>
      <w:r w:rsidR="00EF621B" w:rsidRPr="00811F41">
        <w:t xml:space="preserve"> estimate </w:t>
      </w:r>
      <w:r w:rsidR="00EF621B">
        <w:t xml:space="preserve">much </w:t>
      </w:r>
      <w:r w:rsidR="00EF621B" w:rsidRPr="00811F41">
        <w:t>greater than the number of successful parents in the pedigree may be due to disassortative mating, unsampled parents</w:t>
      </w:r>
      <w:r w:rsidR="00EF621B">
        <w:t>,</w:t>
      </w:r>
      <w:r w:rsidR="00EF621B" w:rsidRPr="00811F41">
        <w:t xml:space="preserve"> or </w:t>
      </w:r>
      <w:proofErr w:type="spellStart"/>
      <w:r w:rsidR="00EF621B" w:rsidRPr="00811F41">
        <w:t>underassignment</w:t>
      </w:r>
      <w:proofErr w:type="spellEnd"/>
      <w:r w:rsidR="00EF621B" w:rsidRPr="00811F41">
        <w:t xml:space="preserve"> of offspring to parents (e.g. offspring assigns </w:t>
      </w:r>
      <w:r w:rsidR="0018163C">
        <w:t>does not assign to a parent</w:t>
      </w:r>
      <w:r w:rsidR="00EF621B" w:rsidRPr="00811F41">
        <w:t xml:space="preserve"> because the parent was not sampled or </w:t>
      </w:r>
      <w:r w:rsidR="0018163C">
        <w:t xml:space="preserve">was </w:t>
      </w:r>
      <w:r w:rsidR="00EF621B" w:rsidRPr="00811F41">
        <w:t xml:space="preserve">incorrectly </w:t>
      </w:r>
      <w:r w:rsidR="00EF621B">
        <w:t>excluded</w:t>
      </w:r>
      <w:r w:rsidR="00EF621B" w:rsidRPr="00811F41">
        <w:t xml:space="preserve"> during assignment).</w:t>
      </w:r>
      <w:r w:rsidR="00EF621B">
        <w:t xml:space="preserve"> In contrast, </w:t>
      </w:r>
      <w:r w:rsidR="00EF621B">
        <w:rPr>
          <w:color w:val="000000" w:themeColor="text1"/>
        </w:rPr>
        <w:t>a</w:t>
      </w:r>
      <w:r w:rsidR="00EF621B" w:rsidRPr="00811F41">
        <w:rPr>
          <w:color w:val="000000" w:themeColor="text1"/>
        </w:rPr>
        <w:t xml:space="preserve">n </w:t>
      </w:r>
      <w:r w:rsidR="00EF621B" w:rsidRPr="00811F41">
        <w:rPr>
          <w:i/>
          <w:iCs/>
          <w:color w:val="000000" w:themeColor="text1"/>
        </w:rPr>
        <w:t>N</w:t>
      </w:r>
      <w:r w:rsidR="00EF621B" w:rsidRPr="00811F41">
        <w:rPr>
          <w:i/>
          <w:iCs/>
          <w:color w:val="000000" w:themeColor="text1"/>
          <w:vertAlign w:val="subscript"/>
        </w:rPr>
        <w:t>b</w:t>
      </w:r>
      <w:r w:rsidR="00EF621B" w:rsidRPr="00811F41">
        <w:rPr>
          <w:color w:val="000000" w:themeColor="text1"/>
        </w:rPr>
        <w:t xml:space="preserve"> estimate </w:t>
      </w:r>
      <w:r w:rsidR="00EF621B">
        <w:rPr>
          <w:color w:val="000000" w:themeColor="text1"/>
        </w:rPr>
        <w:t xml:space="preserve">much </w:t>
      </w:r>
      <w:r w:rsidR="00EF621B" w:rsidRPr="00811F41">
        <w:rPr>
          <w:color w:val="000000" w:themeColor="text1"/>
        </w:rPr>
        <w:t xml:space="preserve">less than the number of successful parents in the estimated pedigree may be due to unbalanced sex ratios, fluctuations in </w:t>
      </w:r>
      <w:r w:rsidR="00EF621B" w:rsidRPr="00811F41">
        <w:rPr>
          <w:i/>
          <w:color w:val="000000" w:themeColor="text1"/>
        </w:rPr>
        <w:t>N</w:t>
      </w:r>
      <w:r w:rsidR="00EF621B" w:rsidRPr="00811F41">
        <w:rPr>
          <w:i/>
          <w:color w:val="000000" w:themeColor="text1"/>
          <w:vertAlign w:val="subscript"/>
        </w:rPr>
        <w:t>b</w:t>
      </w:r>
      <w:r w:rsidR="00EF621B" w:rsidRPr="00811F41">
        <w:rPr>
          <w:color w:val="000000" w:themeColor="text1"/>
        </w:rPr>
        <w:t xml:space="preserve"> over time, assortative mating, or spurious assignments of offspring to parents.</w:t>
      </w:r>
      <w:commentRangeEnd w:id="67"/>
      <w:r w:rsidR="0029245D">
        <w:rPr>
          <w:rStyle w:val="CommentReference"/>
        </w:rPr>
        <w:commentReference w:id="67"/>
      </w:r>
      <w:r w:rsidR="00EF621B">
        <w:rPr>
          <w:color w:val="000000" w:themeColor="text1"/>
        </w:rPr>
        <w:t xml:space="preserve"> </w:t>
      </w:r>
      <w:r w:rsidR="00EF621B" w:rsidRPr="00EF621B">
        <w:rPr>
          <w:i/>
          <w:iCs/>
          <w:color w:val="000000" w:themeColor="text1"/>
        </w:rPr>
        <w:t>N</w:t>
      </w:r>
      <w:r w:rsidR="00EF621B" w:rsidRPr="00EF621B">
        <w:rPr>
          <w:i/>
          <w:iCs/>
          <w:color w:val="000000" w:themeColor="text1"/>
          <w:vertAlign w:val="subscript"/>
        </w:rPr>
        <w:t>b</w:t>
      </w:r>
      <w:r w:rsidR="00EF621B">
        <w:rPr>
          <w:color w:val="000000" w:themeColor="text1"/>
        </w:rPr>
        <w:t xml:space="preserve"> and the ratio between </w:t>
      </w:r>
      <w:r w:rsidR="00EF621B" w:rsidRPr="00EF621B">
        <w:rPr>
          <w:i/>
          <w:iCs/>
          <w:color w:val="000000" w:themeColor="text1"/>
        </w:rPr>
        <w:t>N</w:t>
      </w:r>
      <w:r w:rsidR="00EF621B" w:rsidRPr="00EF621B">
        <w:rPr>
          <w:i/>
          <w:iCs/>
          <w:color w:val="000000" w:themeColor="text1"/>
          <w:vertAlign w:val="subscript"/>
        </w:rPr>
        <w:t>b</w:t>
      </w:r>
      <w:r w:rsidR="00EF621B">
        <w:rPr>
          <w:i/>
          <w:iCs/>
        </w:rPr>
        <w:t xml:space="preserve"> </w:t>
      </w:r>
      <w:r w:rsidR="00EF621B">
        <w:t>and the number of successful parents in our pedigree for each parent cohort is presented in table 8. The ratio was substantially greater than one (1.5x) in four of the nine years that we considered</w:t>
      </w:r>
      <w:r w:rsidR="0029245D">
        <w:t xml:space="preserve">, however </w:t>
      </w:r>
      <w:r w:rsidR="000F316F">
        <w:t xml:space="preserve">estimates of </w:t>
      </w:r>
      <w:r w:rsidR="000F316F" w:rsidRPr="000F316F">
        <w:rPr>
          <w:i/>
          <w:iCs/>
        </w:rPr>
        <w:t>N</w:t>
      </w:r>
      <w:r w:rsidR="000F316F" w:rsidRPr="000F316F">
        <w:rPr>
          <w:i/>
          <w:iCs/>
          <w:vertAlign w:val="subscript"/>
        </w:rPr>
        <w:t>b</w:t>
      </w:r>
      <w:r w:rsidR="000F316F" w:rsidRPr="000F316F">
        <w:rPr>
          <w:vertAlign w:val="subscript"/>
        </w:rPr>
        <w:t xml:space="preserve"> </w:t>
      </w:r>
      <w:r w:rsidR="000F316F">
        <w:t xml:space="preserve">in these years were associated with smaller datasets </w:t>
      </w:r>
      <w:r w:rsidR="000F316F" w:rsidRPr="000F316F">
        <w:t>(</w:t>
      </w:r>
      <w:proofErr w:type="spellStart"/>
      <w:r w:rsidR="000F316F" w:rsidRPr="000F316F">
        <w:rPr>
          <w:i/>
          <w:iCs/>
          <w:color w:val="000000"/>
        </w:rPr>
        <w:t>n</w:t>
      </w:r>
      <w:r w:rsidR="000F316F" w:rsidRPr="000F316F">
        <w:rPr>
          <w:i/>
          <w:iCs/>
          <w:color w:val="000000"/>
          <w:vertAlign w:val="subscript"/>
        </w:rPr>
        <w:t>offspring</w:t>
      </w:r>
      <w:proofErr w:type="spellEnd"/>
      <w:r w:rsidR="000F316F" w:rsidRPr="000F316F">
        <w:rPr>
          <w:color w:val="000000"/>
        </w:rPr>
        <w:t>) and lar</w:t>
      </w:r>
      <w:r w:rsidR="000F316F">
        <w:rPr>
          <w:color w:val="000000"/>
        </w:rPr>
        <w:t>ger confidence intervals than other years</w:t>
      </w:r>
      <w:r w:rsidR="0029245D" w:rsidRPr="000F316F">
        <w:t>.</w:t>
      </w:r>
      <w:r w:rsidR="00EF621B" w:rsidRPr="000F316F">
        <w:t xml:space="preserve">  </w:t>
      </w:r>
    </w:p>
    <w:p w14:paraId="588E1471" w14:textId="77777777" w:rsidR="0071182D" w:rsidRPr="00D71476" w:rsidRDefault="0071182D" w:rsidP="00D92125">
      <w:pPr>
        <w:spacing w:line="360" w:lineRule="auto"/>
      </w:pPr>
    </w:p>
    <w:tbl>
      <w:tblPr>
        <w:tblW w:w="8280" w:type="dxa"/>
        <w:jc w:val="center"/>
        <w:tblLayout w:type="fixed"/>
        <w:tblLook w:val="04A0" w:firstRow="1" w:lastRow="0" w:firstColumn="1" w:lastColumn="0" w:noHBand="0" w:noVBand="1"/>
      </w:tblPr>
      <w:tblGrid>
        <w:gridCol w:w="1008"/>
        <w:gridCol w:w="1008"/>
        <w:gridCol w:w="1008"/>
        <w:gridCol w:w="1008"/>
        <w:gridCol w:w="1008"/>
        <w:gridCol w:w="1008"/>
        <w:gridCol w:w="1008"/>
        <w:gridCol w:w="1224"/>
      </w:tblGrid>
      <w:tr w:rsidR="0071182D" w:rsidRPr="00D71476" w14:paraId="7F46F4D6" w14:textId="77777777" w:rsidTr="005B3AF6">
        <w:trPr>
          <w:trHeight w:val="320"/>
          <w:jc w:val="center"/>
        </w:trPr>
        <w:tc>
          <w:tcPr>
            <w:tcW w:w="1008" w:type="dxa"/>
            <w:tcBorders>
              <w:top w:val="single" w:sz="4" w:space="0" w:color="auto"/>
              <w:left w:val="nil"/>
              <w:bottom w:val="single" w:sz="4" w:space="0" w:color="auto"/>
              <w:right w:val="nil"/>
            </w:tcBorders>
            <w:shd w:val="clear" w:color="auto" w:fill="auto"/>
            <w:noWrap/>
            <w:vAlign w:val="center"/>
            <w:hideMark/>
          </w:tcPr>
          <w:p w14:paraId="529F2CBA" w14:textId="46F83870" w:rsidR="0071182D" w:rsidRPr="00D71476" w:rsidRDefault="0071182D" w:rsidP="0071182D">
            <w:pPr>
              <w:jc w:val="center"/>
              <w:rPr>
                <w:b/>
                <w:bCs/>
                <w:sz w:val="20"/>
                <w:szCs w:val="20"/>
              </w:rPr>
            </w:pPr>
            <w:r w:rsidRPr="00D71476">
              <w:rPr>
                <w:b/>
                <w:bCs/>
                <w:color w:val="000000"/>
                <w:sz w:val="20"/>
                <w:szCs w:val="20"/>
              </w:rPr>
              <w:t>Year</w:t>
            </w:r>
          </w:p>
        </w:tc>
        <w:tc>
          <w:tcPr>
            <w:tcW w:w="1008" w:type="dxa"/>
            <w:tcBorders>
              <w:top w:val="single" w:sz="4" w:space="0" w:color="auto"/>
              <w:left w:val="nil"/>
              <w:bottom w:val="single" w:sz="4" w:space="0" w:color="auto"/>
              <w:right w:val="nil"/>
            </w:tcBorders>
            <w:shd w:val="clear" w:color="auto" w:fill="auto"/>
            <w:noWrap/>
            <w:vAlign w:val="center"/>
            <w:hideMark/>
          </w:tcPr>
          <w:p w14:paraId="3F83C9F1" w14:textId="240D28F1" w:rsidR="0071182D" w:rsidRPr="00D71476" w:rsidRDefault="0071182D" w:rsidP="0071182D">
            <w:pPr>
              <w:jc w:val="center"/>
              <w:rPr>
                <w:b/>
                <w:bCs/>
                <w:i/>
                <w:iCs/>
                <w:sz w:val="20"/>
                <w:szCs w:val="20"/>
              </w:rPr>
            </w:pPr>
            <w:proofErr w:type="spellStart"/>
            <w:r w:rsidRPr="00D71476">
              <w:rPr>
                <w:b/>
                <w:bCs/>
                <w:i/>
                <w:iCs/>
                <w:color w:val="000000"/>
                <w:sz w:val="20"/>
                <w:szCs w:val="20"/>
              </w:rPr>
              <w:t>n</w:t>
            </w:r>
            <w:r w:rsidRPr="00D71476">
              <w:rPr>
                <w:b/>
                <w:bCs/>
                <w:i/>
                <w:iCs/>
                <w:color w:val="000000"/>
                <w:sz w:val="20"/>
                <w:szCs w:val="20"/>
                <w:vertAlign w:val="subscript"/>
              </w:rPr>
              <w:t>cand</w:t>
            </w:r>
            <w:proofErr w:type="spellEnd"/>
          </w:p>
        </w:tc>
        <w:tc>
          <w:tcPr>
            <w:tcW w:w="1008" w:type="dxa"/>
            <w:tcBorders>
              <w:top w:val="single" w:sz="4" w:space="0" w:color="auto"/>
              <w:left w:val="nil"/>
              <w:bottom w:val="single" w:sz="4" w:space="0" w:color="auto"/>
              <w:right w:val="nil"/>
            </w:tcBorders>
            <w:shd w:val="clear" w:color="auto" w:fill="auto"/>
            <w:noWrap/>
            <w:vAlign w:val="center"/>
            <w:hideMark/>
          </w:tcPr>
          <w:p w14:paraId="3DE6EB62" w14:textId="36E25615" w:rsidR="0071182D" w:rsidRPr="00D71476" w:rsidRDefault="005B3AF6" w:rsidP="0071182D">
            <w:pPr>
              <w:jc w:val="center"/>
              <w:rPr>
                <w:b/>
                <w:bCs/>
                <w:sz w:val="20"/>
                <w:szCs w:val="20"/>
              </w:rPr>
            </w:pPr>
            <w:proofErr w:type="spellStart"/>
            <w:r w:rsidRPr="00D71476">
              <w:rPr>
                <w:i/>
                <w:iCs/>
                <w:color w:val="333333"/>
                <w:sz w:val="20"/>
                <w:szCs w:val="20"/>
                <w:shd w:val="clear" w:color="auto" w:fill="FFFFFF"/>
              </w:rPr>
              <w:t>n</w:t>
            </w:r>
            <w:r w:rsidRPr="00D71476">
              <w:rPr>
                <w:i/>
                <w:iCs/>
                <w:color w:val="333333"/>
                <w:sz w:val="20"/>
                <w:szCs w:val="20"/>
                <w:shd w:val="clear" w:color="auto" w:fill="FFFFFF"/>
                <w:vertAlign w:val="subscript"/>
              </w:rPr>
              <w:t>success</w:t>
            </w:r>
            <w:proofErr w:type="spellEnd"/>
          </w:p>
        </w:tc>
        <w:tc>
          <w:tcPr>
            <w:tcW w:w="1008" w:type="dxa"/>
            <w:tcBorders>
              <w:top w:val="single" w:sz="4" w:space="0" w:color="auto"/>
              <w:left w:val="nil"/>
              <w:bottom w:val="single" w:sz="4" w:space="0" w:color="auto"/>
              <w:right w:val="nil"/>
            </w:tcBorders>
            <w:shd w:val="clear" w:color="auto" w:fill="auto"/>
            <w:noWrap/>
            <w:vAlign w:val="center"/>
            <w:hideMark/>
          </w:tcPr>
          <w:p w14:paraId="5EE0D75B" w14:textId="491F0353" w:rsidR="0071182D" w:rsidRPr="00D71476" w:rsidRDefault="0071182D" w:rsidP="0071182D">
            <w:pPr>
              <w:jc w:val="center"/>
              <w:rPr>
                <w:b/>
                <w:bCs/>
                <w:i/>
                <w:iCs/>
                <w:sz w:val="20"/>
                <w:szCs w:val="20"/>
              </w:rPr>
            </w:pPr>
            <w:proofErr w:type="spellStart"/>
            <w:r w:rsidRPr="00D71476">
              <w:rPr>
                <w:b/>
                <w:bCs/>
                <w:i/>
                <w:iCs/>
                <w:color w:val="000000"/>
                <w:sz w:val="20"/>
                <w:szCs w:val="20"/>
              </w:rPr>
              <w:t>n</w:t>
            </w:r>
            <w:r w:rsidRPr="00D71476">
              <w:rPr>
                <w:b/>
                <w:bCs/>
                <w:i/>
                <w:iCs/>
                <w:color w:val="000000"/>
                <w:sz w:val="20"/>
                <w:szCs w:val="20"/>
                <w:vertAlign w:val="subscript"/>
              </w:rPr>
              <w:t>offspring</w:t>
            </w:r>
            <w:proofErr w:type="spellEnd"/>
          </w:p>
        </w:tc>
        <w:tc>
          <w:tcPr>
            <w:tcW w:w="1008" w:type="dxa"/>
            <w:tcBorders>
              <w:top w:val="single" w:sz="4" w:space="0" w:color="auto"/>
              <w:left w:val="nil"/>
              <w:bottom w:val="single" w:sz="4" w:space="0" w:color="auto"/>
              <w:right w:val="nil"/>
            </w:tcBorders>
            <w:shd w:val="clear" w:color="auto" w:fill="auto"/>
            <w:noWrap/>
            <w:vAlign w:val="center"/>
            <w:hideMark/>
          </w:tcPr>
          <w:p w14:paraId="72B2A635" w14:textId="3345A616" w:rsidR="0071182D" w:rsidRPr="00D71476" w:rsidRDefault="0071182D" w:rsidP="0071182D">
            <w:pPr>
              <w:jc w:val="center"/>
              <w:rPr>
                <w:b/>
                <w:bCs/>
                <w:i/>
                <w:iCs/>
                <w:sz w:val="20"/>
                <w:szCs w:val="20"/>
              </w:rPr>
            </w:pPr>
            <w:r w:rsidRPr="00D71476">
              <w:rPr>
                <w:b/>
                <w:bCs/>
                <w:i/>
                <w:iCs/>
                <w:color w:val="000000"/>
                <w:sz w:val="20"/>
                <w:szCs w:val="20"/>
              </w:rPr>
              <w:t>Nb</w:t>
            </w:r>
          </w:p>
        </w:tc>
        <w:tc>
          <w:tcPr>
            <w:tcW w:w="1008" w:type="dxa"/>
            <w:tcBorders>
              <w:top w:val="single" w:sz="4" w:space="0" w:color="auto"/>
              <w:left w:val="nil"/>
              <w:bottom w:val="single" w:sz="4" w:space="0" w:color="auto"/>
              <w:right w:val="nil"/>
            </w:tcBorders>
            <w:shd w:val="clear" w:color="auto" w:fill="auto"/>
            <w:noWrap/>
            <w:vAlign w:val="center"/>
            <w:hideMark/>
          </w:tcPr>
          <w:p w14:paraId="4A9F2B86" w14:textId="245AE0F9" w:rsidR="0071182D" w:rsidRPr="00D71476" w:rsidRDefault="0071182D" w:rsidP="0071182D">
            <w:pPr>
              <w:jc w:val="center"/>
              <w:rPr>
                <w:b/>
                <w:bCs/>
                <w:sz w:val="20"/>
                <w:szCs w:val="20"/>
              </w:rPr>
            </w:pPr>
            <w:proofErr w:type="spellStart"/>
            <w:r w:rsidRPr="00D71476">
              <w:rPr>
                <w:b/>
                <w:bCs/>
                <w:color w:val="000000"/>
                <w:sz w:val="20"/>
                <w:szCs w:val="20"/>
              </w:rPr>
              <w:t>CI</w:t>
            </w:r>
            <w:r w:rsidRPr="00D71476">
              <w:rPr>
                <w:b/>
                <w:bCs/>
                <w:color w:val="000000"/>
                <w:sz w:val="20"/>
                <w:szCs w:val="20"/>
                <w:vertAlign w:val="subscript"/>
              </w:rPr>
              <w:t>lower</w:t>
            </w:r>
            <w:proofErr w:type="spellEnd"/>
          </w:p>
        </w:tc>
        <w:tc>
          <w:tcPr>
            <w:tcW w:w="1008" w:type="dxa"/>
            <w:tcBorders>
              <w:top w:val="single" w:sz="4" w:space="0" w:color="auto"/>
              <w:left w:val="nil"/>
              <w:bottom w:val="single" w:sz="4" w:space="0" w:color="auto"/>
              <w:right w:val="nil"/>
            </w:tcBorders>
            <w:shd w:val="clear" w:color="auto" w:fill="auto"/>
            <w:noWrap/>
            <w:vAlign w:val="center"/>
            <w:hideMark/>
          </w:tcPr>
          <w:p w14:paraId="57559FA6" w14:textId="4D7564C2" w:rsidR="0071182D" w:rsidRPr="00D71476" w:rsidRDefault="0071182D" w:rsidP="0071182D">
            <w:pPr>
              <w:jc w:val="center"/>
              <w:rPr>
                <w:b/>
                <w:bCs/>
                <w:sz w:val="20"/>
                <w:szCs w:val="20"/>
              </w:rPr>
            </w:pPr>
            <w:proofErr w:type="spellStart"/>
            <w:r w:rsidRPr="00D71476">
              <w:rPr>
                <w:b/>
                <w:bCs/>
                <w:color w:val="000000"/>
                <w:sz w:val="20"/>
                <w:szCs w:val="20"/>
              </w:rPr>
              <w:t>CI</w:t>
            </w:r>
            <w:r w:rsidRPr="00D71476">
              <w:rPr>
                <w:b/>
                <w:bCs/>
                <w:color w:val="000000"/>
                <w:sz w:val="20"/>
                <w:szCs w:val="20"/>
                <w:vertAlign w:val="subscript"/>
              </w:rPr>
              <w:t>upper</w:t>
            </w:r>
            <w:proofErr w:type="spellEnd"/>
          </w:p>
        </w:tc>
        <w:tc>
          <w:tcPr>
            <w:tcW w:w="1224" w:type="dxa"/>
            <w:tcBorders>
              <w:top w:val="single" w:sz="4" w:space="0" w:color="auto"/>
              <w:left w:val="nil"/>
              <w:bottom w:val="single" w:sz="4" w:space="0" w:color="auto"/>
              <w:right w:val="nil"/>
            </w:tcBorders>
            <w:shd w:val="clear" w:color="auto" w:fill="auto"/>
            <w:noWrap/>
            <w:vAlign w:val="center"/>
            <w:hideMark/>
          </w:tcPr>
          <w:p w14:paraId="0ADA99B2" w14:textId="24AF5763" w:rsidR="0071182D" w:rsidRPr="00D71476" w:rsidRDefault="0071182D" w:rsidP="0071182D">
            <w:pPr>
              <w:jc w:val="center"/>
              <w:rPr>
                <w:b/>
                <w:bCs/>
                <w:sz w:val="20"/>
                <w:szCs w:val="20"/>
              </w:rPr>
            </w:pPr>
            <w:r w:rsidRPr="00D71476">
              <w:rPr>
                <w:b/>
                <w:bCs/>
                <w:color w:val="000000"/>
                <w:sz w:val="20"/>
                <w:szCs w:val="20"/>
              </w:rPr>
              <w:t xml:space="preserve">Nb </w:t>
            </w:r>
            <w:proofErr w:type="spellStart"/>
            <w:r w:rsidRPr="00D71476">
              <w:rPr>
                <w:b/>
                <w:bCs/>
                <w:color w:val="000000"/>
                <w:sz w:val="20"/>
                <w:szCs w:val="20"/>
              </w:rPr>
              <w:t>n</w:t>
            </w:r>
            <w:r w:rsidRPr="00D71476">
              <w:rPr>
                <w:b/>
                <w:bCs/>
                <w:color w:val="000000"/>
                <w:sz w:val="20"/>
                <w:szCs w:val="20"/>
                <w:vertAlign w:val="subscript"/>
              </w:rPr>
              <w:t>success</w:t>
            </w:r>
            <w:proofErr w:type="spellEnd"/>
            <w:r w:rsidRPr="00D71476">
              <w:rPr>
                <w:b/>
                <w:bCs/>
                <w:color w:val="000000"/>
                <w:sz w:val="20"/>
                <w:szCs w:val="20"/>
                <w:vertAlign w:val="subscript"/>
              </w:rPr>
              <w:t xml:space="preserve"> </w:t>
            </w:r>
            <w:r w:rsidRPr="00D71476">
              <w:rPr>
                <w:b/>
                <w:bCs/>
                <w:sz w:val="20"/>
                <w:szCs w:val="20"/>
              </w:rPr>
              <w:t>ratio</w:t>
            </w:r>
          </w:p>
        </w:tc>
      </w:tr>
      <w:tr w:rsidR="0071182D" w:rsidRPr="00D71476" w14:paraId="5BC40088" w14:textId="77777777" w:rsidTr="005B3AF6">
        <w:trPr>
          <w:trHeight w:val="320"/>
          <w:jc w:val="center"/>
        </w:trPr>
        <w:tc>
          <w:tcPr>
            <w:tcW w:w="1008" w:type="dxa"/>
            <w:tcBorders>
              <w:top w:val="single" w:sz="4" w:space="0" w:color="auto"/>
              <w:left w:val="nil"/>
              <w:bottom w:val="nil"/>
              <w:right w:val="nil"/>
            </w:tcBorders>
            <w:shd w:val="clear" w:color="auto" w:fill="auto"/>
            <w:noWrap/>
            <w:vAlign w:val="center"/>
            <w:hideMark/>
          </w:tcPr>
          <w:p w14:paraId="602BB844" w14:textId="0DF02380" w:rsidR="0071182D" w:rsidRPr="00D71476" w:rsidRDefault="0071182D" w:rsidP="0071182D">
            <w:pPr>
              <w:jc w:val="center"/>
              <w:rPr>
                <w:sz w:val="20"/>
                <w:szCs w:val="20"/>
              </w:rPr>
            </w:pPr>
            <w:commentRangeStart w:id="68"/>
            <w:r w:rsidRPr="00D71476">
              <w:rPr>
                <w:color w:val="000000"/>
                <w:sz w:val="20"/>
                <w:szCs w:val="20"/>
              </w:rPr>
              <w:t>2007</w:t>
            </w:r>
            <w:commentRangeEnd w:id="68"/>
            <w:r w:rsidR="00EA2B57">
              <w:rPr>
                <w:rStyle w:val="CommentReference"/>
              </w:rPr>
              <w:commentReference w:id="68"/>
            </w:r>
          </w:p>
        </w:tc>
        <w:tc>
          <w:tcPr>
            <w:tcW w:w="1008" w:type="dxa"/>
            <w:tcBorders>
              <w:top w:val="single" w:sz="4" w:space="0" w:color="auto"/>
              <w:left w:val="nil"/>
              <w:bottom w:val="nil"/>
              <w:right w:val="nil"/>
            </w:tcBorders>
            <w:shd w:val="clear" w:color="auto" w:fill="auto"/>
            <w:noWrap/>
            <w:vAlign w:val="center"/>
            <w:hideMark/>
          </w:tcPr>
          <w:p w14:paraId="0848F2BB" w14:textId="508EA689" w:rsidR="0071182D" w:rsidRPr="00D71476" w:rsidRDefault="0071182D" w:rsidP="0071182D">
            <w:pPr>
              <w:jc w:val="center"/>
              <w:rPr>
                <w:sz w:val="20"/>
                <w:szCs w:val="20"/>
              </w:rPr>
            </w:pPr>
            <w:r w:rsidRPr="00D71476">
              <w:rPr>
                <w:color w:val="000000"/>
                <w:sz w:val="20"/>
                <w:szCs w:val="20"/>
              </w:rPr>
              <w:t>745</w:t>
            </w:r>
          </w:p>
        </w:tc>
        <w:tc>
          <w:tcPr>
            <w:tcW w:w="1008" w:type="dxa"/>
            <w:tcBorders>
              <w:top w:val="single" w:sz="4" w:space="0" w:color="auto"/>
              <w:left w:val="nil"/>
              <w:bottom w:val="nil"/>
              <w:right w:val="nil"/>
            </w:tcBorders>
            <w:shd w:val="clear" w:color="auto" w:fill="auto"/>
            <w:noWrap/>
            <w:vAlign w:val="center"/>
            <w:hideMark/>
          </w:tcPr>
          <w:p w14:paraId="7194A43B" w14:textId="0B97C916" w:rsidR="0071182D" w:rsidRPr="00D71476" w:rsidRDefault="0071182D" w:rsidP="0071182D">
            <w:pPr>
              <w:jc w:val="center"/>
              <w:rPr>
                <w:sz w:val="20"/>
                <w:szCs w:val="20"/>
              </w:rPr>
            </w:pPr>
            <w:r w:rsidRPr="00D71476">
              <w:rPr>
                <w:color w:val="000000"/>
                <w:sz w:val="20"/>
                <w:szCs w:val="20"/>
              </w:rPr>
              <w:t>261</w:t>
            </w:r>
          </w:p>
        </w:tc>
        <w:tc>
          <w:tcPr>
            <w:tcW w:w="1008" w:type="dxa"/>
            <w:tcBorders>
              <w:top w:val="single" w:sz="4" w:space="0" w:color="auto"/>
              <w:left w:val="nil"/>
              <w:bottom w:val="nil"/>
              <w:right w:val="nil"/>
            </w:tcBorders>
            <w:shd w:val="clear" w:color="auto" w:fill="auto"/>
            <w:noWrap/>
            <w:vAlign w:val="center"/>
            <w:hideMark/>
          </w:tcPr>
          <w:p w14:paraId="6E6D6364" w14:textId="590A195F" w:rsidR="0071182D" w:rsidRPr="00D71476" w:rsidRDefault="0071182D" w:rsidP="0071182D">
            <w:pPr>
              <w:jc w:val="center"/>
              <w:rPr>
                <w:sz w:val="20"/>
                <w:szCs w:val="20"/>
              </w:rPr>
            </w:pPr>
            <w:r w:rsidRPr="00D71476">
              <w:rPr>
                <w:color w:val="000000"/>
                <w:sz w:val="20"/>
                <w:szCs w:val="20"/>
              </w:rPr>
              <w:t>331</w:t>
            </w:r>
          </w:p>
        </w:tc>
        <w:tc>
          <w:tcPr>
            <w:tcW w:w="1008" w:type="dxa"/>
            <w:tcBorders>
              <w:top w:val="single" w:sz="4" w:space="0" w:color="auto"/>
              <w:left w:val="nil"/>
              <w:bottom w:val="nil"/>
              <w:right w:val="nil"/>
            </w:tcBorders>
            <w:shd w:val="clear" w:color="auto" w:fill="auto"/>
            <w:noWrap/>
            <w:vAlign w:val="center"/>
            <w:hideMark/>
          </w:tcPr>
          <w:p w14:paraId="758AEC2F" w14:textId="737C3D2E" w:rsidR="0071182D" w:rsidRPr="00D71476" w:rsidRDefault="0071182D" w:rsidP="0071182D">
            <w:pPr>
              <w:jc w:val="center"/>
              <w:rPr>
                <w:sz w:val="20"/>
                <w:szCs w:val="20"/>
              </w:rPr>
            </w:pPr>
            <w:r w:rsidRPr="00D71476">
              <w:rPr>
                <w:color w:val="000000"/>
                <w:sz w:val="20"/>
                <w:szCs w:val="20"/>
              </w:rPr>
              <w:t>265.5</w:t>
            </w:r>
          </w:p>
        </w:tc>
        <w:tc>
          <w:tcPr>
            <w:tcW w:w="1008" w:type="dxa"/>
            <w:tcBorders>
              <w:top w:val="single" w:sz="4" w:space="0" w:color="auto"/>
              <w:left w:val="nil"/>
              <w:bottom w:val="nil"/>
              <w:right w:val="nil"/>
            </w:tcBorders>
            <w:shd w:val="clear" w:color="auto" w:fill="auto"/>
            <w:noWrap/>
            <w:vAlign w:val="center"/>
            <w:hideMark/>
          </w:tcPr>
          <w:p w14:paraId="6D93C6D3" w14:textId="00440E98" w:rsidR="0071182D" w:rsidRPr="00D71476" w:rsidRDefault="0071182D" w:rsidP="0071182D">
            <w:pPr>
              <w:jc w:val="center"/>
              <w:rPr>
                <w:sz w:val="20"/>
                <w:szCs w:val="20"/>
              </w:rPr>
            </w:pPr>
            <w:r w:rsidRPr="00D71476">
              <w:rPr>
                <w:color w:val="000000"/>
                <w:sz w:val="20"/>
                <w:szCs w:val="20"/>
              </w:rPr>
              <w:t>222.7</w:t>
            </w:r>
          </w:p>
        </w:tc>
        <w:tc>
          <w:tcPr>
            <w:tcW w:w="1008" w:type="dxa"/>
            <w:tcBorders>
              <w:top w:val="single" w:sz="4" w:space="0" w:color="auto"/>
              <w:left w:val="nil"/>
              <w:bottom w:val="nil"/>
              <w:right w:val="nil"/>
            </w:tcBorders>
            <w:shd w:val="clear" w:color="auto" w:fill="auto"/>
            <w:noWrap/>
            <w:vAlign w:val="center"/>
            <w:hideMark/>
          </w:tcPr>
          <w:p w14:paraId="593F8151" w14:textId="4DF07A84" w:rsidR="0071182D" w:rsidRPr="00D71476" w:rsidRDefault="0071182D" w:rsidP="0071182D">
            <w:pPr>
              <w:jc w:val="center"/>
              <w:rPr>
                <w:sz w:val="20"/>
                <w:szCs w:val="20"/>
              </w:rPr>
            </w:pPr>
            <w:r w:rsidRPr="00D71476">
              <w:rPr>
                <w:color w:val="000000"/>
                <w:sz w:val="20"/>
                <w:szCs w:val="20"/>
              </w:rPr>
              <w:t>322.8</w:t>
            </w:r>
          </w:p>
        </w:tc>
        <w:tc>
          <w:tcPr>
            <w:tcW w:w="1224" w:type="dxa"/>
            <w:tcBorders>
              <w:top w:val="single" w:sz="4" w:space="0" w:color="auto"/>
              <w:left w:val="nil"/>
              <w:bottom w:val="nil"/>
              <w:right w:val="nil"/>
            </w:tcBorders>
            <w:shd w:val="clear" w:color="auto" w:fill="auto"/>
            <w:noWrap/>
            <w:vAlign w:val="center"/>
            <w:hideMark/>
          </w:tcPr>
          <w:p w14:paraId="7450D338" w14:textId="1D98F49F" w:rsidR="0071182D" w:rsidRPr="00D71476" w:rsidRDefault="0071182D" w:rsidP="0071182D">
            <w:pPr>
              <w:jc w:val="center"/>
              <w:rPr>
                <w:sz w:val="20"/>
                <w:szCs w:val="20"/>
              </w:rPr>
            </w:pPr>
            <w:r w:rsidRPr="00D71476">
              <w:rPr>
                <w:color w:val="000000"/>
                <w:sz w:val="20"/>
                <w:szCs w:val="20"/>
              </w:rPr>
              <w:t>1.02</w:t>
            </w:r>
          </w:p>
        </w:tc>
      </w:tr>
      <w:tr w:rsidR="0071182D" w:rsidRPr="00D71476" w14:paraId="23CCFE6E" w14:textId="77777777" w:rsidTr="005B3AF6">
        <w:trPr>
          <w:trHeight w:val="320"/>
          <w:jc w:val="center"/>
        </w:trPr>
        <w:tc>
          <w:tcPr>
            <w:tcW w:w="1008" w:type="dxa"/>
            <w:tcBorders>
              <w:top w:val="nil"/>
              <w:left w:val="nil"/>
              <w:bottom w:val="nil"/>
              <w:right w:val="nil"/>
            </w:tcBorders>
            <w:shd w:val="clear" w:color="auto" w:fill="auto"/>
            <w:noWrap/>
            <w:vAlign w:val="center"/>
            <w:hideMark/>
          </w:tcPr>
          <w:p w14:paraId="09553E8C" w14:textId="198C4A3B" w:rsidR="0071182D" w:rsidRPr="00D71476" w:rsidRDefault="0071182D" w:rsidP="0071182D">
            <w:pPr>
              <w:jc w:val="center"/>
              <w:rPr>
                <w:color w:val="000000"/>
                <w:sz w:val="20"/>
                <w:szCs w:val="20"/>
              </w:rPr>
            </w:pPr>
            <w:r w:rsidRPr="00D71476">
              <w:rPr>
                <w:color w:val="000000"/>
                <w:sz w:val="20"/>
                <w:szCs w:val="20"/>
              </w:rPr>
              <w:t>2008</w:t>
            </w:r>
          </w:p>
        </w:tc>
        <w:tc>
          <w:tcPr>
            <w:tcW w:w="1008" w:type="dxa"/>
            <w:tcBorders>
              <w:top w:val="nil"/>
              <w:left w:val="nil"/>
              <w:bottom w:val="nil"/>
              <w:right w:val="nil"/>
            </w:tcBorders>
            <w:shd w:val="clear" w:color="auto" w:fill="auto"/>
            <w:noWrap/>
            <w:vAlign w:val="center"/>
            <w:hideMark/>
          </w:tcPr>
          <w:p w14:paraId="264D2BDF" w14:textId="7D4F6C6A" w:rsidR="0071182D" w:rsidRPr="00D71476" w:rsidRDefault="0071182D" w:rsidP="0071182D">
            <w:pPr>
              <w:jc w:val="center"/>
              <w:rPr>
                <w:color w:val="000000"/>
                <w:sz w:val="20"/>
                <w:szCs w:val="20"/>
              </w:rPr>
            </w:pPr>
            <w:r w:rsidRPr="00D71476">
              <w:rPr>
                <w:color w:val="000000"/>
                <w:sz w:val="20"/>
                <w:szCs w:val="20"/>
              </w:rPr>
              <w:t>873</w:t>
            </w:r>
          </w:p>
        </w:tc>
        <w:tc>
          <w:tcPr>
            <w:tcW w:w="1008" w:type="dxa"/>
            <w:tcBorders>
              <w:top w:val="nil"/>
              <w:left w:val="nil"/>
              <w:bottom w:val="nil"/>
              <w:right w:val="nil"/>
            </w:tcBorders>
            <w:shd w:val="clear" w:color="auto" w:fill="auto"/>
            <w:noWrap/>
            <w:vAlign w:val="center"/>
            <w:hideMark/>
          </w:tcPr>
          <w:p w14:paraId="7998C786" w14:textId="58E536E1" w:rsidR="0071182D" w:rsidRPr="00D71476" w:rsidRDefault="0071182D" w:rsidP="0071182D">
            <w:pPr>
              <w:jc w:val="center"/>
              <w:rPr>
                <w:color w:val="000000"/>
                <w:sz w:val="20"/>
                <w:szCs w:val="20"/>
              </w:rPr>
            </w:pPr>
            <w:r w:rsidRPr="00D71476">
              <w:rPr>
                <w:color w:val="000000"/>
                <w:sz w:val="20"/>
                <w:szCs w:val="20"/>
              </w:rPr>
              <w:t>229</w:t>
            </w:r>
          </w:p>
        </w:tc>
        <w:tc>
          <w:tcPr>
            <w:tcW w:w="1008" w:type="dxa"/>
            <w:tcBorders>
              <w:top w:val="nil"/>
              <w:left w:val="nil"/>
              <w:bottom w:val="nil"/>
              <w:right w:val="nil"/>
            </w:tcBorders>
            <w:shd w:val="clear" w:color="auto" w:fill="auto"/>
            <w:noWrap/>
            <w:vAlign w:val="center"/>
            <w:hideMark/>
          </w:tcPr>
          <w:p w14:paraId="752B64C0" w14:textId="358B39DE" w:rsidR="0071182D" w:rsidRPr="00D71476" w:rsidRDefault="0071182D" w:rsidP="0071182D">
            <w:pPr>
              <w:jc w:val="center"/>
              <w:rPr>
                <w:color w:val="000000"/>
                <w:sz w:val="20"/>
                <w:szCs w:val="20"/>
              </w:rPr>
            </w:pPr>
            <w:r w:rsidRPr="00D71476">
              <w:rPr>
                <w:color w:val="000000"/>
                <w:sz w:val="20"/>
                <w:szCs w:val="20"/>
              </w:rPr>
              <w:t>247</w:t>
            </w:r>
          </w:p>
        </w:tc>
        <w:tc>
          <w:tcPr>
            <w:tcW w:w="1008" w:type="dxa"/>
            <w:tcBorders>
              <w:top w:val="nil"/>
              <w:left w:val="nil"/>
              <w:bottom w:val="nil"/>
              <w:right w:val="nil"/>
            </w:tcBorders>
            <w:shd w:val="clear" w:color="auto" w:fill="auto"/>
            <w:noWrap/>
            <w:vAlign w:val="center"/>
            <w:hideMark/>
          </w:tcPr>
          <w:p w14:paraId="1CC50A5F" w14:textId="2B4C5005" w:rsidR="0071182D" w:rsidRPr="00D71476" w:rsidRDefault="0071182D" w:rsidP="0071182D">
            <w:pPr>
              <w:jc w:val="center"/>
              <w:rPr>
                <w:color w:val="000000"/>
                <w:sz w:val="20"/>
                <w:szCs w:val="20"/>
              </w:rPr>
            </w:pPr>
            <w:r w:rsidRPr="00D71476">
              <w:rPr>
                <w:color w:val="000000"/>
                <w:sz w:val="20"/>
                <w:szCs w:val="20"/>
              </w:rPr>
              <w:t>247.5</w:t>
            </w:r>
          </w:p>
        </w:tc>
        <w:tc>
          <w:tcPr>
            <w:tcW w:w="1008" w:type="dxa"/>
            <w:tcBorders>
              <w:top w:val="nil"/>
              <w:left w:val="nil"/>
              <w:bottom w:val="nil"/>
              <w:right w:val="nil"/>
            </w:tcBorders>
            <w:shd w:val="clear" w:color="auto" w:fill="auto"/>
            <w:noWrap/>
            <w:vAlign w:val="center"/>
            <w:hideMark/>
          </w:tcPr>
          <w:p w14:paraId="4E2B9249" w14:textId="7521593E" w:rsidR="0071182D" w:rsidRPr="00D71476" w:rsidRDefault="0071182D" w:rsidP="0071182D">
            <w:pPr>
              <w:jc w:val="center"/>
              <w:rPr>
                <w:color w:val="000000"/>
                <w:sz w:val="20"/>
                <w:szCs w:val="20"/>
              </w:rPr>
            </w:pPr>
            <w:r w:rsidRPr="00D71476">
              <w:rPr>
                <w:color w:val="000000"/>
                <w:sz w:val="20"/>
                <w:szCs w:val="20"/>
              </w:rPr>
              <w:t>203.7</w:t>
            </w:r>
          </w:p>
        </w:tc>
        <w:tc>
          <w:tcPr>
            <w:tcW w:w="1008" w:type="dxa"/>
            <w:tcBorders>
              <w:top w:val="nil"/>
              <w:left w:val="nil"/>
              <w:bottom w:val="nil"/>
              <w:right w:val="nil"/>
            </w:tcBorders>
            <w:shd w:val="clear" w:color="auto" w:fill="auto"/>
            <w:noWrap/>
            <w:vAlign w:val="center"/>
            <w:hideMark/>
          </w:tcPr>
          <w:p w14:paraId="7897E810" w14:textId="3B081803" w:rsidR="0071182D" w:rsidRPr="00D71476" w:rsidRDefault="0071182D" w:rsidP="0071182D">
            <w:pPr>
              <w:jc w:val="center"/>
              <w:rPr>
                <w:color w:val="000000"/>
                <w:sz w:val="20"/>
                <w:szCs w:val="20"/>
              </w:rPr>
            </w:pPr>
            <w:r w:rsidRPr="00D71476">
              <w:rPr>
                <w:color w:val="000000"/>
                <w:sz w:val="20"/>
                <w:szCs w:val="20"/>
              </w:rPr>
              <w:t>308.8</w:t>
            </w:r>
          </w:p>
        </w:tc>
        <w:tc>
          <w:tcPr>
            <w:tcW w:w="1224" w:type="dxa"/>
            <w:tcBorders>
              <w:top w:val="nil"/>
              <w:left w:val="nil"/>
              <w:bottom w:val="nil"/>
              <w:right w:val="nil"/>
            </w:tcBorders>
            <w:shd w:val="clear" w:color="auto" w:fill="auto"/>
            <w:noWrap/>
            <w:vAlign w:val="center"/>
            <w:hideMark/>
          </w:tcPr>
          <w:p w14:paraId="76AE9D14" w14:textId="22549C2A" w:rsidR="0071182D" w:rsidRPr="00D71476" w:rsidRDefault="0071182D" w:rsidP="0071182D">
            <w:pPr>
              <w:jc w:val="center"/>
              <w:rPr>
                <w:color w:val="000000"/>
                <w:sz w:val="20"/>
                <w:szCs w:val="20"/>
              </w:rPr>
            </w:pPr>
            <w:r w:rsidRPr="00D71476">
              <w:rPr>
                <w:color w:val="000000"/>
                <w:sz w:val="20"/>
                <w:szCs w:val="20"/>
              </w:rPr>
              <w:t>1.08</w:t>
            </w:r>
          </w:p>
        </w:tc>
      </w:tr>
      <w:tr w:rsidR="0071182D" w:rsidRPr="00D71476" w14:paraId="1A4D4F75" w14:textId="77777777" w:rsidTr="005B3AF6">
        <w:trPr>
          <w:trHeight w:val="320"/>
          <w:jc w:val="center"/>
        </w:trPr>
        <w:tc>
          <w:tcPr>
            <w:tcW w:w="1008" w:type="dxa"/>
            <w:tcBorders>
              <w:top w:val="nil"/>
              <w:left w:val="nil"/>
              <w:bottom w:val="nil"/>
              <w:right w:val="nil"/>
            </w:tcBorders>
            <w:shd w:val="clear" w:color="auto" w:fill="auto"/>
            <w:noWrap/>
            <w:vAlign w:val="center"/>
            <w:hideMark/>
          </w:tcPr>
          <w:p w14:paraId="0A4986AC" w14:textId="123E2165" w:rsidR="0071182D" w:rsidRPr="00D71476" w:rsidRDefault="0071182D" w:rsidP="0071182D">
            <w:pPr>
              <w:jc w:val="center"/>
              <w:rPr>
                <w:color w:val="000000"/>
                <w:sz w:val="20"/>
                <w:szCs w:val="20"/>
              </w:rPr>
            </w:pPr>
            <w:r w:rsidRPr="00D71476">
              <w:rPr>
                <w:color w:val="000000"/>
                <w:sz w:val="20"/>
                <w:szCs w:val="20"/>
              </w:rPr>
              <w:t>2009</w:t>
            </w:r>
          </w:p>
        </w:tc>
        <w:tc>
          <w:tcPr>
            <w:tcW w:w="1008" w:type="dxa"/>
            <w:tcBorders>
              <w:top w:val="nil"/>
              <w:left w:val="nil"/>
              <w:bottom w:val="nil"/>
              <w:right w:val="nil"/>
            </w:tcBorders>
            <w:shd w:val="clear" w:color="auto" w:fill="auto"/>
            <w:noWrap/>
            <w:vAlign w:val="center"/>
            <w:hideMark/>
          </w:tcPr>
          <w:p w14:paraId="41C03D9D" w14:textId="6712FF0A" w:rsidR="0071182D" w:rsidRPr="00D71476" w:rsidRDefault="0071182D" w:rsidP="0071182D">
            <w:pPr>
              <w:jc w:val="center"/>
              <w:rPr>
                <w:color w:val="000000"/>
                <w:sz w:val="20"/>
                <w:szCs w:val="20"/>
              </w:rPr>
            </w:pPr>
            <w:r w:rsidRPr="00D71476">
              <w:rPr>
                <w:color w:val="000000"/>
                <w:sz w:val="20"/>
                <w:szCs w:val="20"/>
              </w:rPr>
              <w:t>1383</w:t>
            </w:r>
          </w:p>
        </w:tc>
        <w:tc>
          <w:tcPr>
            <w:tcW w:w="1008" w:type="dxa"/>
            <w:tcBorders>
              <w:top w:val="nil"/>
              <w:left w:val="nil"/>
              <w:bottom w:val="nil"/>
              <w:right w:val="nil"/>
            </w:tcBorders>
            <w:shd w:val="clear" w:color="auto" w:fill="auto"/>
            <w:noWrap/>
            <w:vAlign w:val="center"/>
            <w:hideMark/>
          </w:tcPr>
          <w:p w14:paraId="070894AB" w14:textId="496D14F3" w:rsidR="0071182D" w:rsidRPr="00D71476" w:rsidRDefault="0071182D" w:rsidP="0071182D">
            <w:pPr>
              <w:jc w:val="center"/>
              <w:rPr>
                <w:color w:val="000000"/>
                <w:sz w:val="20"/>
                <w:szCs w:val="20"/>
              </w:rPr>
            </w:pPr>
            <w:r w:rsidRPr="00D71476">
              <w:rPr>
                <w:color w:val="000000"/>
                <w:sz w:val="20"/>
                <w:szCs w:val="20"/>
              </w:rPr>
              <w:t>156</w:t>
            </w:r>
          </w:p>
        </w:tc>
        <w:tc>
          <w:tcPr>
            <w:tcW w:w="1008" w:type="dxa"/>
            <w:tcBorders>
              <w:top w:val="nil"/>
              <w:left w:val="nil"/>
              <w:bottom w:val="nil"/>
              <w:right w:val="nil"/>
            </w:tcBorders>
            <w:shd w:val="clear" w:color="auto" w:fill="auto"/>
            <w:noWrap/>
            <w:vAlign w:val="center"/>
            <w:hideMark/>
          </w:tcPr>
          <w:p w14:paraId="6F3C156C" w14:textId="699114E0" w:rsidR="0071182D" w:rsidRPr="00D71476" w:rsidRDefault="0071182D" w:rsidP="0071182D">
            <w:pPr>
              <w:jc w:val="center"/>
              <w:rPr>
                <w:color w:val="000000"/>
                <w:sz w:val="20"/>
                <w:szCs w:val="20"/>
              </w:rPr>
            </w:pPr>
            <w:r w:rsidRPr="00D71476">
              <w:rPr>
                <w:color w:val="000000"/>
                <w:sz w:val="20"/>
                <w:szCs w:val="20"/>
              </w:rPr>
              <w:t>114</w:t>
            </w:r>
          </w:p>
        </w:tc>
        <w:tc>
          <w:tcPr>
            <w:tcW w:w="1008" w:type="dxa"/>
            <w:tcBorders>
              <w:top w:val="nil"/>
              <w:left w:val="nil"/>
              <w:bottom w:val="nil"/>
              <w:right w:val="nil"/>
            </w:tcBorders>
            <w:shd w:val="clear" w:color="auto" w:fill="auto"/>
            <w:noWrap/>
            <w:vAlign w:val="center"/>
            <w:hideMark/>
          </w:tcPr>
          <w:p w14:paraId="6F0EBE00" w14:textId="4B7A8BE4" w:rsidR="0071182D" w:rsidRPr="00D71476" w:rsidRDefault="0071182D" w:rsidP="0071182D">
            <w:pPr>
              <w:jc w:val="center"/>
              <w:rPr>
                <w:color w:val="000000"/>
                <w:sz w:val="20"/>
                <w:szCs w:val="20"/>
              </w:rPr>
            </w:pPr>
            <w:r w:rsidRPr="00D71476">
              <w:rPr>
                <w:color w:val="000000"/>
                <w:sz w:val="20"/>
                <w:szCs w:val="20"/>
              </w:rPr>
              <w:t>368.6</w:t>
            </w:r>
          </w:p>
        </w:tc>
        <w:tc>
          <w:tcPr>
            <w:tcW w:w="1008" w:type="dxa"/>
            <w:tcBorders>
              <w:top w:val="nil"/>
              <w:left w:val="nil"/>
              <w:bottom w:val="nil"/>
              <w:right w:val="nil"/>
            </w:tcBorders>
            <w:shd w:val="clear" w:color="auto" w:fill="auto"/>
            <w:noWrap/>
            <w:vAlign w:val="center"/>
            <w:hideMark/>
          </w:tcPr>
          <w:p w14:paraId="239C0A40" w14:textId="6727831A" w:rsidR="0071182D" w:rsidRPr="00D71476" w:rsidRDefault="0071182D" w:rsidP="0071182D">
            <w:pPr>
              <w:jc w:val="center"/>
              <w:rPr>
                <w:color w:val="000000"/>
                <w:sz w:val="20"/>
                <w:szCs w:val="20"/>
              </w:rPr>
            </w:pPr>
            <w:r w:rsidRPr="00D71476">
              <w:rPr>
                <w:color w:val="000000"/>
                <w:sz w:val="20"/>
                <w:szCs w:val="20"/>
              </w:rPr>
              <w:t>228.1</w:t>
            </w:r>
          </w:p>
        </w:tc>
        <w:tc>
          <w:tcPr>
            <w:tcW w:w="1008" w:type="dxa"/>
            <w:tcBorders>
              <w:top w:val="nil"/>
              <w:left w:val="nil"/>
              <w:bottom w:val="nil"/>
              <w:right w:val="nil"/>
            </w:tcBorders>
            <w:shd w:val="clear" w:color="auto" w:fill="auto"/>
            <w:noWrap/>
            <w:vAlign w:val="center"/>
            <w:hideMark/>
          </w:tcPr>
          <w:p w14:paraId="344203A8" w14:textId="54C52EDC" w:rsidR="0071182D" w:rsidRPr="00D71476" w:rsidRDefault="0071182D" w:rsidP="0071182D">
            <w:pPr>
              <w:jc w:val="center"/>
              <w:rPr>
                <w:color w:val="000000"/>
                <w:sz w:val="20"/>
                <w:szCs w:val="20"/>
              </w:rPr>
            </w:pPr>
            <w:r w:rsidRPr="00D71476">
              <w:rPr>
                <w:color w:val="000000"/>
                <w:sz w:val="20"/>
                <w:szCs w:val="20"/>
              </w:rPr>
              <w:t>848.6</w:t>
            </w:r>
          </w:p>
        </w:tc>
        <w:tc>
          <w:tcPr>
            <w:tcW w:w="1224" w:type="dxa"/>
            <w:tcBorders>
              <w:top w:val="nil"/>
              <w:left w:val="nil"/>
              <w:bottom w:val="nil"/>
              <w:right w:val="nil"/>
            </w:tcBorders>
            <w:shd w:val="clear" w:color="auto" w:fill="auto"/>
            <w:noWrap/>
            <w:vAlign w:val="center"/>
            <w:hideMark/>
          </w:tcPr>
          <w:p w14:paraId="639305AB" w14:textId="3F05EE32" w:rsidR="0071182D" w:rsidRPr="00D71476" w:rsidRDefault="0071182D" w:rsidP="0071182D">
            <w:pPr>
              <w:jc w:val="center"/>
              <w:rPr>
                <w:color w:val="000000"/>
                <w:sz w:val="20"/>
                <w:szCs w:val="20"/>
              </w:rPr>
            </w:pPr>
            <w:r w:rsidRPr="00D71476">
              <w:rPr>
                <w:color w:val="000000"/>
                <w:sz w:val="20"/>
                <w:szCs w:val="20"/>
              </w:rPr>
              <w:t>2.36</w:t>
            </w:r>
          </w:p>
        </w:tc>
      </w:tr>
      <w:tr w:rsidR="0071182D" w:rsidRPr="00D71476" w14:paraId="08F3EB52" w14:textId="77777777" w:rsidTr="005B3AF6">
        <w:trPr>
          <w:trHeight w:val="320"/>
          <w:jc w:val="center"/>
        </w:trPr>
        <w:tc>
          <w:tcPr>
            <w:tcW w:w="1008" w:type="dxa"/>
            <w:tcBorders>
              <w:top w:val="nil"/>
              <w:left w:val="nil"/>
              <w:bottom w:val="nil"/>
              <w:right w:val="nil"/>
            </w:tcBorders>
            <w:shd w:val="clear" w:color="auto" w:fill="auto"/>
            <w:noWrap/>
            <w:vAlign w:val="center"/>
            <w:hideMark/>
          </w:tcPr>
          <w:p w14:paraId="22EE0948" w14:textId="66C7780C" w:rsidR="0071182D" w:rsidRPr="00D71476" w:rsidRDefault="0071182D" w:rsidP="0071182D">
            <w:pPr>
              <w:jc w:val="center"/>
              <w:rPr>
                <w:color w:val="000000"/>
                <w:sz w:val="20"/>
                <w:szCs w:val="20"/>
              </w:rPr>
            </w:pPr>
            <w:r w:rsidRPr="00D71476">
              <w:rPr>
                <w:color w:val="000000"/>
                <w:sz w:val="20"/>
                <w:szCs w:val="20"/>
              </w:rPr>
              <w:t>2010</w:t>
            </w:r>
          </w:p>
        </w:tc>
        <w:tc>
          <w:tcPr>
            <w:tcW w:w="1008" w:type="dxa"/>
            <w:tcBorders>
              <w:top w:val="nil"/>
              <w:left w:val="nil"/>
              <w:bottom w:val="nil"/>
              <w:right w:val="nil"/>
            </w:tcBorders>
            <w:shd w:val="clear" w:color="auto" w:fill="auto"/>
            <w:noWrap/>
            <w:vAlign w:val="center"/>
            <w:hideMark/>
          </w:tcPr>
          <w:p w14:paraId="20E6D777" w14:textId="1E6D4C18" w:rsidR="0071182D" w:rsidRPr="00D71476" w:rsidRDefault="0071182D" w:rsidP="0071182D">
            <w:pPr>
              <w:jc w:val="center"/>
              <w:rPr>
                <w:color w:val="000000"/>
                <w:sz w:val="20"/>
                <w:szCs w:val="20"/>
              </w:rPr>
            </w:pPr>
            <w:r w:rsidRPr="00D71476">
              <w:rPr>
                <w:color w:val="000000"/>
                <w:sz w:val="20"/>
                <w:szCs w:val="20"/>
              </w:rPr>
              <w:t>747</w:t>
            </w:r>
          </w:p>
        </w:tc>
        <w:tc>
          <w:tcPr>
            <w:tcW w:w="1008" w:type="dxa"/>
            <w:tcBorders>
              <w:top w:val="nil"/>
              <w:left w:val="nil"/>
              <w:bottom w:val="nil"/>
              <w:right w:val="nil"/>
            </w:tcBorders>
            <w:shd w:val="clear" w:color="auto" w:fill="auto"/>
            <w:noWrap/>
            <w:vAlign w:val="center"/>
            <w:hideMark/>
          </w:tcPr>
          <w:p w14:paraId="52E4AE92" w14:textId="245CD607" w:rsidR="0071182D" w:rsidRPr="00D71476" w:rsidRDefault="0071182D" w:rsidP="0071182D">
            <w:pPr>
              <w:jc w:val="center"/>
              <w:rPr>
                <w:color w:val="000000"/>
                <w:sz w:val="20"/>
                <w:szCs w:val="20"/>
              </w:rPr>
            </w:pPr>
            <w:r w:rsidRPr="00D71476">
              <w:rPr>
                <w:color w:val="000000"/>
                <w:sz w:val="20"/>
                <w:szCs w:val="20"/>
              </w:rPr>
              <w:t>105</w:t>
            </w:r>
          </w:p>
        </w:tc>
        <w:tc>
          <w:tcPr>
            <w:tcW w:w="1008" w:type="dxa"/>
            <w:tcBorders>
              <w:top w:val="nil"/>
              <w:left w:val="nil"/>
              <w:bottom w:val="nil"/>
              <w:right w:val="nil"/>
            </w:tcBorders>
            <w:shd w:val="clear" w:color="auto" w:fill="auto"/>
            <w:noWrap/>
            <w:vAlign w:val="center"/>
            <w:hideMark/>
          </w:tcPr>
          <w:p w14:paraId="2A09F5AD" w14:textId="3D37376A" w:rsidR="0071182D" w:rsidRPr="00D71476" w:rsidRDefault="0071182D" w:rsidP="0071182D">
            <w:pPr>
              <w:jc w:val="center"/>
              <w:rPr>
                <w:color w:val="000000"/>
                <w:sz w:val="20"/>
                <w:szCs w:val="20"/>
              </w:rPr>
            </w:pPr>
            <w:r w:rsidRPr="00D71476">
              <w:rPr>
                <w:color w:val="000000"/>
                <w:sz w:val="20"/>
                <w:szCs w:val="20"/>
              </w:rPr>
              <w:t>94</w:t>
            </w:r>
          </w:p>
        </w:tc>
        <w:tc>
          <w:tcPr>
            <w:tcW w:w="1008" w:type="dxa"/>
            <w:tcBorders>
              <w:top w:val="nil"/>
              <w:left w:val="nil"/>
              <w:bottom w:val="nil"/>
              <w:right w:val="nil"/>
            </w:tcBorders>
            <w:shd w:val="clear" w:color="auto" w:fill="auto"/>
            <w:noWrap/>
            <w:vAlign w:val="center"/>
            <w:hideMark/>
          </w:tcPr>
          <w:p w14:paraId="5B22B122" w14:textId="17674BFD" w:rsidR="0071182D" w:rsidRPr="00D71476" w:rsidRDefault="0071182D" w:rsidP="0071182D">
            <w:pPr>
              <w:jc w:val="center"/>
              <w:rPr>
                <w:color w:val="000000"/>
                <w:sz w:val="20"/>
                <w:szCs w:val="20"/>
              </w:rPr>
            </w:pPr>
            <w:r w:rsidRPr="00D71476">
              <w:rPr>
                <w:color w:val="000000"/>
                <w:sz w:val="20"/>
                <w:szCs w:val="20"/>
              </w:rPr>
              <w:t>169.8</w:t>
            </w:r>
          </w:p>
        </w:tc>
        <w:tc>
          <w:tcPr>
            <w:tcW w:w="1008" w:type="dxa"/>
            <w:tcBorders>
              <w:top w:val="nil"/>
              <w:left w:val="nil"/>
              <w:bottom w:val="nil"/>
              <w:right w:val="nil"/>
            </w:tcBorders>
            <w:shd w:val="clear" w:color="auto" w:fill="auto"/>
            <w:noWrap/>
            <w:vAlign w:val="center"/>
            <w:hideMark/>
          </w:tcPr>
          <w:p w14:paraId="5CF24389" w14:textId="16821C6F" w:rsidR="0071182D" w:rsidRPr="00D71476" w:rsidRDefault="0071182D" w:rsidP="0071182D">
            <w:pPr>
              <w:jc w:val="center"/>
              <w:rPr>
                <w:color w:val="000000"/>
                <w:sz w:val="20"/>
                <w:szCs w:val="20"/>
              </w:rPr>
            </w:pPr>
            <w:r w:rsidRPr="00D71476">
              <w:rPr>
                <w:color w:val="000000"/>
                <w:sz w:val="20"/>
                <w:szCs w:val="20"/>
              </w:rPr>
              <w:t>116.6</w:t>
            </w:r>
          </w:p>
        </w:tc>
        <w:tc>
          <w:tcPr>
            <w:tcW w:w="1008" w:type="dxa"/>
            <w:tcBorders>
              <w:top w:val="nil"/>
              <w:left w:val="nil"/>
              <w:bottom w:val="nil"/>
              <w:right w:val="nil"/>
            </w:tcBorders>
            <w:shd w:val="clear" w:color="auto" w:fill="auto"/>
            <w:noWrap/>
            <w:vAlign w:val="center"/>
            <w:hideMark/>
          </w:tcPr>
          <w:p w14:paraId="5515C4F9" w14:textId="6FFA537C" w:rsidR="0071182D" w:rsidRPr="00D71476" w:rsidRDefault="0071182D" w:rsidP="0071182D">
            <w:pPr>
              <w:jc w:val="center"/>
              <w:rPr>
                <w:color w:val="000000"/>
                <w:sz w:val="20"/>
                <w:szCs w:val="20"/>
              </w:rPr>
            </w:pPr>
            <w:r w:rsidRPr="00D71476">
              <w:rPr>
                <w:color w:val="000000"/>
                <w:sz w:val="20"/>
                <w:szCs w:val="20"/>
              </w:rPr>
              <w:t>288</w:t>
            </w:r>
          </w:p>
        </w:tc>
        <w:tc>
          <w:tcPr>
            <w:tcW w:w="1224" w:type="dxa"/>
            <w:tcBorders>
              <w:top w:val="nil"/>
              <w:left w:val="nil"/>
              <w:bottom w:val="nil"/>
              <w:right w:val="nil"/>
            </w:tcBorders>
            <w:shd w:val="clear" w:color="auto" w:fill="auto"/>
            <w:noWrap/>
            <w:vAlign w:val="center"/>
            <w:hideMark/>
          </w:tcPr>
          <w:p w14:paraId="3F325501" w14:textId="4B8B8B80" w:rsidR="0071182D" w:rsidRPr="00D71476" w:rsidRDefault="0071182D" w:rsidP="0071182D">
            <w:pPr>
              <w:jc w:val="center"/>
              <w:rPr>
                <w:color w:val="000000"/>
                <w:sz w:val="20"/>
                <w:szCs w:val="20"/>
              </w:rPr>
            </w:pPr>
            <w:r w:rsidRPr="00D71476">
              <w:rPr>
                <w:color w:val="000000"/>
                <w:sz w:val="20"/>
                <w:szCs w:val="20"/>
              </w:rPr>
              <w:t>1.62</w:t>
            </w:r>
          </w:p>
        </w:tc>
      </w:tr>
      <w:tr w:rsidR="0071182D" w:rsidRPr="00D71476" w14:paraId="6C0EFF3F" w14:textId="77777777" w:rsidTr="005B3AF6">
        <w:trPr>
          <w:trHeight w:val="320"/>
          <w:jc w:val="center"/>
        </w:trPr>
        <w:tc>
          <w:tcPr>
            <w:tcW w:w="1008" w:type="dxa"/>
            <w:tcBorders>
              <w:top w:val="nil"/>
              <w:left w:val="nil"/>
              <w:bottom w:val="nil"/>
              <w:right w:val="nil"/>
            </w:tcBorders>
            <w:shd w:val="clear" w:color="auto" w:fill="auto"/>
            <w:noWrap/>
            <w:vAlign w:val="center"/>
            <w:hideMark/>
          </w:tcPr>
          <w:p w14:paraId="1097681B" w14:textId="4152AF55" w:rsidR="0071182D" w:rsidRPr="00D71476" w:rsidRDefault="0071182D" w:rsidP="0071182D">
            <w:pPr>
              <w:jc w:val="center"/>
              <w:rPr>
                <w:color w:val="000000"/>
                <w:sz w:val="20"/>
                <w:szCs w:val="20"/>
              </w:rPr>
            </w:pPr>
            <w:r w:rsidRPr="00D71476">
              <w:rPr>
                <w:color w:val="000000"/>
                <w:sz w:val="20"/>
                <w:szCs w:val="20"/>
              </w:rPr>
              <w:t>2011</w:t>
            </w:r>
          </w:p>
        </w:tc>
        <w:tc>
          <w:tcPr>
            <w:tcW w:w="1008" w:type="dxa"/>
            <w:tcBorders>
              <w:top w:val="nil"/>
              <w:left w:val="nil"/>
              <w:bottom w:val="nil"/>
              <w:right w:val="nil"/>
            </w:tcBorders>
            <w:shd w:val="clear" w:color="auto" w:fill="auto"/>
            <w:noWrap/>
            <w:vAlign w:val="center"/>
            <w:hideMark/>
          </w:tcPr>
          <w:p w14:paraId="1B8199F2" w14:textId="2301EA1C" w:rsidR="0071182D" w:rsidRPr="00D71476" w:rsidRDefault="0071182D" w:rsidP="0071182D">
            <w:pPr>
              <w:jc w:val="center"/>
              <w:rPr>
                <w:color w:val="000000"/>
                <w:sz w:val="20"/>
                <w:szCs w:val="20"/>
              </w:rPr>
            </w:pPr>
            <w:r w:rsidRPr="00D71476">
              <w:rPr>
                <w:color w:val="000000"/>
                <w:sz w:val="20"/>
                <w:szCs w:val="20"/>
              </w:rPr>
              <w:t>725</w:t>
            </w:r>
          </w:p>
        </w:tc>
        <w:tc>
          <w:tcPr>
            <w:tcW w:w="1008" w:type="dxa"/>
            <w:tcBorders>
              <w:top w:val="nil"/>
              <w:left w:val="nil"/>
              <w:bottom w:val="nil"/>
              <w:right w:val="nil"/>
            </w:tcBorders>
            <w:shd w:val="clear" w:color="auto" w:fill="auto"/>
            <w:noWrap/>
            <w:vAlign w:val="center"/>
            <w:hideMark/>
          </w:tcPr>
          <w:p w14:paraId="55FB8CFD" w14:textId="6EDFD918" w:rsidR="0071182D" w:rsidRPr="00D71476" w:rsidRDefault="0071182D" w:rsidP="0071182D">
            <w:pPr>
              <w:jc w:val="center"/>
              <w:rPr>
                <w:color w:val="000000"/>
                <w:sz w:val="20"/>
                <w:szCs w:val="20"/>
              </w:rPr>
            </w:pPr>
            <w:r w:rsidRPr="00D71476">
              <w:rPr>
                <w:color w:val="000000"/>
                <w:sz w:val="20"/>
                <w:szCs w:val="20"/>
              </w:rPr>
              <w:t>209</w:t>
            </w:r>
          </w:p>
        </w:tc>
        <w:tc>
          <w:tcPr>
            <w:tcW w:w="1008" w:type="dxa"/>
            <w:tcBorders>
              <w:top w:val="nil"/>
              <w:left w:val="nil"/>
              <w:bottom w:val="nil"/>
              <w:right w:val="nil"/>
            </w:tcBorders>
            <w:shd w:val="clear" w:color="auto" w:fill="auto"/>
            <w:noWrap/>
            <w:vAlign w:val="center"/>
            <w:hideMark/>
          </w:tcPr>
          <w:p w14:paraId="2E5CA8F7" w14:textId="1D64D801" w:rsidR="0071182D" w:rsidRPr="00D71476" w:rsidRDefault="0071182D" w:rsidP="0071182D">
            <w:pPr>
              <w:jc w:val="center"/>
              <w:rPr>
                <w:color w:val="000000"/>
                <w:sz w:val="20"/>
                <w:szCs w:val="20"/>
              </w:rPr>
            </w:pPr>
            <w:r w:rsidRPr="00D71476">
              <w:rPr>
                <w:color w:val="000000"/>
                <w:sz w:val="20"/>
                <w:szCs w:val="20"/>
              </w:rPr>
              <w:t>284</w:t>
            </w:r>
          </w:p>
        </w:tc>
        <w:tc>
          <w:tcPr>
            <w:tcW w:w="1008" w:type="dxa"/>
            <w:tcBorders>
              <w:top w:val="nil"/>
              <w:left w:val="nil"/>
              <w:bottom w:val="nil"/>
              <w:right w:val="nil"/>
            </w:tcBorders>
            <w:shd w:val="clear" w:color="auto" w:fill="auto"/>
            <w:noWrap/>
            <w:vAlign w:val="center"/>
            <w:hideMark/>
          </w:tcPr>
          <w:p w14:paraId="33CAEA84" w14:textId="070C92C6" w:rsidR="0071182D" w:rsidRPr="00D71476" w:rsidRDefault="0071182D" w:rsidP="0071182D">
            <w:pPr>
              <w:jc w:val="center"/>
              <w:rPr>
                <w:color w:val="000000"/>
                <w:sz w:val="20"/>
                <w:szCs w:val="20"/>
              </w:rPr>
            </w:pPr>
            <w:r w:rsidRPr="00D71476">
              <w:rPr>
                <w:color w:val="000000"/>
                <w:sz w:val="20"/>
                <w:szCs w:val="20"/>
              </w:rPr>
              <w:t>220.1</w:t>
            </w:r>
          </w:p>
        </w:tc>
        <w:tc>
          <w:tcPr>
            <w:tcW w:w="1008" w:type="dxa"/>
            <w:tcBorders>
              <w:top w:val="nil"/>
              <w:left w:val="nil"/>
              <w:bottom w:val="nil"/>
              <w:right w:val="nil"/>
            </w:tcBorders>
            <w:shd w:val="clear" w:color="auto" w:fill="auto"/>
            <w:noWrap/>
            <w:vAlign w:val="center"/>
            <w:hideMark/>
          </w:tcPr>
          <w:p w14:paraId="0A939B2E" w14:textId="004C8317" w:rsidR="0071182D" w:rsidRPr="00D71476" w:rsidRDefault="0071182D" w:rsidP="0071182D">
            <w:pPr>
              <w:jc w:val="center"/>
              <w:rPr>
                <w:color w:val="000000"/>
                <w:sz w:val="20"/>
                <w:szCs w:val="20"/>
              </w:rPr>
            </w:pPr>
            <w:r w:rsidRPr="00D71476">
              <w:rPr>
                <w:color w:val="000000"/>
                <w:sz w:val="20"/>
                <w:szCs w:val="20"/>
              </w:rPr>
              <w:t>181.7</w:t>
            </w:r>
          </w:p>
        </w:tc>
        <w:tc>
          <w:tcPr>
            <w:tcW w:w="1008" w:type="dxa"/>
            <w:tcBorders>
              <w:top w:val="nil"/>
              <w:left w:val="nil"/>
              <w:bottom w:val="nil"/>
              <w:right w:val="nil"/>
            </w:tcBorders>
            <w:shd w:val="clear" w:color="auto" w:fill="auto"/>
            <w:noWrap/>
            <w:vAlign w:val="center"/>
            <w:hideMark/>
          </w:tcPr>
          <w:p w14:paraId="5BB4E34A" w14:textId="4A18B726" w:rsidR="0071182D" w:rsidRPr="00D71476" w:rsidRDefault="0071182D" w:rsidP="0071182D">
            <w:pPr>
              <w:jc w:val="center"/>
              <w:rPr>
                <w:color w:val="000000"/>
                <w:sz w:val="20"/>
                <w:szCs w:val="20"/>
              </w:rPr>
            </w:pPr>
            <w:r w:rsidRPr="00D71476">
              <w:rPr>
                <w:color w:val="000000"/>
                <w:sz w:val="20"/>
                <w:szCs w:val="20"/>
              </w:rPr>
              <w:t>272.7</w:t>
            </w:r>
          </w:p>
        </w:tc>
        <w:tc>
          <w:tcPr>
            <w:tcW w:w="1224" w:type="dxa"/>
            <w:tcBorders>
              <w:top w:val="nil"/>
              <w:left w:val="nil"/>
              <w:bottom w:val="nil"/>
              <w:right w:val="nil"/>
            </w:tcBorders>
            <w:shd w:val="clear" w:color="auto" w:fill="auto"/>
            <w:noWrap/>
            <w:vAlign w:val="center"/>
            <w:hideMark/>
          </w:tcPr>
          <w:p w14:paraId="458074D6" w14:textId="27705CE2" w:rsidR="0071182D" w:rsidRPr="00D71476" w:rsidRDefault="0071182D" w:rsidP="0071182D">
            <w:pPr>
              <w:jc w:val="center"/>
              <w:rPr>
                <w:color w:val="000000"/>
                <w:sz w:val="20"/>
                <w:szCs w:val="20"/>
              </w:rPr>
            </w:pPr>
            <w:r w:rsidRPr="00D71476">
              <w:rPr>
                <w:color w:val="000000"/>
                <w:sz w:val="20"/>
                <w:szCs w:val="20"/>
              </w:rPr>
              <w:t>1.05</w:t>
            </w:r>
          </w:p>
        </w:tc>
      </w:tr>
      <w:tr w:rsidR="0071182D" w:rsidRPr="00D71476" w14:paraId="79196F01" w14:textId="77777777" w:rsidTr="005B3AF6">
        <w:trPr>
          <w:trHeight w:val="320"/>
          <w:jc w:val="center"/>
        </w:trPr>
        <w:tc>
          <w:tcPr>
            <w:tcW w:w="1008" w:type="dxa"/>
            <w:tcBorders>
              <w:top w:val="nil"/>
              <w:left w:val="nil"/>
              <w:bottom w:val="nil"/>
              <w:right w:val="nil"/>
            </w:tcBorders>
            <w:shd w:val="clear" w:color="auto" w:fill="auto"/>
            <w:noWrap/>
            <w:vAlign w:val="center"/>
            <w:hideMark/>
          </w:tcPr>
          <w:p w14:paraId="1662F4FF" w14:textId="743662BF" w:rsidR="0071182D" w:rsidRPr="00D71476" w:rsidRDefault="0071182D" w:rsidP="0071182D">
            <w:pPr>
              <w:jc w:val="center"/>
              <w:rPr>
                <w:color w:val="000000"/>
                <w:sz w:val="20"/>
                <w:szCs w:val="20"/>
              </w:rPr>
            </w:pPr>
            <w:r w:rsidRPr="00D71476">
              <w:rPr>
                <w:color w:val="000000"/>
                <w:sz w:val="20"/>
                <w:szCs w:val="20"/>
              </w:rPr>
              <w:t>2012</w:t>
            </w:r>
          </w:p>
        </w:tc>
        <w:tc>
          <w:tcPr>
            <w:tcW w:w="1008" w:type="dxa"/>
            <w:tcBorders>
              <w:top w:val="nil"/>
              <w:left w:val="nil"/>
              <w:bottom w:val="nil"/>
              <w:right w:val="nil"/>
            </w:tcBorders>
            <w:shd w:val="clear" w:color="auto" w:fill="auto"/>
            <w:noWrap/>
            <w:vAlign w:val="center"/>
            <w:hideMark/>
          </w:tcPr>
          <w:p w14:paraId="6D5D9DB2" w14:textId="25AA987D" w:rsidR="0071182D" w:rsidRPr="00D71476" w:rsidRDefault="0071182D" w:rsidP="0071182D">
            <w:pPr>
              <w:jc w:val="center"/>
              <w:rPr>
                <w:color w:val="000000"/>
                <w:sz w:val="20"/>
                <w:szCs w:val="20"/>
              </w:rPr>
            </w:pPr>
            <w:r w:rsidRPr="00D71476">
              <w:rPr>
                <w:color w:val="000000"/>
                <w:sz w:val="20"/>
                <w:szCs w:val="20"/>
              </w:rPr>
              <w:t>947</w:t>
            </w:r>
          </w:p>
        </w:tc>
        <w:tc>
          <w:tcPr>
            <w:tcW w:w="1008" w:type="dxa"/>
            <w:tcBorders>
              <w:top w:val="nil"/>
              <w:left w:val="nil"/>
              <w:bottom w:val="nil"/>
              <w:right w:val="nil"/>
            </w:tcBorders>
            <w:shd w:val="clear" w:color="auto" w:fill="auto"/>
            <w:noWrap/>
            <w:vAlign w:val="center"/>
            <w:hideMark/>
          </w:tcPr>
          <w:p w14:paraId="3B77A54F" w14:textId="118C50CC" w:rsidR="0071182D" w:rsidRPr="00D71476" w:rsidRDefault="0071182D" w:rsidP="0071182D">
            <w:pPr>
              <w:jc w:val="center"/>
              <w:rPr>
                <w:color w:val="000000"/>
                <w:sz w:val="20"/>
                <w:szCs w:val="20"/>
              </w:rPr>
            </w:pPr>
            <w:r w:rsidRPr="00D71476">
              <w:rPr>
                <w:color w:val="000000"/>
                <w:sz w:val="20"/>
                <w:szCs w:val="20"/>
              </w:rPr>
              <w:t>206</w:t>
            </w:r>
          </w:p>
        </w:tc>
        <w:tc>
          <w:tcPr>
            <w:tcW w:w="1008" w:type="dxa"/>
            <w:tcBorders>
              <w:top w:val="nil"/>
              <w:left w:val="nil"/>
              <w:bottom w:val="nil"/>
              <w:right w:val="nil"/>
            </w:tcBorders>
            <w:shd w:val="clear" w:color="auto" w:fill="auto"/>
            <w:noWrap/>
            <w:vAlign w:val="center"/>
            <w:hideMark/>
          </w:tcPr>
          <w:p w14:paraId="780D940C" w14:textId="764B3687" w:rsidR="0071182D" w:rsidRPr="00D71476" w:rsidRDefault="0071182D" w:rsidP="0071182D">
            <w:pPr>
              <w:jc w:val="center"/>
              <w:rPr>
                <w:color w:val="000000"/>
                <w:sz w:val="20"/>
                <w:szCs w:val="20"/>
              </w:rPr>
            </w:pPr>
            <w:r w:rsidRPr="00D71476">
              <w:rPr>
                <w:color w:val="000000"/>
                <w:sz w:val="20"/>
                <w:szCs w:val="20"/>
              </w:rPr>
              <w:t>171</w:t>
            </w:r>
          </w:p>
        </w:tc>
        <w:tc>
          <w:tcPr>
            <w:tcW w:w="1008" w:type="dxa"/>
            <w:tcBorders>
              <w:top w:val="nil"/>
              <w:left w:val="nil"/>
              <w:bottom w:val="nil"/>
              <w:right w:val="nil"/>
            </w:tcBorders>
            <w:shd w:val="clear" w:color="auto" w:fill="auto"/>
            <w:noWrap/>
            <w:vAlign w:val="center"/>
            <w:hideMark/>
          </w:tcPr>
          <w:p w14:paraId="3BF59415" w14:textId="17ECEB04" w:rsidR="0071182D" w:rsidRPr="00D71476" w:rsidRDefault="0071182D" w:rsidP="0071182D">
            <w:pPr>
              <w:jc w:val="center"/>
              <w:rPr>
                <w:color w:val="000000"/>
                <w:sz w:val="20"/>
                <w:szCs w:val="20"/>
              </w:rPr>
            </w:pPr>
            <w:r w:rsidRPr="00D71476">
              <w:rPr>
                <w:color w:val="000000"/>
                <w:sz w:val="20"/>
                <w:szCs w:val="20"/>
              </w:rPr>
              <w:t>297.2</w:t>
            </w:r>
          </w:p>
        </w:tc>
        <w:tc>
          <w:tcPr>
            <w:tcW w:w="1008" w:type="dxa"/>
            <w:tcBorders>
              <w:top w:val="nil"/>
              <w:left w:val="nil"/>
              <w:bottom w:val="nil"/>
              <w:right w:val="nil"/>
            </w:tcBorders>
            <w:shd w:val="clear" w:color="auto" w:fill="auto"/>
            <w:noWrap/>
            <w:vAlign w:val="center"/>
            <w:hideMark/>
          </w:tcPr>
          <w:p w14:paraId="573ED00E" w14:textId="7315157F" w:rsidR="0071182D" w:rsidRPr="00D71476" w:rsidRDefault="0071182D" w:rsidP="0071182D">
            <w:pPr>
              <w:jc w:val="center"/>
              <w:rPr>
                <w:color w:val="000000"/>
                <w:sz w:val="20"/>
                <w:szCs w:val="20"/>
              </w:rPr>
            </w:pPr>
            <w:r w:rsidRPr="00D71476">
              <w:rPr>
                <w:color w:val="000000"/>
                <w:sz w:val="20"/>
                <w:szCs w:val="20"/>
              </w:rPr>
              <w:t>216.5</w:t>
            </w:r>
          </w:p>
        </w:tc>
        <w:tc>
          <w:tcPr>
            <w:tcW w:w="1008" w:type="dxa"/>
            <w:tcBorders>
              <w:top w:val="nil"/>
              <w:left w:val="nil"/>
              <w:bottom w:val="nil"/>
              <w:right w:val="nil"/>
            </w:tcBorders>
            <w:shd w:val="clear" w:color="auto" w:fill="auto"/>
            <w:noWrap/>
            <w:vAlign w:val="center"/>
            <w:hideMark/>
          </w:tcPr>
          <w:p w14:paraId="1FC08E8B" w14:textId="4C6E9233" w:rsidR="0071182D" w:rsidRPr="00D71476" w:rsidRDefault="0071182D" w:rsidP="0071182D">
            <w:pPr>
              <w:jc w:val="center"/>
              <w:rPr>
                <w:color w:val="000000"/>
                <w:sz w:val="20"/>
                <w:szCs w:val="20"/>
              </w:rPr>
            </w:pPr>
            <w:r w:rsidRPr="00D71476">
              <w:rPr>
                <w:color w:val="000000"/>
                <w:sz w:val="20"/>
                <w:szCs w:val="20"/>
              </w:rPr>
              <w:t>451.4</w:t>
            </w:r>
          </w:p>
        </w:tc>
        <w:tc>
          <w:tcPr>
            <w:tcW w:w="1224" w:type="dxa"/>
            <w:tcBorders>
              <w:top w:val="nil"/>
              <w:left w:val="nil"/>
              <w:bottom w:val="nil"/>
              <w:right w:val="nil"/>
            </w:tcBorders>
            <w:shd w:val="clear" w:color="auto" w:fill="auto"/>
            <w:noWrap/>
            <w:vAlign w:val="center"/>
            <w:hideMark/>
          </w:tcPr>
          <w:p w14:paraId="39291BBA" w14:textId="0ED2B036" w:rsidR="0071182D" w:rsidRPr="00D71476" w:rsidRDefault="0071182D" w:rsidP="0071182D">
            <w:pPr>
              <w:jc w:val="center"/>
              <w:rPr>
                <w:color w:val="000000"/>
                <w:sz w:val="20"/>
                <w:szCs w:val="20"/>
              </w:rPr>
            </w:pPr>
            <w:r w:rsidRPr="00D71476">
              <w:rPr>
                <w:color w:val="000000"/>
                <w:sz w:val="20"/>
                <w:szCs w:val="20"/>
              </w:rPr>
              <w:t>1.44</w:t>
            </w:r>
          </w:p>
        </w:tc>
      </w:tr>
      <w:tr w:rsidR="0071182D" w:rsidRPr="00D71476" w14:paraId="53D72FB4" w14:textId="77777777" w:rsidTr="005B3AF6">
        <w:trPr>
          <w:trHeight w:val="320"/>
          <w:jc w:val="center"/>
        </w:trPr>
        <w:tc>
          <w:tcPr>
            <w:tcW w:w="1008" w:type="dxa"/>
            <w:tcBorders>
              <w:top w:val="nil"/>
              <w:left w:val="nil"/>
              <w:bottom w:val="nil"/>
              <w:right w:val="nil"/>
            </w:tcBorders>
            <w:shd w:val="clear" w:color="auto" w:fill="auto"/>
            <w:noWrap/>
            <w:vAlign w:val="center"/>
            <w:hideMark/>
          </w:tcPr>
          <w:p w14:paraId="5FC481A8" w14:textId="08E564D5" w:rsidR="0071182D" w:rsidRPr="00D71476" w:rsidRDefault="0071182D" w:rsidP="0071182D">
            <w:pPr>
              <w:jc w:val="center"/>
              <w:rPr>
                <w:color w:val="000000"/>
                <w:sz w:val="20"/>
                <w:szCs w:val="20"/>
              </w:rPr>
            </w:pPr>
            <w:r w:rsidRPr="00D71476">
              <w:rPr>
                <w:color w:val="000000"/>
                <w:sz w:val="20"/>
                <w:szCs w:val="20"/>
              </w:rPr>
              <w:t>2013</w:t>
            </w:r>
          </w:p>
        </w:tc>
        <w:tc>
          <w:tcPr>
            <w:tcW w:w="1008" w:type="dxa"/>
            <w:tcBorders>
              <w:top w:val="nil"/>
              <w:left w:val="nil"/>
              <w:bottom w:val="nil"/>
              <w:right w:val="nil"/>
            </w:tcBorders>
            <w:shd w:val="clear" w:color="auto" w:fill="auto"/>
            <w:noWrap/>
            <w:vAlign w:val="center"/>
            <w:hideMark/>
          </w:tcPr>
          <w:p w14:paraId="10AEF375" w14:textId="0C3F7350" w:rsidR="0071182D" w:rsidRPr="00D71476" w:rsidRDefault="0071182D" w:rsidP="0071182D">
            <w:pPr>
              <w:jc w:val="center"/>
              <w:rPr>
                <w:color w:val="000000"/>
                <w:sz w:val="20"/>
                <w:szCs w:val="20"/>
              </w:rPr>
            </w:pPr>
            <w:r w:rsidRPr="00D71476">
              <w:rPr>
                <w:color w:val="000000"/>
                <w:sz w:val="20"/>
                <w:szCs w:val="20"/>
              </w:rPr>
              <w:t>627</w:t>
            </w:r>
          </w:p>
        </w:tc>
        <w:tc>
          <w:tcPr>
            <w:tcW w:w="1008" w:type="dxa"/>
            <w:tcBorders>
              <w:top w:val="nil"/>
              <w:left w:val="nil"/>
              <w:bottom w:val="nil"/>
              <w:right w:val="nil"/>
            </w:tcBorders>
            <w:shd w:val="clear" w:color="auto" w:fill="auto"/>
            <w:noWrap/>
            <w:vAlign w:val="center"/>
            <w:hideMark/>
          </w:tcPr>
          <w:p w14:paraId="22BE98C9" w14:textId="60285859" w:rsidR="0071182D" w:rsidRPr="00D71476" w:rsidRDefault="0071182D" w:rsidP="0071182D">
            <w:pPr>
              <w:jc w:val="center"/>
              <w:rPr>
                <w:color w:val="000000"/>
                <w:sz w:val="20"/>
                <w:szCs w:val="20"/>
              </w:rPr>
            </w:pPr>
            <w:r w:rsidRPr="00D71476">
              <w:rPr>
                <w:color w:val="000000"/>
                <w:sz w:val="20"/>
                <w:szCs w:val="20"/>
              </w:rPr>
              <w:t>152</w:t>
            </w:r>
          </w:p>
        </w:tc>
        <w:tc>
          <w:tcPr>
            <w:tcW w:w="1008" w:type="dxa"/>
            <w:tcBorders>
              <w:top w:val="nil"/>
              <w:left w:val="nil"/>
              <w:bottom w:val="nil"/>
              <w:right w:val="nil"/>
            </w:tcBorders>
            <w:shd w:val="clear" w:color="auto" w:fill="auto"/>
            <w:noWrap/>
            <w:vAlign w:val="center"/>
            <w:hideMark/>
          </w:tcPr>
          <w:p w14:paraId="04F8233A" w14:textId="47113505" w:rsidR="0071182D" w:rsidRPr="00D71476" w:rsidRDefault="0071182D" w:rsidP="0071182D">
            <w:pPr>
              <w:jc w:val="center"/>
              <w:rPr>
                <w:color w:val="000000"/>
                <w:sz w:val="20"/>
                <w:szCs w:val="20"/>
              </w:rPr>
            </w:pPr>
            <w:r w:rsidRPr="00D71476">
              <w:rPr>
                <w:color w:val="000000"/>
                <w:sz w:val="20"/>
                <w:szCs w:val="20"/>
              </w:rPr>
              <w:t>151</w:t>
            </w:r>
          </w:p>
        </w:tc>
        <w:tc>
          <w:tcPr>
            <w:tcW w:w="1008" w:type="dxa"/>
            <w:tcBorders>
              <w:top w:val="nil"/>
              <w:left w:val="nil"/>
              <w:bottom w:val="nil"/>
              <w:right w:val="nil"/>
            </w:tcBorders>
            <w:shd w:val="clear" w:color="auto" w:fill="auto"/>
            <w:noWrap/>
            <w:vAlign w:val="center"/>
            <w:hideMark/>
          </w:tcPr>
          <w:p w14:paraId="3E6C1122" w14:textId="7E2E3F2F" w:rsidR="0071182D" w:rsidRPr="00D71476" w:rsidRDefault="0071182D" w:rsidP="0071182D">
            <w:pPr>
              <w:jc w:val="center"/>
              <w:rPr>
                <w:color w:val="000000"/>
                <w:sz w:val="20"/>
                <w:szCs w:val="20"/>
              </w:rPr>
            </w:pPr>
            <w:r w:rsidRPr="00D71476">
              <w:rPr>
                <w:color w:val="000000"/>
                <w:sz w:val="20"/>
                <w:szCs w:val="20"/>
              </w:rPr>
              <w:t>139.8</w:t>
            </w:r>
          </w:p>
        </w:tc>
        <w:tc>
          <w:tcPr>
            <w:tcW w:w="1008" w:type="dxa"/>
            <w:tcBorders>
              <w:top w:val="nil"/>
              <w:left w:val="nil"/>
              <w:bottom w:val="nil"/>
              <w:right w:val="nil"/>
            </w:tcBorders>
            <w:shd w:val="clear" w:color="auto" w:fill="auto"/>
            <w:noWrap/>
            <w:vAlign w:val="center"/>
            <w:hideMark/>
          </w:tcPr>
          <w:p w14:paraId="52DA0D82" w14:textId="22F669FD" w:rsidR="0071182D" w:rsidRPr="00D71476" w:rsidRDefault="0071182D" w:rsidP="0071182D">
            <w:pPr>
              <w:jc w:val="center"/>
              <w:rPr>
                <w:color w:val="000000"/>
                <w:sz w:val="20"/>
                <w:szCs w:val="20"/>
              </w:rPr>
            </w:pPr>
            <w:r w:rsidRPr="00D71476">
              <w:rPr>
                <w:color w:val="000000"/>
                <w:sz w:val="20"/>
                <w:szCs w:val="20"/>
              </w:rPr>
              <w:t>104.3</w:t>
            </w:r>
          </w:p>
        </w:tc>
        <w:tc>
          <w:tcPr>
            <w:tcW w:w="1008" w:type="dxa"/>
            <w:tcBorders>
              <w:top w:val="nil"/>
              <w:left w:val="nil"/>
              <w:bottom w:val="nil"/>
              <w:right w:val="nil"/>
            </w:tcBorders>
            <w:shd w:val="clear" w:color="auto" w:fill="auto"/>
            <w:noWrap/>
            <w:vAlign w:val="center"/>
            <w:hideMark/>
          </w:tcPr>
          <w:p w14:paraId="12450AFF" w14:textId="3ADA8750" w:rsidR="0071182D" w:rsidRPr="00D71476" w:rsidRDefault="0071182D" w:rsidP="0071182D">
            <w:pPr>
              <w:jc w:val="center"/>
              <w:rPr>
                <w:color w:val="000000"/>
                <w:sz w:val="20"/>
                <w:szCs w:val="20"/>
              </w:rPr>
            </w:pPr>
            <w:r w:rsidRPr="00D71476">
              <w:rPr>
                <w:color w:val="000000"/>
                <w:sz w:val="20"/>
                <w:szCs w:val="20"/>
              </w:rPr>
              <w:t>199.7</w:t>
            </w:r>
          </w:p>
        </w:tc>
        <w:tc>
          <w:tcPr>
            <w:tcW w:w="1224" w:type="dxa"/>
            <w:tcBorders>
              <w:top w:val="nil"/>
              <w:left w:val="nil"/>
              <w:bottom w:val="nil"/>
              <w:right w:val="nil"/>
            </w:tcBorders>
            <w:shd w:val="clear" w:color="auto" w:fill="auto"/>
            <w:noWrap/>
            <w:vAlign w:val="center"/>
            <w:hideMark/>
          </w:tcPr>
          <w:p w14:paraId="7DC39926" w14:textId="6494AAFB" w:rsidR="0071182D" w:rsidRPr="00D71476" w:rsidRDefault="0071182D" w:rsidP="0071182D">
            <w:pPr>
              <w:jc w:val="center"/>
              <w:rPr>
                <w:color w:val="000000"/>
                <w:sz w:val="20"/>
                <w:szCs w:val="20"/>
              </w:rPr>
            </w:pPr>
            <w:r w:rsidRPr="00D71476">
              <w:rPr>
                <w:color w:val="000000"/>
                <w:sz w:val="20"/>
                <w:szCs w:val="20"/>
              </w:rPr>
              <w:t>0.92</w:t>
            </w:r>
          </w:p>
        </w:tc>
      </w:tr>
      <w:tr w:rsidR="0071182D" w:rsidRPr="00D71476" w14:paraId="06F67B42" w14:textId="77777777" w:rsidTr="005B3AF6">
        <w:trPr>
          <w:trHeight w:val="320"/>
          <w:jc w:val="center"/>
        </w:trPr>
        <w:tc>
          <w:tcPr>
            <w:tcW w:w="1008" w:type="dxa"/>
            <w:tcBorders>
              <w:top w:val="nil"/>
              <w:left w:val="nil"/>
              <w:right w:val="nil"/>
            </w:tcBorders>
            <w:shd w:val="clear" w:color="auto" w:fill="auto"/>
            <w:noWrap/>
            <w:vAlign w:val="center"/>
            <w:hideMark/>
          </w:tcPr>
          <w:p w14:paraId="014DF19F" w14:textId="0BA15D56" w:rsidR="0071182D" w:rsidRPr="00D71476" w:rsidRDefault="0071182D" w:rsidP="0071182D">
            <w:pPr>
              <w:jc w:val="center"/>
              <w:rPr>
                <w:color w:val="000000"/>
                <w:sz w:val="20"/>
                <w:szCs w:val="20"/>
              </w:rPr>
            </w:pPr>
            <w:r w:rsidRPr="00D71476">
              <w:rPr>
                <w:color w:val="000000"/>
                <w:sz w:val="20"/>
                <w:szCs w:val="20"/>
              </w:rPr>
              <w:t>2014</w:t>
            </w:r>
          </w:p>
        </w:tc>
        <w:tc>
          <w:tcPr>
            <w:tcW w:w="1008" w:type="dxa"/>
            <w:tcBorders>
              <w:top w:val="nil"/>
              <w:left w:val="nil"/>
              <w:right w:val="nil"/>
            </w:tcBorders>
            <w:shd w:val="clear" w:color="auto" w:fill="auto"/>
            <w:noWrap/>
            <w:vAlign w:val="center"/>
            <w:hideMark/>
          </w:tcPr>
          <w:p w14:paraId="263B2373" w14:textId="66A2A10C" w:rsidR="0071182D" w:rsidRPr="00D71476" w:rsidRDefault="0071182D" w:rsidP="0071182D">
            <w:pPr>
              <w:jc w:val="center"/>
              <w:rPr>
                <w:color w:val="000000"/>
                <w:sz w:val="20"/>
                <w:szCs w:val="20"/>
              </w:rPr>
            </w:pPr>
            <w:r w:rsidRPr="00D71476">
              <w:rPr>
                <w:color w:val="000000"/>
                <w:sz w:val="20"/>
                <w:szCs w:val="20"/>
              </w:rPr>
              <w:t>652</w:t>
            </w:r>
          </w:p>
        </w:tc>
        <w:tc>
          <w:tcPr>
            <w:tcW w:w="1008" w:type="dxa"/>
            <w:tcBorders>
              <w:top w:val="nil"/>
              <w:left w:val="nil"/>
              <w:right w:val="nil"/>
            </w:tcBorders>
            <w:shd w:val="clear" w:color="auto" w:fill="auto"/>
            <w:noWrap/>
            <w:vAlign w:val="center"/>
            <w:hideMark/>
          </w:tcPr>
          <w:p w14:paraId="45CBBF94" w14:textId="65248455" w:rsidR="0071182D" w:rsidRPr="00D71476" w:rsidRDefault="0071182D" w:rsidP="0071182D">
            <w:pPr>
              <w:jc w:val="center"/>
              <w:rPr>
                <w:color w:val="000000"/>
                <w:sz w:val="20"/>
                <w:szCs w:val="20"/>
              </w:rPr>
            </w:pPr>
            <w:r w:rsidRPr="00D71476">
              <w:rPr>
                <w:color w:val="000000"/>
                <w:sz w:val="20"/>
                <w:szCs w:val="20"/>
              </w:rPr>
              <w:t>90</w:t>
            </w:r>
          </w:p>
        </w:tc>
        <w:tc>
          <w:tcPr>
            <w:tcW w:w="1008" w:type="dxa"/>
            <w:tcBorders>
              <w:top w:val="nil"/>
              <w:left w:val="nil"/>
              <w:right w:val="nil"/>
            </w:tcBorders>
            <w:shd w:val="clear" w:color="auto" w:fill="auto"/>
            <w:noWrap/>
            <w:vAlign w:val="center"/>
            <w:hideMark/>
          </w:tcPr>
          <w:p w14:paraId="34817D13" w14:textId="1B16C3AC" w:rsidR="0071182D" w:rsidRPr="00D71476" w:rsidRDefault="0071182D" w:rsidP="0071182D">
            <w:pPr>
              <w:jc w:val="center"/>
              <w:rPr>
                <w:color w:val="000000"/>
                <w:sz w:val="20"/>
                <w:szCs w:val="20"/>
              </w:rPr>
            </w:pPr>
            <w:r w:rsidRPr="00D71476">
              <w:rPr>
                <w:color w:val="000000"/>
                <w:sz w:val="20"/>
                <w:szCs w:val="20"/>
              </w:rPr>
              <w:t>73</w:t>
            </w:r>
          </w:p>
        </w:tc>
        <w:tc>
          <w:tcPr>
            <w:tcW w:w="1008" w:type="dxa"/>
            <w:tcBorders>
              <w:top w:val="nil"/>
              <w:left w:val="nil"/>
              <w:right w:val="nil"/>
            </w:tcBorders>
            <w:shd w:val="clear" w:color="auto" w:fill="auto"/>
            <w:noWrap/>
            <w:vAlign w:val="center"/>
            <w:hideMark/>
          </w:tcPr>
          <w:p w14:paraId="66A81E10" w14:textId="418F95A8" w:rsidR="0071182D" w:rsidRPr="00D71476" w:rsidRDefault="0071182D" w:rsidP="0071182D">
            <w:pPr>
              <w:jc w:val="center"/>
              <w:rPr>
                <w:color w:val="000000"/>
                <w:sz w:val="20"/>
                <w:szCs w:val="20"/>
              </w:rPr>
            </w:pPr>
            <w:r w:rsidRPr="00D71476">
              <w:rPr>
                <w:color w:val="000000"/>
                <w:sz w:val="20"/>
                <w:szCs w:val="20"/>
              </w:rPr>
              <w:t>167.5</w:t>
            </w:r>
          </w:p>
        </w:tc>
        <w:tc>
          <w:tcPr>
            <w:tcW w:w="1008" w:type="dxa"/>
            <w:tcBorders>
              <w:top w:val="nil"/>
              <w:left w:val="nil"/>
              <w:right w:val="nil"/>
            </w:tcBorders>
            <w:shd w:val="clear" w:color="auto" w:fill="auto"/>
            <w:noWrap/>
            <w:vAlign w:val="center"/>
            <w:hideMark/>
          </w:tcPr>
          <w:p w14:paraId="5A9635AF" w14:textId="4066414A" w:rsidR="0071182D" w:rsidRPr="00D71476" w:rsidRDefault="0071182D" w:rsidP="0071182D">
            <w:pPr>
              <w:jc w:val="center"/>
              <w:rPr>
                <w:color w:val="000000"/>
                <w:sz w:val="20"/>
                <w:szCs w:val="20"/>
              </w:rPr>
            </w:pPr>
            <w:r w:rsidRPr="00D71476">
              <w:rPr>
                <w:color w:val="000000"/>
                <w:sz w:val="20"/>
                <w:szCs w:val="20"/>
              </w:rPr>
              <w:t>104.7</w:t>
            </w:r>
          </w:p>
        </w:tc>
        <w:tc>
          <w:tcPr>
            <w:tcW w:w="1008" w:type="dxa"/>
            <w:tcBorders>
              <w:top w:val="nil"/>
              <w:left w:val="nil"/>
              <w:right w:val="nil"/>
            </w:tcBorders>
            <w:shd w:val="clear" w:color="auto" w:fill="auto"/>
            <w:noWrap/>
            <w:vAlign w:val="center"/>
            <w:hideMark/>
          </w:tcPr>
          <w:p w14:paraId="4F966DAA" w14:textId="0F3C32D0" w:rsidR="0071182D" w:rsidRPr="00D71476" w:rsidRDefault="0071182D" w:rsidP="0071182D">
            <w:pPr>
              <w:jc w:val="center"/>
              <w:rPr>
                <w:color w:val="000000"/>
                <w:sz w:val="20"/>
                <w:szCs w:val="20"/>
              </w:rPr>
            </w:pPr>
            <w:r w:rsidRPr="00D71476">
              <w:rPr>
                <w:color w:val="000000"/>
                <w:sz w:val="20"/>
                <w:szCs w:val="20"/>
              </w:rPr>
              <w:t>361.6</w:t>
            </w:r>
          </w:p>
        </w:tc>
        <w:tc>
          <w:tcPr>
            <w:tcW w:w="1224" w:type="dxa"/>
            <w:tcBorders>
              <w:top w:val="nil"/>
              <w:left w:val="nil"/>
              <w:right w:val="nil"/>
            </w:tcBorders>
            <w:shd w:val="clear" w:color="auto" w:fill="auto"/>
            <w:noWrap/>
            <w:vAlign w:val="center"/>
            <w:hideMark/>
          </w:tcPr>
          <w:p w14:paraId="58F9EC98" w14:textId="312BE2FB" w:rsidR="0071182D" w:rsidRPr="00D71476" w:rsidRDefault="0071182D" w:rsidP="0071182D">
            <w:pPr>
              <w:jc w:val="center"/>
              <w:rPr>
                <w:color w:val="000000"/>
                <w:sz w:val="20"/>
                <w:szCs w:val="20"/>
              </w:rPr>
            </w:pPr>
            <w:r w:rsidRPr="00D71476">
              <w:rPr>
                <w:color w:val="000000"/>
                <w:sz w:val="20"/>
                <w:szCs w:val="20"/>
              </w:rPr>
              <w:t>1.86</w:t>
            </w:r>
          </w:p>
        </w:tc>
      </w:tr>
      <w:tr w:rsidR="0071182D" w:rsidRPr="00D71476" w14:paraId="17FCBE49" w14:textId="77777777" w:rsidTr="005B3AF6">
        <w:trPr>
          <w:trHeight w:val="320"/>
          <w:jc w:val="center"/>
        </w:trPr>
        <w:tc>
          <w:tcPr>
            <w:tcW w:w="1008" w:type="dxa"/>
            <w:tcBorders>
              <w:top w:val="nil"/>
              <w:left w:val="nil"/>
              <w:bottom w:val="single" w:sz="4" w:space="0" w:color="auto"/>
              <w:right w:val="nil"/>
            </w:tcBorders>
            <w:shd w:val="clear" w:color="auto" w:fill="auto"/>
            <w:noWrap/>
            <w:vAlign w:val="center"/>
            <w:hideMark/>
          </w:tcPr>
          <w:p w14:paraId="38E34601" w14:textId="169284ED" w:rsidR="0071182D" w:rsidRPr="00D71476" w:rsidRDefault="0071182D" w:rsidP="0071182D">
            <w:pPr>
              <w:jc w:val="center"/>
              <w:rPr>
                <w:color w:val="000000"/>
                <w:sz w:val="20"/>
                <w:szCs w:val="20"/>
              </w:rPr>
            </w:pPr>
            <w:r w:rsidRPr="00D71476">
              <w:rPr>
                <w:color w:val="000000"/>
                <w:sz w:val="20"/>
                <w:szCs w:val="20"/>
              </w:rPr>
              <w:t>2015*</w:t>
            </w:r>
          </w:p>
        </w:tc>
        <w:tc>
          <w:tcPr>
            <w:tcW w:w="1008" w:type="dxa"/>
            <w:tcBorders>
              <w:top w:val="nil"/>
              <w:left w:val="nil"/>
              <w:bottom w:val="single" w:sz="4" w:space="0" w:color="auto"/>
              <w:right w:val="nil"/>
            </w:tcBorders>
            <w:shd w:val="clear" w:color="auto" w:fill="auto"/>
            <w:noWrap/>
            <w:vAlign w:val="center"/>
            <w:hideMark/>
          </w:tcPr>
          <w:p w14:paraId="02016298" w14:textId="07F1CE2D" w:rsidR="0071182D" w:rsidRPr="00D71476" w:rsidRDefault="0071182D" w:rsidP="0071182D">
            <w:pPr>
              <w:jc w:val="center"/>
              <w:rPr>
                <w:color w:val="000000"/>
                <w:sz w:val="20"/>
                <w:szCs w:val="20"/>
              </w:rPr>
            </w:pPr>
            <w:r w:rsidRPr="00D71476">
              <w:rPr>
                <w:color w:val="000000"/>
                <w:sz w:val="20"/>
                <w:szCs w:val="20"/>
              </w:rPr>
              <w:t>754</w:t>
            </w:r>
          </w:p>
        </w:tc>
        <w:tc>
          <w:tcPr>
            <w:tcW w:w="1008" w:type="dxa"/>
            <w:tcBorders>
              <w:top w:val="nil"/>
              <w:left w:val="nil"/>
              <w:bottom w:val="single" w:sz="4" w:space="0" w:color="auto"/>
              <w:right w:val="nil"/>
            </w:tcBorders>
            <w:shd w:val="clear" w:color="auto" w:fill="auto"/>
            <w:noWrap/>
            <w:vAlign w:val="center"/>
            <w:hideMark/>
          </w:tcPr>
          <w:p w14:paraId="0A30069D" w14:textId="49016F2B" w:rsidR="0071182D" w:rsidRPr="00D71476" w:rsidRDefault="0071182D" w:rsidP="0071182D">
            <w:pPr>
              <w:jc w:val="center"/>
              <w:rPr>
                <w:color w:val="000000"/>
                <w:sz w:val="20"/>
                <w:szCs w:val="20"/>
              </w:rPr>
            </w:pPr>
            <w:r w:rsidRPr="00D71476">
              <w:rPr>
                <w:color w:val="000000"/>
                <w:sz w:val="20"/>
                <w:szCs w:val="20"/>
              </w:rPr>
              <w:t>103</w:t>
            </w:r>
          </w:p>
        </w:tc>
        <w:tc>
          <w:tcPr>
            <w:tcW w:w="1008" w:type="dxa"/>
            <w:tcBorders>
              <w:top w:val="nil"/>
              <w:left w:val="nil"/>
              <w:bottom w:val="single" w:sz="4" w:space="0" w:color="auto"/>
              <w:right w:val="nil"/>
            </w:tcBorders>
            <w:shd w:val="clear" w:color="auto" w:fill="auto"/>
            <w:noWrap/>
            <w:vAlign w:val="center"/>
            <w:hideMark/>
          </w:tcPr>
          <w:p w14:paraId="6F7A5AA6" w14:textId="7FB4EDC7" w:rsidR="0071182D" w:rsidRPr="00D71476" w:rsidRDefault="0071182D" w:rsidP="0071182D">
            <w:pPr>
              <w:jc w:val="center"/>
              <w:rPr>
                <w:color w:val="000000"/>
                <w:sz w:val="20"/>
                <w:szCs w:val="20"/>
              </w:rPr>
            </w:pPr>
            <w:r w:rsidRPr="00D71476">
              <w:rPr>
                <w:color w:val="000000"/>
                <w:sz w:val="20"/>
                <w:szCs w:val="20"/>
              </w:rPr>
              <w:t>69</w:t>
            </w:r>
          </w:p>
        </w:tc>
        <w:tc>
          <w:tcPr>
            <w:tcW w:w="1008" w:type="dxa"/>
            <w:tcBorders>
              <w:top w:val="nil"/>
              <w:left w:val="nil"/>
              <w:bottom w:val="single" w:sz="4" w:space="0" w:color="auto"/>
              <w:right w:val="nil"/>
            </w:tcBorders>
            <w:shd w:val="clear" w:color="auto" w:fill="auto"/>
            <w:noWrap/>
            <w:vAlign w:val="center"/>
            <w:hideMark/>
          </w:tcPr>
          <w:p w14:paraId="43F48A2E" w14:textId="7FE6F89F" w:rsidR="0071182D" w:rsidRPr="00D71476" w:rsidRDefault="0071182D" w:rsidP="0071182D">
            <w:pPr>
              <w:jc w:val="center"/>
              <w:rPr>
                <w:color w:val="000000"/>
                <w:sz w:val="20"/>
                <w:szCs w:val="20"/>
              </w:rPr>
            </w:pPr>
            <w:r w:rsidRPr="00D71476">
              <w:rPr>
                <w:color w:val="000000"/>
                <w:sz w:val="20"/>
                <w:szCs w:val="20"/>
              </w:rPr>
              <w:t>211.9</w:t>
            </w:r>
          </w:p>
        </w:tc>
        <w:tc>
          <w:tcPr>
            <w:tcW w:w="1008" w:type="dxa"/>
            <w:tcBorders>
              <w:top w:val="nil"/>
              <w:left w:val="nil"/>
              <w:bottom w:val="single" w:sz="4" w:space="0" w:color="auto"/>
              <w:right w:val="nil"/>
            </w:tcBorders>
            <w:shd w:val="clear" w:color="auto" w:fill="auto"/>
            <w:noWrap/>
            <w:vAlign w:val="center"/>
            <w:hideMark/>
          </w:tcPr>
          <w:p w14:paraId="1765E965" w14:textId="68131760" w:rsidR="0071182D" w:rsidRPr="00D71476" w:rsidRDefault="0071182D" w:rsidP="0071182D">
            <w:pPr>
              <w:jc w:val="center"/>
              <w:rPr>
                <w:color w:val="000000"/>
                <w:sz w:val="20"/>
                <w:szCs w:val="20"/>
              </w:rPr>
            </w:pPr>
            <w:r w:rsidRPr="00D71476">
              <w:rPr>
                <w:color w:val="000000"/>
                <w:sz w:val="20"/>
                <w:szCs w:val="20"/>
              </w:rPr>
              <w:t>122.1</w:t>
            </w:r>
          </w:p>
        </w:tc>
        <w:tc>
          <w:tcPr>
            <w:tcW w:w="1008" w:type="dxa"/>
            <w:tcBorders>
              <w:top w:val="nil"/>
              <w:left w:val="nil"/>
              <w:bottom w:val="single" w:sz="4" w:space="0" w:color="auto"/>
              <w:right w:val="nil"/>
            </w:tcBorders>
            <w:shd w:val="clear" w:color="auto" w:fill="auto"/>
            <w:noWrap/>
            <w:vAlign w:val="center"/>
            <w:hideMark/>
          </w:tcPr>
          <w:p w14:paraId="3BB783A2" w14:textId="79909AC2" w:rsidR="0071182D" w:rsidRPr="00D71476" w:rsidRDefault="0071182D" w:rsidP="0071182D">
            <w:pPr>
              <w:jc w:val="center"/>
              <w:rPr>
                <w:color w:val="000000"/>
                <w:sz w:val="20"/>
                <w:szCs w:val="20"/>
              </w:rPr>
            </w:pPr>
            <w:r w:rsidRPr="00D71476">
              <w:rPr>
                <w:color w:val="000000"/>
                <w:sz w:val="20"/>
                <w:szCs w:val="20"/>
              </w:rPr>
              <w:t>627.5</w:t>
            </w:r>
          </w:p>
        </w:tc>
        <w:tc>
          <w:tcPr>
            <w:tcW w:w="1224" w:type="dxa"/>
            <w:tcBorders>
              <w:top w:val="nil"/>
              <w:left w:val="nil"/>
              <w:bottom w:val="single" w:sz="4" w:space="0" w:color="auto"/>
              <w:right w:val="nil"/>
            </w:tcBorders>
            <w:shd w:val="clear" w:color="auto" w:fill="auto"/>
            <w:noWrap/>
            <w:vAlign w:val="center"/>
            <w:hideMark/>
          </w:tcPr>
          <w:p w14:paraId="0A41C3AF" w14:textId="50DDC9D3" w:rsidR="0071182D" w:rsidRPr="00D71476" w:rsidRDefault="0071182D" w:rsidP="0071182D">
            <w:pPr>
              <w:jc w:val="center"/>
              <w:rPr>
                <w:color w:val="000000"/>
                <w:sz w:val="20"/>
                <w:szCs w:val="20"/>
              </w:rPr>
            </w:pPr>
            <w:r w:rsidRPr="00D71476">
              <w:rPr>
                <w:color w:val="000000"/>
                <w:sz w:val="20"/>
                <w:szCs w:val="20"/>
              </w:rPr>
              <w:t>2.06</w:t>
            </w:r>
          </w:p>
        </w:tc>
      </w:tr>
    </w:tbl>
    <w:p w14:paraId="34C676C3" w14:textId="0516CA72" w:rsidR="005B3AF6" w:rsidRDefault="005B3AF6" w:rsidP="005B3AF6">
      <w:pPr>
        <w:ind w:left="720"/>
        <w:rPr>
          <w:color w:val="333333"/>
          <w:sz w:val="20"/>
          <w:szCs w:val="20"/>
          <w:shd w:val="clear" w:color="auto" w:fill="FFFFFF"/>
        </w:rPr>
      </w:pPr>
      <w:r w:rsidRPr="00D71476">
        <w:rPr>
          <w:b/>
          <w:bCs/>
          <w:color w:val="333333"/>
          <w:sz w:val="20"/>
          <w:szCs w:val="20"/>
          <w:shd w:val="clear" w:color="auto" w:fill="FFFFFF"/>
        </w:rPr>
        <w:t>Table 8:</w:t>
      </w:r>
      <w:r w:rsidRPr="00D71476">
        <w:rPr>
          <w:color w:val="333333"/>
          <w:sz w:val="20"/>
          <w:szCs w:val="20"/>
          <w:shd w:val="clear" w:color="auto" w:fill="FFFFFF"/>
        </w:rPr>
        <w:t xml:space="preserve"> Effective number of breeders (</w:t>
      </w:r>
      <w:r w:rsidRPr="00D71476">
        <w:rPr>
          <w:i/>
          <w:iCs/>
          <w:color w:val="333333"/>
          <w:sz w:val="20"/>
          <w:szCs w:val="20"/>
          <w:shd w:val="clear" w:color="auto" w:fill="FFFFFF"/>
        </w:rPr>
        <w:t>Nb</w:t>
      </w:r>
      <w:r w:rsidRPr="00D71476">
        <w:rPr>
          <w:color w:val="333333"/>
          <w:sz w:val="20"/>
          <w:szCs w:val="20"/>
          <w:shd w:val="clear" w:color="auto" w:fill="FFFFFF"/>
        </w:rPr>
        <w:t xml:space="preserve">) per parent year as estimated by </w:t>
      </w:r>
      <w:proofErr w:type="spellStart"/>
      <w:r w:rsidRPr="00D71476">
        <w:rPr>
          <w:color w:val="333333"/>
          <w:sz w:val="20"/>
          <w:szCs w:val="20"/>
          <w:shd w:val="clear" w:color="auto" w:fill="FFFFFF"/>
        </w:rPr>
        <w:t>NeEstimator</w:t>
      </w:r>
      <w:proofErr w:type="spellEnd"/>
      <w:r w:rsidRPr="00D71476">
        <w:rPr>
          <w:color w:val="333333"/>
          <w:sz w:val="20"/>
          <w:szCs w:val="20"/>
          <w:shd w:val="clear" w:color="auto" w:fill="FFFFFF"/>
        </w:rPr>
        <w:t xml:space="preserve"> v2.1. Number of candidate parents (</w:t>
      </w:r>
      <w:proofErr w:type="spellStart"/>
      <w:r w:rsidRPr="00D71476">
        <w:rPr>
          <w:i/>
          <w:iCs/>
          <w:color w:val="333333"/>
          <w:sz w:val="20"/>
          <w:szCs w:val="20"/>
          <w:shd w:val="clear" w:color="auto" w:fill="FFFFFF"/>
        </w:rPr>
        <w:t>n</w:t>
      </w:r>
      <w:r w:rsidRPr="00D71476">
        <w:rPr>
          <w:i/>
          <w:iCs/>
          <w:color w:val="333333"/>
          <w:sz w:val="20"/>
          <w:szCs w:val="20"/>
          <w:shd w:val="clear" w:color="auto" w:fill="FFFFFF"/>
          <w:vertAlign w:val="subscript"/>
        </w:rPr>
        <w:t>cand</w:t>
      </w:r>
      <w:proofErr w:type="spellEnd"/>
      <w:r w:rsidRPr="00D71476">
        <w:rPr>
          <w:color w:val="333333"/>
          <w:sz w:val="20"/>
          <w:szCs w:val="20"/>
          <w:shd w:val="clear" w:color="auto" w:fill="FFFFFF"/>
        </w:rPr>
        <w:t xml:space="preserve">) is the number of salmon released above the </w:t>
      </w:r>
      <w:r w:rsidR="00B8490A">
        <w:rPr>
          <w:color w:val="333333"/>
          <w:sz w:val="20"/>
          <w:szCs w:val="20"/>
          <w:shd w:val="clear" w:color="auto" w:fill="FFFFFF"/>
        </w:rPr>
        <w:t>Cougar Dam</w:t>
      </w:r>
      <w:r w:rsidRPr="00D71476">
        <w:rPr>
          <w:color w:val="333333"/>
          <w:sz w:val="20"/>
          <w:szCs w:val="20"/>
          <w:shd w:val="clear" w:color="auto" w:fill="FFFFFF"/>
        </w:rPr>
        <w:t xml:space="preserve"> in a given year that were sampled, and successfully genotyped, </w:t>
      </w:r>
      <w:proofErr w:type="spellStart"/>
      <w:r w:rsidRPr="00D71476">
        <w:rPr>
          <w:i/>
          <w:iCs/>
          <w:color w:val="333333"/>
          <w:sz w:val="20"/>
          <w:szCs w:val="20"/>
          <w:shd w:val="clear" w:color="auto" w:fill="FFFFFF"/>
        </w:rPr>
        <w:t>n</w:t>
      </w:r>
      <w:r w:rsidRPr="00D71476">
        <w:rPr>
          <w:i/>
          <w:iCs/>
          <w:color w:val="333333"/>
          <w:sz w:val="20"/>
          <w:szCs w:val="20"/>
          <w:shd w:val="clear" w:color="auto" w:fill="FFFFFF"/>
          <w:vertAlign w:val="subscript"/>
        </w:rPr>
        <w:t>success</w:t>
      </w:r>
      <w:proofErr w:type="spellEnd"/>
      <w:r w:rsidRPr="00D71476">
        <w:rPr>
          <w:color w:val="333333"/>
          <w:sz w:val="20"/>
          <w:szCs w:val="20"/>
          <w:shd w:val="clear" w:color="auto" w:fill="FFFFFF"/>
        </w:rPr>
        <w:t xml:space="preserve"> is the number of candidate parents with one or more offspring in the pedigree. </w:t>
      </w:r>
      <w:proofErr w:type="spellStart"/>
      <w:r w:rsidRPr="00D71476">
        <w:rPr>
          <w:i/>
          <w:iCs/>
          <w:color w:val="333333"/>
          <w:sz w:val="20"/>
          <w:szCs w:val="20"/>
          <w:shd w:val="clear" w:color="auto" w:fill="FFFFFF"/>
        </w:rPr>
        <w:t>n</w:t>
      </w:r>
      <w:r w:rsidRPr="00D71476">
        <w:rPr>
          <w:i/>
          <w:iCs/>
          <w:color w:val="333333"/>
          <w:sz w:val="20"/>
          <w:szCs w:val="20"/>
          <w:shd w:val="clear" w:color="auto" w:fill="FFFFFF"/>
          <w:vertAlign w:val="subscript"/>
        </w:rPr>
        <w:t>offspring</w:t>
      </w:r>
      <w:proofErr w:type="spellEnd"/>
      <w:r w:rsidRPr="00D71476">
        <w:rPr>
          <w:color w:val="333333"/>
          <w:sz w:val="20"/>
          <w:szCs w:val="20"/>
          <w:shd w:val="clear" w:color="auto" w:fill="FFFFFF"/>
        </w:rPr>
        <w:t xml:space="preserve"> is the number of offspring assigned to candidate parents released above the dam that parent year. Upper and lower 95% confidence intervals based on jack-knife are provided. Finally the Nb : </w:t>
      </w:r>
      <w:proofErr w:type="spellStart"/>
      <w:r w:rsidRPr="00D71476">
        <w:rPr>
          <w:i/>
          <w:iCs/>
          <w:color w:val="333333"/>
          <w:sz w:val="20"/>
          <w:szCs w:val="20"/>
          <w:shd w:val="clear" w:color="auto" w:fill="FFFFFF"/>
        </w:rPr>
        <w:t>n</w:t>
      </w:r>
      <w:r w:rsidRPr="00D71476">
        <w:rPr>
          <w:i/>
          <w:iCs/>
          <w:color w:val="333333"/>
          <w:sz w:val="20"/>
          <w:szCs w:val="20"/>
          <w:shd w:val="clear" w:color="auto" w:fill="FFFFFF"/>
          <w:vertAlign w:val="subscript"/>
        </w:rPr>
        <w:t>succes</w:t>
      </w:r>
      <w:proofErr w:type="spellEnd"/>
      <w:r w:rsidRPr="00D71476">
        <w:rPr>
          <w:color w:val="333333"/>
          <w:sz w:val="20"/>
          <w:szCs w:val="20"/>
          <w:shd w:val="clear" w:color="auto" w:fill="FFFFFF"/>
        </w:rPr>
        <w:t xml:space="preserve"> ratio is the Nb estimate divided by the number of successful breeders.</w:t>
      </w:r>
    </w:p>
    <w:p w14:paraId="0320DFFE" w14:textId="1F3DBB96" w:rsidR="00A06A19" w:rsidRPr="00D71476" w:rsidRDefault="00A06A19" w:rsidP="005B3AF6">
      <w:pPr>
        <w:ind w:left="720"/>
        <w:rPr>
          <w:sz w:val="20"/>
          <w:szCs w:val="20"/>
        </w:rPr>
      </w:pPr>
      <w:r w:rsidRPr="00D71476">
        <w:rPr>
          <w:rStyle w:val="Emphasis"/>
          <w:color w:val="333333"/>
          <w:sz w:val="20"/>
          <w:szCs w:val="20"/>
          <w:shd w:val="clear" w:color="auto" w:fill="FFFFFF"/>
        </w:rPr>
        <w:t>* Note that 2015 estimates do not include potential year 6 offspring. However we expect these offspring to contribute very little to TLF (~2%)</w:t>
      </w:r>
    </w:p>
    <w:p w14:paraId="35D5A2DA" w14:textId="77777777" w:rsidR="005B3AF6" w:rsidRPr="00D71476" w:rsidRDefault="005B3AF6" w:rsidP="00D92125">
      <w:pPr>
        <w:spacing w:line="360" w:lineRule="auto"/>
        <w:rPr>
          <w:u w:val="single"/>
        </w:rPr>
      </w:pPr>
    </w:p>
    <w:p w14:paraId="1EC516F5" w14:textId="3CC6E896" w:rsidR="00D92125" w:rsidRPr="00D71476" w:rsidRDefault="00D92125" w:rsidP="00D92125">
      <w:pPr>
        <w:spacing w:line="360" w:lineRule="auto"/>
        <w:rPr>
          <w:u w:val="single"/>
        </w:rPr>
      </w:pPr>
      <w:r w:rsidRPr="00D71476">
        <w:rPr>
          <w:u w:val="single"/>
        </w:rPr>
        <w:t>Predictors of Fitness</w:t>
      </w:r>
    </w:p>
    <w:p w14:paraId="0A0E76A5" w14:textId="34D1772C" w:rsidR="00D92125" w:rsidRPr="00D71476" w:rsidRDefault="006D5CC7" w:rsidP="00D92125">
      <w:pPr>
        <w:spacing w:line="360" w:lineRule="auto"/>
      </w:pPr>
      <w:r>
        <w:rPr>
          <w:i/>
          <w:iCs/>
        </w:rPr>
        <w:t>Generalized Linear Mixed Modeling</w:t>
      </w:r>
    </w:p>
    <w:p w14:paraId="7B3860C2" w14:textId="2684B9A0" w:rsidR="006D5CC7" w:rsidRDefault="00DA3BD9" w:rsidP="006D5CC7">
      <w:pPr>
        <w:spacing w:after="112" w:line="360" w:lineRule="auto"/>
        <w:ind w:firstLine="720"/>
        <w:rPr>
          <w:i/>
          <w:iCs/>
        </w:rPr>
      </w:pPr>
      <w:r>
        <w:rPr>
          <w:color w:val="000000" w:themeColor="text1"/>
        </w:rPr>
        <w:t>We did not find evidence of strong multicollinearity among the evaluated predictors</w:t>
      </w:r>
      <w:r w:rsidR="0014653B">
        <w:rPr>
          <w:color w:val="000000" w:themeColor="text1"/>
        </w:rPr>
        <w:t xml:space="preserve"> of TLF</w:t>
      </w:r>
      <w:r w:rsidR="00D46780">
        <w:rPr>
          <w:color w:val="000000" w:themeColor="text1"/>
        </w:rPr>
        <w:t>, and included all predictors at the start of model selection</w:t>
      </w:r>
      <w:r>
        <w:rPr>
          <w:color w:val="000000" w:themeColor="text1"/>
        </w:rPr>
        <w:t xml:space="preserve">. </w:t>
      </w:r>
      <w:r w:rsidR="00D46780">
        <w:rPr>
          <w:color w:val="000000" w:themeColor="text1"/>
        </w:rPr>
        <w:t xml:space="preserve">Modeling the effect of </w:t>
      </w:r>
      <w:r w:rsidR="00D46780">
        <w:rPr>
          <w:i/>
          <w:iCs/>
          <w:color w:val="000000" w:themeColor="text1"/>
        </w:rPr>
        <w:t>release group density</w:t>
      </w:r>
      <w:r w:rsidR="00D46780">
        <w:rPr>
          <w:color w:val="000000" w:themeColor="text1"/>
        </w:rPr>
        <w:t xml:space="preserve"> as a second order polynomial provided a marginally better fit to the data than modeling </w:t>
      </w:r>
      <w:r w:rsidR="00D46780">
        <w:rPr>
          <w:i/>
          <w:iCs/>
          <w:color w:val="000000" w:themeColor="text1"/>
        </w:rPr>
        <w:t>release group density</w:t>
      </w:r>
      <w:r w:rsidR="00D46780">
        <w:rPr>
          <w:color w:val="000000" w:themeColor="text1"/>
        </w:rPr>
        <w:t xml:space="preserve"> as a linear predictor, but all other predictors were modeled as linear effects. The best</w:t>
      </w:r>
      <w:r w:rsidR="006D5CC7">
        <w:rPr>
          <w:color w:val="000000" w:themeColor="text1"/>
        </w:rPr>
        <w:t xml:space="preserve"> random effects structure </w:t>
      </w:r>
      <w:r w:rsidR="00D46780">
        <w:rPr>
          <w:color w:val="000000" w:themeColor="text1"/>
        </w:rPr>
        <w:t>according to AIC</w:t>
      </w:r>
      <w:r w:rsidR="006D5CC7">
        <w:rPr>
          <w:color w:val="000000" w:themeColor="text1"/>
        </w:rPr>
        <w:t xml:space="preserve"> included random intercepts for both </w:t>
      </w:r>
      <w:r w:rsidR="006D5CC7">
        <w:rPr>
          <w:i/>
          <w:iCs/>
          <w:color w:val="000000" w:themeColor="text1"/>
        </w:rPr>
        <w:t xml:space="preserve">year </w:t>
      </w:r>
      <w:r w:rsidR="006D5CC7">
        <w:rPr>
          <w:color w:val="000000" w:themeColor="text1"/>
        </w:rPr>
        <w:t xml:space="preserve">and </w:t>
      </w:r>
      <w:r w:rsidR="006D5CC7">
        <w:rPr>
          <w:i/>
          <w:iCs/>
          <w:color w:val="000000" w:themeColor="text1"/>
        </w:rPr>
        <w:t>release group.</w:t>
      </w:r>
      <w:r w:rsidR="006D5CC7">
        <w:rPr>
          <w:color w:val="000000" w:themeColor="text1"/>
        </w:rPr>
        <w:t xml:space="preserve"> </w:t>
      </w:r>
      <w:r>
        <w:rPr>
          <w:color w:val="000000" w:themeColor="text1"/>
        </w:rPr>
        <w:t xml:space="preserve">After model selection of fixed effects, four predictors and two interactions were included in the final model: </w:t>
      </w:r>
      <w:r>
        <w:rPr>
          <w:i/>
          <w:iCs/>
        </w:rPr>
        <w:t>sex, origin, Julian day of release, annual sex ratio</w:t>
      </w:r>
      <w:r>
        <w:t xml:space="preserve">, </w:t>
      </w:r>
      <w:r w:rsidRPr="00DA3BD9">
        <w:rPr>
          <w:i/>
          <w:iCs/>
        </w:rPr>
        <w:t>sex*origin</w:t>
      </w:r>
      <w:r>
        <w:t xml:space="preserve"> and </w:t>
      </w:r>
      <w:r>
        <w:rPr>
          <w:i/>
          <w:iCs/>
        </w:rPr>
        <w:t>sex*annual sex ratio</w:t>
      </w:r>
      <w:r w:rsidR="00D46780">
        <w:rPr>
          <w:i/>
          <w:iCs/>
        </w:rPr>
        <w:t xml:space="preserve">. </w:t>
      </w:r>
      <w:r w:rsidR="00D46780">
        <w:t>Parameter estimates and their standard errors, as well as significance testing for each predictor retained in the final model is presented</w:t>
      </w:r>
      <w:r>
        <w:rPr>
          <w:i/>
          <w:iCs/>
        </w:rPr>
        <w:t xml:space="preserve"> </w:t>
      </w:r>
      <w:r w:rsidR="00D46780">
        <w:t xml:space="preserve">in </w:t>
      </w:r>
      <w:r>
        <w:t>Table 9</w:t>
      </w:r>
      <w:r>
        <w:rPr>
          <w:i/>
          <w:iCs/>
        </w:rPr>
        <w:t>.</w:t>
      </w:r>
    </w:p>
    <w:p w14:paraId="05006ABF" w14:textId="2D95F027" w:rsidR="00D7409D" w:rsidRDefault="00D7409D" w:rsidP="006D5CC7">
      <w:pPr>
        <w:spacing w:after="112" w:line="360" w:lineRule="auto"/>
        <w:ind w:firstLine="720"/>
        <w:rPr>
          <w:i/>
          <w:iCs/>
        </w:rPr>
      </w:pPr>
    </w:p>
    <w:p w14:paraId="6C2AD724" w14:textId="428C6B27" w:rsidR="00796EB3" w:rsidRDefault="00796EB3" w:rsidP="006D5CC7">
      <w:pPr>
        <w:spacing w:after="112" w:line="360" w:lineRule="auto"/>
        <w:ind w:firstLine="720"/>
        <w:rPr>
          <w:i/>
          <w:iCs/>
        </w:rPr>
      </w:pPr>
    </w:p>
    <w:p w14:paraId="1FF78060" w14:textId="7504A81B" w:rsidR="00796EB3" w:rsidRDefault="00796EB3" w:rsidP="006D5CC7">
      <w:pPr>
        <w:spacing w:after="112" w:line="360" w:lineRule="auto"/>
        <w:ind w:firstLine="720"/>
        <w:rPr>
          <w:i/>
          <w:iCs/>
        </w:rPr>
      </w:pPr>
    </w:p>
    <w:p w14:paraId="4EB20DB7" w14:textId="77777777" w:rsidR="00796EB3" w:rsidRDefault="00796EB3" w:rsidP="006D5CC7">
      <w:pPr>
        <w:spacing w:after="112" w:line="360" w:lineRule="auto"/>
        <w:ind w:firstLine="720"/>
        <w:rPr>
          <w:i/>
          <w:i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5"/>
        <w:gridCol w:w="1080"/>
        <w:gridCol w:w="1080"/>
        <w:gridCol w:w="1080"/>
        <w:gridCol w:w="1223"/>
      </w:tblGrid>
      <w:tr w:rsidR="00DA3BD9" w:rsidRPr="005F41AF" w14:paraId="1D87E7A4" w14:textId="77777777" w:rsidTr="005F41AF">
        <w:trPr>
          <w:jc w:val="center"/>
        </w:trPr>
        <w:tc>
          <w:tcPr>
            <w:tcW w:w="3325" w:type="dxa"/>
            <w:tcBorders>
              <w:top w:val="single" w:sz="4" w:space="0" w:color="auto"/>
              <w:bottom w:val="single" w:sz="4" w:space="0" w:color="auto"/>
            </w:tcBorders>
            <w:shd w:val="clear" w:color="auto" w:fill="E7E6E6" w:themeFill="background2"/>
          </w:tcPr>
          <w:p w14:paraId="249725AF" w14:textId="77777777" w:rsidR="00DA3BD9" w:rsidRPr="005F41AF" w:rsidRDefault="00DA3BD9" w:rsidP="00A67FCF">
            <w:pPr>
              <w:spacing w:after="112" w:line="259" w:lineRule="auto"/>
              <w:rPr>
                <w:b/>
                <w:bCs/>
                <w:sz w:val="20"/>
                <w:szCs w:val="20"/>
              </w:rPr>
            </w:pPr>
            <w:r w:rsidRPr="005F41AF">
              <w:rPr>
                <w:b/>
                <w:bCs/>
                <w:sz w:val="20"/>
                <w:szCs w:val="20"/>
              </w:rPr>
              <w:lastRenderedPageBreak/>
              <w:t>Fixed effects</w:t>
            </w:r>
          </w:p>
        </w:tc>
        <w:tc>
          <w:tcPr>
            <w:tcW w:w="1080" w:type="dxa"/>
            <w:tcBorders>
              <w:top w:val="single" w:sz="4" w:space="0" w:color="auto"/>
              <w:bottom w:val="single" w:sz="4" w:space="0" w:color="auto"/>
            </w:tcBorders>
            <w:shd w:val="clear" w:color="auto" w:fill="E7E6E6" w:themeFill="background2"/>
          </w:tcPr>
          <w:p w14:paraId="558D7D38" w14:textId="77777777" w:rsidR="00DA3BD9" w:rsidRPr="005F41AF" w:rsidRDefault="00DA3BD9" w:rsidP="00A67FCF">
            <w:pPr>
              <w:spacing w:after="112" w:line="259" w:lineRule="auto"/>
              <w:jc w:val="center"/>
              <w:rPr>
                <w:b/>
                <w:bCs/>
                <w:sz w:val="20"/>
                <w:szCs w:val="20"/>
              </w:rPr>
            </w:pPr>
            <w:r w:rsidRPr="005F41AF">
              <w:rPr>
                <w:b/>
                <w:bCs/>
                <w:sz w:val="20"/>
                <w:szCs w:val="20"/>
              </w:rPr>
              <w:t>β</w:t>
            </w:r>
          </w:p>
        </w:tc>
        <w:tc>
          <w:tcPr>
            <w:tcW w:w="1080" w:type="dxa"/>
            <w:tcBorders>
              <w:top w:val="single" w:sz="4" w:space="0" w:color="auto"/>
              <w:bottom w:val="single" w:sz="4" w:space="0" w:color="auto"/>
            </w:tcBorders>
            <w:shd w:val="clear" w:color="auto" w:fill="E7E6E6" w:themeFill="background2"/>
          </w:tcPr>
          <w:p w14:paraId="3009B499" w14:textId="77777777" w:rsidR="00DA3BD9" w:rsidRPr="005F41AF" w:rsidRDefault="00DA3BD9" w:rsidP="00A67FCF">
            <w:pPr>
              <w:jc w:val="center"/>
              <w:rPr>
                <w:b/>
                <w:bCs/>
                <w:sz w:val="20"/>
                <w:szCs w:val="20"/>
              </w:rPr>
            </w:pPr>
            <w:proofErr w:type="spellStart"/>
            <w:r w:rsidRPr="005F41AF">
              <w:rPr>
                <w:b/>
                <w:bCs/>
                <w:sz w:val="20"/>
                <w:szCs w:val="20"/>
              </w:rPr>
              <w:t>s.e</w:t>
            </w:r>
            <w:proofErr w:type="spellEnd"/>
          </w:p>
        </w:tc>
        <w:tc>
          <w:tcPr>
            <w:tcW w:w="1080" w:type="dxa"/>
            <w:tcBorders>
              <w:top w:val="single" w:sz="4" w:space="0" w:color="auto"/>
              <w:bottom w:val="single" w:sz="4" w:space="0" w:color="auto"/>
            </w:tcBorders>
            <w:shd w:val="clear" w:color="auto" w:fill="E7E6E6" w:themeFill="background2"/>
          </w:tcPr>
          <w:p w14:paraId="7F621098" w14:textId="77777777" w:rsidR="00DA3BD9" w:rsidRPr="005F41AF" w:rsidRDefault="00DA3BD9" w:rsidP="00A67FCF">
            <w:pPr>
              <w:jc w:val="center"/>
              <w:rPr>
                <w:b/>
                <w:bCs/>
                <w:sz w:val="20"/>
                <w:szCs w:val="20"/>
              </w:rPr>
            </w:pPr>
            <w:r w:rsidRPr="005F41AF">
              <w:rPr>
                <w:b/>
                <w:bCs/>
                <w:sz w:val="20"/>
                <w:szCs w:val="20"/>
              </w:rPr>
              <w:t>LRT</w:t>
            </w:r>
          </w:p>
          <w:p w14:paraId="70238E34" w14:textId="77777777" w:rsidR="00DA3BD9" w:rsidRPr="005F41AF" w:rsidRDefault="00DA3BD9" w:rsidP="00A67FCF">
            <w:pPr>
              <w:jc w:val="center"/>
              <w:rPr>
                <w:b/>
                <w:bCs/>
                <w:sz w:val="20"/>
                <w:szCs w:val="20"/>
              </w:rPr>
            </w:pPr>
            <w:r w:rsidRPr="005F41AF">
              <w:rPr>
                <w:b/>
                <w:bCs/>
                <w:sz w:val="20"/>
                <w:szCs w:val="20"/>
              </w:rPr>
              <w:t>p-value</w:t>
            </w:r>
          </w:p>
        </w:tc>
        <w:tc>
          <w:tcPr>
            <w:tcW w:w="1223" w:type="dxa"/>
            <w:tcBorders>
              <w:top w:val="single" w:sz="4" w:space="0" w:color="auto"/>
              <w:bottom w:val="single" w:sz="4" w:space="0" w:color="auto"/>
            </w:tcBorders>
            <w:shd w:val="clear" w:color="auto" w:fill="E7E6E6" w:themeFill="background2"/>
          </w:tcPr>
          <w:p w14:paraId="1F134BD1" w14:textId="77777777" w:rsidR="00DA3BD9" w:rsidRPr="005F41AF" w:rsidRDefault="00DA3BD9" w:rsidP="00A67FCF">
            <w:pPr>
              <w:jc w:val="center"/>
              <w:rPr>
                <w:b/>
                <w:bCs/>
                <w:sz w:val="20"/>
                <w:szCs w:val="20"/>
              </w:rPr>
            </w:pPr>
            <w:r w:rsidRPr="005F41AF">
              <w:rPr>
                <w:b/>
                <w:bCs/>
                <w:sz w:val="20"/>
                <w:szCs w:val="20"/>
              </w:rPr>
              <w:t>Wald</w:t>
            </w:r>
          </w:p>
          <w:p w14:paraId="42504C32" w14:textId="77777777" w:rsidR="00DA3BD9" w:rsidRPr="005F41AF" w:rsidRDefault="00DA3BD9" w:rsidP="00A67FCF">
            <w:pPr>
              <w:jc w:val="center"/>
              <w:rPr>
                <w:b/>
                <w:bCs/>
                <w:sz w:val="20"/>
                <w:szCs w:val="20"/>
              </w:rPr>
            </w:pPr>
            <w:r w:rsidRPr="005F41AF">
              <w:rPr>
                <w:b/>
                <w:bCs/>
                <w:sz w:val="20"/>
                <w:szCs w:val="20"/>
              </w:rPr>
              <w:t>p-value</w:t>
            </w:r>
          </w:p>
        </w:tc>
      </w:tr>
      <w:tr w:rsidR="00DA3BD9" w:rsidRPr="005F41AF" w14:paraId="7EF0CF4A" w14:textId="77777777" w:rsidTr="005F41AF">
        <w:trPr>
          <w:jc w:val="center"/>
        </w:trPr>
        <w:tc>
          <w:tcPr>
            <w:tcW w:w="3325" w:type="dxa"/>
            <w:tcBorders>
              <w:top w:val="single" w:sz="4" w:space="0" w:color="auto"/>
            </w:tcBorders>
          </w:tcPr>
          <w:p w14:paraId="01CE5161" w14:textId="77777777" w:rsidR="00DA3BD9" w:rsidRPr="005F41AF" w:rsidRDefault="00DA3BD9" w:rsidP="00A67FCF">
            <w:pPr>
              <w:spacing w:after="112" w:line="259" w:lineRule="auto"/>
              <w:rPr>
                <w:sz w:val="20"/>
                <w:szCs w:val="20"/>
              </w:rPr>
            </w:pPr>
            <w:r w:rsidRPr="005F41AF">
              <w:rPr>
                <w:sz w:val="20"/>
                <w:szCs w:val="20"/>
              </w:rPr>
              <w:t>(Intercept)</w:t>
            </w:r>
          </w:p>
        </w:tc>
        <w:tc>
          <w:tcPr>
            <w:tcW w:w="1080" w:type="dxa"/>
            <w:tcBorders>
              <w:top w:val="single" w:sz="4" w:space="0" w:color="auto"/>
            </w:tcBorders>
          </w:tcPr>
          <w:p w14:paraId="63149EB3" w14:textId="06AACA95" w:rsidR="00DA3BD9" w:rsidRPr="005F41AF" w:rsidRDefault="005F41AF" w:rsidP="005F41AF">
            <w:pPr>
              <w:jc w:val="center"/>
              <w:rPr>
                <w:color w:val="000000"/>
                <w:sz w:val="20"/>
                <w:szCs w:val="20"/>
              </w:rPr>
            </w:pPr>
            <w:r w:rsidRPr="005F41AF">
              <w:rPr>
                <w:color w:val="000000"/>
                <w:sz w:val="20"/>
                <w:szCs w:val="20"/>
              </w:rPr>
              <w:t>-1.343</w:t>
            </w:r>
          </w:p>
        </w:tc>
        <w:tc>
          <w:tcPr>
            <w:tcW w:w="1080" w:type="dxa"/>
            <w:tcBorders>
              <w:top w:val="single" w:sz="4" w:space="0" w:color="auto"/>
            </w:tcBorders>
          </w:tcPr>
          <w:p w14:paraId="2919162B" w14:textId="1A7EA70B" w:rsidR="00DA3BD9" w:rsidRPr="005F41AF" w:rsidRDefault="005F41AF" w:rsidP="005F41AF">
            <w:pPr>
              <w:jc w:val="center"/>
              <w:rPr>
                <w:color w:val="000000"/>
                <w:sz w:val="20"/>
                <w:szCs w:val="20"/>
              </w:rPr>
            </w:pPr>
            <w:r w:rsidRPr="005F41AF">
              <w:rPr>
                <w:color w:val="000000"/>
                <w:sz w:val="20"/>
                <w:szCs w:val="20"/>
              </w:rPr>
              <w:t>0.208</w:t>
            </w:r>
          </w:p>
        </w:tc>
        <w:tc>
          <w:tcPr>
            <w:tcW w:w="1080" w:type="dxa"/>
            <w:tcBorders>
              <w:top w:val="single" w:sz="4" w:space="0" w:color="auto"/>
            </w:tcBorders>
          </w:tcPr>
          <w:p w14:paraId="427431A2" w14:textId="77777777" w:rsidR="00DA3BD9" w:rsidRPr="005F41AF" w:rsidRDefault="00DA3BD9" w:rsidP="00A67FCF">
            <w:pPr>
              <w:spacing w:after="112" w:line="259" w:lineRule="auto"/>
              <w:jc w:val="center"/>
              <w:rPr>
                <w:sz w:val="20"/>
                <w:szCs w:val="20"/>
              </w:rPr>
            </w:pPr>
          </w:p>
        </w:tc>
        <w:tc>
          <w:tcPr>
            <w:tcW w:w="1223" w:type="dxa"/>
            <w:tcBorders>
              <w:top w:val="single" w:sz="4" w:space="0" w:color="auto"/>
            </w:tcBorders>
          </w:tcPr>
          <w:p w14:paraId="7EA0EEA9" w14:textId="77777777" w:rsidR="00DA3BD9" w:rsidRPr="005F41AF" w:rsidRDefault="00DA3BD9" w:rsidP="00A67FCF">
            <w:pPr>
              <w:spacing w:after="112" w:line="259" w:lineRule="auto"/>
              <w:jc w:val="center"/>
              <w:rPr>
                <w:sz w:val="20"/>
                <w:szCs w:val="20"/>
              </w:rPr>
            </w:pPr>
          </w:p>
        </w:tc>
      </w:tr>
      <w:tr w:rsidR="00DA3BD9" w:rsidRPr="005F41AF" w14:paraId="3A1C7E68" w14:textId="77777777" w:rsidTr="005F41AF">
        <w:trPr>
          <w:jc w:val="center"/>
        </w:trPr>
        <w:tc>
          <w:tcPr>
            <w:tcW w:w="3325" w:type="dxa"/>
          </w:tcPr>
          <w:p w14:paraId="774D3A7F" w14:textId="05D433B8" w:rsidR="00DA3BD9" w:rsidRPr="005F41AF" w:rsidRDefault="00DA3BD9" w:rsidP="00A67FCF">
            <w:pPr>
              <w:spacing w:after="112" w:line="259" w:lineRule="auto"/>
              <w:rPr>
                <w:sz w:val="20"/>
                <w:szCs w:val="20"/>
              </w:rPr>
            </w:pPr>
            <w:r w:rsidRPr="005F41AF">
              <w:rPr>
                <w:i/>
                <w:iCs/>
                <w:sz w:val="20"/>
                <w:szCs w:val="20"/>
              </w:rPr>
              <w:t>sex</w:t>
            </w:r>
            <w:r w:rsidRPr="005F41AF">
              <w:rPr>
                <w:sz w:val="20"/>
                <w:szCs w:val="20"/>
              </w:rPr>
              <w:t>[male]</w:t>
            </w:r>
          </w:p>
        </w:tc>
        <w:tc>
          <w:tcPr>
            <w:tcW w:w="1080" w:type="dxa"/>
          </w:tcPr>
          <w:p w14:paraId="68CA1AA3" w14:textId="3C38686B" w:rsidR="00DA3BD9" w:rsidRPr="005F41AF" w:rsidRDefault="005F41AF" w:rsidP="005F41AF">
            <w:pPr>
              <w:jc w:val="center"/>
              <w:rPr>
                <w:color w:val="000000"/>
                <w:sz w:val="20"/>
                <w:szCs w:val="20"/>
              </w:rPr>
            </w:pPr>
            <w:r w:rsidRPr="005F41AF">
              <w:rPr>
                <w:color w:val="000000"/>
                <w:sz w:val="20"/>
                <w:szCs w:val="20"/>
              </w:rPr>
              <w:t>-0.150</w:t>
            </w:r>
          </w:p>
        </w:tc>
        <w:tc>
          <w:tcPr>
            <w:tcW w:w="1080" w:type="dxa"/>
          </w:tcPr>
          <w:p w14:paraId="2C6CCCD6" w14:textId="755897A3" w:rsidR="00DA3BD9" w:rsidRPr="005F41AF" w:rsidRDefault="005F41AF" w:rsidP="005F41AF">
            <w:pPr>
              <w:jc w:val="center"/>
              <w:rPr>
                <w:color w:val="000000"/>
                <w:sz w:val="20"/>
                <w:szCs w:val="20"/>
              </w:rPr>
            </w:pPr>
            <w:r w:rsidRPr="005F41AF">
              <w:rPr>
                <w:color w:val="000000"/>
                <w:sz w:val="20"/>
                <w:szCs w:val="20"/>
              </w:rPr>
              <w:t>0.082</w:t>
            </w:r>
          </w:p>
        </w:tc>
        <w:tc>
          <w:tcPr>
            <w:tcW w:w="1080" w:type="dxa"/>
          </w:tcPr>
          <w:p w14:paraId="64FAFD9D" w14:textId="77777777" w:rsidR="00DA3BD9" w:rsidRPr="005F41AF" w:rsidRDefault="00DA3BD9" w:rsidP="00A67FCF">
            <w:pPr>
              <w:spacing w:after="112" w:line="259" w:lineRule="auto"/>
              <w:jc w:val="center"/>
              <w:rPr>
                <w:sz w:val="20"/>
                <w:szCs w:val="20"/>
              </w:rPr>
            </w:pPr>
          </w:p>
        </w:tc>
        <w:tc>
          <w:tcPr>
            <w:tcW w:w="1223" w:type="dxa"/>
          </w:tcPr>
          <w:p w14:paraId="0BE06201" w14:textId="2476E0EF" w:rsidR="00DA3BD9" w:rsidRPr="005F41AF" w:rsidRDefault="005F41AF" w:rsidP="005F41AF">
            <w:pPr>
              <w:jc w:val="center"/>
              <w:rPr>
                <w:color w:val="000000"/>
                <w:sz w:val="20"/>
                <w:szCs w:val="20"/>
              </w:rPr>
            </w:pPr>
            <w:r w:rsidRPr="005F41AF">
              <w:rPr>
                <w:color w:val="000000"/>
                <w:sz w:val="20"/>
                <w:szCs w:val="20"/>
              </w:rPr>
              <w:t>0.066</w:t>
            </w:r>
          </w:p>
        </w:tc>
      </w:tr>
      <w:tr w:rsidR="00DA3BD9" w:rsidRPr="005F41AF" w14:paraId="0BA81EF8" w14:textId="77777777" w:rsidTr="005F41AF">
        <w:trPr>
          <w:jc w:val="center"/>
        </w:trPr>
        <w:tc>
          <w:tcPr>
            <w:tcW w:w="3325" w:type="dxa"/>
          </w:tcPr>
          <w:p w14:paraId="6FA22D1C" w14:textId="682A78BC" w:rsidR="00DA3BD9" w:rsidRPr="005F41AF" w:rsidRDefault="00DA3BD9" w:rsidP="00A67FCF">
            <w:pPr>
              <w:spacing w:after="112" w:line="259" w:lineRule="auto"/>
              <w:rPr>
                <w:sz w:val="20"/>
                <w:szCs w:val="20"/>
              </w:rPr>
            </w:pPr>
            <w:r w:rsidRPr="005F41AF">
              <w:rPr>
                <w:i/>
                <w:iCs/>
                <w:sz w:val="20"/>
                <w:szCs w:val="20"/>
              </w:rPr>
              <w:t>origin</w:t>
            </w:r>
            <w:r w:rsidR="005F41AF" w:rsidRPr="005F41AF">
              <w:rPr>
                <w:sz w:val="20"/>
                <w:szCs w:val="20"/>
              </w:rPr>
              <w:t>[NOR]</w:t>
            </w:r>
          </w:p>
        </w:tc>
        <w:tc>
          <w:tcPr>
            <w:tcW w:w="1080" w:type="dxa"/>
          </w:tcPr>
          <w:p w14:paraId="3BA970ED" w14:textId="2AD2AC4D" w:rsidR="00DA3BD9" w:rsidRPr="005F41AF" w:rsidRDefault="005F41AF" w:rsidP="005F41AF">
            <w:pPr>
              <w:jc w:val="center"/>
              <w:rPr>
                <w:color w:val="000000"/>
                <w:sz w:val="20"/>
                <w:szCs w:val="20"/>
              </w:rPr>
            </w:pPr>
            <w:r w:rsidRPr="005F41AF">
              <w:rPr>
                <w:color w:val="000000"/>
                <w:sz w:val="20"/>
                <w:szCs w:val="20"/>
              </w:rPr>
              <w:t>0.446</w:t>
            </w:r>
          </w:p>
        </w:tc>
        <w:tc>
          <w:tcPr>
            <w:tcW w:w="1080" w:type="dxa"/>
          </w:tcPr>
          <w:p w14:paraId="6E5E0159" w14:textId="3FDAEF2D" w:rsidR="00DA3BD9" w:rsidRPr="005F41AF" w:rsidRDefault="005F41AF" w:rsidP="005F41AF">
            <w:pPr>
              <w:jc w:val="center"/>
              <w:rPr>
                <w:color w:val="000000"/>
                <w:sz w:val="20"/>
                <w:szCs w:val="20"/>
              </w:rPr>
            </w:pPr>
            <w:r w:rsidRPr="005F41AF">
              <w:rPr>
                <w:color w:val="000000"/>
                <w:sz w:val="20"/>
                <w:szCs w:val="20"/>
              </w:rPr>
              <w:t>0.132</w:t>
            </w:r>
          </w:p>
        </w:tc>
        <w:tc>
          <w:tcPr>
            <w:tcW w:w="1080" w:type="dxa"/>
          </w:tcPr>
          <w:p w14:paraId="27669797" w14:textId="77777777" w:rsidR="00DA3BD9" w:rsidRPr="005F41AF" w:rsidRDefault="00DA3BD9" w:rsidP="00A67FCF">
            <w:pPr>
              <w:spacing w:after="112" w:line="259" w:lineRule="auto"/>
              <w:jc w:val="center"/>
              <w:rPr>
                <w:sz w:val="20"/>
                <w:szCs w:val="20"/>
              </w:rPr>
            </w:pPr>
          </w:p>
        </w:tc>
        <w:tc>
          <w:tcPr>
            <w:tcW w:w="1223" w:type="dxa"/>
          </w:tcPr>
          <w:p w14:paraId="25D230D5" w14:textId="5C9FB379" w:rsidR="00DA3BD9" w:rsidRPr="005F41AF" w:rsidRDefault="005F41AF" w:rsidP="005F41AF">
            <w:pPr>
              <w:jc w:val="center"/>
              <w:rPr>
                <w:b/>
                <w:bCs/>
                <w:color w:val="000000"/>
                <w:sz w:val="20"/>
                <w:szCs w:val="20"/>
              </w:rPr>
            </w:pPr>
            <w:r w:rsidRPr="005F41AF">
              <w:rPr>
                <w:b/>
                <w:bCs/>
                <w:color w:val="000000"/>
                <w:sz w:val="20"/>
                <w:szCs w:val="20"/>
              </w:rPr>
              <w:t>0.001</w:t>
            </w:r>
          </w:p>
        </w:tc>
      </w:tr>
      <w:tr w:rsidR="00DA3BD9" w:rsidRPr="005F41AF" w14:paraId="25F94233" w14:textId="77777777" w:rsidTr="005F41AF">
        <w:trPr>
          <w:jc w:val="center"/>
        </w:trPr>
        <w:tc>
          <w:tcPr>
            <w:tcW w:w="3325" w:type="dxa"/>
          </w:tcPr>
          <w:p w14:paraId="5C0B3950" w14:textId="4BE6362E" w:rsidR="00DA3BD9" w:rsidRPr="005F41AF" w:rsidRDefault="00DA3BD9" w:rsidP="00A67FCF">
            <w:pPr>
              <w:spacing w:after="112" w:line="259" w:lineRule="auto"/>
              <w:rPr>
                <w:i/>
                <w:iCs/>
                <w:sz w:val="20"/>
                <w:szCs w:val="20"/>
              </w:rPr>
            </w:pPr>
            <w:r w:rsidRPr="005F41AF">
              <w:rPr>
                <w:i/>
                <w:iCs/>
                <w:sz w:val="20"/>
                <w:szCs w:val="20"/>
              </w:rPr>
              <w:t>Julian Day of release</w:t>
            </w:r>
          </w:p>
        </w:tc>
        <w:tc>
          <w:tcPr>
            <w:tcW w:w="1080" w:type="dxa"/>
          </w:tcPr>
          <w:p w14:paraId="35A286CF" w14:textId="58270110" w:rsidR="00DA3BD9" w:rsidRPr="005F41AF" w:rsidRDefault="005F41AF" w:rsidP="005F41AF">
            <w:pPr>
              <w:jc w:val="center"/>
              <w:rPr>
                <w:color w:val="000000"/>
                <w:sz w:val="20"/>
                <w:szCs w:val="20"/>
              </w:rPr>
            </w:pPr>
            <w:r w:rsidRPr="005F41AF">
              <w:rPr>
                <w:color w:val="000000"/>
                <w:sz w:val="20"/>
                <w:szCs w:val="20"/>
              </w:rPr>
              <w:t>-0.004</w:t>
            </w:r>
          </w:p>
        </w:tc>
        <w:tc>
          <w:tcPr>
            <w:tcW w:w="1080" w:type="dxa"/>
          </w:tcPr>
          <w:p w14:paraId="371A7763" w14:textId="10B9A038" w:rsidR="00DA3BD9" w:rsidRPr="005F41AF" w:rsidRDefault="005F41AF" w:rsidP="005F41AF">
            <w:pPr>
              <w:jc w:val="center"/>
              <w:rPr>
                <w:color w:val="000000"/>
                <w:sz w:val="20"/>
                <w:szCs w:val="20"/>
              </w:rPr>
            </w:pPr>
            <w:r w:rsidRPr="005F41AF">
              <w:rPr>
                <w:color w:val="000000"/>
                <w:sz w:val="20"/>
                <w:szCs w:val="20"/>
              </w:rPr>
              <w:t>0.001</w:t>
            </w:r>
          </w:p>
        </w:tc>
        <w:tc>
          <w:tcPr>
            <w:tcW w:w="1080" w:type="dxa"/>
          </w:tcPr>
          <w:p w14:paraId="0D62CFAF" w14:textId="27A193B9" w:rsidR="00DA3BD9" w:rsidRPr="005F41AF" w:rsidRDefault="005F41AF" w:rsidP="00A67FCF">
            <w:pPr>
              <w:spacing w:after="112" w:line="259" w:lineRule="auto"/>
              <w:jc w:val="center"/>
              <w:rPr>
                <w:b/>
                <w:bCs/>
                <w:sz w:val="20"/>
                <w:szCs w:val="20"/>
              </w:rPr>
            </w:pPr>
            <w:r w:rsidRPr="005F41AF">
              <w:rPr>
                <w:b/>
                <w:bCs/>
                <w:sz w:val="20"/>
                <w:szCs w:val="20"/>
              </w:rPr>
              <w:t>0.004</w:t>
            </w:r>
          </w:p>
        </w:tc>
        <w:tc>
          <w:tcPr>
            <w:tcW w:w="1223" w:type="dxa"/>
          </w:tcPr>
          <w:p w14:paraId="22C62153" w14:textId="4D0D3085" w:rsidR="00DA3BD9" w:rsidRPr="005F41AF" w:rsidRDefault="005F41AF" w:rsidP="005F41AF">
            <w:pPr>
              <w:jc w:val="center"/>
              <w:rPr>
                <w:b/>
                <w:bCs/>
                <w:color w:val="000000"/>
                <w:sz w:val="20"/>
                <w:szCs w:val="20"/>
              </w:rPr>
            </w:pPr>
            <w:r w:rsidRPr="005F41AF">
              <w:rPr>
                <w:b/>
                <w:bCs/>
                <w:color w:val="000000"/>
                <w:sz w:val="20"/>
                <w:szCs w:val="20"/>
              </w:rPr>
              <w:t>0.003</w:t>
            </w:r>
          </w:p>
        </w:tc>
      </w:tr>
      <w:tr w:rsidR="00DA3BD9" w:rsidRPr="005F41AF" w14:paraId="4A727E6D" w14:textId="77777777" w:rsidTr="005F41AF">
        <w:trPr>
          <w:jc w:val="center"/>
        </w:trPr>
        <w:tc>
          <w:tcPr>
            <w:tcW w:w="3325" w:type="dxa"/>
          </w:tcPr>
          <w:p w14:paraId="722A1E8A" w14:textId="77777777" w:rsidR="00DA3BD9" w:rsidRPr="005F41AF" w:rsidRDefault="00DA3BD9" w:rsidP="00A67FCF">
            <w:pPr>
              <w:spacing w:after="112" w:line="259" w:lineRule="auto"/>
              <w:rPr>
                <w:i/>
                <w:iCs/>
                <w:sz w:val="20"/>
                <w:szCs w:val="20"/>
              </w:rPr>
            </w:pPr>
            <w:r w:rsidRPr="005F41AF">
              <w:rPr>
                <w:i/>
                <w:iCs/>
                <w:sz w:val="20"/>
                <w:szCs w:val="20"/>
              </w:rPr>
              <w:t>annual sex ratio</w:t>
            </w:r>
          </w:p>
        </w:tc>
        <w:tc>
          <w:tcPr>
            <w:tcW w:w="1080" w:type="dxa"/>
          </w:tcPr>
          <w:p w14:paraId="54E28E44" w14:textId="111CA7CE" w:rsidR="00DA3BD9" w:rsidRPr="005F41AF" w:rsidRDefault="005F41AF" w:rsidP="005F41AF">
            <w:pPr>
              <w:jc w:val="center"/>
              <w:rPr>
                <w:color w:val="000000"/>
                <w:sz w:val="20"/>
                <w:szCs w:val="20"/>
              </w:rPr>
            </w:pPr>
            <w:r w:rsidRPr="005F41AF">
              <w:rPr>
                <w:color w:val="000000"/>
                <w:sz w:val="20"/>
                <w:szCs w:val="20"/>
              </w:rPr>
              <w:t>1.042</w:t>
            </w:r>
          </w:p>
        </w:tc>
        <w:tc>
          <w:tcPr>
            <w:tcW w:w="1080" w:type="dxa"/>
          </w:tcPr>
          <w:p w14:paraId="1278A38B" w14:textId="44DE4350" w:rsidR="00DA3BD9" w:rsidRPr="005F41AF" w:rsidRDefault="005F41AF" w:rsidP="005F41AF">
            <w:pPr>
              <w:jc w:val="center"/>
              <w:rPr>
                <w:color w:val="000000"/>
                <w:sz w:val="20"/>
                <w:szCs w:val="20"/>
              </w:rPr>
            </w:pPr>
            <w:r w:rsidRPr="005F41AF">
              <w:rPr>
                <w:color w:val="000000"/>
                <w:sz w:val="20"/>
                <w:szCs w:val="20"/>
              </w:rPr>
              <w:t>0.501</w:t>
            </w:r>
          </w:p>
        </w:tc>
        <w:tc>
          <w:tcPr>
            <w:tcW w:w="1080" w:type="dxa"/>
          </w:tcPr>
          <w:p w14:paraId="3926C0FF" w14:textId="77777777" w:rsidR="00DA3BD9" w:rsidRPr="005F41AF" w:rsidRDefault="00DA3BD9" w:rsidP="00A67FCF">
            <w:pPr>
              <w:spacing w:after="112" w:line="259" w:lineRule="auto"/>
              <w:jc w:val="center"/>
              <w:rPr>
                <w:sz w:val="20"/>
                <w:szCs w:val="20"/>
              </w:rPr>
            </w:pPr>
          </w:p>
        </w:tc>
        <w:tc>
          <w:tcPr>
            <w:tcW w:w="1223" w:type="dxa"/>
          </w:tcPr>
          <w:p w14:paraId="1EC6C4A4" w14:textId="6E1248E7" w:rsidR="00DA3BD9" w:rsidRPr="005F41AF" w:rsidRDefault="005F41AF" w:rsidP="005F41AF">
            <w:pPr>
              <w:jc w:val="center"/>
              <w:rPr>
                <w:b/>
                <w:bCs/>
                <w:color w:val="000000"/>
                <w:sz w:val="20"/>
                <w:szCs w:val="20"/>
              </w:rPr>
            </w:pPr>
            <w:r w:rsidRPr="005F41AF">
              <w:rPr>
                <w:b/>
                <w:bCs/>
                <w:color w:val="000000"/>
                <w:sz w:val="20"/>
                <w:szCs w:val="20"/>
              </w:rPr>
              <w:t>0.038</w:t>
            </w:r>
          </w:p>
        </w:tc>
      </w:tr>
      <w:tr w:rsidR="00DA3BD9" w:rsidRPr="005F41AF" w14:paraId="6E2E9B55" w14:textId="77777777" w:rsidTr="005F41AF">
        <w:trPr>
          <w:jc w:val="center"/>
        </w:trPr>
        <w:tc>
          <w:tcPr>
            <w:tcW w:w="3325" w:type="dxa"/>
          </w:tcPr>
          <w:p w14:paraId="28CA7C33" w14:textId="1A14A1F9" w:rsidR="00DA3BD9" w:rsidRPr="005F41AF" w:rsidRDefault="00DA3BD9" w:rsidP="00A67FCF">
            <w:pPr>
              <w:spacing w:after="112" w:line="259" w:lineRule="auto"/>
              <w:rPr>
                <w:i/>
                <w:iCs/>
                <w:sz w:val="20"/>
                <w:szCs w:val="20"/>
              </w:rPr>
            </w:pPr>
            <w:r w:rsidRPr="005F41AF">
              <w:rPr>
                <w:i/>
                <w:iCs/>
                <w:sz w:val="20"/>
                <w:szCs w:val="20"/>
              </w:rPr>
              <w:t>sex</w:t>
            </w:r>
            <w:r w:rsidRPr="005F41AF">
              <w:rPr>
                <w:sz w:val="20"/>
                <w:szCs w:val="20"/>
              </w:rPr>
              <w:t xml:space="preserve">[male] * </w:t>
            </w:r>
            <w:r w:rsidRPr="005F41AF">
              <w:rPr>
                <w:i/>
                <w:iCs/>
                <w:sz w:val="20"/>
                <w:szCs w:val="20"/>
              </w:rPr>
              <w:t>origin</w:t>
            </w:r>
            <w:r w:rsidRPr="005F41AF">
              <w:rPr>
                <w:sz w:val="20"/>
                <w:szCs w:val="20"/>
              </w:rPr>
              <w:t>[NOR]</w:t>
            </w:r>
          </w:p>
        </w:tc>
        <w:tc>
          <w:tcPr>
            <w:tcW w:w="1080" w:type="dxa"/>
          </w:tcPr>
          <w:p w14:paraId="7B0B760F" w14:textId="518FEB7D" w:rsidR="00DA3BD9" w:rsidRPr="005F41AF" w:rsidRDefault="005F41AF" w:rsidP="005F41AF">
            <w:pPr>
              <w:jc w:val="center"/>
              <w:rPr>
                <w:color w:val="000000"/>
                <w:sz w:val="20"/>
                <w:szCs w:val="20"/>
              </w:rPr>
            </w:pPr>
            <w:r w:rsidRPr="005F41AF">
              <w:rPr>
                <w:color w:val="000000"/>
                <w:sz w:val="20"/>
                <w:szCs w:val="20"/>
              </w:rPr>
              <w:t>0.293</w:t>
            </w:r>
          </w:p>
        </w:tc>
        <w:tc>
          <w:tcPr>
            <w:tcW w:w="1080" w:type="dxa"/>
          </w:tcPr>
          <w:p w14:paraId="01BD0CDF" w14:textId="51DE7ED5" w:rsidR="00DA3BD9" w:rsidRPr="005F41AF" w:rsidRDefault="005F41AF" w:rsidP="005F41AF">
            <w:pPr>
              <w:jc w:val="center"/>
              <w:rPr>
                <w:color w:val="000000"/>
                <w:sz w:val="20"/>
                <w:szCs w:val="20"/>
              </w:rPr>
            </w:pPr>
            <w:r w:rsidRPr="005F41AF">
              <w:rPr>
                <w:color w:val="000000"/>
                <w:sz w:val="20"/>
                <w:szCs w:val="20"/>
              </w:rPr>
              <w:t>0.142</w:t>
            </w:r>
          </w:p>
        </w:tc>
        <w:tc>
          <w:tcPr>
            <w:tcW w:w="1080" w:type="dxa"/>
          </w:tcPr>
          <w:p w14:paraId="4CA37E62" w14:textId="5BE240E3" w:rsidR="00DA3BD9" w:rsidRPr="005F41AF" w:rsidRDefault="005F41AF" w:rsidP="00A67FCF">
            <w:pPr>
              <w:spacing w:after="112" w:line="259" w:lineRule="auto"/>
              <w:jc w:val="center"/>
              <w:rPr>
                <w:b/>
                <w:bCs/>
                <w:sz w:val="20"/>
                <w:szCs w:val="20"/>
              </w:rPr>
            </w:pPr>
            <w:r w:rsidRPr="005F41AF">
              <w:rPr>
                <w:b/>
                <w:bCs/>
                <w:sz w:val="20"/>
                <w:szCs w:val="20"/>
              </w:rPr>
              <w:t>0.039</w:t>
            </w:r>
          </w:p>
        </w:tc>
        <w:tc>
          <w:tcPr>
            <w:tcW w:w="1223" w:type="dxa"/>
          </w:tcPr>
          <w:p w14:paraId="3734585C" w14:textId="497687D2" w:rsidR="00DA3BD9" w:rsidRPr="005F41AF" w:rsidRDefault="005F41AF" w:rsidP="005F41AF">
            <w:pPr>
              <w:jc w:val="center"/>
              <w:rPr>
                <w:b/>
                <w:bCs/>
                <w:color w:val="000000"/>
                <w:sz w:val="20"/>
                <w:szCs w:val="20"/>
              </w:rPr>
            </w:pPr>
            <w:r w:rsidRPr="005F41AF">
              <w:rPr>
                <w:b/>
                <w:bCs/>
                <w:color w:val="000000"/>
                <w:sz w:val="20"/>
                <w:szCs w:val="20"/>
              </w:rPr>
              <w:t>0.039</w:t>
            </w:r>
          </w:p>
        </w:tc>
      </w:tr>
      <w:tr w:rsidR="00DA3BD9" w:rsidRPr="005F41AF" w14:paraId="2DE83391" w14:textId="77777777" w:rsidTr="005F41AF">
        <w:trPr>
          <w:jc w:val="center"/>
        </w:trPr>
        <w:tc>
          <w:tcPr>
            <w:tcW w:w="3325" w:type="dxa"/>
            <w:tcBorders>
              <w:bottom w:val="single" w:sz="4" w:space="0" w:color="auto"/>
            </w:tcBorders>
          </w:tcPr>
          <w:p w14:paraId="2568F3F1" w14:textId="65B5ADAA" w:rsidR="00DA3BD9" w:rsidRPr="005F41AF" w:rsidRDefault="00DA3BD9" w:rsidP="00A67FCF">
            <w:pPr>
              <w:spacing w:after="112" w:line="259" w:lineRule="auto"/>
              <w:rPr>
                <w:sz w:val="20"/>
                <w:szCs w:val="20"/>
              </w:rPr>
            </w:pPr>
            <w:r w:rsidRPr="005F41AF">
              <w:rPr>
                <w:i/>
                <w:sz w:val="20"/>
                <w:szCs w:val="20"/>
              </w:rPr>
              <w:t>sex</w:t>
            </w:r>
            <w:r w:rsidRPr="005F41AF">
              <w:rPr>
                <w:sz w:val="20"/>
                <w:szCs w:val="20"/>
              </w:rPr>
              <w:t xml:space="preserve">[male] * </w:t>
            </w:r>
            <w:r w:rsidRPr="005F41AF">
              <w:rPr>
                <w:i/>
                <w:sz w:val="20"/>
                <w:szCs w:val="20"/>
              </w:rPr>
              <w:t>annual sex ratio</w:t>
            </w:r>
          </w:p>
        </w:tc>
        <w:tc>
          <w:tcPr>
            <w:tcW w:w="1080" w:type="dxa"/>
            <w:tcBorders>
              <w:bottom w:val="single" w:sz="4" w:space="0" w:color="auto"/>
            </w:tcBorders>
          </w:tcPr>
          <w:p w14:paraId="46631DF2" w14:textId="1418B77C" w:rsidR="00DA3BD9" w:rsidRPr="005F41AF" w:rsidRDefault="005F41AF" w:rsidP="005F41AF">
            <w:pPr>
              <w:jc w:val="center"/>
              <w:rPr>
                <w:color w:val="000000"/>
                <w:sz w:val="20"/>
                <w:szCs w:val="20"/>
              </w:rPr>
            </w:pPr>
            <w:r w:rsidRPr="005F41AF">
              <w:rPr>
                <w:color w:val="000000"/>
                <w:sz w:val="20"/>
                <w:szCs w:val="20"/>
              </w:rPr>
              <w:t>-0.750</w:t>
            </w:r>
          </w:p>
        </w:tc>
        <w:tc>
          <w:tcPr>
            <w:tcW w:w="1080" w:type="dxa"/>
            <w:tcBorders>
              <w:bottom w:val="single" w:sz="4" w:space="0" w:color="auto"/>
            </w:tcBorders>
          </w:tcPr>
          <w:p w14:paraId="6380ABFF" w14:textId="1D670543" w:rsidR="00DA3BD9" w:rsidRPr="005F41AF" w:rsidRDefault="005F41AF" w:rsidP="005F41AF">
            <w:pPr>
              <w:jc w:val="center"/>
              <w:rPr>
                <w:color w:val="000000"/>
                <w:sz w:val="20"/>
                <w:szCs w:val="20"/>
              </w:rPr>
            </w:pPr>
            <w:r w:rsidRPr="005F41AF">
              <w:rPr>
                <w:color w:val="000000"/>
                <w:sz w:val="20"/>
                <w:szCs w:val="20"/>
              </w:rPr>
              <w:t>0.177</w:t>
            </w:r>
          </w:p>
        </w:tc>
        <w:tc>
          <w:tcPr>
            <w:tcW w:w="1080" w:type="dxa"/>
            <w:tcBorders>
              <w:bottom w:val="single" w:sz="4" w:space="0" w:color="auto"/>
            </w:tcBorders>
          </w:tcPr>
          <w:p w14:paraId="5A5342BB" w14:textId="52A54091" w:rsidR="00DA3BD9" w:rsidRPr="005F41AF" w:rsidRDefault="005F41AF" w:rsidP="00A67FCF">
            <w:pPr>
              <w:spacing w:after="112" w:line="259" w:lineRule="auto"/>
              <w:jc w:val="center"/>
              <w:rPr>
                <w:b/>
                <w:bCs/>
                <w:sz w:val="20"/>
                <w:szCs w:val="20"/>
              </w:rPr>
            </w:pPr>
            <w:r w:rsidRPr="005F41AF">
              <w:rPr>
                <w:b/>
                <w:bCs/>
                <w:sz w:val="20"/>
                <w:szCs w:val="20"/>
              </w:rPr>
              <w:t>&lt;0.001</w:t>
            </w:r>
          </w:p>
        </w:tc>
        <w:tc>
          <w:tcPr>
            <w:tcW w:w="1223" w:type="dxa"/>
            <w:tcBorders>
              <w:bottom w:val="single" w:sz="4" w:space="0" w:color="auto"/>
            </w:tcBorders>
          </w:tcPr>
          <w:p w14:paraId="4733EBC1" w14:textId="5752F380" w:rsidR="00DA3BD9" w:rsidRPr="005F41AF" w:rsidRDefault="005F41AF" w:rsidP="00A67FCF">
            <w:pPr>
              <w:spacing w:after="112" w:line="259" w:lineRule="auto"/>
              <w:jc w:val="center"/>
              <w:rPr>
                <w:b/>
                <w:bCs/>
                <w:sz w:val="20"/>
                <w:szCs w:val="20"/>
              </w:rPr>
            </w:pPr>
            <w:r w:rsidRPr="005F41AF">
              <w:rPr>
                <w:b/>
                <w:bCs/>
                <w:sz w:val="20"/>
                <w:szCs w:val="20"/>
              </w:rPr>
              <w:t>&lt;0.001</w:t>
            </w:r>
          </w:p>
        </w:tc>
      </w:tr>
      <w:tr w:rsidR="00DA3BD9" w:rsidRPr="005F41AF" w14:paraId="29174DB2" w14:textId="77777777" w:rsidTr="005F41AF">
        <w:trPr>
          <w:jc w:val="center"/>
        </w:trPr>
        <w:tc>
          <w:tcPr>
            <w:tcW w:w="3325" w:type="dxa"/>
            <w:tcBorders>
              <w:top w:val="single" w:sz="4" w:space="0" w:color="auto"/>
              <w:bottom w:val="single" w:sz="4" w:space="0" w:color="auto"/>
            </w:tcBorders>
            <w:shd w:val="clear" w:color="auto" w:fill="E7E6E6" w:themeFill="background2"/>
          </w:tcPr>
          <w:p w14:paraId="400EFD18" w14:textId="77777777" w:rsidR="00DA3BD9" w:rsidRPr="005F41AF" w:rsidRDefault="00DA3BD9" w:rsidP="00A67FCF">
            <w:pPr>
              <w:spacing w:after="112" w:line="259" w:lineRule="auto"/>
              <w:rPr>
                <w:b/>
                <w:bCs/>
                <w:iCs/>
                <w:sz w:val="20"/>
                <w:szCs w:val="20"/>
              </w:rPr>
            </w:pPr>
            <w:r w:rsidRPr="005F41AF">
              <w:rPr>
                <w:b/>
                <w:bCs/>
                <w:iCs/>
                <w:sz w:val="20"/>
                <w:szCs w:val="20"/>
              </w:rPr>
              <w:t>Random effects</w:t>
            </w:r>
          </w:p>
        </w:tc>
        <w:tc>
          <w:tcPr>
            <w:tcW w:w="1080" w:type="dxa"/>
            <w:tcBorders>
              <w:top w:val="single" w:sz="4" w:space="0" w:color="auto"/>
              <w:bottom w:val="single" w:sz="4" w:space="0" w:color="auto"/>
            </w:tcBorders>
            <w:shd w:val="clear" w:color="auto" w:fill="E7E6E6" w:themeFill="background2"/>
          </w:tcPr>
          <w:p w14:paraId="1A105D22" w14:textId="77777777" w:rsidR="00DA3BD9" w:rsidRPr="005F41AF" w:rsidRDefault="00DA3BD9" w:rsidP="00A67FCF">
            <w:pPr>
              <w:jc w:val="center"/>
              <w:rPr>
                <w:b/>
                <w:bCs/>
                <w:sz w:val="20"/>
                <w:szCs w:val="20"/>
                <w:vertAlign w:val="superscript"/>
              </w:rPr>
            </w:pPr>
            <w:r w:rsidRPr="005F41AF">
              <w:rPr>
                <w:rFonts w:ascii="Roboto" w:hAnsi="Roboto"/>
                <w:b/>
                <w:bCs/>
                <w:color w:val="202124"/>
                <w:sz w:val="20"/>
                <w:szCs w:val="20"/>
                <w:highlight w:val="lightGray"/>
                <w:shd w:val="clear" w:color="auto" w:fill="FFFFFF"/>
              </w:rPr>
              <w:t>σ</w:t>
            </w:r>
            <w:r w:rsidRPr="005F41AF">
              <w:rPr>
                <w:rFonts w:ascii="Roboto" w:hAnsi="Roboto"/>
                <w:b/>
                <w:bCs/>
                <w:color w:val="202124"/>
                <w:sz w:val="20"/>
                <w:szCs w:val="20"/>
                <w:highlight w:val="lightGray"/>
                <w:shd w:val="clear" w:color="auto" w:fill="FFFFFF"/>
                <w:vertAlign w:val="superscript"/>
              </w:rPr>
              <w:t>2</w:t>
            </w:r>
          </w:p>
        </w:tc>
        <w:tc>
          <w:tcPr>
            <w:tcW w:w="1080" w:type="dxa"/>
            <w:tcBorders>
              <w:top w:val="single" w:sz="4" w:space="0" w:color="auto"/>
              <w:bottom w:val="single" w:sz="4" w:space="0" w:color="auto"/>
            </w:tcBorders>
            <w:shd w:val="clear" w:color="auto" w:fill="E7E6E6" w:themeFill="background2"/>
          </w:tcPr>
          <w:p w14:paraId="00D1ABE9" w14:textId="77777777" w:rsidR="00DA3BD9" w:rsidRPr="005F41AF" w:rsidRDefault="00DA3BD9" w:rsidP="00A67FCF">
            <w:pPr>
              <w:spacing w:after="112" w:line="259" w:lineRule="auto"/>
              <w:jc w:val="center"/>
              <w:rPr>
                <w:b/>
                <w:bCs/>
                <w:sz w:val="20"/>
                <w:szCs w:val="20"/>
              </w:rPr>
            </w:pPr>
            <w:proofErr w:type="spellStart"/>
            <w:r w:rsidRPr="005F41AF">
              <w:rPr>
                <w:b/>
                <w:bCs/>
                <w:sz w:val="20"/>
                <w:szCs w:val="20"/>
              </w:rPr>
              <w:t>s.d.</w:t>
            </w:r>
            <w:proofErr w:type="spellEnd"/>
          </w:p>
        </w:tc>
        <w:tc>
          <w:tcPr>
            <w:tcW w:w="1080" w:type="dxa"/>
            <w:tcBorders>
              <w:top w:val="single" w:sz="4" w:space="0" w:color="auto"/>
              <w:bottom w:val="single" w:sz="4" w:space="0" w:color="auto"/>
            </w:tcBorders>
            <w:shd w:val="clear" w:color="auto" w:fill="E7E6E6" w:themeFill="background2"/>
          </w:tcPr>
          <w:p w14:paraId="06BCB2DC" w14:textId="77777777" w:rsidR="00DA3BD9" w:rsidRPr="005F41AF" w:rsidRDefault="00DA3BD9" w:rsidP="00A67FCF">
            <w:pPr>
              <w:spacing w:after="112" w:line="259" w:lineRule="auto"/>
              <w:jc w:val="center"/>
              <w:rPr>
                <w:sz w:val="20"/>
                <w:szCs w:val="20"/>
              </w:rPr>
            </w:pPr>
          </w:p>
        </w:tc>
        <w:tc>
          <w:tcPr>
            <w:tcW w:w="1223" w:type="dxa"/>
            <w:tcBorders>
              <w:top w:val="single" w:sz="4" w:space="0" w:color="auto"/>
              <w:bottom w:val="single" w:sz="4" w:space="0" w:color="auto"/>
            </w:tcBorders>
            <w:shd w:val="clear" w:color="auto" w:fill="E7E6E6" w:themeFill="background2"/>
          </w:tcPr>
          <w:p w14:paraId="102651A8" w14:textId="77777777" w:rsidR="00DA3BD9" w:rsidRPr="005F41AF" w:rsidRDefault="00DA3BD9" w:rsidP="00A67FCF">
            <w:pPr>
              <w:spacing w:after="112" w:line="259" w:lineRule="auto"/>
              <w:jc w:val="center"/>
              <w:rPr>
                <w:sz w:val="20"/>
                <w:szCs w:val="20"/>
              </w:rPr>
            </w:pPr>
          </w:p>
        </w:tc>
      </w:tr>
      <w:tr w:rsidR="00DA3BD9" w:rsidRPr="005F41AF" w14:paraId="6FF7426D" w14:textId="77777777" w:rsidTr="005F41AF">
        <w:trPr>
          <w:jc w:val="center"/>
        </w:trPr>
        <w:tc>
          <w:tcPr>
            <w:tcW w:w="3325" w:type="dxa"/>
            <w:tcBorders>
              <w:top w:val="single" w:sz="4" w:space="0" w:color="auto"/>
            </w:tcBorders>
          </w:tcPr>
          <w:p w14:paraId="7E0C7592" w14:textId="77777777" w:rsidR="00DA3BD9" w:rsidRPr="005F41AF" w:rsidRDefault="00DA3BD9" w:rsidP="00A67FCF">
            <w:pPr>
              <w:spacing w:after="112" w:line="259" w:lineRule="auto"/>
              <w:rPr>
                <w:i/>
                <w:sz w:val="20"/>
                <w:szCs w:val="20"/>
              </w:rPr>
            </w:pPr>
            <w:r w:rsidRPr="005F41AF">
              <w:rPr>
                <w:i/>
                <w:sz w:val="20"/>
                <w:szCs w:val="20"/>
              </w:rPr>
              <w:t>year</w:t>
            </w:r>
          </w:p>
        </w:tc>
        <w:tc>
          <w:tcPr>
            <w:tcW w:w="1080" w:type="dxa"/>
            <w:tcBorders>
              <w:top w:val="single" w:sz="4" w:space="0" w:color="auto"/>
            </w:tcBorders>
          </w:tcPr>
          <w:p w14:paraId="3F076AAC" w14:textId="250A5EE6" w:rsidR="00DA3BD9" w:rsidRPr="005F41AF" w:rsidRDefault="005F41AF" w:rsidP="00A67FCF">
            <w:pPr>
              <w:spacing w:after="112" w:line="259" w:lineRule="auto"/>
              <w:jc w:val="center"/>
              <w:rPr>
                <w:sz w:val="20"/>
                <w:szCs w:val="20"/>
              </w:rPr>
            </w:pPr>
            <w:r>
              <w:rPr>
                <w:sz w:val="20"/>
                <w:szCs w:val="20"/>
              </w:rPr>
              <w:t>0.306</w:t>
            </w:r>
          </w:p>
        </w:tc>
        <w:tc>
          <w:tcPr>
            <w:tcW w:w="1080" w:type="dxa"/>
            <w:tcBorders>
              <w:top w:val="single" w:sz="4" w:space="0" w:color="auto"/>
            </w:tcBorders>
          </w:tcPr>
          <w:p w14:paraId="1A9417B0" w14:textId="75A19AC6" w:rsidR="00DA3BD9" w:rsidRPr="005F41AF" w:rsidRDefault="005F41AF" w:rsidP="00A67FCF">
            <w:pPr>
              <w:spacing w:after="112" w:line="259" w:lineRule="auto"/>
              <w:jc w:val="center"/>
              <w:rPr>
                <w:sz w:val="20"/>
                <w:szCs w:val="20"/>
              </w:rPr>
            </w:pPr>
            <w:r>
              <w:rPr>
                <w:sz w:val="20"/>
                <w:szCs w:val="20"/>
              </w:rPr>
              <w:t>0.553</w:t>
            </w:r>
          </w:p>
        </w:tc>
        <w:tc>
          <w:tcPr>
            <w:tcW w:w="1080" w:type="dxa"/>
            <w:tcBorders>
              <w:top w:val="single" w:sz="4" w:space="0" w:color="auto"/>
            </w:tcBorders>
          </w:tcPr>
          <w:p w14:paraId="3E5D6E30" w14:textId="77777777" w:rsidR="00DA3BD9" w:rsidRPr="005F41AF" w:rsidRDefault="00DA3BD9" w:rsidP="00A67FCF">
            <w:pPr>
              <w:spacing w:after="112" w:line="259" w:lineRule="auto"/>
              <w:jc w:val="center"/>
              <w:rPr>
                <w:sz w:val="20"/>
                <w:szCs w:val="20"/>
              </w:rPr>
            </w:pPr>
          </w:p>
        </w:tc>
        <w:tc>
          <w:tcPr>
            <w:tcW w:w="1223" w:type="dxa"/>
            <w:tcBorders>
              <w:top w:val="single" w:sz="4" w:space="0" w:color="auto"/>
            </w:tcBorders>
          </w:tcPr>
          <w:p w14:paraId="21590A92" w14:textId="77777777" w:rsidR="00DA3BD9" w:rsidRPr="005F41AF" w:rsidRDefault="00DA3BD9" w:rsidP="00A67FCF">
            <w:pPr>
              <w:spacing w:after="112" w:line="259" w:lineRule="auto"/>
              <w:jc w:val="center"/>
              <w:rPr>
                <w:sz w:val="20"/>
                <w:szCs w:val="20"/>
              </w:rPr>
            </w:pPr>
          </w:p>
        </w:tc>
      </w:tr>
      <w:tr w:rsidR="00DA3BD9" w:rsidRPr="005F41AF" w14:paraId="77CF0282" w14:textId="77777777" w:rsidTr="005F41AF">
        <w:trPr>
          <w:jc w:val="center"/>
        </w:trPr>
        <w:tc>
          <w:tcPr>
            <w:tcW w:w="3325" w:type="dxa"/>
            <w:tcBorders>
              <w:bottom w:val="single" w:sz="4" w:space="0" w:color="auto"/>
            </w:tcBorders>
          </w:tcPr>
          <w:p w14:paraId="7BBC430F" w14:textId="77777777" w:rsidR="00DA3BD9" w:rsidRPr="005F41AF" w:rsidRDefault="00DA3BD9" w:rsidP="00A67FCF">
            <w:pPr>
              <w:spacing w:after="112" w:line="259" w:lineRule="auto"/>
              <w:rPr>
                <w:i/>
                <w:sz w:val="20"/>
                <w:szCs w:val="20"/>
              </w:rPr>
            </w:pPr>
            <w:r w:rsidRPr="005F41AF">
              <w:rPr>
                <w:i/>
                <w:sz w:val="20"/>
                <w:szCs w:val="20"/>
              </w:rPr>
              <w:t>release group</w:t>
            </w:r>
          </w:p>
        </w:tc>
        <w:tc>
          <w:tcPr>
            <w:tcW w:w="1080" w:type="dxa"/>
            <w:tcBorders>
              <w:bottom w:val="single" w:sz="4" w:space="0" w:color="auto"/>
            </w:tcBorders>
          </w:tcPr>
          <w:p w14:paraId="00659336" w14:textId="7C454D64" w:rsidR="00DA3BD9" w:rsidRPr="005F41AF" w:rsidRDefault="005F41AF" w:rsidP="00A67FCF">
            <w:pPr>
              <w:spacing w:after="112" w:line="259" w:lineRule="auto"/>
              <w:jc w:val="center"/>
              <w:rPr>
                <w:sz w:val="20"/>
                <w:szCs w:val="20"/>
              </w:rPr>
            </w:pPr>
            <w:r>
              <w:rPr>
                <w:sz w:val="20"/>
                <w:szCs w:val="20"/>
              </w:rPr>
              <w:t>0.085</w:t>
            </w:r>
          </w:p>
        </w:tc>
        <w:tc>
          <w:tcPr>
            <w:tcW w:w="1080" w:type="dxa"/>
            <w:tcBorders>
              <w:bottom w:val="single" w:sz="4" w:space="0" w:color="auto"/>
            </w:tcBorders>
          </w:tcPr>
          <w:p w14:paraId="53CD1C5D" w14:textId="4443CEAD" w:rsidR="00DA3BD9" w:rsidRPr="005F41AF" w:rsidRDefault="005F41AF" w:rsidP="00A67FCF">
            <w:pPr>
              <w:spacing w:after="112" w:line="259" w:lineRule="auto"/>
              <w:jc w:val="center"/>
              <w:rPr>
                <w:sz w:val="20"/>
                <w:szCs w:val="20"/>
              </w:rPr>
            </w:pPr>
            <w:r>
              <w:rPr>
                <w:sz w:val="20"/>
                <w:szCs w:val="20"/>
              </w:rPr>
              <w:t>0.292</w:t>
            </w:r>
          </w:p>
        </w:tc>
        <w:tc>
          <w:tcPr>
            <w:tcW w:w="1080" w:type="dxa"/>
            <w:tcBorders>
              <w:bottom w:val="single" w:sz="4" w:space="0" w:color="auto"/>
            </w:tcBorders>
          </w:tcPr>
          <w:p w14:paraId="7EC5F9E5" w14:textId="77777777" w:rsidR="00DA3BD9" w:rsidRPr="005F41AF" w:rsidRDefault="00DA3BD9" w:rsidP="00A67FCF">
            <w:pPr>
              <w:spacing w:after="112" w:line="259" w:lineRule="auto"/>
              <w:jc w:val="center"/>
              <w:rPr>
                <w:sz w:val="20"/>
                <w:szCs w:val="20"/>
              </w:rPr>
            </w:pPr>
          </w:p>
        </w:tc>
        <w:tc>
          <w:tcPr>
            <w:tcW w:w="1223" w:type="dxa"/>
            <w:tcBorders>
              <w:bottom w:val="single" w:sz="4" w:space="0" w:color="auto"/>
            </w:tcBorders>
          </w:tcPr>
          <w:p w14:paraId="0C10B3D1" w14:textId="77777777" w:rsidR="00DA3BD9" w:rsidRPr="005F41AF" w:rsidRDefault="00DA3BD9" w:rsidP="00A67FCF">
            <w:pPr>
              <w:spacing w:after="112" w:line="259" w:lineRule="auto"/>
              <w:jc w:val="center"/>
              <w:rPr>
                <w:sz w:val="20"/>
                <w:szCs w:val="20"/>
              </w:rPr>
            </w:pPr>
          </w:p>
        </w:tc>
      </w:tr>
    </w:tbl>
    <w:p w14:paraId="615D2981" w14:textId="696C565A" w:rsidR="006D5CC7" w:rsidRPr="00D7409D" w:rsidRDefault="005F41AF" w:rsidP="004E734D">
      <w:pPr>
        <w:spacing w:after="112"/>
        <w:ind w:left="810" w:right="720"/>
        <w:rPr>
          <w:color w:val="000000" w:themeColor="text1"/>
          <w:sz w:val="20"/>
          <w:szCs w:val="20"/>
        </w:rPr>
      </w:pPr>
      <w:r w:rsidRPr="005F41AF">
        <w:rPr>
          <w:b/>
          <w:bCs/>
          <w:sz w:val="20"/>
          <w:szCs w:val="20"/>
        </w:rPr>
        <w:t xml:space="preserve">Table </w:t>
      </w:r>
      <w:r>
        <w:rPr>
          <w:b/>
          <w:bCs/>
          <w:sz w:val="20"/>
          <w:szCs w:val="20"/>
        </w:rPr>
        <w:t>9</w:t>
      </w:r>
      <w:r w:rsidRPr="005F41AF">
        <w:rPr>
          <w:b/>
          <w:bCs/>
          <w:sz w:val="20"/>
          <w:szCs w:val="20"/>
        </w:rPr>
        <w:t xml:space="preserve">: </w:t>
      </w:r>
      <w:r w:rsidRPr="005F41AF">
        <w:rPr>
          <w:sz w:val="20"/>
          <w:szCs w:val="20"/>
        </w:rPr>
        <w:t>Results of generalized linear mixed model examining the influence of</w:t>
      </w:r>
      <w:r w:rsidRPr="005F41AF">
        <w:rPr>
          <w:i/>
          <w:iCs/>
        </w:rPr>
        <w:t xml:space="preserve"> </w:t>
      </w:r>
      <w:r w:rsidRPr="005F41AF">
        <w:rPr>
          <w:i/>
          <w:iCs/>
          <w:sz w:val="20"/>
          <w:szCs w:val="20"/>
        </w:rPr>
        <w:t>sex, origin, release day, release location, release group density, release group sex ratio, annual sex ratio,</w:t>
      </w:r>
      <w:r w:rsidRPr="005F41AF">
        <w:rPr>
          <w:sz w:val="20"/>
          <w:szCs w:val="20"/>
        </w:rPr>
        <w:t xml:space="preserve"> </w:t>
      </w:r>
      <w:r w:rsidRPr="005F41AF">
        <w:rPr>
          <w:i/>
          <w:iCs/>
          <w:sz w:val="20"/>
          <w:szCs w:val="20"/>
        </w:rPr>
        <w:t>sex*release group density,</w:t>
      </w:r>
      <w:r w:rsidRPr="005F41AF">
        <w:rPr>
          <w:sz w:val="20"/>
          <w:szCs w:val="20"/>
        </w:rPr>
        <w:t xml:space="preserve"> </w:t>
      </w:r>
      <w:r w:rsidR="00D7409D" w:rsidRPr="00D7409D">
        <w:rPr>
          <w:i/>
          <w:iCs/>
          <w:sz w:val="20"/>
          <w:szCs w:val="20"/>
        </w:rPr>
        <w:t xml:space="preserve">sex*release day, sex*origin, and sex*annual sex ratio </w:t>
      </w:r>
      <w:r w:rsidRPr="005F41AF">
        <w:rPr>
          <w:sz w:val="20"/>
          <w:szCs w:val="20"/>
        </w:rPr>
        <w:t xml:space="preserve">on the total lifetime fitness of spring Chinook salmon released above </w:t>
      </w:r>
      <w:r w:rsidR="00B8490A">
        <w:rPr>
          <w:sz w:val="20"/>
          <w:szCs w:val="20"/>
        </w:rPr>
        <w:t>Cougar Dam</w:t>
      </w:r>
      <w:r w:rsidRPr="005F41AF">
        <w:rPr>
          <w:sz w:val="20"/>
          <w:szCs w:val="20"/>
        </w:rPr>
        <w:t xml:space="preserve"> </w:t>
      </w:r>
      <w:r w:rsidR="00D7409D">
        <w:rPr>
          <w:sz w:val="20"/>
          <w:szCs w:val="20"/>
        </w:rPr>
        <w:t>from</w:t>
      </w:r>
      <w:r w:rsidRPr="005F41AF">
        <w:rPr>
          <w:sz w:val="20"/>
          <w:szCs w:val="20"/>
        </w:rPr>
        <w:t xml:space="preserve"> 20</w:t>
      </w:r>
      <w:r w:rsidR="00D7409D">
        <w:rPr>
          <w:sz w:val="20"/>
          <w:szCs w:val="20"/>
        </w:rPr>
        <w:t>07</w:t>
      </w:r>
      <w:r w:rsidRPr="005F41AF">
        <w:rPr>
          <w:sz w:val="20"/>
          <w:szCs w:val="20"/>
        </w:rPr>
        <w:t xml:space="preserve"> – 2015. </w:t>
      </w:r>
      <w:r w:rsidRPr="005F41AF">
        <w:rPr>
          <w:i/>
          <w:iCs/>
          <w:sz w:val="20"/>
          <w:szCs w:val="20"/>
        </w:rPr>
        <w:t xml:space="preserve">Year </w:t>
      </w:r>
      <w:r w:rsidRPr="005F41AF">
        <w:rPr>
          <w:sz w:val="20"/>
          <w:szCs w:val="20"/>
        </w:rPr>
        <w:t xml:space="preserve">and </w:t>
      </w:r>
      <w:r w:rsidRPr="005F41AF">
        <w:rPr>
          <w:i/>
          <w:iCs/>
          <w:sz w:val="20"/>
          <w:szCs w:val="20"/>
        </w:rPr>
        <w:t>release group</w:t>
      </w:r>
      <w:r w:rsidRPr="005F41AF">
        <w:rPr>
          <w:sz w:val="20"/>
          <w:szCs w:val="20"/>
        </w:rPr>
        <w:t xml:space="preserve"> are included as random effects. Estimated effect (β) and standard error (</w:t>
      </w:r>
      <w:proofErr w:type="spellStart"/>
      <w:r w:rsidRPr="005F41AF">
        <w:rPr>
          <w:sz w:val="20"/>
          <w:szCs w:val="20"/>
        </w:rPr>
        <w:t>s.e.</w:t>
      </w:r>
      <w:proofErr w:type="spellEnd"/>
      <w:r w:rsidRPr="005F41AF">
        <w:rPr>
          <w:sz w:val="20"/>
          <w:szCs w:val="20"/>
        </w:rPr>
        <w:t xml:space="preserve">) of each fixed predictor on the link (log) scale for predictors that were retained in the final model are presented </w:t>
      </w:r>
      <w:r w:rsidR="00D7409D">
        <w:rPr>
          <w:sz w:val="20"/>
          <w:szCs w:val="20"/>
        </w:rPr>
        <w:t>above</w:t>
      </w:r>
      <w:r w:rsidRPr="005F41AF">
        <w:rPr>
          <w:sz w:val="20"/>
          <w:szCs w:val="20"/>
        </w:rPr>
        <w:t>. The null hypothesis that each predictor did not significantly improve the model effect was tested with a likelihood ratio test (LRT p-value). The null hypothesis that each predictor has an effect significantly different than zero was evaluated with the Wald test (Wald p-value). Estimated variance (</w:t>
      </w:r>
      <w:r w:rsidRPr="005F41AF">
        <w:rPr>
          <w:color w:val="202124"/>
          <w:sz w:val="20"/>
          <w:szCs w:val="20"/>
          <w:shd w:val="clear" w:color="auto" w:fill="FFFFFF"/>
        </w:rPr>
        <w:t>σ</w:t>
      </w:r>
      <w:r w:rsidRPr="005F41AF">
        <w:rPr>
          <w:color w:val="202124"/>
          <w:sz w:val="20"/>
          <w:szCs w:val="20"/>
          <w:shd w:val="clear" w:color="auto" w:fill="FFFFFF"/>
          <w:vertAlign w:val="superscript"/>
        </w:rPr>
        <w:t>2</w:t>
      </w:r>
      <w:r w:rsidRPr="005F41AF">
        <w:rPr>
          <w:color w:val="202124"/>
          <w:sz w:val="20"/>
          <w:szCs w:val="20"/>
          <w:shd w:val="clear" w:color="auto" w:fill="FFFFFF"/>
        </w:rPr>
        <w:t>)</w:t>
      </w:r>
      <w:r w:rsidRPr="005F41AF">
        <w:rPr>
          <w:sz w:val="20"/>
          <w:szCs w:val="20"/>
        </w:rPr>
        <w:t xml:space="preserve"> and standard deviation (</w:t>
      </w:r>
      <w:proofErr w:type="spellStart"/>
      <w:r w:rsidRPr="005F41AF">
        <w:rPr>
          <w:sz w:val="20"/>
          <w:szCs w:val="20"/>
        </w:rPr>
        <w:t>s.d.</w:t>
      </w:r>
      <w:proofErr w:type="spellEnd"/>
      <w:r w:rsidRPr="005F41AF">
        <w:rPr>
          <w:sz w:val="20"/>
          <w:szCs w:val="20"/>
        </w:rPr>
        <w:t xml:space="preserve">) are presented for random effects. </w:t>
      </w:r>
    </w:p>
    <w:p w14:paraId="179039CA" w14:textId="77777777" w:rsidR="006D5CC7" w:rsidRDefault="006D5CC7" w:rsidP="00D92125">
      <w:pPr>
        <w:spacing w:line="360" w:lineRule="auto"/>
        <w:rPr>
          <w:i/>
          <w:iCs/>
        </w:rPr>
      </w:pPr>
    </w:p>
    <w:p w14:paraId="3391504B" w14:textId="2D8662FC" w:rsidR="00900606" w:rsidRPr="006D5CC7" w:rsidRDefault="006D5CC7" w:rsidP="00D92125">
      <w:pPr>
        <w:spacing w:line="360" w:lineRule="auto"/>
        <w:rPr>
          <w:i/>
          <w:iCs/>
        </w:rPr>
      </w:pPr>
      <w:r>
        <w:rPr>
          <w:i/>
          <w:iCs/>
        </w:rPr>
        <w:t>Predicted Effects of Significant Predictors of TLF</w:t>
      </w:r>
    </w:p>
    <w:p w14:paraId="2A96CF08" w14:textId="30E43114" w:rsidR="006D5CC7" w:rsidRDefault="00D7409D" w:rsidP="00D92125">
      <w:pPr>
        <w:spacing w:line="360" w:lineRule="auto"/>
      </w:pPr>
      <w:r>
        <w:tab/>
        <w:t>To aid in interpretation of the parameters estimated in the final model</w:t>
      </w:r>
      <w:r w:rsidR="00947960">
        <w:t>,</w:t>
      </w:r>
      <w:r>
        <w:t xml:space="preserve"> we also estimated effects of </w:t>
      </w:r>
      <w:r w:rsidR="00D46780">
        <w:t xml:space="preserve">each </w:t>
      </w:r>
      <w:r>
        <w:t>significant predictor on the response scale (TLF)</w:t>
      </w:r>
      <w:r w:rsidR="00D46780">
        <w:t xml:space="preserve"> after accounting for variation at all other significant predictors</w:t>
      </w:r>
      <w:r>
        <w:t xml:space="preserve">. </w:t>
      </w:r>
      <w:r w:rsidRPr="00D7409D">
        <w:t xml:space="preserve">NOR salmon have substantially higher predicted fitness than HOR and this effect is somewhat stronger for males than females, but this interaction is only marginally significant and has a limited effect size </w:t>
      </w:r>
      <w:r w:rsidR="004E734D">
        <w:t>(Fig. 7</w:t>
      </w:r>
      <w:r w:rsidRPr="00D7409D">
        <w:t>). NOR males are predicted to be 2.1 fold more fit the HOR males, and NOR females are predicted to be 1.6 fold more fit than HOR females.</w:t>
      </w:r>
    </w:p>
    <w:p w14:paraId="04B1CF76" w14:textId="77777777" w:rsidR="004E734D" w:rsidRDefault="004E734D" w:rsidP="00D92125">
      <w:pPr>
        <w:spacing w:line="360" w:lineRule="auto"/>
      </w:pPr>
    </w:p>
    <w:p w14:paraId="49DAE3C5" w14:textId="71FE4F3F" w:rsidR="004E734D" w:rsidRDefault="004E734D" w:rsidP="004E734D">
      <w:pPr>
        <w:spacing w:line="360" w:lineRule="auto"/>
        <w:jc w:val="center"/>
      </w:pPr>
      <w:r>
        <w:rPr>
          <w:noProof/>
        </w:rPr>
        <w:lastRenderedPageBreak/>
        <w:drawing>
          <wp:inline distT="0" distB="0" distL="0" distR="0" wp14:anchorId="66487DD3" wp14:editId="055A3DB7">
            <wp:extent cx="4484914" cy="2638185"/>
            <wp:effectExtent l="0" t="0" r="0" b="3810"/>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488930" cy="2640547"/>
                    </a:xfrm>
                    <a:prstGeom prst="rect">
                      <a:avLst/>
                    </a:prstGeom>
                  </pic:spPr>
                </pic:pic>
              </a:graphicData>
            </a:graphic>
          </wp:inline>
        </w:drawing>
      </w:r>
    </w:p>
    <w:p w14:paraId="443325D0" w14:textId="43F8E8A4" w:rsidR="004E734D" w:rsidRPr="004E734D" w:rsidRDefault="004E734D" w:rsidP="004E734D">
      <w:pPr>
        <w:ind w:left="1170" w:right="1260"/>
        <w:rPr>
          <w:sz w:val="20"/>
          <w:szCs w:val="20"/>
        </w:rPr>
      </w:pPr>
      <w:r w:rsidRPr="004E734D">
        <w:rPr>
          <w:b/>
          <w:bCs/>
          <w:sz w:val="20"/>
          <w:szCs w:val="20"/>
        </w:rPr>
        <w:t xml:space="preserve">Fig 7: </w:t>
      </w:r>
      <w:r>
        <w:rPr>
          <w:sz w:val="20"/>
          <w:szCs w:val="20"/>
        </w:rPr>
        <w:t xml:space="preserve">Predicted effects of </w:t>
      </w:r>
      <w:r w:rsidRPr="004E734D">
        <w:rPr>
          <w:i/>
          <w:iCs/>
          <w:sz w:val="20"/>
          <w:szCs w:val="20"/>
        </w:rPr>
        <w:t>origin</w:t>
      </w:r>
      <w:r>
        <w:rPr>
          <w:sz w:val="20"/>
          <w:szCs w:val="20"/>
        </w:rPr>
        <w:t xml:space="preserve"> (NOR </w:t>
      </w:r>
      <w:r w:rsidRPr="004E734D">
        <w:rPr>
          <w:i/>
          <w:iCs/>
          <w:sz w:val="20"/>
          <w:szCs w:val="20"/>
        </w:rPr>
        <w:t>vs.</w:t>
      </w:r>
      <w:r>
        <w:rPr>
          <w:sz w:val="20"/>
          <w:szCs w:val="20"/>
        </w:rPr>
        <w:t xml:space="preserve"> HOR) and </w:t>
      </w:r>
      <w:r w:rsidRPr="004E734D">
        <w:rPr>
          <w:i/>
          <w:iCs/>
          <w:sz w:val="20"/>
          <w:szCs w:val="20"/>
        </w:rPr>
        <w:t>sex</w:t>
      </w:r>
      <w:r>
        <w:rPr>
          <w:sz w:val="20"/>
          <w:szCs w:val="20"/>
        </w:rPr>
        <w:t xml:space="preserve"> on TLF from GLMM</w:t>
      </w:r>
      <w:r w:rsidR="004856A0">
        <w:rPr>
          <w:sz w:val="20"/>
          <w:szCs w:val="20"/>
          <w:vertAlign w:val="subscript"/>
        </w:rPr>
        <w:t>TLF</w:t>
      </w:r>
      <w:r>
        <w:rPr>
          <w:sz w:val="20"/>
          <w:szCs w:val="20"/>
        </w:rPr>
        <w:t>. Predicted values are conditioned on the typical values of all other predictors in the final model (</w:t>
      </w:r>
      <w:r>
        <w:rPr>
          <w:i/>
          <w:iCs/>
          <w:sz w:val="20"/>
          <w:szCs w:val="20"/>
        </w:rPr>
        <w:t>Julian day of release, annual sex ratio</w:t>
      </w:r>
      <w:r>
        <w:rPr>
          <w:sz w:val="20"/>
          <w:szCs w:val="20"/>
        </w:rPr>
        <w:t>)</w:t>
      </w:r>
      <w:r w:rsidR="00AD329B">
        <w:rPr>
          <w:sz w:val="20"/>
          <w:szCs w:val="20"/>
        </w:rPr>
        <w:t>. Error bars depict 95% confidence intervals for the estimates.</w:t>
      </w:r>
    </w:p>
    <w:p w14:paraId="0A3C2639" w14:textId="224CDA02" w:rsidR="00773A76" w:rsidRPr="00D71476" w:rsidRDefault="00773A76" w:rsidP="00D92125">
      <w:pPr>
        <w:spacing w:line="360" w:lineRule="auto"/>
        <w:rPr>
          <w:u w:val="single"/>
        </w:rPr>
      </w:pPr>
    </w:p>
    <w:p w14:paraId="770E979B" w14:textId="51BB14B2" w:rsidR="004E734D" w:rsidRDefault="004E734D" w:rsidP="004E734D">
      <w:pPr>
        <w:ind w:firstLine="720"/>
      </w:pPr>
      <w:commentRangeStart w:id="69"/>
      <w:commentRangeStart w:id="70"/>
      <w:r w:rsidRPr="004E734D">
        <w:t xml:space="preserve">Overall, the </w:t>
      </w:r>
      <w:r w:rsidRPr="004E734D">
        <w:rPr>
          <w:i/>
          <w:iCs/>
        </w:rPr>
        <w:t>annual sex ratio</w:t>
      </w:r>
      <w:r w:rsidRPr="004E734D">
        <w:t xml:space="preserve"> has a small</w:t>
      </w:r>
      <w:r w:rsidR="004856A0">
        <w:t>, and marginally significant</w:t>
      </w:r>
      <w:r w:rsidRPr="004E734D">
        <w:t xml:space="preserve"> effect on </w:t>
      </w:r>
      <w:r>
        <w:t>TLF</w:t>
      </w:r>
      <w:r w:rsidRPr="004E734D">
        <w:t>, with male biased sex ratios producing somewhat higher fitness than female</w:t>
      </w:r>
      <w:r w:rsidR="00D46780">
        <w:t xml:space="preserve"> biased sex ratios</w:t>
      </w:r>
      <w:r w:rsidRPr="004E734D">
        <w:t>, however this effect was much stronger for females than males</w:t>
      </w:r>
      <w:r w:rsidR="00D46780">
        <w:t>.</w:t>
      </w:r>
      <w:r w:rsidRPr="004E734D">
        <w:t xml:space="preserve"> </w:t>
      </w:r>
      <w:commentRangeEnd w:id="69"/>
      <w:r w:rsidR="002E3E98">
        <w:rPr>
          <w:rStyle w:val="CommentReference"/>
        </w:rPr>
        <w:commentReference w:id="69"/>
      </w:r>
      <w:commentRangeEnd w:id="70"/>
      <w:r w:rsidR="00876AD1">
        <w:rPr>
          <w:rStyle w:val="CommentReference"/>
        </w:rPr>
        <w:commentReference w:id="70"/>
      </w:r>
      <w:r>
        <w:t xml:space="preserve">When </w:t>
      </w:r>
      <w:r w:rsidR="004856A0">
        <w:t>viewed</w:t>
      </w:r>
      <w:r w:rsidR="00D46780">
        <w:t xml:space="preserve"> </w:t>
      </w:r>
      <w:r w:rsidR="008471F2">
        <w:t>on</w:t>
      </w:r>
      <w:r>
        <w:t xml:space="preserve"> response scale </w:t>
      </w:r>
      <w:r w:rsidR="008471F2">
        <w:t xml:space="preserve">(TLF) </w:t>
      </w:r>
      <w:r>
        <w:t>(Fig. 8),</w:t>
      </w:r>
      <w:r w:rsidRPr="004E734D">
        <w:t xml:space="preserve"> changes in </w:t>
      </w:r>
      <w:r w:rsidRPr="004E734D">
        <w:rPr>
          <w:i/>
          <w:iCs/>
        </w:rPr>
        <w:t>annual sex ratio</w:t>
      </w:r>
      <w:r w:rsidRPr="004E734D">
        <w:t xml:space="preserve"> affects fitness mostly through females, who perform worse when the sex ratio is female biased. Using the most extreme values in observed in any year</w:t>
      </w:r>
      <w:r w:rsidR="00D46780">
        <w:t>s</w:t>
      </w:r>
      <w:r w:rsidRPr="004E734D">
        <w:t xml:space="preserve"> (</w:t>
      </w:r>
      <w:proofErr w:type="spellStart"/>
      <w:r w:rsidRPr="004E734D">
        <w:t>male:female</w:t>
      </w:r>
      <w:proofErr w:type="spellEnd"/>
      <w:r w:rsidRPr="004E734D">
        <w:t xml:space="preserve"> ratio 0.6 and 2.0), female fitness is predicted to vary 3.5 fold, whereas male fitness is expected to vary 1.4 fold.</w:t>
      </w:r>
    </w:p>
    <w:p w14:paraId="1115C2A4" w14:textId="0AD8B61E" w:rsidR="00761E19" w:rsidRDefault="00761E19" w:rsidP="004E734D">
      <w:pPr>
        <w:ind w:firstLine="720"/>
      </w:pPr>
    </w:p>
    <w:p w14:paraId="36CF5AA4" w14:textId="77777777" w:rsidR="00761E19" w:rsidRDefault="00761E19" w:rsidP="004E734D">
      <w:pPr>
        <w:ind w:firstLine="720"/>
      </w:pPr>
    </w:p>
    <w:p w14:paraId="4C643892" w14:textId="77777777" w:rsidR="008471F2" w:rsidRDefault="008471F2" w:rsidP="004E734D">
      <w:pPr>
        <w:ind w:firstLine="720"/>
      </w:pPr>
    </w:p>
    <w:p w14:paraId="2257605A" w14:textId="30DE5880" w:rsidR="004E734D" w:rsidRDefault="004E734D" w:rsidP="008471F2">
      <w:pPr>
        <w:ind w:firstLine="720"/>
        <w:jc w:val="center"/>
      </w:pPr>
      <w:r>
        <w:rPr>
          <w:noProof/>
        </w:rPr>
        <w:lastRenderedPageBreak/>
        <w:drawing>
          <wp:inline distT="0" distB="0" distL="0" distR="0" wp14:anchorId="0A89B6DF" wp14:editId="5BDA0490">
            <wp:extent cx="4943821" cy="3043408"/>
            <wp:effectExtent l="0" t="0" r="0" b="508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51889" cy="3048375"/>
                    </a:xfrm>
                    <a:prstGeom prst="rect">
                      <a:avLst/>
                    </a:prstGeom>
                  </pic:spPr>
                </pic:pic>
              </a:graphicData>
            </a:graphic>
          </wp:inline>
        </w:drawing>
      </w:r>
    </w:p>
    <w:p w14:paraId="3C0754BA" w14:textId="516FFFEA" w:rsidR="00AD329B" w:rsidRPr="004E734D" w:rsidRDefault="004E734D" w:rsidP="00AD329B">
      <w:pPr>
        <w:ind w:left="1170" w:right="1260"/>
        <w:rPr>
          <w:sz w:val="20"/>
          <w:szCs w:val="20"/>
        </w:rPr>
      </w:pPr>
      <w:r w:rsidRPr="004E734D">
        <w:rPr>
          <w:b/>
          <w:bCs/>
          <w:sz w:val="20"/>
          <w:szCs w:val="20"/>
        </w:rPr>
        <w:t>Fig. 8:</w:t>
      </w:r>
      <w:r>
        <w:rPr>
          <w:sz w:val="20"/>
          <w:szCs w:val="20"/>
        </w:rPr>
        <w:t xml:space="preserve"> Predicted effects of </w:t>
      </w:r>
      <w:r>
        <w:rPr>
          <w:i/>
          <w:iCs/>
          <w:sz w:val="20"/>
          <w:szCs w:val="20"/>
        </w:rPr>
        <w:t>annual sex ratio</w:t>
      </w:r>
      <w:r>
        <w:rPr>
          <w:sz w:val="20"/>
          <w:szCs w:val="20"/>
        </w:rPr>
        <w:t xml:space="preserve"> and </w:t>
      </w:r>
      <w:r w:rsidRPr="004E734D">
        <w:rPr>
          <w:i/>
          <w:iCs/>
          <w:sz w:val="20"/>
          <w:szCs w:val="20"/>
        </w:rPr>
        <w:t>sex</w:t>
      </w:r>
      <w:r>
        <w:rPr>
          <w:sz w:val="20"/>
          <w:szCs w:val="20"/>
        </w:rPr>
        <w:t xml:space="preserve"> on TLF from GLMM</w:t>
      </w:r>
      <w:r w:rsidR="004856A0">
        <w:rPr>
          <w:sz w:val="20"/>
          <w:szCs w:val="20"/>
          <w:vertAlign w:val="subscript"/>
        </w:rPr>
        <w:t>TLF</w:t>
      </w:r>
      <w:r>
        <w:rPr>
          <w:sz w:val="20"/>
          <w:szCs w:val="20"/>
        </w:rPr>
        <w:t>. Predicted values are conditioned on the typical values of all other predictors in the final model (</w:t>
      </w:r>
      <w:r>
        <w:rPr>
          <w:i/>
          <w:iCs/>
          <w:sz w:val="20"/>
          <w:szCs w:val="20"/>
        </w:rPr>
        <w:t xml:space="preserve">Julian day of release, </w:t>
      </w:r>
      <w:r w:rsidR="008471F2">
        <w:rPr>
          <w:i/>
          <w:iCs/>
          <w:sz w:val="20"/>
          <w:szCs w:val="20"/>
        </w:rPr>
        <w:t>origin</w:t>
      </w:r>
      <w:r>
        <w:rPr>
          <w:sz w:val="20"/>
          <w:szCs w:val="20"/>
        </w:rPr>
        <w:t>)</w:t>
      </w:r>
      <w:r w:rsidR="008471F2">
        <w:rPr>
          <w:sz w:val="20"/>
          <w:szCs w:val="20"/>
        </w:rPr>
        <w:t xml:space="preserve">. Rug plot at bottom of the figure highlights the observed </w:t>
      </w:r>
      <w:r w:rsidR="008471F2" w:rsidRPr="008471F2">
        <w:rPr>
          <w:i/>
          <w:iCs/>
          <w:sz w:val="20"/>
          <w:szCs w:val="20"/>
        </w:rPr>
        <w:t>annual sex ratios</w:t>
      </w:r>
      <w:r w:rsidR="008471F2">
        <w:rPr>
          <w:sz w:val="20"/>
          <w:szCs w:val="20"/>
        </w:rPr>
        <w:t xml:space="preserve"> used to fit the model.</w:t>
      </w:r>
      <w:r w:rsidR="00AD329B">
        <w:rPr>
          <w:sz w:val="20"/>
          <w:szCs w:val="20"/>
        </w:rPr>
        <w:t xml:space="preserve"> Bands represent 95% confidence intervals for the estimates.</w:t>
      </w:r>
    </w:p>
    <w:p w14:paraId="52FC6E5D" w14:textId="77777777" w:rsidR="008471F2" w:rsidRDefault="008471F2" w:rsidP="008471F2"/>
    <w:p w14:paraId="20DF8ACD" w14:textId="4948EED4" w:rsidR="00AD329B" w:rsidRDefault="008471F2" w:rsidP="00AD3A95">
      <w:pPr>
        <w:ind w:firstLine="720"/>
      </w:pPr>
      <w:r>
        <w:t xml:space="preserve">Finally, </w:t>
      </w:r>
      <w:r w:rsidR="00AD329B">
        <w:t xml:space="preserve">salmon released above </w:t>
      </w:r>
      <w:r w:rsidR="00B8490A">
        <w:t>Cougar Dam</w:t>
      </w:r>
      <w:r w:rsidR="00AD329B">
        <w:t xml:space="preserve"> </w:t>
      </w:r>
      <w:r>
        <w:t>e</w:t>
      </w:r>
      <w:r w:rsidRPr="008471F2">
        <w:t xml:space="preserve">arlier </w:t>
      </w:r>
      <w:r w:rsidR="00AD329B">
        <w:t>in the season</w:t>
      </w:r>
      <w:r w:rsidRPr="008471F2">
        <w:t xml:space="preserve"> are predicted to have greater fitness than </w:t>
      </w:r>
      <w:r w:rsidR="00AD329B">
        <w:t>those released later</w:t>
      </w:r>
      <w:r w:rsidRPr="008471F2">
        <w:t xml:space="preserve"> </w:t>
      </w:r>
      <w:r>
        <w:t>(Fig. 9)</w:t>
      </w:r>
      <w:r w:rsidRPr="008471F2">
        <w:t>. Individuals released on the earliest</w:t>
      </w:r>
      <w:r w:rsidR="00AD329B">
        <w:t xml:space="preserve"> day</w:t>
      </w:r>
      <w:r w:rsidRPr="008471F2">
        <w:t xml:space="preserve"> </w:t>
      </w:r>
      <w:r w:rsidR="00AD329B">
        <w:t>in the dataset</w:t>
      </w:r>
      <w:r w:rsidRPr="008471F2">
        <w:t xml:space="preserve"> are predicted to have 1.7 fold greater fitness than the latest release day.</w:t>
      </w:r>
    </w:p>
    <w:p w14:paraId="3A107705" w14:textId="4BD512D4" w:rsidR="00AD329B" w:rsidRDefault="00AD329B" w:rsidP="008471F2"/>
    <w:p w14:paraId="48403345" w14:textId="77777777" w:rsidR="00761E19" w:rsidRDefault="00761E19" w:rsidP="008471F2"/>
    <w:p w14:paraId="79914753" w14:textId="77777777" w:rsidR="00AD329B" w:rsidRDefault="00AD329B" w:rsidP="00AD329B">
      <w:pPr>
        <w:jc w:val="center"/>
      </w:pPr>
      <w:r>
        <w:rPr>
          <w:noProof/>
        </w:rPr>
        <w:drawing>
          <wp:inline distT="0" distB="0" distL="0" distR="0" wp14:anchorId="0153812F" wp14:editId="6F78EFDD">
            <wp:extent cx="3932808" cy="2395438"/>
            <wp:effectExtent l="0" t="0" r="4445" b="508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943087" cy="2401699"/>
                    </a:xfrm>
                    <a:prstGeom prst="rect">
                      <a:avLst/>
                    </a:prstGeom>
                  </pic:spPr>
                </pic:pic>
              </a:graphicData>
            </a:graphic>
          </wp:inline>
        </w:drawing>
      </w:r>
    </w:p>
    <w:p w14:paraId="556A3D14" w14:textId="4DEF1D52" w:rsidR="00AD329B" w:rsidRPr="008471F2" w:rsidRDefault="00AD329B" w:rsidP="00AD329B">
      <w:pPr>
        <w:ind w:left="1350" w:right="450"/>
      </w:pPr>
      <w:r w:rsidRPr="004E734D">
        <w:rPr>
          <w:b/>
          <w:bCs/>
          <w:sz w:val="20"/>
          <w:szCs w:val="20"/>
        </w:rPr>
        <w:t xml:space="preserve">Fig. </w:t>
      </w:r>
      <w:r>
        <w:rPr>
          <w:b/>
          <w:bCs/>
          <w:sz w:val="20"/>
          <w:szCs w:val="20"/>
        </w:rPr>
        <w:t>9</w:t>
      </w:r>
      <w:r w:rsidRPr="004E734D">
        <w:rPr>
          <w:b/>
          <w:bCs/>
          <w:sz w:val="20"/>
          <w:szCs w:val="20"/>
        </w:rPr>
        <w:t>:</w:t>
      </w:r>
      <w:r>
        <w:rPr>
          <w:sz w:val="20"/>
          <w:szCs w:val="20"/>
        </w:rPr>
        <w:t xml:space="preserve"> Predicted effects of </w:t>
      </w:r>
      <w:r>
        <w:rPr>
          <w:i/>
          <w:iCs/>
          <w:sz w:val="20"/>
          <w:szCs w:val="20"/>
        </w:rPr>
        <w:t>Julian day of release</w:t>
      </w:r>
      <w:r>
        <w:rPr>
          <w:sz w:val="20"/>
          <w:szCs w:val="20"/>
        </w:rPr>
        <w:t xml:space="preserve"> on TLF from GLMM</w:t>
      </w:r>
      <w:r w:rsidR="004856A0">
        <w:rPr>
          <w:sz w:val="20"/>
          <w:szCs w:val="20"/>
          <w:vertAlign w:val="subscript"/>
        </w:rPr>
        <w:t>TLF</w:t>
      </w:r>
      <w:r>
        <w:rPr>
          <w:sz w:val="20"/>
          <w:szCs w:val="20"/>
        </w:rPr>
        <w:t>. Predicted values are conditioned on the typical values of all other predictors in the final model (</w:t>
      </w:r>
      <w:r>
        <w:rPr>
          <w:i/>
          <w:iCs/>
          <w:sz w:val="20"/>
          <w:szCs w:val="20"/>
        </w:rPr>
        <w:t>Julian sex, origin, annual sex ratio</w:t>
      </w:r>
      <w:r>
        <w:rPr>
          <w:sz w:val="20"/>
          <w:szCs w:val="20"/>
        </w:rPr>
        <w:t>). Grey band represents 95% confidence intervals for the estimates.</w:t>
      </w:r>
    </w:p>
    <w:p w14:paraId="0FD1C1B7" w14:textId="77777777" w:rsidR="00B92690" w:rsidRDefault="00B92690" w:rsidP="00AD329B">
      <w:pPr>
        <w:jc w:val="center"/>
      </w:pPr>
    </w:p>
    <w:p w14:paraId="655DDEC1" w14:textId="6BEBAB8D" w:rsidR="00310607" w:rsidRDefault="00310607" w:rsidP="00C83099">
      <w:pPr>
        <w:spacing w:line="360" w:lineRule="auto"/>
        <w:ind w:firstLine="720"/>
      </w:pPr>
      <w:r>
        <w:lastRenderedPageBreak/>
        <w:t xml:space="preserve">The random effects of </w:t>
      </w:r>
      <w:r w:rsidRPr="00310607">
        <w:rPr>
          <w:i/>
          <w:iCs/>
        </w:rPr>
        <w:t>year</w:t>
      </w:r>
      <w:r>
        <w:t xml:space="preserve"> and </w:t>
      </w:r>
      <w:r w:rsidRPr="00310607">
        <w:rPr>
          <w:i/>
          <w:iCs/>
        </w:rPr>
        <w:t>release group</w:t>
      </w:r>
      <w:r>
        <w:t xml:space="preserve"> also contribute substantially to the variation in TLF among individuals</w:t>
      </w:r>
      <w:r w:rsidR="00761E19">
        <w:t xml:space="preserve"> (Table 9)</w:t>
      </w:r>
      <w:r>
        <w:t xml:space="preserve">. </w:t>
      </w:r>
      <w:r w:rsidR="00C83099">
        <w:t xml:space="preserve">Variation in TLF attributed to differences among years or release groups, as measured by standard deviation of the </w:t>
      </w:r>
      <w:r w:rsidR="00C83099">
        <w:rPr>
          <w:i/>
          <w:iCs/>
        </w:rPr>
        <w:t xml:space="preserve">year </w:t>
      </w:r>
      <w:r w:rsidR="00C83099">
        <w:t xml:space="preserve">and </w:t>
      </w:r>
      <w:r w:rsidR="00C83099">
        <w:rPr>
          <w:i/>
          <w:iCs/>
        </w:rPr>
        <w:t xml:space="preserve">release group </w:t>
      </w:r>
      <w:r w:rsidR="00C83099">
        <w:t xml:space="preserve">random effects, was similar in scale to the fixed effect of </w:t>
      </w:r>
      <w:r w:rsidR="00C83099">
        <w:rPr>
          <w:i/>
          <w:iCs/>
        </w:rPr>
        <w:t>origin</w:t>
      </w:r>
      <w:r w:rsidR="005C4896">
        <w:rPr>
          <w:i/>
          <w:iCs/>
        </w:rPr>
        <w:t xml:space="preserve"> </w:t>
      </w:r>
      <w:r w:rsidR="005C4896">
        <w:t>presented above</w:t>
      </w:r>
      <w:r w:rsidR="00C83099">
        <w:rPr>
          <w:i/>
          <w:iCs/>
        </w:rPr>
        <w:t>.</w:t>
      </w:r>
      <w:r w:rsidR="005C4896">
        <w:rPr>
          <w:i/>
          <w:iCs/>
        </w:rPr>
        <w:t xml:space="preserve"> </w:t>
      </w:r>
      <w:r w:rsidR="00C83099">
        <w:rPr>
          <w:i/>
          <w:iCs/>
        </w:rPr>
        <w:t xml:space="preserve"> </w:t>
      </w:r>
    </w:p>
    <w:p w14:paraId="0AFB6A06" w14:textId="77777777" w:rsidR="004856A0" w:rsidRDefault="008920DB" w:rsidP="00523916">
      <w:pPr>
        <w:spacing w:line="360" w:lineRule="auto"/>
      </w:pPr>
      <w:r>
        <w:tab/>
      </w:r>
    </w:p>
    <w:p w14:paraId="499F693C" w14:textId="004DE708" w:rsidR="004856A0" w:rsidRPr="004856A0" w:rsidRDefault="004856A0" w:rsidP="00523916">
      <w:pPr>
        <w:spacing w:line="360" w:lineRule="auto"/>
        <w:rPr>
          <w:i/>
          <w:iCs/>
        </w:rPr>
      </w:pPr>
      <w:r w:rsidRPr="004856A0">
        <w:rPr>
          <w:i/>
          <w:iCs/>
        </w:rPr>
        <w:t>Size at Maturity</w:t>
      </w:r>
    </w:p>
    <w:p w14:paraId="201FE17F" w14:textId="435D42CF" w:rsidR="008920DB" w:rsidRDefault="008920DB" w:rsidP="004856A0">
      <w:pPr>
        <w:spacing w:line="360" w:lineRule="auto"/>
        <w:ind w:firstLine="720"/>
      </w:pPr>
      <w:r>
        <w:t xml:space="preserve">Our dataset included </w:t>
      </w:r>
      <w:r w:rsidRPr="00523916">
        <w:rPr>
          <w:i/>
          <w:iCs/>
        </w:rPr>
        <w:t>size at maturity</w:t>
      </w:r>
      <w:r>
        <w:t xml:space="preserve"> for </w:t>
      </w:r>
      <w:r w:rsidR="004856A0">
        <w:t xml:space="preserve">approximately one half of the </w:t>
      </w:r>
      <w:r>
        <w:t>candidate parents released above the dam from 2007 – 2015</w:t>
      </w:r>
      <w:r w:rsidR="006E7497">
        <w:t xml:space="preserve"> used to fit GLMM</w:t>
      </w:r>
      <w:r w:rsidR="006E7497">
        <w:rPr>
          <w:vertAlign w:val="subscript"/>
        </w:rPr>
        <w:t>TLF</w:t>
      </w:r>
      <w:r>
        <w:t xml:space="preserve">. </w:t>
      </w:r>
      <w:r w:rsidR="00D1383A">
        <w:t xml:space="preserve">NOR salmon released above the dam were </w:t>
      </w:r>
      <w:r w:rsidR="00724B96">
        <w:t xml:space="preserve">significantly </w:t>
      </w:r>
      <w:r w:rsidR="00D1383A">
        <w:t xml:space="preserve">larger than their HOR counterparts </w:t>
      </w:r>
      <w:r w:rsidR="00724B96" w:rsidRPr="00D1383A">
        <w:t xml:space="preserve">after controlling for </w:t>
      </w:r>
      <w:r w:rsidR="00724B96">
        <w:t xml:space="preserve">size differences owing to </w:t>
      </w:r>
      <w:r w:rsidR="00724B96" w:rsidRPr="00523916">
        <w:rPr>
          <w:i/>
          <w:iCs/>
        </w:rPr>
        <w:t>sex</w:t>
      </w:r>
      <w:r w:rsidR="00724B96">
        <w:t xml:space="preserve"> and </w:t>
      </w:r>
      <w:r w:rsidR="00724B96" w:rsidRPr="00523916">
        <w:rPr>
          <w:i/>
          <w:iCs/>
        </w:rPr>
        <w:t>year</w:t>
      </w:r>
      <w:r w:rsidR="00724B96" w:rsidRPr="00D1383A">
        <w:t xml:space="preserve"> </w:t>
      </w:r>
      <w:r w:rsidR="00D1383A" w:rsidRPr="00D1383A">
        <w:t>(</w:t>
      </w:r>
      <w:r w:rsidR="00724B96">
        <w:t xml:space="preserve">linear mixed model, </w:t>
      </w:r>
      <w:r w:rsidR="00D1383A" w:rsidRPr="00D1383A">
        <w:rPr>
          <w:rFonts w:ascii="Roboto" w:hAnsi="Roboto"/>
          <w:color w:val="202124"/>
          <w:sz w:val="21"/>
          <w:szCs w:val="21"/>
          <w:shd w:val="clear" w:color="auto" w:fill="FFFFFF"/>
        </w:rPr>
        <w:t>β</w:t>
      </w:r>
      <w:r w:rsidR="00D1383A">
        <w:rPr>
          <w:vertAlign w:val="subscript"/>
        </w:rPr>
        <w:t>origin[NOR]</w:t>
      </w:r>
      <w:r w:rsidR="00D1383A">
        <w:t xml:space="preserve"> </w:t>
      </w:r>
      <w:r w:rsidR="00D1383A" w:rsidRPr="00D1383A">
        <w:t>= 2.92</w:t>
      </w:r>
      <w:r w:rsidR="00D1383A">
        <w:t xml:space="preserve"> cm</w:t>
      </w:r>
      <w:r w:rsidR="00D1383A" w:rsidRPr="00D1383A">
        <w:t xml:space="preserve">, </w:t>
      </w:r>
      <w:proofErr w:type="spellStart"/>
      <w:r w:rsidR="00D1383A" w:rsidRPr="00D1383A">
        <w:t>s</w:t>
      </w:r>
      <w:r w:rsidR="00D1383A">
        <w:t>.</w:t>
      </w:r>
      <w:r w:rsidR="00D1383A" w:rsidRPr="00D1383A">
        <w:t>e</w:t>
      </w:r>
      <w:r w:rsidR="00D1383A">
        <w:t>.</w:t>
      </w:r>
      <w:proofErr w:type="spellEnd"/>
      <w:r w:rsidR="00D1383A" w:rsidRPr="00D1383A">
        <w:t xml:space="preserve"> = 0.26, p</w:t>
      </w:r>
      <w:r w:rsidR="00D1383A">
        <w:t>-</w:t>
      </w:r>
      <w:r w:rsidR="00D1383A" w:rsidRPr="00D1383A">
        <w:t xml:space="preserve">value </w:t>
      </w:r>
      <w:r w:rsidR="00D1383A">
        <w:t>likelihood ratio test</w:t>
      </w:r>
      <w:r w:rsidR="00D1383A" w:rsidRPr="00D1383A">
        <w:t xml:space="preserve"> &lt; 2</w:t>
      </w:r>
      <w:r w:rsidR="00D1383A">
        <w:t xml:space="preserve">.2 x </w:t>
      </w:r>
      <w:r w:rsidR="00D1383A" w:rsidRPr="00D1383A">
        <w:t>10</w:t>
      </w:r>
      <w:r w:rsidR="00D1383A">
        <w:rPr>
          <w:vertAlign w:val="superscript"/>
        </w:rPr>
        <w:t>-16</w:t>
      </w:r>
      <w:r w:rsidR="00D1383A" w:rsidRPr="00D1383A">
        <w:t>)</w:t>
      </w:r>
      <w:r w:rsidR="00D1383A">
        <w:t xml:space="preserve">. To evaluate the relationship between </w:t>
      </w:r>
      <w:r w:rsidR="00D1383A" w:rsidRPr="00523916">
        <w:rPr>
          <w:i/>
          <w:iCs/>
        </w:rPr>
        <w:t>size</w:t>
      </w:r>
      <w:r w:rsidR="00D1383A">
        <w:t xml:space="preserve">, </w:t>
      </w:r>
      <w:r w:rsidR="00523916">
        <w:rPr>
          <w:i/>
          <w:iCs/>
        </w:rPr>
        <w:t xml:space="preserve">origin </w:t>
      </w:r>
      <w:r w:rsidR="00523916">
        <w:t>and TLF</w:t>
      </w:r>
      <w:r w:rsidR="00D1383A">
        <w:t>, we fit a</w:t>
      </w:r>
      <w:r w:rsidR="00724B96">
        <w:t xml:space="preserve"> </w:t>
      </w:r>
      <w:r w:rsidR="00D1383A">
        <w:t xml:space="preserve">GLMM on TLF for the 3,781 </w:t>
      </w:r>
      <w:r w:rsidR="00523916">
        <w:t>candidate parents</w:t>
      </w:r>
      <w:r w:rsidR="00D1383A">
        <w:t xml:space="preserve"> with a </w:t>
      </w:r>
      <w:r w:rsidR="00D1383A" w:rsidRPr="00724B96">
        <w:rPr>
          <w:i/>
          <w:iCs/>
        </w:rPr>
        <w:t xml:space="preserve">size at maturity </w:t>
      </w:r>
      <w:r w:rsidR="00D1383A">
        <w:t xml:space="preserve">measurement, using the significant predictors of fitness from the final model and </w:t>
      </w:r>
      <w:r w:rsidR="00D1383A" w:rsidRPr="00724B96">
        <w:rPr>
          <w:i/>
          <w:iCs/>
        </w:rPr>
        <w:t>size at maturity</w:t>
      </w:r>
      <w:r w:rsidR="00724B96">
        <w:rPr>
          <w:i/>
          <w:iCs/>
        </w:rPr>
        <w:t xml:space="preserve"> </w:t>
      </w:r>
      <w:r w:rsidR="00724B96">
        <w:t>as an additional predictor</w:t>
      </w:r>
      <w:r w:rsidR="006E7497">
        <w:t xml:space="preserve"> (</w:t>
      </w:r>
      <w:proofErr w:type="spellStart"/>
      <w:r w:rsidR="006E7497">
        <w:t>GLMM</w:t>
      </w:r>
      <w:r w:rsidR="006E7497">
        <w:rPr>
          <w:vertAlign w:val="subscript"/>
        </w:rPr>
        <w:t>size</w:t>
      </w:r>
      <w:proofErr w:type="spellEnd"/>
      <w:r w:rsidR="006E7497">
        <w:t>)</w:t>
      </w:r>
      <w:r w:rsidR="00D1383A">
        <w:t xml:space="preserve">. </w:t>
      </w:r>
      <w:r w:rsidR="006E7497">
        <w:t>S</w:t>
      </w:r>
      <w:r>
        <w:t>ize had a sign</w:t>
      </w:r>
      <w:r w:rsidR="00D1383A">
        <w:t>i</w:t>
      </w:r>
      <w:r>
        <w:t>ficant positive effect on TLF</w:t>
      </w:r>
      <w:r w:rsidR="00523916">
        <w:t xml:space="preserve"> </w:t>
      </w:r>
      <w:r w:rsidR="00523916" w:rsidRPr="00D1383A">
        <w:t>(</w:t>
      </w:r>
      <w:r w:rsidR="00523916" w:rsidRPr="00D1383A">
        <w:rPr>
          <w:rFonts w:ascii="Roboto" w:hAnsi="Roboto"/>
          <w:color w:val="202124"/>
          <w:sz w:val="21"/>
          <w:szCs w:val="21"/>
          <w:shd w:val="clear" w:color="auto" w:fill="FFFFFF"/>
        </w:rPr>
        <w:t>β</w:t>
      </w:r>
      <w:r w:rsidR="00523916">
        <w:rPr>
          <w:vertAlign w:val="subscript"/>
        </w:rPr>
        <w:t>size</w:t>
      </w:r>
      <w:r w:rsidR="00523916">
        <w:t xml:space="preserve"> </w:t>
      </w:r>
      <w:r w:rsidR="00523916" w:rsidRPr="00D1383A">
        <w:t xml:space="preserve">= </w:t>
      </w:r>
      <w:r w:rsidR="00523916">
        <w:t>0.069</w:t>
      </w:r>
      <w:r w:rsidR="00523916" w:rsidRPr="00D1383A">
        <w:t xml:space="preserve">, </w:t>
      </w:r>
      <w:proofErr w:type="spellStart"/>
      <w:r w:rsidR="00523916" w:rsidRPr="00D1383A">
        <w:t>s</w:t>
      </w:r>
      <w:r w:rsidR="00523916">
        <w:t>.</w:t>
      </w:r>
      <w:r w:rsidR="00523916" w:rsidRPr="00D1383A">
        <w:t>e</w:t>
      </w:r>
      <w:r w:rsidR="00523916">
        <w:t>.</w:t>
      </w:r>
      <w:proofErr w:type="spellEnd"/>
      <w:r w:rsidR="00523916" w:rsidRPr="00D1383A">
        <w:t xml:space="preserve"> = 0.</w:t>
      </w:r>
      <w:r w:rsidR="00523916">
        <w:t>006</w:t>
      </w:r>
      <w:r w:rsidR="00523916" w:rsidRPr="00D1383A">
        <w:t>, p</w:t>
      </w:r>
      <w:r w:rsidR="00523916">
        <w:t>-</w:t>
      </w:r>
      <w:r w:rsidR="00523916" w:rsidRPr="00D1383A">
        <w:t xml:space="preserve">value </w:t>
      </w:r>
      <w:r w:rsidR="00523916">
        <w:t>likelihood ratio test</w:t>
      </w:r>
      <w:r w:rsidR="00523916" w:rsidRPr="00D1383A">
        <w:t xml:space="preserve"> &lt; 2</w:t>
      </w:r>
      <w:r w:rsidR="00523916">
        <w:t xml:space="preserve">.0 x </w:t>
      </w:r>
      <w:r w:rsidR="00523916" w:rsidRPr="00D1383A">
        <w:t>10</w:t>
      </w:r>
      <w:r w:rsidR="00523916">
        <w:rPr>
          <w:vertAlign w:val="superscript"/>
        </w:rPr>
        <w:t>-16</w:t>
      </w:r>
      <w:r w:rsidR="00523916">
        <w:t>)</w:t>
      </w:r>
      <w:r>
        <w:t xml:space="preserve">, but the </w:t>
      </w:r>
      <w:r w:rsidR="00D1383A">
        <w:t>estimated effect of origin was reduce</w:t>
      </w:r>
      <w:r w:rsidR="00523916">
        <w:t xml:space="preserve">d to 44% of its </w:t>
      </w:r>
      <w:r w:rsidR="00102F62">
        <w:t xml:space="preserve">estimated </w:t>
      </w:r>
      <w:r w:rsidR="00523916">
        <w:t>effect when size at maturity was not included in the model</w:t>
      </w:r>
      <w:r w:rsidR="00D1383A">
        <w:t xml:space="preserve">, </w:t>
      </w:r>
      <w:r w:rsidR="00523916">
        <w:t xml:space="preserve">confirming that these two variables are highly confounded. </w:t>
      </w:r>
      <w:r>
        <w:t xml:space="preserve"> </w:t>
      </w:r>
    </w:p>
    <w:p w14:paraId="5088A30E" w14:textId="77777777" w:rsidR="008920DB" w:rsidRDefault="008920DB" w:rsidP="008920DB"/>
    <w:p w14:paraId="7954441B" w14:textId="0CAE225B" w:rsidR="005D4051" w:rsidRPr="004E734D" w:rsidRDefault="005D4051" w:rsidP="00B92690">
      <w:r w:rsidRPr="004E734D">
        <w:br w:type="page"/>
      </w:r>
    </w:p>
    <w:p w14:paraId="2E8937A6" w14:textId="369EB28A" w:rsidR="005D4051" w:rsidRPr="00D71476" w:rsidRDefault="005D4051" w:rsidP="00D92125">
      <w:pPr>
        <w:spacing w:line="360" w:lineRule="auto"/>
      </w:pPr>
      <w:r w:rsidRPr="00D71476">
        <w:rPr>
          <w:b/>
          <w:bCs/>
        </w:rPr>
        <w:lastRenderedPageBreak/>
        <w:t>Discussion</w:t>
      </w:r>
    </w:p>
    <w:p w14:paraId="7E66BA97" w14:textId="77777777" w:rsidR="0036597F" w:rsidRDefault="0036597F" w:rsidP="0036597F">
      <w:pPr>
        <w:spacing w:line="360" w:lineRule="auto"/>
        <w:rPr>
          <w:u w:val="single"/>
        </w:rPr>
      </w:pPr>
      <w:r w:rsidRPr="00D71476">
        <w:rPr>
          <w:u w:val="single"/>
        </w:rPr>
        <w:t>Main Findings</w:t>
      </w:r>
    </w:p>
    <w:p w14:paraId="46113934" w14:textId="77777777" w:rsidR="0036597F" w:rsidRPr="00E6547C" w:rsidRDefault="0036597F" w:rsidP="0036597F">
      <w:pPr>
        <w:spacing w:line="360" w:lineRule="auto"/>
        <w:rPr>
          <w:i/>
          <w:iCs/>
        </w:rPr>
      </w:pPr>
      <w:r w:rsidRPr="00E6547C">
        <w:rPr>
          <w:i/>
          <w:iCs/>
        </w:rPr>
        <w:t>Assignment</w:t>
      </w:r>
      <w:r>
        <w:rPr>
          <w:i/>
          <w:iCs/>
        </w:rPr>
        <w:t>s</w:t>
      </w:r>
    </w:p>
    <w:p w14:paraId="1DCC4D98" w14:textId="77777777" w:rsidR="0036597F" w:rsidRPr="00E6547C" w:rsidRDefault="0036597F" w:rsidP="0036597F">
      <w:pPr>
        <w:pStyle w:val="ListParagraph"/>
        <w:numPr>
          <w:ilvl w:val="0"/>
          <w:numId w:val="4"/>
        </w:numPr>
        <w:spacing w:line="360" w:lineRule="auto"/>
        <w:rPr>
          <w:u w:val="single"/>
        </w:rPr>
      </w:pPr>
      <w:r>
        <w:t>Most (71%)</w:t>
      </w:r>
      <w:r w:rsidRPr="00D71476">
        <w:t xml:space="preserve"> </w:t>
      </w:r>
      <w:r>
        <w:t>NOR salmon collected at the Cougar Trap from 2013 - 2020</w:t>
      </w:r>
      <w:r w:rsidRPr="00D71476">
        <w:t xml:space="preserve"> </w:t>
      </w:r>
      <w:r>
        <w:t>were produced above Cougar Dam. Leaving 29% remaining as likely immigrants.</w:t>
      </w:r>
    </w:p>
    <w:p w14:paraId="41C9818E" w14:textId="77777777" w:rsidR="0036597F" w:rsidRPr="00D71476" w:rsidRDefault="0036597F" w:rsidP="0036597F">
      <w:pPr>
        <w:pStyle w:val="ListParagraph"/>
        <w:numPr>
          <w:ilvl w:val="0"/>
          <w:numId w:val="4"/>
        </w:numPr>
        <w:spacing w:line="360" w:lineRule="auto"/>
        <w:rPr>
          <w:u w:val="single"/>
        </w:rPr>
      </w:pPr>
      <w:r>
        <w:t xml:space="preserve">The proportion of NOR immigrants collected at the Cougar Trap varied among years. As many as 49% and as few as 6% of NOR salmon collected at the Cougar Trap were immigrants in 2019 and 2020, respectively. </w:t>
      </w:r>
    </w:p>
    <w:p w14:paraId="6A7C0D69" w14:textId="77777777" w:rsidR="0036597F" w:rsidRPr="003E0D3B" w:rsidRDefault="0036597F" w:rsidP="0036597F">
      <w:pPr>
        <w:pStyle w:val="ListParagraph"/>
        <w:numPr>
          <w:ilvl w:val="0"/>
          <w:numId w:val="4"/>
        </w:numPr>
        <w:spacing w:line="360" w:lineRule="auto"/>
        <w:rPr>
          <w:u w:val="single"/>
        </w:rPr>
      </w:pPr>
      <w:r>
        <w:t xml:space="preserve">The </w:t>
      </w:r>
      <w:r w:rsidRPr="003E0D3B">
        <w:t xml:space="preserve">proportion of NOR immigrants collected at </w:t>
      </w:r>
      <w:r>
        <w:t>Cougar Trap</w:t>
      </w:r>
      <w:r w:rsidRPr="003E0D3B">
        <w:t xml:space="preserve"> was estimated to increase from less than </w:t>
      </w:r>
      <w:r>
        <w:t>5</w:t>
      </w:r>
      <w:r w:rsidRPr="003E0D3B">
        <w:t>% early in the season to ~</w:t>
      </w:r>
      <w:r>
        <w:t>5</w:t>
      </w:r>
      <w:r w:rsidRPr="003E0D3B">
        <w:t>0% by September 1</w:t>
      </w:r>
      <w:r w:rsidRPr="003E0D3B">
        <w:rPr>
          <w:vertAlign w:val="superscript"/>
        </w:rPr>
        <w:t>st</w:t>
      </w:r>
      <w:r w:rsidRPr="003E0D3B">
        <w:t>.</w:t>
      </w:r>
    </w:p>
    <w:p w14:paraId="341B5368" w14:textId="209DCCEF" w:rsidR="0036597F" w:rsidRPr="00B2108F" w:rsidRDefault="0036597F" w:rsidP="0036597F">
      <w:pPr>
        <w:pStyle w:val="ListParagraph"/>
        <w:numPr>
          <w:ilvl w:val="0"/>
          <w:numId w:val="4"/>
        </w:numPr>
        <w:spacing w:line="360" w:lineRule="auto"/>
        <w:rPr>
          <w:i/>
          <w:iCs/>
        </w:rPr>
      </w:pPr>
      <w:r>
        <w:rPr>
          <w:color w:val="222222"/>
          <w:shd w:val="clear" w:color="auto" w:fill="FFFFFF"/>
        </w:rPr>
        <w:t>From 2015 – 2020, a</w:t>
      </w:r>
      <w:r w:rsidRPr="000D6AF0">
        <w:rPr>
          <w:color w:val="222222"/>
          <w:shd w:val="clear" w:color="auto" w:fill="FFFFFF"/>
        </w:rPr>
        <w:t xml:space="preserve"> salmon produced above the dam was more likely to return a second time after being recycled downstream than an NOR immigrant. Recycling all salmon collected at the </w:t>
      </w:r>
      <w:r>
        <w:rPr>
          <w:color w:val="222222"/>
          <w:shd w:val="clear" w:color="auto" w:fill="FFFFFF"/>
        </w:rPr>
        <w:t>Cougar Trap</w:t>
      </w:r>
      <w:r w:rsidRPr="000D6AF0">
        <w:rPr>
          <w:color w:val="222222"/>
          <w:shd w:val="clear" w:color="auto" w:fill="FFFFFF"/>
        </w:rPr>
        <w:t xml:space="preserve"> downstream</w:t>
      </w:r>
      <w:r w:rsidR="00102F62">
        <w:rPr>
          <w:color w:val="222222"/>
          <w:shd w:val="clear" w:color="auto" w:fill="FFFFFF"/>
        </w:rPr>
        <w:t xml:space="preserve"> during this period</w:t>
      </w:r>
      <w:r w:rsidRPr="000D6AF0">
        <w:rPr>
          <w:color w:val="222222"/>
          <w:shd w:val="clear" w:color="auto" w:fill="FFFFFF"/>
        </w:rPr>
        <w:t xml:space="preserve"> prevented above dam transport of 75% of NOR immigrants and 31% of NOR salmon produced above the dam</w:t>
      </w:r>
      <w:r>
        <w:rPr>
          <w:color w:val="222222"/>
          <w:shd w:val="clear" w:color="auto" w:fill="FFFFFF"/>
        </w:rPr>
        <w:t>.</w:t>
      </w:r>
    </w:p>
    <w:p w14:paraId="175B8397" w14:textId="0366D75C" w:rsidR="0036597F" w:rsidRPr="000D6AF0" w:rsidRDefault="0036597F" w:rsidP="0036597F">
      <w:pPr>
        <w:pStyle w:val="ListParagraph"/>
        <w:numPr>
          <w:ilvl w:val="0"/>
          <w:numId w:val="4"/>
        </w:numPr>
        <w:spacing w:line="360" w:lineRule="auto"/>
        <w:rPr>
          <w:i/>
          <w:iCs/>
        </w:rPr>
      </w:pPr>
      <w:commentRangeStart w:id="71"/>
      <w:commentRangeStart w:id="72"/>
      <w:commentRangeStart w:id="73"/>
      <w:r>
        <w:rPr>
          <w:color w:val="222222"/>
          <w:shd w:val="clear" w:color="auto" w:fill="FFFFFF"/>
        </w:rPr>
        <w:t xml:space="preserve">LSDR during the same period (2015 – 2020) would have prevented </w:t>
      </w:r>
      <w:r w:rsidRPr="000D6AF0">
        <w:rPr>
          <w:color w:val="222222"/>
          <w:shd w:val="clear" w:color="auto" w:fill="FFFFFF"/>
        </w:rPr>
        <w:t xml:space="preserve">above dam transport of </w:t>
      </w:r>
      <w:r w:rsidR="00102F62">
        <w:rPr>
          <w:color w:val="222222"/>
          <w:shd w:val="clear" w:color="auto" w:fill="FFFFFF"/>
        </w:rPr>
        <w:t xml:space="preserve">only </w:t>
      </w:r>
      <w:r>
        <w:rPr>
          <w:color w:val="222222"/>
          <w:shd w:val="clear" w:color="auto" w:fill="FFFFFF"/>
        </w:rPr>
        <w:t>47</w:t>
      </w:r>
      <w:r w:rsidRPr="000D6AF0">
        <w:rPr>
          <w:color w:val="222222"/>
          <w:shd w:val="clear" w:color="auto" w:fill="FFFFFF"/>
        </w:rPr>
        <w:t xml:space="preserve">% of NOR immigrants and </w:t>
      </w:r>
      <w:r>
        <w:rPr>
          <w:color w:val="222222"/>
          <w:shd w:val="clear" w:color="auto" w:fill="FFFFFF"/>
        </w:rPr>
        <w:t>5</w:t>
      </w:r>
      <w:r w:rsidRPr="000D6AF0">
        <w:rPr>
          <w:color w:val="222222"/>
          <w:shd w:val="clear" w:color="auto" w:fill="FFFFFF"/>
        </w:rPr>
        <w:t>% of NOR salmon produced above the dam</w:t>
      </w:r>
      <w:r>
        <w:rPr>
          <w:color w:val="222222"/>
          <w:shd w:val="clear" w:color="auto" w:fill="FFFFFF"/>
        </w:rPr>
        <w:t xml:space="preserve">. </w:t>
      </w:r>
      <w:commentRangeEnd w:id="71"/>
      <w:r w:rsidR="00B713C6">
        <w:rPr>
          <w:rStyle w:val="CommentReference"/>
        </w:rPr>
        <w:commentReference w:id="71"/>
      </w:r>
      <w:commentRangeEnd w:id="72"/>
      <w:r w:rsidR="00B713C6">
        <w:rPr>
          <w:rStyle w:val="CommentReference"/>
        </w:rPr>
        <w:commentReference w:id="72"/>
      </w:r>
      <w:commentRangeEnd w:id="73"/>
      <w:r w:rsidR="003E52BD">
        <w:rPr>
          <w:rStyle w:val="CommentReference"/>
        </w:rPr>
        <w:commentReference w:id="73"/>
      </w:r>
    </w:p>
    <w:p w14:paraId="2CD40449" w14:textId="77777777" w:rsidR="0036597F" w:rsidRPr="003E0D3B" w:rsidRDefault="0036597F" w:rsidP="0036597F">
      <w:pPr>
        <w:spacing w:line="360" w:lineRule="auto"/>
        <w:rPr>
          <w:i/>
          <w:iCs/>
        </w:rPr>
      </w:pPr>
      <w:r w:rsidRPr="003E0D3B">
        <w:rPr>
          <w:i/>
          <w:iCs/>
        </w:rPr>
        <w:t>Demography</w:t>
      </w:r>
    </w:p>
    <w:p w14:paraId="5CB5227C" w14:textId="77777777" w:rsidR="0036597F" w:rsidRDefault="0036597F" w:rsidP="0036597F">
      <w:pPr>
        <w:pStyle w:val="ListParagraph"/>
        <w:numPr>
          <w:ilvl w:val="0"/>
          <w:numId w:val="10"/>
        </w:numPr>
        <w:spacing w:line="360" w:lineRule="auto"/>
      </w:pPr>
      <w:r>
        <w:t xml:space="preserve">Most salmon produced above Cougar Dam from 2007 – 2015 returned at age-4 </w:t>
      </w:r>
      <w:r w:rsidRPr="00D71476">
        <w:t>(54.6%</w:t>
      </w:r>
      <w:r>
        <w:t>) or age-5 (</w:t>
      </w:r>
      <w:r w:rsidRPr="00D71476">
        <w:t>42.0%</w:t>
      </w:r>
      <w:r>
        <w:t>)</w:t>
      </w:r>
      <w:r w:rsidRPr="00D71476">
        <w:t>, with few returning at age</w:t>
      </w:r>
      <w:r>
        <w:t>-</w:t>
      </w:r>
      <w:r w:rsidRPr="00D71476">
        <w:t>3</w:t>
      </w:r>
      <w:r>
        <w:t xml:space="preserve"> (</w:t>
      </w:r>
      <w:r w:rsidRPr="00D71476">
        <w:t>1.6%</w:t>
      </w:r>
      <w:r>
        <w:t>)</w:t>
      </w:r>
      <w:r w:rsidRPr="00D71476">
        <w:t xml:space="preserve"> or </w:t>
      </w:r>
      <w:r>
        <w:t>age-</w:t>
      </w:r>
      <w:r w:rsidRPr="00D71476">
        <w:t>6</w:t>
      </w:r>
      <w:r>
        <w:t xml:space="preserve"> (</w:t>
      </w:r>
      <w:r w:rsidRPr="00D71476">
        <w:t>1.8%</w:t>
      </w:r>
      <w:r>
        <w:t>).</w:t>
      </w:r>
    </w:p>
    <w:p w14:paraId="2BF8D134" w14:textId="057F7DEC" w:rsidR="0036597F" w:rsidRPr="0078131B" w:rsidRDefault="0036597F" w:rsidP="0036597F">
      <w:pPr>
        <w:pStyle w:val="ListParagraph"/>
        <w:numPr>
          <w:ilvl w:val="0"/>
          <w:numId w:val="10"/>
        </w:numPr>
        <w:spacing w:line="360" w:lineRule="auto"/>
        <w:rPr>
          <w:u w:val="single"/>
        </w:rPr>
      </w:pPr>
      <w:commentRangeStart w:id="74"/>
      <w:commentRangeStart w:id="75"/>
      <w:r>
        <w:t>Most (80%) candidate parents from 2007 – 2015 did not produce a single offspring (TLF = 0) that returned to the Cougar Trap</w:t>
      </w:r>
      <w:r w:rsidR="001C75AA">
        <w:t xml:space="preserve"> as an adult</w:t>
      </w:r>
      <w:r>
        <w:t xml:space="preserve">, or was sampled as a carcass, </w:t>
      </w:r>
      <w:commentRangeEnd w:id="74"/>
      <w:r w:rsidR="00B713C6">
        <w:rPr>
          <w:rStyle w:val="CommentReference"/>
        </w:rPr>
        <w:commentReference w:id="74"/>
      </w:r>
      <w:commentRangeEnd w:id="75"/>
      <w:r w:rsidR="003E52BD">
        <w:rPr>
          <w:rStyle w:val="CommentReference"/>
        </w:rPr>
        <w:commentReference w:id="75"/>
      </w:r>
    </w:p>
    <w:p w14:paraId="037E8FC9" w14:textId="77777777" w:rsidR="0036597F" w:rsidRDefault="0036597F" w:rsidP="0036597F">
      <w:pPr>
        <w:pStyle w:val="ListParagraph"/>
        <w:numPr>
          <w:ilvl w:val="0"/>
          <w:numId w:val="10"/>
        </w:numPr>
        <w:spacing w:line="360" w:lineRule="auto"/>
      </w:pPr>
      <w:r>
        <w:t xml:space="preserve">Mean TLF was 0.36. TLF was highly variable at the individual level and ranged 0 - 17. </w:t>
      </w:r>
    </w:p>
    <w:p w14:paraId="295EC7F8" w14:textId="77777777" w:rsidR="0036597F" w:rsidRDefault="0036597F" w:rsidP="0036597F">
      <w:pPr>
        <w:pStyle w:val="ListParagraph"/>
        <w:numPr>
          <w:ilvl w:val="0"/>
          <w:numId w:val="10"/>
        </w:numPr>
        <w:spacing w:line="360" w:lineRule="auto"/>
      </w:pPr>
      <w:r>
        <w:t xml:space="preserve">Mean TLF was greater for NOR than HOR salmon (0.49 </w:t>
      </w:r>
      <w:r w:rsidRPr="007004FD">
        <w:rPr>
          <w:i/>
          <w:iCs/>
        </w:rPr>
        <w:t>vs.</w:t>
      </w:r>
      <w:r>
        <w:t xml:space="preserve"> 0.32, respectively) and for females than males (0.38 </w:t>
      </w:r>
      <w:r w:rsidRPr="007004FD">
        <w:rPr>
          <w:i/>
          <w:iCs/>
        </w:rPr>
        <w:t>vs</w:t>
      </w:r>
      <w:r>
        <w:t>. 0.34).</w:t>
      </w:r>
    </w:p>
    <w:p w14:paraId="342A468B" w14:textId="77777777" w:rsidR="0036597F" w:rsidRDefault="0036597F" w:rsidP="0036597F">
      <w:pPr>
        <w:pStyle w:val="ListParagraph"/>
        <w:numPr>
          <w:ilvl w:val="0"/>
          <w:numId w:val="10"/>
        </w:numPr>
        <w:spacing w:line="360" w:lineRule="auto"/>
      </w:pPr>
      <w:r>
        <w:t xml:space="preserve">In the nine years where we sampled nearly all potential offspring of parental cohorts above Cougar Dam, </w:t>
      </w:r>
      <w:proofErr w:type="spellStart"/>
      <w:r>
        <w:t>CRR</w:t>
      </w:r>
      <w:r>
        <w:rPr>
          <w:vertAlign w:val="subscript"/>
        </w:rPr>
        <w:t>total</w:t>
      </w:r>
      <w:proofErr w:type="spellEnd"/>
      <w:r>
        <w:t xml:space="preserve"> never approached one, indicating that population above the dam is not replacing itself. Maximum </w:t>
      </w:r>
      <w:proofErr w:type="spellStart"/>
      <w:r>
        <w:t>CRR</w:t>
      </w:r>
      <w:r>
        <w:rPr>
          <w:vertAlign w:val="subscript"/>
        </w:rPr>
        <w:t>total</w:t>
      </w:r>
      <w:proofErr w:type="spellEnd"/>
      <w:r>
        <w:t xml:space="preserve"> was 0.44 and minimum was 0.08.</w:t>
      </w:r>
    </w:p>
    <w:p w14:paraId="54E106FB" w14:textId="77777777" w:rsidR="0036597F" w:rsidRDefault="0036597F" w:rsidP="0036597F">
      <w:pPr>
        <w:pStyle w:val="ListParagraph"/>
        <w:numPr>
          <w:ilvl w:val="0"/>
          <w:numId w:val="10"/>
        </w:numPr>
        <w:spacing w:line="360" w:lineRule="auto"/>
      </w:pPr>
      <w:commentRangeStart w:id="76"/>
      <w:commentRangeStart w:id="77"/>
      <w:r>
        <w:t>In most years females were the limiting sex. CRR</w:t>
      </w:r>
      <w:r>
        <w:rPr>
          <w:vertAlign w:val="subscript"/>
        </w:rPr>
        <w:t>F</w:t>
      </w:r>
      <w:r>
        <w:t xml:space="preserve"> was less than one in these years. In years when males were the limiting sex, CRR</w:t>
      </w:r>
      <w:r>
        <w:rPr>
          <w:vertAlign w:val="subscript"/>
        </w:rPr>
        <w:t>M</w:t>
      </w:r>
      <w:r>
        <w:t xml:space="preserve"> was also less than one.</w:t>
      </w:r>
      <w:commentRangeEnd w:id="76"/>
      <w:r w:rsidR="00B713C6">
        <w:rPr>
          <w:rStyle w:val="CommentReference"/>
        </w:rPr>
        <w:commentReference w:id="76"/>
      </w:r>
      <w:commentRangeEnd w:id="77"/>
      <w:r w:rsidR="00CB2EF5">
        <w:rPr>
          <w:rStyle w:val="CommentReference"/>
        </w:rPr>
        <w:commentReference w:id="77"/>
      </w:r>
    </w:p>
    <w:p w14:paraId="57D5A5C5" w14:textId="77777777" w:rsidR="0036597F" w:rsidRDefault="0036597F" w:rsidP="0036597F">
      <w:pPr>
        <w:pStyle w:val="ListParagraph"/>
        <w:numPr>
          <w:ilvl w:val="0"/>
          <w:numId w:val="10"/>
        </w:numPr>
        <w:spacing w:line="360" w:lineRule="auto"/>
      </w:pPr>
      <w:r w:rsidRPr="00811F41">
        <w:rPr>
          <w:i/>
          <w:iCs/>
        </w:rPr>
        <w:t>N</w:t>
      </w:r>
      <w:r w:rsidRPr="00811F41">
        <w:rPr>
          <w:i/>
          <w:iCs/>
          <w:vertAlign w:val="subscript"/>
        </w:rPr>
        <w:t>b</w:t>
      </w:r>
      <w:r>
        <w:t xml:space="preserve"> ranged from 139.8 to 368.8, indicating that there is likely sufficient genetic diversity within a parental cohort to avoid inbreeding depression.</w:t>
      </w:r>
    </w:p>
    <w:p w14:paraId="3A45678F" w14:textId="77777777" w:rsidR="0036597F" w:rsidRDefault="0036597F" w:rsidP="0036597F">
      <w:pPr>
        <w:pStyle w:val="ListParagraph"/>
        <w:spacing w:line="360" w:lineRule="auto"/>
      </w:pPr>
    </w:p>
    <w:p w14:paraId="13A2AF7F" w14:textId="77777777" w:rsidR="0036597F" w:rsidRDefault="0036597F" w:rsidP="0036597F">
      <w:pPr>
        <w:spacing w:line="360" w:lineRule="auto"/>
        <w:rPr>
          <w:i/>
          <w:iCs/>
        </w:rPr>
      </w:pPr>
      <w:r>
        <w:rPr>
          <w:i/>
          <w:iCs/>
        </w:rPr>
        <w:t>Predictors of Fitness</w:t>
      </w:r>
    </w:p>
    <w:p w14:paraId="633346BE" w14:textId="77777777" w:rsidR="0036597F" w:rsidRPr="00E169DC" w:rsidRDefault="0036597F" w:rsidP="0036597F">
      <w:pPr>
        <w:pStyle w:val="ListParagraph"/>
        <w:numPr>
          <w:ilvl w:val="0"/>
          <w:numId w:val="11"/>
        </w:numPr>
        <w:spacing w:line="360" w:lineRule="auto"/>
      </w:pPr>
      <w:r>
        <w:t xml:space="preserve">Three variables and two interactions were predictive of TLF: </w:t>
      </w:r>
      <w:r>
        <w:rPr>
          <w:i/>
          <w:iCs/>
        </w:rPr>
        <w:t>origin</w:t>
      </w:r>
      <w:r>
        <w:t xml:space="preserve">, </w:t>
      </w:r>
      <w:r>
        <w:rPr>
          <w:i/>
          <w:iCs/>
        </w:rPr>
        <w:t>Julian day of release</w:t>
      </w:r>
      <w:r>
        <w:t xml:space="preserve">, </w:t>
      </w:r>
      <w:r>
        <w:rPr>
          <w:i/>
          <w:iCs/>
        </w:rPr>
        <w:t>annual sex ratio</w:t>
      </w:r>
      <w:r>
        <w:t xml:space="preserve">, </w:t>
      </w:r>
      <w:r>
        <w:rPr>
          <w:i/>
          <w:iCs/>
        </w:rPr>
        <w:t xml:space="preserve">sex*origin </w:t>
      </w:r>
      <w:r w:rsidRPr="00E169DC">
        <w:t>and</w:t>
      </w:r>
      <w:r>
        <w:rPr>
          <w:i/>
          <w:iCs/>
        </w:rPr>
        <w:t xml:space="preserve"> sex*annual sex ratio.</w:t>
      </w:r>
    </w:p>
    <w:p w14:paraId="412DDC49" w14:textId="77777777" w:rsidR="0036597F" w:rsidRDefault="0036597F" w:rsidP="0036597F">
      <w:pPr>
        <w:pStyle w:val="ListParagraph"/>
        <w:numPr>
          <w:ilvl w:val="0"/>
          <w:numId w:val="11"/>
        </w:numPr>
        <w:spacing w:line="360" w:lineRule="auto"/>
      </w:pPr>
      <w:r w:rsidRPr="00D7409D">
        <w:t>NOR males are predicted to be 2.1 fold more fit the HOR males, and NOR females are predicted to be 1.6 fold more fit than HOR females.</w:t>
      </w:r>
    </w:p>
    <w:p w14:paraId="1768C0A0" w14:textId="77777777" w:rsidR="0036597F" w:rsidRDefault="0036597F" w:rsidP="0036597F">
      <w:pPr>
        <w:pStyle w:val="ListParagraph"/>
        <w:numPr>
          <w:ilvl w:val="0"/>
          <w:numId w:val="11"/>
        </w:numPr>
        <w:spacing w:line="360" w:lineRule="auto"/>
      </w:pPr>
      <w:r>
        <w:t xml:space="preserve">Both males and females are predicted to have higher TLF when the sex ratio is male biased, but this effect is much stronger for females than males. </w:t>
      </w:r>
      <w:r w:rsidRPr="004E734D">
        <w:t>Using the most extreme values in observed in any year</w:t>
      </w:r>
      <w:r>
        <w:t>s</w:t>
      </w:r>
      <w:r w:rsidRPr="004E734D">
        <w:t xml:space="preserve"> (</w:t>
      </w:r>
      <w:proofErr w:type="spellStart"/>
      <w:r w:rsidRPr="004E734D">
        <w:t>male:female</w:t>
      </w:r>
      <w:proofErr w:type="spellEnd"/>
      <w:r w:rsidRPr="004E734D">
        <w:t xml:space="preserve"> ratio 0.6 and 2.0), female fitness is predicted to vary 3.5 fold, whereas male fitness is expected to vary 1.4 fold.</w:t>
      </w:r>
    </w:p>
    <w:p w14:paraId="28B28761" w14:textId="14AD0873" w:rsidR="0036597F" w:rsidRDefault="0036597F" w:rsidP="0036597F">
      <w:pPr>
        <w:pStyle w:val="ListParagraph"/>
        <w:numPr>
          <w:ilvl w:val="0"/>
          <w:numId w:val="11"/>
        </w:numPr>
        <w:spacing w:line="360" w:lineRule="auto"/>
      </w:pPr>
      <w:commentRangeStart w:id="78"/>
      <w:commentRangeStart w:id="79"/>
      <w:r w:rsidRPr="001A3153">
        <w:t xml:space="preserve">Individuals released on the earliest </w:t>
      </w:r>
      <w:r w:rsidR="001C75AA">
        <w:t xml:space="preserve">release </w:t>
      </w:r>
      <w:r w:rsidRPr="001A3153">
        <w:t>day in the dataset are predicted to have 1.7 fold greater fitness than the latest release day.</w:t>
      </w:r>
      <w:commentRangeEnd w:id="78"/>
      <w:r w:rsidR="00B713C6">
        <w:rPr>
          <w:rStyle w:val="CommentReference"/>
        </w:rPr>
        <w:commentReference w:id="78"/>
      </w:r>
      <w:commentRangeEnd w:id="79"/>
      <w:r w:rsidR="00804EFE">
        <w:rPr>
          <w:rStyle w:val="CommentReference"/>
        </w:rPr>
        <w:commentReference w:id="79"/>
      </w:r>
    </w:p>
    <w:p w14:paraId="64005221" w14:textId="7C920A95" w:rsidR="0036597F" w:rsidRDefault="0036597F" w:rsidP="0036597F">
      <w:pPr>
        <w:pStyle w:val="ListParagraph"/>
        <w:numPr>
          <w:ilvl w:val="0"/>
          <w:numId w:val="11"/>
        </w:numPr>
        <w:spacing w:line="360" w:lineRule="auto"/>
      </w:pPr>
      <w:r>
        <w:t>Variance in TLF among both years and release groups was substantial</w:t>
      </w:r>
      <w:r w:rsidR="0026006C">
        <w:t xml:space="preserve"> after accounting for the significant predictors</w:t>
      </w:r>
      <w:r>
        <w:t xml:space="preserve">, suggesting that </w:t>
      </w:r>
      <w:r w:rsidR="001C75AA">
        <w:t>unmeasured variables that are nested within year and release group</w:t>
      </w:r>
      <w:r>
        <w:t xml:space="preserve"> have a large effect on TLF. </w:t>
      </w:r>
    </w:p>
    <w:p w14:paraId="2B311192" w14:textId="637B9F74" w:rsidR="0036597F" w:rsidRDefault="0036597F" w:rsidP="0036597F">
      <w:pPr>
        <w:pStyle w:val="ListParagraph"/>
        <w:numPr>
          <w:ilvl w:val="0"/>
          <w:numId w:val="11"/>
        </w:numPr>
        <w:spacing w:line="360" w:lineRule="auto"/>
      </w:pPr>
      <w:r>
        <w:t>NOR salmon are larger than HOR salmon, indicating that fitness differences between NOR and HOR salmon may be mediated, in part, through differences in size at maturity.</w:t>
      </w:r>
    </w:p>
    <w:p w14:paraId="1153DE15" w14:textId="77777777" w:rsidR="00A63806" w:rsidRPr="00D71476" w:rsidRDefault="00A63806" w:rsidP="005D4051">
      <w:pPr>
        <w:spacing w:line="360" w:lineRule="auto"/>
        <w:rPr>
          <w:u w:val="single"/>
        </w:rPr>
      </w:pPr>
    </w:p>
    <w:p w14:paraId="28EE887C" w14:textId="0689BC80" w:rsidR="005D4051" w:rsidRPr="00D71476" w:rsidRDefault="005D4051" w:rsidP="005D4051">
      <w:pPr>
        <w:spacing w:line="360" w:lineRule="auto"/>
      </w:pPr>
      <w:commentRangeStart w:id="80"/>
      <w:r w:rsidRPr="00D71476">
        <w:rPr>
          <w:u w:val="single"/>
        </w:rPr>
        <w:t>Assignment Rates</w:t>
      </w:r>
      <w:commentRangeEnd w:id="80"/>
      <w:r w:rsidR="00FB2FB1">
        <w:rPr>
          <w:rStyle w:val="CommentReference"/>
        </w:rPr>
        <w:commentReference w:id="80"/>
      </w:r>
    </w:p>
    <w:p w14:paraId="6E8CB56F" w14:textId="4539741A" w:rsidR="00CE10D6" w:rsidRDefault="00CE10D6" w:rsidP="007146B5">
      <w:pPr>
        <w:spacing w:line="360" w:lineRule="auto"/>
        <w:ind w:firstLine="720"/>
      </w:pPr>
      <w:r>
        <w:t xml:space="preserve">Changes </w:t>
      </w:r>
      <w:r w:rsidR="005E5401">
        <w:t>to</w:t>
      </w:r>
      <w:r>
        <w:t xml:space="preserve"> software versions, data filtering and </w:t>
      </w:r>
      <w:r w:rsidR="007146B5">
        <w:t>methods of inferring</w:t>
      </w:r>
      <w:r>
        <w:t xml:space="preserve"> a consensus pedigree had only a minor effect on the overall assignment rate compared the approaches employed in previous reports. </w:t>
      </w:r>
      <w:r w:rsidR="007146B5">
        <w:t xml:space="preserve">This suggests that </w:t>
      </w:r>
      <w:r w:rsidR="008B48C8">
        <w:t xml:space="preserve">our </w:t>
      </w:r>
      <w:r w:rsidR="007146B5">
        <w:t xml:space="preserve">genetic parentage approach is robust </w:t>
      </w:r>
      <w:r w:rsidR="00A276E8">
        <w:t xml:space="preserve">to small changes in methods </w:t>
      </w:r>
      <w:r w:rsidR="007146B5">
        <w:t xml:space="preserve">and increases our confidence that </w:t>
      </w:r>
      <w:r w:rsidR="00A276E8">
        <w:t xml:space="preserve">the </w:t>
      </w:r>
      <w:r w:rsidR="007146B5">
        <w:t xml:space="preserve">final pedigree accurately reflects true parent-offspring relationships. Our confidence in the </w:t>
      </w:r>
      <w:r w:rsidR="00A276E8">
        <w:t>pedigree</w:t>
      </w:r>
      <w:r w:rsidR="007146B5">
        <w:t xml:space="preserve"> is further bolstered by </w:t>
      </w:r>
      <w:r>
        <w:t xml:space="preserve">the high genetic diversity and attendant low non-exclusion probabilities </w:t>
      </w:r>
      <w:r w:rsidR="007146B5">
        <w:t>given</w:t>
      </w:r>
      <w:r>
        <w:t xml:space="preserve"> </w:t>
      </w:r>
      <w:r w:rsidR="007146B5">
        <w:t>the</w:t>
      </w:r>
      <w:r>
        <w:t xml:space="preserve"> genetic data, and </w:t>
      </w:r>
      <w:r w:rsidR="007146B5">
        <w:t xml:space="preserve">the </w:t>
      </w:r>
      <w:r>
        <w:t>low estimated genotyping error rates</w:t>
      </w:r>
      <w:r w:rsidR="007146B5">
        <w:t>.</w:t>
      </w:r>
    </w:p>
    <w:p w14:paraId="5C7289C1" w14:textId="3996A78E" w:rsidR="00B61F97" w:rsidRDefault="002D41FB" w:rsidP="005D4051">
      <w:pPr>
        <w:spacing w:line="360" w:lineRule="auto"/>
      </w:pPr>
      <w:r>
        <w:tab/>
        <w:t xml:space="preserve">Our </w:t>
      </w:r>
      <w:r w:rsidR="00466CE7">
        <w:t xml:space="preserve">assignment results </w:t>
      </w:r>
      <w:r w:rsidR="002939A5">
        <w:t xml:space="preserve">broadly </w:t>
      </w:r>
      <w:r>
        <w:t>corroborate those presented in previous reports. The majority of spring Chinook salmon collect</w:t>
      </w:r>
      <w:r w:rsidR="00432748">
        <w:t>ed</w:t>
      </w:r>
      <w:r>
        <w:t xml:space="preserve"> at the </w:t>
      </w:r>
      <w:r w:rsidR="00B8490A">
        <w:t>Cougar Trap</w:t>
      </w:r>
      <w:r>
        <w:t xml:space="preserve"> assign to at least one parent released or otherwise sampled above the dam</w:t>
      </w:r>
      <w:r w:rsidR="00432748">
        <w:t xml:space="preserve">. Among the years that we are able to assign potential offspring sampled at the </w:t>
      </w:r>
      <w:r w:rsidR="00B8490A">
        <w:t>Cougar Trap</w:t>
      </w:r>
      <w:r w:rsidR="00432748">
        <w:t xml:space="preserve"> to all </w:t>
      </w:r>
      <w:r w:rsidR="00A64B85">
        <w:t xml:space="preserve">of their </w:t>
      </w:r>
      <w:r w:rsidR="00432748">
        <w:t>candidate parents (</w:t>
      </w:r>
      <w:r w:rsidR="002939A5">
        <w:t xml:space="preserve">offspring sampled from </w:t>
      </w:r>
      <w:r w:rsidR="00432748">
        <w:t xml:space="preserve">2013 – 2020), 29% </w:t>
      </w:r>
      <w:r w:rsidR="00A64B85">
        <w:t xml:space="preserve">of NOR salmon collected at the </w:t>
      </w:r>
      <w:r w:rsidR="00B8490A">
        <w:t>Cougar Trap</w:t>
      </w:r>
      <w:r w:rsidR="00A64B85">
        <w:t xml:space="preserve"> </w:t>
      </w:r>
      <w:r w:rsidR="00432748">
        <w:t xml:space="preserve">did not assign to </w:t>
      </w:r>
      <w:r w:rsidR="00432748">
        <w:lastRenderedPageBreak/>
        <w:t>a</w:t>
      </w:r>
      <w:r w:rsidR="005E5401">
        <w:t>ny candidate</w:t>
      </w:r>
      <w:r w:rsidR="00432748">
        <w:t xml:space="preserve"> parent and were inferred to be NOR immigrants</w:t>
      </w:r>
      <w:r w:rsidR="00A26EDC">
        <w:t xml:space="preserve"> produced below the dam or elsewhere</w:t>
      </w:r>
      <w:r w:rsidR="00432748">
        <w:t>. However, we found s</w:t>
      </w:r>
      <w:r w:rsidR="00466CE7">
        <w:t>ignificant</w:t>
      </w:r>
      <w:r w:rsidR="00432748">
        <w:t xml:space="preserve"> variation in assignment rate throughout a season and </w:t>
      </w:r>
      <w:r w:rsidR="00466CE7">
        <w:t>among years</w:t>
      </w:r>
      <w:r w:rsidR="00432748">
        <w:t xml:space="preserve">. </w:t>
      </w:r>
    </w:p>
    <w:p w14:paraId="5A2F95B7" w14:textId="2BD5C194" w:rsidR="00C83ECC" w:rsidRDefault="009B1E99" w:rsidP="005D4051">
      <w:pPr>
        <w:spacing w:line="360" w:lineRule="auto"/>
      </w:pPr>
      <w:r>
        <w:tab/>
      </w:r>
      <w:r w:rsidR="0042646B">
        <w:t xml:space="preserve">Previous reports found that </w:t>
      </w:r>
      <w:r w:rsidR="002939A5">
        <w:t xml:space="preserve">the </w:t>
      </w:r>
      <w:r w:rsidR="0042646B">
        <w:t>LSDR</w:t>
      </w:r>
      <w:r w:rsidR="002939A5">
        <w:t xml:space="preserve"> program implemented in 2013 and 2014</w:t>
      </w:r>
      <w:r w:rsidR="0042646B">
        <w:t xml:space="preserve"> selectively limited above dam transport of NOR immigrants relative to NOR salmon produced above the dam. </w:t>
      </w:r>
      <w:r>
        <w:t>From 2015 onwards, managers transitioned to recycling all NOR salmon, regardless of</w:t>
      </w:r>
      <w:r w:rsidR="00466CE7">
        <w:t xml:space="preserve"> the</w:t>
      </w:r>
      <w:r>
        <w:t xml:space="preserve"> date</w:t>
      </w:r>
      <w:r w:rsidR="00466CE7">
        <w:t xml:space="preserve"> they were collected at the </w:t>
      </w:r>
      <w:r w:rsidR="00B8490A">
        <w:t>Cougar Trap</w:t>
      </w:r>
      <w:r>
        <w:t>, downstream.</w:t>
      </w:r>
      <w:r w:rsidR="00A96E09">
        <w:t xml:space="preserve"> </w:t>
      </w:r>
      <w:r w:rsidR="00506404">
        <w:t>We corroborated previous findings that NOR fitness is greater than HOR fitness and that CRR for the above dam population is substantially below one</w:t>
      </w:r>
      <w:r w:rsidR="00AA21AE">
        <w:t xml:space="preserve"> in all years</w:t>
      </w:r>
      <w:r w:rsidR="00506404">
        <w:t xml:space="preserve"> (discuss</w:t>
      </w:r>
      <w:r w:rsidR="00466CE7">
        <w:t xml:space="preserve">ed further in relevant </w:t>
      </w:r>
      <w:r w:rsidR="00506404">
        <w:t xml:space="preserve">sections below). </w:t>
      </w:r>
      <w:r w:rsidR="00A45344">
        <w:t xml:space="preserve">Given these findings, </w:t>
      </w:r>
      <w:r w:rsidR="0042646B">
        <w:t>by influencing the disposition of NOR salmon</w:t>
      </w:r>
      <w:r w:rsidR="00466CE7">
        <w:t>,</w:t>
      </w:r>
      <w:r w:rsidR="0042646B">
        <w:t xml:space="preserve"> </w:t>
      </w:r>
      <w:r w:rsidR="00A45344">
        <w:t>d</w:t>
      </w:r>
      <w:r w:rsidR="00506404">
        <w:t xml:space="preserve">ownstream recycling presents different arrays of costs and benefits </w:t>
      </w:r>
      <w:r w:rsidR="00EC1D79">
        <w:t>for</w:t>
      </w:r>
      <w:r w:rsidR="00506404">
        <w:t xml:space="preserve"> </w:t>
      </w:r>
      <w:r w:rsidR="002939A5">
        <w:t xml:space="preserve">salmon </w:t>
      </w:r>
      <w:r w:rsidR="00506404">
        <w:t xml:space="preserve">above </w:t>
      </w:r>
      <w:r w:rsidR="00B8490A">
        <w:t>Cougar Dam</w:t>
      </w:r>
      <w:r w:rsidR="00506404">
        <w:t xml:space="preserve"> </w:t>
      </w:r>
      <w:r w:rsidR="0042646B">
        <w:t xml:space="preserve">than </w:t>
      </w:r>
      <w:r w:rsidR="00EC1D79">
        <w:t>for</w:t>
      </w:r>
      <w:r w:rsidR="00506404">
        <w:t xml:space="preserve"> NOR salmon </w:t>
      </w:r>
      <w:r w:rsidR="00B53230">
        <w:t xml:space="preserve">below the dam </w:t>
      </w:r>
      <w:r w:rsidR="00EC1D79">
        <w:t xml:space="preserve">and </w:t>
      </w:r>
      <w:r w:rsidR="00B53230">
        <w:t xml:space="preserve">more </w:t>
      </w:r>
      <w:r w:rsidR="00506404">
        <w:t>broadly throughout</w:t>
      </w:r>
      <w:r w:rsidR="00EC1D79">
        <w:t xml:space="preserve"> the</w:t>
      </w:r>
      <w:r w:rsidR="00506404">
        <w:t xml:space="preserve"> </w:t>
      </w:r>
      <w:commentRangeStart w:id="81"/>
      <w:r w:rsidR="00506404">
        <w:t>McKenzie basin.</w:t>
      </w:r>
      <w:commentRangeEnd w:id="81"/>
      <w:r w:rsidR="00506404">
        <w:rPr>
          <w:rStyle w:val="CommentReference"/>
        </w:rPr>
        <w:commentReference w:id="81"/>
      </w:r>
      <w:r w:rsidR="00506404">
        <w:t xml:space="preserve"> </w:t>
      </w:r>
      <w:r w:rsidR="00C83ECC">
        <w:t>Specifically, above dam transport of NOR salmon may provide several benefits to the reintroduction program</w:t>
      </w:r>
      <w:r w:rsidR="002939A5">
        <w:t xml:space="preserve"> above Cougar Dam</w:t>
      </w:r>
      <w:r w:rsidR="00C83ECC">
        <w:t xml:space="preserve">: (1) NOR salmon produced above the dam are able to contribute to the </w:t>
      </w:r>
      <w:r w:rsidR="00366539">
        <w:t xml:space="preserve">future </w:t>
      </w:r>
      <w:r w:rsidR="00C83ECC">
        <w:t xml:space="preserve">productivity of their source population (2) NOR salmon are more fit than their HOR counterparts above the dam, </w:t>
      </w:r>
      <w:r w:rsidR="00A26EDC">
        <w:t>therefore</w:t>
      </w:r>
      <w:r w:rsidR="00C83ECC">
        <w:t xml:space="preserve"> decreasing the </w:t>
      </w:r>
      <w:r w:rsidR="00466CE7" w:rsidRPr="00466CE7">
        <w:t xml:space="preserve">proportion of </w:t>
      </w:r>
      <w:r w:rsidR="00466CE7">
        <w:t>HOR</w:t>
      </w:r>
      <w:r w:rsidR="00466CE7" w:rsidRPr="00466CE7">
        <w:t xml:space="preserve"> spawners</w:t>
      </w:r>
      <w:r w:rsidR="00C83ECC">
        <w:t xml:space="preserve"> above the dam </w:t>
      </w:r>
      <w:r w:rsidR="00A26EDC">
        <w:t>is expected to</w:t>
      </w:r>
      <w:r w:rsidR="00C83ECC">
        <w:t xml:space="preserve"> improve productivity</w:t>
      </w:r>
      <w:r w:rsidR="00804EFE">
        <w:t xml:space="preserve"> per salmon released</w:t>
      </w:r>
      <w:r w:rsidR="00C83ECC">
        <w:t xml:space="preserve">, and (3) </w:t>
      </w:r>
      <w:r w:rsidR="00804EFE">
        <w:t xml:space="preserve">transport of </w:t>
      </w:r>
      <w:r w:rsidR="00C83ECC">
        <w:t xml:space="preserve">NOR immigrants </w:t>
      </w:r>
      <w:r w:rsidR="002939A5">
        <w:t xml:space="preserve">in particular </w:t>
      </w:r>
      <w:r w:rsidR="00C83ECC">
        <w:t>may uniquely contribute to the standing genetic variation of the above dam population. Implementing recycling is also associated with two costs for the reintroduction program</w:t>
      </w:r>
      <w:r w:rsidR="009924DE">
        <w:t>. First, f</w:t>
      </w:r>
      <w:r w:rsidR="00C83ECC">
        <w:t xml:space="preserve">or the NOR salmon ultimately released above the dam, downstream recycling delays </w:t>
      </w:r>
      <w:r w:rsidR="00466CE7">
        <w:t>release</w:t>
      </w:r>
      <w:r w:rsidR="00866C97">
        <w:t xml:space="preserve"> which is associated with reduced fitnes</w:t>
      </w:r>
      <w:r w:rsidR="00466CE7">
        <w:t>s as quantified by</w:t>
      </w:r>
      <w:r w:rsidR="002939A5">
        <w:t xml:space="preserve"> the</w:t>
      </w:r>
      <w:r w:rsidR="00466CE7">
        <w:t xml:space="preserve"> GLMM</w:t>
      </w:r>
      <w:r w:rsidR="002939A5">
        <w:rPr>
          <w:vertAlign w:val="subscript"/>
        </w:rPr>
        <w:t>TLF</w:t>
      </w:r>
      <w:r w:rsidR="009924DE">
        <w:t>. Second, downstream recycling</w:t>
      </w:r>
      <w:r w:rsidR="00C83ECC">
        <w:t xml:space="preserve"> imposes additional handling stress which may </w:t>
      </w:r>
      <w:r w:rsidR="009924DE">
        <w:t>be associated with</w:t>
      </w:r>
      <w:r w:rsidR="00A26EDC">
        <w:t xml:space="preserve"> </w:t>
      </w:r>
      <w:r w:rsidR="00C83ECC">
        <w:t>further</w:t>
      </w:r>
      <w:r w:rsidR="00866C97">
        <w:t xml:space="preserve"> unquantified</w:t>
      </w:r>
      <w:r w:rsidR="00C83ECC">
        <w:t xml:space="preserve"> reduc</w:t>
      </w:r>
      <w:r w:rsidR="00A26EDC">
        <w:t>tions to</w:t>
      </w:r>
      <w:r w:rsidR="00C83ECC">
        <w:t xml:space="preserve"> fitness. </w:t>
      </w:r>
    </w:p>
    <w:p w14:paraId="39F23622" w14:textId="4458EB90" w:rsidR="00A45344" w:rsidRDefault="00E805CD" w:rsidP="00C83ECC">
      <w:pPr>
        <w:spacing w:line="360" w:lineRule="auto"/>
        <w:ind w:firstLine="720"/>
      </w:pPr>
      <w:r>
        <w:t xml:space="preserve">However, these proposed demographic and genetic benefits provided to the reintroduction program by above dam transport NOR salmon must be weighed against its costs. </w:t>
      </w:r>
      <w:r w:rsidR="00C83ECC">
        <w:t>A</w:t>
      </w:r>
      <w:r>
        <w:t xml:space="preserve">bove dam transport </w:t>
      </w:r>
      <w:r w:rsidR="00C83ECC">
        <w:t>subjects</w:t>
      </w:r>
      <w:r>
        <w:t xml:space="preserve"> the offspring of NOR salmon </w:t>
      </w:r>
      <w:r w:rsidR="00C83ECC">
        <w:t>to</w:t>
      </w:r>
      <w:r>
        <w:t xml:space="preserve"> the high mortality associated with downstream passage through </w:t>
      </w:r>
      <w:r w:rsidR="00B8490A">
        <w:t>Cougar Dam</w:t>
      </w:r>
      <w:r w:rsidR="009924DE">
        <w:t xml:space="preserve"> </w:t>
      </w:r>
      <w:r w:rsidR="00804EFE">
        <w:fldChar w:fldCharType="begin"/>
      </w:r>
      <w:r w:rsidR="003965D6">
        <w:instrText xml:space="preserve"> ADDIN EN.CITE &lt;EndNote&gt;&lt;Cite&gt;&lt;Author&gt;Romer&lt;/Author&gt;&lt;Year&gt;2013&lt;/Year&gt;&lt;RecNum&gt;1567&lt;/RecNum&gt;&lt;DisplayText&gt;(Romer et al. 2013; Beeman et al. 2014)&lt;/DisplayText&gt;&lt;record&gt;&lt;rec-number&gt;1567&lt;/rec-number&gt;&lt;foreign-keys&gt;&lt;key app="EN" db-id="fstdwt0t3xzrskewzvmxpsf80xx25990rfrd" timestamp="1668550881"&gt;1567&lt;/key&gt;&lt;/foreign-keys&gt;&lt;ref-type name="Journal Article"&gt;17&lt;/ref-type&gt;&lt;contributors&gt;&lt;authors&gt;&lt;author&gt;Romer, Jeremy D&lt;/author&gt;&lt;author&gt;Monzyk, Fred R&lt;/author&gt;&lt;author&gt;Emig, Ryan&lt;/author&gt;&lt;author&gt;Friesen, Thomas A&lt;/author&gt;&lt;/authors&gt;&lt;/contributors&gt;&lt;titles&gt;&lt;title&gt;Juvenile salmonid outmigration monitoring at Willamette Valley Project reservoirs&lt;/title&gt;&lt;secondary-title&gt;Annual Report of Oregon Department of Fish and Wildlife (ODFW) to US Army Corps of Engineers, Portland, Oregon&lt;/secondary-title&gt;&lt;/titles&gt;&lt;periodical&gt;&lt;full-title&gt;Annual Report of Oregon Department of Fish and Wildlife (ODFW) to US Army Corps of Engineers, Portland, Oregon&lt;/full-title&gt;&lt;/periodical&gt;&lt;dates&gt;&lt;year&gt;2013&lt;/year&gt;&lt;/dates&gt;&lt;urls&gt;&lt;/urls&gt;&lt;/record&gt;&lt;/Cite&gt;&lt;Cite&gt;&lt;Author&gt;Beeman&lt;/Author&gt;&lt;Year&gt;2014&lt;/Year&gt;&lt;RecNum&gt;1569&lt;/RecNum&gt;&lt;record&gt;&lt;rec-number&gt;1569&lt;/rec-number&gt;&lt;foreign-keys&gt;&lt;key app="EN" db-id="fstdwt0t3xzrskewzvmxpsf80xx25990rfrd" timestamp="1668723685"&gt;1569&lt;/key&gt;&lt;/foreign-keys&gt;&lt;ref-type name="Report"&gt;27&lt;/ref-type&gt;&lt;contributors&gt;&lt;authors&gt;&lt;author&gt;Beeman, John W&lt;/author&gt;&lt;author&gt;Evans, Scott D&lt;/author&gt;&lt;author&gt;Haner, Philip V&lt;/author&gt;&lt;author&gt;Hansel, Hal C&lt;/author&gt;&lt;author&gt;Hansen, Amy C&lt;/author&gt;&lt;author&gt;Smith, Collin D&lt;/author&gt;&lt;author&gt;Sprando, Jamie M&lt;/author&gt;&lt;/authors&gt;&lt;/contributors&gt;&lt;titles&gt;&lt;title&gt;Passage and survival probabilities of juvenile Chinook salmon at Cougar Dam, Oregon, 2012&lt;/title&gt;&lt;/titles&gt;&lt;dates&gt;&lt;year&gt;2014&lt;/year&gt;&lt;/dates&gt;&lt;publisher&gt;US Geological Survey&lt;/publisher&gt;&lt;isbn&gt;2331-1258&lt;/isbn&gt;&lt;urls&gt;&lt;/urls&gt;&lt;/record&gt;&lt;/Cite&gt;&lt;/EndNote&gt;</w:instrText>
      </w:r>
      <w:r w:rsidR="00804EFE">
        <w:fldChar w:fldCharType="separate"/>
      </w:r>
      <w:r w:rsidR="003965D6">
        <w:rPr>
          <w:noProof/>
        </w:rPr>
        <w:t>(Romer et al. 2013; Beeman et al. 2014)</w:t>
      </w:r>
      <w:r w:rsidR="00804EFE">
        <w:fldChar w:fldCharType="end"/>
      </w:r>
      <w:r>
        <w:t xml:space="preserve">. </w:t>
      </w:r>
      <w:r w:rsidR="00C83ECC">
        <w:t>A</w:t>
      </w:r>
      <w:r w:rsidR="009D15AE">
        <w:t xml:space="preserve">bove dam transport of NOR salmon, regardless of whether they are produced above the dam or not, presumably </w:t>
      </w:r>
      <w:r w:rsidR="00C83ECC">
        <w:t>negatively</w:t>
      </w:r>
      <w:r w:rsidR="009D15AE">
        <w:t xml:space="preserve"> influences NOR production basin wide, because the above dam habitat is a net demographic sink</w:t>
      </w:r>
      <w:r w:rsidR="00531536">
        <w:t xml:space="preserve">, </w:t>
      </w:r>
      <w:r w:rsidR="009D15AE">
        <w:t>CRR less than one</w:t>
      </w:r>
      <w:r w:rsidR="00B2752D">
        <w:t xml:space="preserve"> in all years from 2007 – 2015</w:t>
      </w:r>
      <w:r w:rsidR="009D15AE">
        <w:t>.</w:t>
      </w:r>
    </w:p>
    <w:p w14:paraId="3CDC69DA" w14:textId="4F3F750A" w:rsidR="00B61F97" w:rsidRDefault="00466CE7" w:rsidP="00606370">
      <w:pPr>
        <w:spacing w:line="360" w:lineRule="auto"/>
        <w:ind w:firstLine="720"/>
      </w:pPr>
      <w:r>
        <w:t xml:space="preserve">We recommend managers carefully </w:t>
      </w:r>
      <w:r w:rsidR="00C742E3">
        <w:t>consider</w:t>
      </w:r>
      <w:r>
        <w:t xml:space="preserve"> the</w:t>
      </w:r>
      <w:r w:rsidR="00C742E3">
        <w:t xml:space="preserve"> following findings in light of the</w:t>
      </w:r>
      <w:r>
        <w:t xml:space="preserve"> costs and benefits </w:t>
      </w:r>
      <w:r w:rsidR="00C742E3">
        <w:t>outlined above</w:t>
      </w:r>
      <w:r>
        <w:t xml:space="preserve">. </w:t>
      </w:r>
      <w:r w:rsidR="00E9657D">
        <w:t xml:space="preserve">NOR </w:t>
      </w:r>
      <w:r w:rsidR="00E9657D" w:rsidRPr="00E9657D">
        <w:t xml:space="preserve">salmon produced above the dam </w:t>
      </w:r>
      <w:r>
        <w:t>are</w:t>
      </w:r>
      <w:r w:rsidR="00E9657D" w:rsidRPr="00E9657D">
        <w:t xml:space="preserve"> </w:t>
      </w:r>
      <w:r w:rsidR="0052260E">
        <w:t xml:space="preserve">significantly </w:t>
      </w:r>
      <w:r w:rsidR="00E9657D" w:rsidRPr="00E9657D">
        <w:t xml:space="preserve">more likely </w:t>
      </w:r>
      <w:r w:rsidR="00E9657D" w:rsidRPr="00E9657D">
        <w:lastRenderedPageBreak/>
        <w:t>to return a second time after being recycled downstream than NOR immigrant</w:t>
      </w:r>
      <w:r w:rsidR="00B2752D">
        <w:t>s</w:t>
      </w:r>
      <w:r w:rsidR="00E9657D">
        <w:t xml:space="preserve">. </w:t>
      </w:r>
      <w:r w:rsidR="00866C97">
        <w:t>As a consequence, f</w:t>
      </w:r>
      <w:r w:rsidR="00E42A4E">
        <w:t xml:space="preserve">rom 2015 – 2020, recycling all NOR salmon </w:t>
      </w:r>
      <w:r w:rsidR="00866C97">
        <w:t xml:space="preserve">collected at the </w:t>
      </w:r>
      <w:r w:rsidR="00B8490A">
        <w:t>Cougar Trap</w:t>
      </w:r>
      <w:r w:rsidR="00866C97">
        <w:t xml:space="preserve"> </w:t>
      </w:r>
      <w:r w:rsidR="00E42A4E">
        <w:t>downstream prevented above dam transport of 75% of the 334 NOR immigrants</w:t>
      </w:r>
      <w:r w:rsidR="00E9657D">
        <w:t xml:space="preserve"> and 31% of the 875 NOR salmon produced above the </w:t>
      </w:r>
      <w:r w:rsidR="00866C97">
        <w:t>dam</w:t>
      </w:r>
      <w:r w:rsidR="00E42A4E">
        <w:t xml:space="preserve">. </w:t>
      </w:r>
      <w:r w:rsidR="00192EB1">
        <w:t xml:space="preserve">We also confirmed the tendency for NOR immigrants to arrive at the trap later than NOR salmon produced above the dam. Consequently, </w:t>
      </w:r>
      <w:r w:rsidR="00C742E3">
        <w:t>i</w:t>
      </w:r>
      <w:r w:rsidR="00E42A4E">
        <w:t xml:space="preserve">mplementing </w:t>
      </w:r>
      <w:commentRangeStart w:id="82"/>
      <w:r w:rsidR="00E42A4E">
        <w:t xml:space="preserve">LSDR </w:t>
      </w:r>
      <w:r w:rsidR="0052260E">
        <w:t>with a September 1</w:t>
      </w:r>
      <w:r w:rsidR="0052260E" w:rsidRPr="0052260E">
        <w:rPr>
          <w:vertAlign w:val="superscript"/>
        </w:rPr>
        <w:t>st</w:t>
      </w:r>
      <w:r w:rsidR="0052260E">
        <w:t xml:space="preserve"> cutoff </w:t>
      </w:r>
      <w:commentRangeEnd w:id="82"/>
      <w:r w:rsidR="003B7E6F">
        <w:rPr>
          <w:rStyle w:val="CommentReference"/>
        </w:rPr>
        <w:commentReference w:id="82"/>
      </w:r>
      <w:r w:rsidR="00E42A4E">
        <w:t>in place of recycling during th</w:t>
      </w:r>
      <w:r w:rsidR="00192EB1">
        <w:t>e same</w:t>
      </w:r>
      <w:r w:rsidR="00E42A4E">
        <w:t xml:space="preserve"> period</w:t>
      </w:r>
      <w:r w:rsidR="0052260E">
        <w:t>,</w:t>
      </w:r>
      <w:r w:rsidR="00E42A4E">
        <w:t xml:space="preserve"> </w:t>
      </w:r>
      <w:r w:rsidR="00192EB1">
        <w:t xml:space="preserve">(2015 – 2020) </w:t>
      </w:r>
      <w:r w:rsidR="00E42A4E">
        <w:t xml:space="preserve">would have </w:t>
      </w:r>
      <w:r w:rsidR="00866C97">
        <w:t xml:space="preserve">resulted in </w:t>
      </w:r>
      <w:r w:rsidR="0031436F">
        <w:t xml:space="preserve">preventing above dam transport of </w:t>
      </w:r>
      <w:r w:rsidR="00C742E3">
        <w:t>fewer (</w:t>
      </w:r>
      <w:r w:rsidR="0031436F">
        <w:t xml:space="preserve">37% </w:t>
      </w:r>
      <w:r w:rsidR="00866C97">
        <w:t>of 334</w:t>
      </w:r>
      <w:r w:rsidR="00C742E3">
        <w:t>)</w:t>
      </w:r>
      <w:r w:rsidR="00866C97">
        <w:t xml:space="preserve"> NOR immigrants and </w:t>
      </w:r>
      <w:r w:rsidR="00C742E3">
        <w:t>very few</w:t>
      </w:r>
      <w:r w:rsidR="00192EB1">
        <w:t xml:space="preserve"> </w:t>
      </w:r>
      <w:r w:rsidR="00C742E3">
        <w:t>(</w:t>
      </w:r>
      <w:r w:rsidR="0031436F">
        <w:t xml:space="preserve">5% </w:t>
      </w:r>
      <w:r w:rsidR="00866C97">
        <w:t>of 875</w:t>
      </w:r>
      <w:r w:rsidR="00C742E3">
        <w:t>)</w:t>
      </w:r>
      <w:r w:rsidR="00866C97">
        <w:t xml:space="preserve"> NOR salmon produced above the dam</w:t>
      </w:r>
      <w:r w:rsidR="00606370">
        <w:t xml:space="preserve">. Finally, the interval between the first collection of an NOR salmon at the </w:t>
      </w:r>
      <w:r w:rsidR="00B8490A">
        <w:t>Cougar Trap</w:t>
      </w:r>
      <w:r w:rsidR="00606370">
        <w:t xml:space="preserve"> and its eventual release above the dam was ~31 days. Release day was significantly predictive of fitness</w:t>
      </w:r>
      <w:r w:rsidR="00192EB1">
        <w:t xml:space="preserve"> in our GLMM</w:t>
      </w:r>
      <w:r w:rsidR="00606370">
        <w:t xml:space="preserve">, and the delay in release associated with recycling is predicted to reduce fitness </w:t>
      </w:r>
      <w:r w:rsidR="00192EB1">
        <w:t xml:space="preserve">of NOR salmon above the dam </w:t>
      </w:r>
      <w:r w:rsidR="00606370">
        <w:t xml:space="preserve">by </w:t>
      </w:r>
      <w:r w:rsidR="00192EB1">
        <w:t>12</w:t>
      </w:r>
      <w:r w:rsidR="00606370">
        <w:t>%</w:t>
      </w:r>
      <w:r>
        <w:t>.</w:t>
      </w:r>
    </w:p>
    <w:p w14:paraId="513AA6B4" w14:textId="13141313" w:rsidR="005D4051" w:rsidRDefault="005D4051" w:rsidP="005D4051">
      <w:pPr>
        <w:spacing w:line="360" w:lineRule="auto"/>
        <w:rPr>
          <w:u w:val="single"/>
        </w:rPr>
      </w:pPr>
    </w:p>
    <w:p w14:paraId="0E99682F" w14:textId="77777777" w:rsidR="002E7344" w:rsidRPr="00D71476" w:rsidRDefault="002E7344" w:rsidP="002E7344">
      <w:pPr>
        <w:spacing w:line="360" w:lineRule="auto"/>
      </w:pPr>
      <w:r w:rsidRPr="00D71476">
        <w:rPr>
          <w:u w:val="single"/>
        </w:rPr>
        <w:t>Demography</w:t>
      </w:r>
    </w:p>
    <w:p w14:paraId="2E3E98D5" w14:textId="02694888" w:rsidR="002E7344" w:rsidRDefault="002E7344" w:rsidP="002E7344">
      <w:pPr>
        <w:spacing w:line="360" w:lineRule="auto"/>
      </w:pPr>
      <w:r w:rsidRPr="00D71476">
        <w:tab/>
      </w:r>
      <w:r>
        <w:t xml:space="preserve">Previous reports have found that spring </w:t>
      </w:r>
      <w:r w:rsidRPr="003965D6">
        <w:t>Chinook re</w:t>
      </w:r>
      <w:r>
        <w:t>leased</w:t>
      </w:r>
      <w:r w:rsidRPr="003965D6">
        <w:t xml:space="preserve"> above Cougar Dam are not replacing themselves</w:t>
      </w:r>
      <w:r>
        <w:t xml:space="preserve"> </w:t>
      </w:r>
      <w:r>
        <w:fldChar w:fldCharType="begin">
          <w:fldData xml:space="preserve">PEVuZE5vdGU+PENpdGU+PEF1dGhvcj5CYW5rczwvQXV0aG9yPjxZZWFyPjIwMTM8L1llYXI+PFJl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</w:fldData>
        </w:fldChar>
      </w:r>
      <w:r>
        <w:instrText xml:space="preserve"> ADDIN EN.CITE </w:instrText>
      </w:r>
      <w:r>
        <w:fldChar w:fldCharType="begin">
          <w:fldData xml:space="preserve">PEVuZE5vdGU+PENpdGU+PEF1dGhvcj5CYW5rczwvQXV0aG9yPjxZZWFyPjIwMTM8L1llYXI+PFJl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</w:fldData>
        </w:fldChar>
      </w:r>
      <w:r>
        <w:instrText xml:space="preserve"> ADDIN EN.CITE.DATA </w:instrText>
      </w:r>
      <w:r>
        <w:fldChar w:fldCharType="end"/>
      </w:r>
      <w:r>
        <w:fldChar w:fldCharType="separate"/>
      </w:r>
      <w:r>
        <w:rPr>
          <w:noProof/>
        </w:rPr>
        <w:t>(Banks et al. 2013; Banks et al. 2014; Banks et al. 2016)</w:t>
      </w:r>
      <w:r>
        <w:fldChar w:fldCharType="end"/>
      </w:r>
      <w:r>
        <w:t xml:space="preserve">. The cohort replacement rate was substantially less than one from 2007 – 2010. These reports attributed the low productivity of the above dam population to the low survival of juveniles through Cougar Dam </w:t>
      </w:r>
      <w:r>
        <w:fldChar w:fldCharType="begin"/>
      </w:r>
      <w:r>
        <w:instrText xml:space="preserve"> ADDIN EN.CITE &lt;EndNote&gt;&lt;Cite&gt;&lt;Author&gt;Beeman&lt;/Author&gt;&lt;Year&gt;2014&lt;/Year&gt;&lt;RecNum&gt;1569&lt;/RecNum&gt;&lt;DisplayText&gt;(Romer et al. 2013; Beeman et al. 2014)&lt;/DisplayText&gt;&lt;record&gt;&lt;rec-number&gt;1569&lt;/rec-number&gt;&lt;foreign-keys&gt;&lt;key app="EN" db-id="fstdwt0t3xzrskewzvmxpsf80xx25990rfrd" timestamp="1668723685"&gt;1569&lt;/key&gt;&lt;/foreign-keys&gt;&lt;ref-type name="Report"&gt;27&lt;/ref-type&gt;&lt;contributors&gt;&lt;authors&gt;&lt;author&gt;Beeman, John W&lt;/author&gt;&lt;author&gt;Evans, Scott D&lt;/author&gt;&lt;author&gt;Haner, Philip V&lt;/author&gt;&lt;author&gt;Hansel, Hal C&lt;/author&gt;&lt;author&gt;Hansen, Amy C&lt;/author&gt;&lt;author&gt;Smith, Collin D&lt;/author&gt;&lt;author&gt;Sprando, Jamie M&lt;/author&gt;&lt;/authors&gt;&lt;/contributors&gt;&lt;titles&gt;&lt;title&gt;Passage and survival probabilities of juvenile Chinook salmon at Cougar Dam, Oregon, 2012&lt;/title&gt;&lt;/titles&gt;&lt;dates&gt;&lt;year&gt;2014&lt;/year&gt;&lt;/dates&gt;&lt;publisher&gt;US Geological Survey&lt;/publisher&gt;&lt;isbn&gt;2331-1258&lt;/isbn&gt;&lt;urls&gt;&lt;/urls&gt;&lt;/record&gt;&lt;/Cite&gt;&lt;Cite&gt;&lt;Author&gt;Romer&lt;/Author&gt;&lt;Year&gt;2013&lt;/Year&gt;&lt;RecNum&gt;1567&lt;/RecNum&gt;&lt;record&gt;&lt;rec-number&gt;1567&lt;/rec-number&gt;&lt;foreign-keys&gt;&lt;key app="EN" db-id="fstdwt0t3xzrskewzvmxpsf80xx25990rfrd" timestamp="1668550881"&gt;1567&lt;/key&gt;&lt;/foreign-keys&gt;&lt;ref-type name="Journal Article"&gt;17&lt;/ref-type&gt;&lt;contributors&gt;&lt;authors&gt;&lt;author&gt;Romer, Jeremy D&lt;/author&gt;&lt;author&gt;Monzyk, Fred R&lt;/author&gt;&lt;author&gt;Emig, Ryan&lt;/author&gt;&lt;author&gt;Friesen, Thomas A&lt;/author&gt;&lt;/authors&gt;&lt;/contributors&gt;&lt;titles&gt;&lt;title&gt;Juvenile salmonid outmigration monitoring at Willamette Valley Project reservoirs&lt;/title&gt;&lt;secondary-title&gt;Annual Report of Oregon Department of Fish and Wildlife (ODFW) to US Army Corps of Engineers, Portland, Oregon&lt;/secondary-title&gt;&lt;/titles&gt;&lt;periodical&gt;&lt;full-title&gt;Annual Report of Oregon Department of Fish and Wildlife (ODFW) to US Army Corps of Engineers, Portland, Oregon&lt;/full-title&gt;&lt;/periodical&gt;&lt;dates&gt;&lt;year&gt;2013&lt;/year&gt;&lt;/dates&gt;&lt;urls&gt;&lt;/urls&gt;&lt;/record&gt;&lt;/Cite&gt;&lt;/EndNote&gt;</w:instrText>
      </w:r>
      <w:r>
        <w:fldChar w:fldCharType="separate"/>
      </w:r>
      <w:r>
        <w:rPr>
          <w:noProof/>
        </w:rPr>
        <w:t>(Romer et al. 2013; Beeman et al. 2014)</w:t>
      </w:r>
      <w:r>
        <w:fldChar w:fldCharType="end"/>
      </w:r>
      <w:r>
        <w:t>, but shared a hopeful outlook for future years given the increased fitness of NOR salmon released above the dam and possib</w:t>
      </w:r>
      <w:r w:rsidR="00F44DBA">
        <w:t xml:space="preserve">le implementation </w:t>
      </w:r>
      <w:r>
        <w:t>of measures to increase downstream passage survival. Our analysis extended estimates of the cohort replacement rate to include 2011 – 2015. We found that the above dam population is not replacing itself</w:t>
      </w:r>
      <w:r w:rsidR="00531536">
        <w:t xml:space="preserve"> in these years</w:t>
      </w:r>
      <w:r>
        <w:t xml:space="preserve">. The cohort replacement rate has remained below </w:t>
      </w:r>
      <w:r w:rsidR="00B95D11">
        <w:t>one</w:t>
      </w:r>
      <w:r>
        <w:t xml:space="preserve"> from 2007 – 2015, regardless of whether cohort replacement rate is estimated using all individuals (</w:t>
      </w:r>
      <w:proofErr w:type="spellStart"/>
      <w:r>
        <w:t>CRR</w:t>
      </w:r>
      <w:r>
        <w:rPr>
          <w:vertAlign w:val="subscript"/>
        </w:rPr>
        <w:t>total</w:t>
      </w:r>
      <w:proofErr w:type="spellEnd"/>
      <w:r>
        <w:t>), only females (CRR</w:t>
      </w:r>
      <w:r>
        <w:rPr>
          <w:vertAlign w:val="subscript"/>
        </w:rPr>
        <w:t>F</w:t>
      </w:r>
      <w:r>
        <w:t>) or only males (CRR</w:t>
      </w:r>
      <w:r>
        <w:rPr>
          <w:vertAlign w:val="subscript"/>
        </w:rPr>
        <w:t>M</w:t>
      </w:r>
      <w:r>
        <w:t xml:space="preserve">).  </w:t>
      </w:r>
    </w:p>
    <w:p w14:paraId="62413C09" w14:textId="032B33F0" w:rsidR="00B95D11" w:rsidRDefault="00B95D11" w:rsidP="002E7344">
      <w:pPr>
        <w:spacing w:line="360" w:lineRule="auto"/>
      </w:pPr>
      <w:r>
        <w:tab/>
      </w:r>
      <w:r w:rsidR="005E1DFB">
        <w:t>N</w:t>
      </w:r>
      <w:r w:rsidR="005E1DFB" w:rsidRPr="005E1DFB">
        <w:rPr>
          <w:vertAlign w:val="subscript"/>
        </w:rPr>
        <w:t>b</w:t>
      </w:r>
      <w:r w:rsidR="005E1DFB">
        <w:t xml:space="preserve"> was</w:t>
      </w:r>
      <w:r>
        <w:t xml:space="preserve"> high in all years, suggesting that inbreeding depression is unlikely to negatively </w:t>
      </w:r>
      <w:r w:rsidR="005E1DFB">
        <w:t>a</w:t>
      </w:r>
      <w:r>
        <w:t>ffect the</w:t>
      </w:r>
      <w:r w:rsidR="005E1DFB">
        <w:t xml:space="preserve"> above dam population. However, this perspective depends on the definition of a population. Given the population genetic structure of Chinook salmon generally, spring Chinook salmon released above Cougar dam are more appropriately considered a component of the larger McKenzie River total population.</w:t>
      </w:r>
      <w:r w:rsidR="004F3FE5">
        <w:t xml:space="preserve"> </w:t>
      </w:r>
      <w:commentRangeStart w:id="83"/>
      <w:r w:rsidR="004F3FE5">
        <w:t xml:space="preserve">Genetic diversity </w:t>
      </w:r>
      <w:r w:rsidR="00C64DD7">
        <w:t xml:space="preserve">among salmon released above the dam </w:t>
      </w:r>
      <w:commentRangeEnd w:id="83"/>
      <w:r w:rsidR="00531536">
        <w:rPr>
          <w:rStyle w:val="CommentReference"/>
        </w:rPr>
        <w:commentReference w:id="83"/>
      </w:r>
      <w:r w:rsidR="00C64DD7">
        <w:t>depends on the genetic diversity among hatchery outplants and NOR immigrants</w:t>
      </w:r>
      <w:r w:rsidR="00531536">
        <w:t xml:space="preserve">, and so long as </w:t>
      </w:r>
      <w:r w:rsidR="00531536">
        <w:lastRenderedPageBreak/>
        <w:t>the above dam population continues to be supplemented with hatchery outplants or NOR immigrants there is no reason to believe inbreeding depression represents a risk to future productivity</w:t>
      </w:r>
      <w:r w:rsidR="00C64DD7">
        <w:t>.</w:t>
      </w:r>
    </w:p>
    <w:p w14:paraId="042C8092" w14:textId="1BDD3F09" w:rsidR="002E7344" w:rsidRPr="002E7344" w:rsidRDefault="002E7344" w:rsidP="005D4051">
      <w:pPr>
        <w:spacing w:line="360" w:lineRule="auto"/>
      </w:pPr>
      <w:r>
        <w:tab/>
      </w:r>
      <w:r w:rsidR="00531536">
        <w:t xml:space="preserve">Banks </w:t>
      </w:r>
      <w:r w:rsidR="00531536">
        <w:rPr>
          <w:i/>
          <w:iCs/>
        </w:rPr>
        <w:t xml:space="preserve">et al </w:t>
      </w:r>
      <w:r w:rsidR="00531536">
        <w:t xml:space="preserve">(2016) </w:t>
      </w:r>
      <w:r>
        <w:t xml:space="preserve">genotyped individuals at an additional suite of microsatellite markers and conducted </w:t>
      </w:r>
      <w:proofErr w:type="spellStart"/>
      <w:r>
        <w:t>grandparentage</w:t>
      </w:r>
      <w:proofErr w:type="spellEnd"/>
      <w:r>
        <w:t xml:space="preserve"> analysis to infer that unsampled </w:t>
      </w:r>
      <w:proofErr w:type="spellStart"/>
      <w:r>
        <w:t>adfluvial</w:t>
      </w:r>
      <w:proofErr w:type="spellEnd"/>
      <w:r>
        <w:t xml:space="preserve"> females and precocial males very likely contribute to productivity above the dam. We found that our estimate of N</w:t>
      </w:r>
      <w:r w:rsidRPr="004F30E4">
        <w:rPr>
          <w:vertAlign w:val="subscript"/>
        </w:rPr>
        <w:t>b</w:t>
      </w:r>
      <w:r>
        <w:t xml:space="preserve"> was sometimes greater than the number of successful parents in the pedigree, a result potentially explained by unsampled parents above the dam. While we did not conduct a </w:t>
      </w:r>
      <w:r w:rsidR="00433FE0">
        <w:t xml:space="preserve">similar </w:t>
      </w:r>
      <w:proofErr w:type="spellStart"/>
      <w:r>
        <w:t>grandparentage</w:t>
      </w:r>
      <w:proofErr w:type="spellEnd"/>
      <w:r>
        <w:t xml:space="preserve"> analysis, we attempted to confirm that either precocial males or </w:t>
      </w:r>
      <w:proofErr w:type="spellStart"/>
      <w:r>
        <w:t>adfuvial</w:t>
      </w:r>
      <w:proofErr w:type="spellEnd"/>
      <w:r>
        <w:t xml:space="preserve"> females may contribute to above dam productivity by assigning potential offspring to a small number of precocial males and NOR carcass samples of unknown provenance sampled above the dam. We found that that these salmon were not parents of any salmon that returned to the Cougar Trap or were sampled as carcasses below the dam in later years. </w:t>
      </w:r>
      <w:r w:rsidR="00700AF3">
        <w:t xml:space="preserve">Therefore, while precocial males and </w:t>
      </w:r>
      <w:proofErr w:type="spellStart"/>
      <w:r w:rsidR="00700AF3">
        <w:t>adfluvial</w:t>
      </w:r>
      <w:proofErr w:type="spellEnd"/>
      <w:r w:rsidR="00700AF3">
        <w:t xml:space="preserve"> females may contribute to above dam productivity, we were unable to confirm this finding.</w:t>
      </w:r>
    </w:p>
    <w:p w14:paraId="38B18DCB" w14:textId="77777777" w:rsidR="002E7344" w:rsidRPr="00D71476" w:rsidRDefault="002E7344" w:rsidP="005D4051">
      <w:pPr>
        <w:spacing w:line="360" w:lineRule="auto"/>
        <w:rPr>
          <w:u w:val="single"/>
        </w:rPr>
      </w:pPr>
    </w:p>
    <w:p w14:paraId="13FB7D62" w14:textId="114D53BD" w:rsidR="005D4051" w:rsidRPr="00D71476" w:rsidRDefault="005D4051" w:rsidP="005D4051">
      <w:pPr>
        <w:spacing w:line="360" w:lineRule="auto"/>
        <w:rPr>
          <w:u w:val="single"/>
        </w:rPr>
      </w:pPr>
      <w:r w:rsidRPr="00D71476">
        <w:rPr>
          <w:u w:val="single"/>
        </w:rPr>
        <w:t>Predictors of Fitness</w:t>
      </w:r>
    </w:p>
    <w:p w14:paraId="3DB15A4E" w14:textId="3E98296C" w:rsidR="000009F0" w:rsidRDefault="00C742E3" w:rsidP="005D4051">
      <w:pPr>
        <w:spacing w:line="360" w:lineRule="auto"/>
      </w:pPr>
      <w:r>
        <w:tab/>
      </w:r>
      <w:r w:rsidR="000009F0">
        <w:t xml:space="preserve">Due to </w:t>
      </w:r>
      <w:r w:rsidR="00B2752D">
        <w:t xml:space="preserve">the availability of a complete pedigree for </w:t>
      </w:r>
      <w:r w:rsidR="009E05FE">
        <w:t>only</w:t>
      </w:r>
      <w:r w:rsidR="00B2752D">
        <w:t xml:space="preserve"> 4 parental cohort years</w:t>
      </w:r>
      <w:r w:rsidR="000009F0">
        <w:t>, p</w:t>
      </w:r>
      <w:r>
        <w:t xml:space="preserve">revious </w:t>
      </w:r>
      <w:r w:rsidR="000009F0">
        <w:t xml:space="preserve">modeling approaches used to identify aspects of release strategies or other variables that significantly explained variation in TLF were forced to examine each parental cohort </w:t>
      </w:r>
      <w:r w:rsidR="0040476A">
        <w:t xml:space="preserve">year </w:t>
      </w:r>
      <w:r w:rsidR="000009F0">
        <w:t>separately. Release date, release location</w:t>
      </w:r>
      <w:r w:rsidR="0040476A">
        <w:t xml:space="preserve">, and origin by sex interactions were all identified as significant predictors of TLF </w:t>
      </w:r>
      <w:r w:rsidR="009E05FE">
        <w:t>in</w:t>
      </w:r>
      <w:r w:rsidR="0040476A">
        <w:t xml:space="preserve"> some </w:t>
      </w:r>
      <w:r w:rsidR="009E05FE">
        <w:t>years</w:t>
      </w:r>
      <w:r w:rsidR="0040476A">
        <w:t xml:space="preserve">, but not others. </w:t>
      </w:r>
      <w:r w:rsidR="000009F0">
        <w:t xml:space="preserve">By combining </w:t>
      </w:r>
      <w:r w:rsidR="009E05FE">
        <w:t>data</w:t>
      </w:r>
      <w:r w:rsidR="000009F0">
        <w:t xml:space="preserve"> for all candidate parents released above </w:t>
      </w:r>
      <w:r w:rsidR="00B8490A">
        <w:t>Cougar Dam</w:t>
      </w:r>
      <w:r w:rsidR="000009F0">
        <w:t xml:space="preserve"> from over nine years</w:t>
      </w:r>
      <w:r w:rsidR="009E05FE">
        <w:t xml:space="preserve"> into a single model</w:t>
      </w:r>
      <w:r w:rsidR="000009F0">
        <w:t>, we were able</w:t>
      </w:r>
      <w:r w:rsidR="0040476A">
        <w:t xml:space="preserve"> improve </w:t>
      </w:r>
      <w:r w:rsidR="00F44DBA">
        <w:t>statistical</w:t>
      </w:r>
      <w:r w:rsidR="0040476A">
        <w:t xml:space="preserve"> </w:t>
      </w:r>
      <w:r w:rsidR="0052260E">
        <w:t xml:space="preserve">power </w:t>
      </w:r>
      <w:r w:rsidR="000009F0">
        <w:t>to identify significant predictors of fitness.</w:t>
      </w:r>
      <w:r w:rsidR="0040476A">
        <w:t xml:space="preserve"> We found that variation in TLF can be predicted by origin, release day, annual sex ratio, an origin by sex interaction and an annual sex ratio by sex interaction. </w:t>
      </w:r>
      <w:r w:rsidR="00B95D11">
        <w:t>We also found that there was much variation in TLF among years and release groups after accounting for the effects of the significant predictors and residual variation, suggesting that other unmeasured variables that operate at the level of year or release group likely influence TLF.</w:t>
      </w:r>
    </w:p>
    <w:p w14:paraId="2802EB7E" w14:textId="11B03E0E" w:rsidR="0040476A" w:rsidRPr="00DF5602" w:rsidRDefault="0040476A" w:rsidP="0040476A">
      <w:pPr>
        <w:spacing w:line="360" w:lineRule="auto"/>
        <w:ind w:firstLine="720"/>
      </w:pPr>
      <w:r>
        <w:t xml:space="preserve">Origin had a strong effect on TLF of salmon released above the dam. </w:t>
      </w:r>
      <w:r w:rsidRPr="00D7409D">
        <w:t xml:space="preserve">NOR males </w:t>
      </w:r>
      <w:r w:rsidR="009E05FE">
        <w:t>we</w:t>
      </w:r>
      <w:r w:rsidRPr="00D7409D">
        <w:t xml:space="preserve">re predicted to be 2.1 fold more fit the HOR males, and NOR females </w:t>
      </w:r>
      <w:r w:rsidR="009E05FE">
        <w:t>we</w:t>
      </w:r>
      <w:r w:rsidRPr="00D7409D">
        <w:t xml:space="preserve">re predicted to be 1.6 fold </w:t>
      </w:r>
      <w:r w:rsidRPr="00D7409D">
        <w:lastRenderedPageBreak/>
        <w:t>more fit than HOR females.</w:t>
      </w:r>
      <w:r>
        <w:t xml:space="preserve"> </w:t>
      </w:r>
      <w:r w:rsidR="006B2DED">
        <w:t>Consistent with previous reports</w:t>
      </w:r>
      <w:r w:rsidR="00DF5602">
        <w:t xml:space="preserve">, we found a relationship between size and origin among candidate parents in </w:t>
      </w:r>
      <w:r w:rsidR="00DF5602">
        <w:rPr>
          <w:i/>
          <w:iCs/>
        </w:rPr>
        <w:t>post-hoc</w:t>
      </w:r>
      <w:r w:rsidR="00DF5602">
        <w:rPr>
          <w:i/>
          <w:iCs/>
        </w:rPr>
        <w:softHyphen/>
        <w:t xml:space="preserve"> </w:t>
      </w:r>
      <w:r w:rsidR="00DF5602">
        <w:t xml:space="preserve">analyses. </w:t>
      </w:r>
      <w:r w:rsidR="00DF5602" w:rsidRPr="00DF5602">
        <w:t xml:space="preserve">NOR candidate parents </w:t>
      </w:r>
      <w:r w:rsidR="009E05FE">
        <w:t>we</w:t>
      </w:r>
      <w:r w:rsidR="00DF5602" w:rsidRPr="00DF5602">
        <w:t>re sign</w:t>
      </w:r>
      <w:r w:rsidR="00B7497F">
        <w:t>i</w:t>
      </w:r>
      <w:r w:rsidR="00DF5602" w:rsidRPr="00DF5602">
        <w:t>ficantly larger</w:t>
      </w:r>
      <w:r w:rsidR="00124268">
        <w:t xml:space="preserve"> </w:t>
      </w:r>
      <w:r w:rsidR="00B7497F">
        <w:t xml:space="preserve">than their HOR counterparts, and size was a significant predictor of TLF when included in a </w:t>
      </w:r>
      <w:r w:rsidR="00124268" w:rsidRPr="00124268">
        <w:rPr>
          <w:i/>
          <w:iCs/>
        </w:rPr>
        <w:t>post-hoc</w:t>
      </w:r>
      <w:r w:rsidR="00124268">
        <w:rPr>
          <w:i/>
          <w:iCs/>
        </w:rPr>
        <w:t xml:space="preserve"> </w:t>
      </w:r>
      <w:r w:rsidR="00124268">
        <w:t>model</w:t>
      </w:r>
      <w:r w:rsidR="00B7497F">
        <w:t xml:space="preserve">, indicating that </w:t>
      </w:r>
      <w:r w:rsidR="00124268">
        <w:t xml:space="preserve">the effect of origin on fitness is potentially mediated by </w:t>
      </w:r>
      <w:r w:rsidR="00F44DBA">
        <w:t xml:space="preserve">the </w:t>
      </w:r>
      <w:r w:rsidR="00124268">
        <w:t>differen</w:t>
      </w:r>
      <w:r w:rsidR="00B2752D">
        <w:t xml:space="preserve">t sizes of </w:t>
      </w:r>
      <w:r w:rsidR="00124268">
        <w:t xml:space="preserve">NOR and HOR </w:t>
      </w:r>
      <w:commentRangeStart w:id="84"/>
      <w:r w:rsidR="00124268">
        <w:t>salmon</w:t>
      </w:r>
      <w:commentRangeEnd w:id="84"/>
      <w:r w:rsidR="0052260E">
        <w:rPr>
          <w:rStyle w:val="CommentReference"/>
        </w:rPr>
        <w:commentReference w:id="84"/>
      </w:r>
      <w:r w:rsidR="00124268">
        <w:t xml:space="preserve">. </w:t>
      </w:r>
    </w:p>
    <w:p w14:paraId="10C6B19D" w14:textId="2E5BCF37" w:rsidR="0040476A" w:rsidRDefault="00B60370" w:rsidP="005D4051">
      <w:pPr>
        <w:spacing w:line="360" w:lineRule="auto"/>
      </w:pPr>
      <w:r>
        <w:tab/>
      </w:r>
      <w:r w:rsidR="00E37857">
        <w:t>Salmon released above Cougar Dam e</w:t>
      </w:r>
      <w:r w:rsidR="00E37857" w:rsidRPr="008471F2">
        <w:t xml:space="preserve">arlier </w:t>
      </w:r>
      <w:r w:rsidR="00E37857">
        <w:t>in the season</w:t>
      </w:r>
      <w:r w:rsidR="00E37857" w:rsidRPr="008471F2">
        <w:t xml:space="preserve"> </w:t>
      </w:r>
      <w:r w:rsidR="009E05FE">
        <w:t>we</w:t>
      </w:r>
      <w:r w:rsidR="00E37857" w:rsidRPr="008471F2">
        <w:t xml:space="preserve">re </w:t>
      </w:r>
      <w:commentRangeStart w:id="85"/>
      <w:r w:rsidR="00E37857" w:rsidRPr="008471F2">
        <w:t>predicted</w:t>
      </w:r>
      <w:commentRangeEnd w:id="85"/>
      <w:r w:rsidR="00A02F29">
        <w:rPr>
          <w:rStyle w:val="CommentReference"/>
        </w:rPr>
        <w:commentReference w:id="85"/>
      </w:r>
      <w:r w:rsidR="00E37857" w:rsidRPr="008471F2">
        <w:t xml:space="preserve"> to have greater </w:t>
      </w:r>
      <w:r w:rsidR="004B1E03">
        <w:t>TLF</w:t>
      </w:r>
      <w:r w:rsidR="00E37857" w:rsidRPr="008471F2">
        <w:t xml:space="preserve"> than </w:t>
      </w:r>
      <w:r w:rsidR="00E37857">
        <w:t xml:space="preserve">those released later. Previous genetic parentage analyses of UWR spring Chinook reintroduction programs have found inconsistent effects of release day </w:t>
      </w:r>
      <w:r w:rsidR="00165E9C">
        <w:t>on fitness, with opposite patterns detected year to year in the same river</w:t>
      </w:r>
      <w:r w:rsidR="007448A5">
        <w:t xml:space="preserve"> </w:t>
      </w:r>
      <w:r w:rsidR="007448A5">
        <w:fldChar w:fldCharType="begin">
          <w:fldData xml:space="preserve">PEVuZE5vdGU+PENpdGU+PEF1dGhvcj5FdmFuczwvQXV0aG9yPjxZZWFyPjIwMTY8L1llYXI+PFJl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</w:fldData>
        </w:fldChar>
      </w:r>
      <w:r w:rsidR="007448A5">
        <w:instrText xml:space="preserve"> ADDIN EN.CITE </w:instrText>
      </w:r>
      <w:r w:rsidR="007448A5">
        <w:fldChar w:fldCharType="begin">
          <w:fldData xml:space="preserve">PEVuZE5vdGU+PENpdGU+PEF1dGhvcj5FdmFuczwvQXV0aG9yPjxZZWFyPjIwMTY8L1llYXI+PFJl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</w:fldData>
        </w:fldChar>
      </w:r>
      <w:r w:rsidR="007448A5">
        <w:instrText xml:space="preserve"> ADDIN EN.CITE.DATA </w:instrText>
      </w:r>
      <w:r w:rsidR="007448A5">
        <w:fldChar w:fldCharType="end"/>
      </w:r>
      <w:r w:rsidR="007448A5">
        <w:fldChar w:fldCharType="separate"/>
      </w:r>
      <w:r w:rsidR="007448A5">
        <w:rPr>
          <w:noProof/>
        </w:rPr>
        <w:t>(Banks et al. 2014; Banks et al. 2016; Evans et al. 2016; Sard et al. 2016)</w:t>
      </w:r>
      <w:r w:rsidR="007448A5">
        <w:fldChar w:fldCharType="end"/>
      </w:r>
      <w:r w:rsidR="007448A5">
        <w:t xml:space="preserve">. </w:t>
      </w:r>
      <w:r w:rsidR="00E37857">
        <w:t xml:space="preserve">Later release </w:t>
      </w:r>
      <w:r w:rsidR="007448A5">
        <w:t>has also been</w:t>
      </w:r>
      <w:r w:rsidR="00E37857">
        <w:t xml:space="preserve"> associated with </w:t>
      </w:r>
      <w:r w:rsidR="007448A5">
        <w:t xml:space="preserve">high pre-spawn mortality among hatchery outplants above dams in the UWR </w:t>
      </w:r>
      <w:r w:rsidR="007448A5">
        <w:fldChar w:fldCharType="begin"/>
      </w:r>
      <w:r w:rsidR="007448A5">
        <w:instrText xml:space="preserve"> ADDIN EN.CITE &lt;EndNote&gt;&lt;Cite&gt;&lt;Author&gt;Keefer&lt;/Author&gt;&lt;Year&gt;2010&lt;/Year&gt;&lt;RecNum&gt;1568&lt;/RecNum&gt;&lt;DisplayText&gt;(Keefer et al. 2010)&lt;/DisplayText&gt;&lt;record&gt;&lt;rec-number&gt;1568&lt;/rec-number&gt;&lt;foreign-keys&gt;&lt;key app="EN" db-id="fstdwt0t3xzrskewzvmxpsf80xx25990rfrd" timestamp="1668553933"&gt;1568&lt;/key&gt;&lt;/foreign-keys&gt;&lt;ref-type name="Journal Article"&gt;17&lt;/ref-type&gt;&lt;contributors&gt;&lt;authors&gt;&lt;author&gt;Keefer, ML&lt;/author&gt;&lt;author&gt;Taylor, GA&lt;/author&gt;&lt;author&gt;Garletts, DF&lt;/author&gt;&lt;author&gt;Gauthier, GA&lt;/author&gt;&lt;author&gt;Pierce, TM&lt;/author&gt;&lt;author&gt;Caudill, CC&lt;/author&gt;&lt;/authors&gt;&lt;/contributors&gt;&lt;titles&gt;&lt;title&gt;Prespawn mortality in adult spring Chinook salmon outplanted above barrier dams&lt;/title&gt;&lt;secondary-title&gt;Ecology of Freshwater Fish&lt;/secondary-title&gt;&lt;/titles&gt;&lt;periodical&gt;&lt;full-title&gt;Ecology of Freshwater Fish&lt;/full-title&gt;&lt;/periodical&gt;&lt;pages&gt;361-372&lt;/pages&gt;&lt;volume&gt;19&lt;/volume&gt;&lt;number&gt;3&lt;/number&gt;&lt;dates&gt;&lt;year&gt;2010&lt;/year&gt;&lt;/dates&gt;&lt;isbn&gt;0906-6691&lt;/isbn&gt;&lt;urls&gt;&lt;/urls&gt;&lt;/record&gt;&lt;/Cite&gt;&lt;/EndNote&gt;</w:instrText>
      </w:r>
      <w:r w:rsidR="007448A5">
        <w:fldChar w:fldCharType="separate"/>
      </w:r>
      <w:r w:rsidR="007448A5">
        <w:rPr>
          <w:noProof/>
        </w:rPr>
        <w:t>(Keefer et al. 2010)</w:t>
      </w:r>
      <w:r w:rsidR="007448A5">
        <w:fldChar w:fldCharType="end"/>
      </w:r>
      <w:r w:rsidR="007448A5">
        <w:t xml:space="preserve">. </w:t>
      </w:r>
      <w:r w:rsidR="00914D3B">
        <w:t>These authors attributed i</w:t>
      </w:r>
      <w:r w:rsidR="007448A5">
        <w:t xml:space="preserve">nconsistent findings between years </w:t>
      </w:r>
      <w:r w:rsidR="00914D3B">
        <w:t xml:space="preserve">in the same river </w:t>
      </w:r>
      <w:r w:rsidR="007448A5">
        <w:t xml:space="preserve">to </w:t>
      </w:r>
      <w:r w:rsidR="00914D3B">
        <w:t>interannual variation in the proportion of hatchery origin spawners, the operational sex ratio, and environmental variables that affect the rate of pre-spawn mortality</w:t>
      </w:r>
      <w:r w:rsidR="003C3D51">
        <w:t xml:space="preserve"> </w:t>
      </w:r>
      <w:r w:rsidR="003C3D51">
        <w:fldChar w:fldCharType="begin">
          <w:fldData xml:space="preserve">PEVuZE5vdGU+PENpdGU+PEF1dGhvcj5CYW5rczwvQXV0aG9yPjxZZWFyPjIwMTY8L1llYXI+PFJl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</w:fldData>
        </w:fldChar>
      </w:r>
      <w:r w:rsidR="003C3D51">
        <w:instrText xml:space="preserve"> ADDIN EN.CITE </w:instrText>
      </w:r>
      <w:r w:rsidR="003C3D51">
        <w:fldChar w:fldCharType="begin">
          <w:fldData xml:space="preserve">PEVuZE5vdGU+PENpdGU+PEF1dGhvcj5CYW5rczwvQXV0aG9yPjxZZWFyPjIwMTY8L1llYXI+PFJl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</w:fldData>
        </w:fldChar>
      </w:r>
      <w:r w:rsidR="003C3D51">
        <w:instrText xml:space="preserve"> ADDIN EN.CITE.DATA </w:instrText>
      </w:r>
      <w:r w:rsidR="003C3D51">
        <w:fldChar w:fldCharType="end"/>
      </w:r>
      <w:r w:rsidR="003C3D51">
        <w:fldChar w:fldCharType="separate"/>
      </w:r>
      <w:r w:rsidR="003C3D51">
        <w:rPr>
          <w:noProof/>
        </w:rPr>
        <w:t>(Banks et al. 2014; Banks et al. 2016; Evans et al. 2016; Sard et al. 2016)</w:t>
      </w:r>
      <w:r w:rsidR="003C3D51">
        <w:fldChar w:fldCharType="end"/>
      </w:r>
      <w:r w:rsidR="00914D3B">
        <w:t>. W</w:t>
      </w:r>
      <w:r w:rsidR="004E0819">
        <w:t xml:space="preserve">hile we also found that there was some variation among years in the effect of release day on TLF, </w:t>
      </w:r>
      <w:commentRangeStart w:id="86"/>
      <w:r w:rsidR="004E0819">
        <w:t>for 7 of the 9 years evaluated in the dataset, a later release date was associated with reduced fitness</w:t>
      </w:r>
      <w:commentRangeEnd w:id="86"/>
      <w:r w:rsidR="00C66633">
        <w:rPr>
          <w:rStyle w:val="CommentReference"/>
        </w:rPr>
        <w:commentReference w:id="86"/>
      </w:r>
      <w:r w:rsidR="00C66633">
        <w:t>, and the overall effect over 9 years was negative.</w:t>
      </w:r>
      <w:r w:rsidR="004E0819">
        <w:t xml:space="preserve"> </w:t>
      </w:r>
    </w:p>
    <w:p w14:paraId="6CB816EC" w14:textId="2A444755" w:rsidR="005425AE" w:rsidRDefault="004B1E03" w:rsidP="005D4051">
      <w:pPr>
        <w:spacing w:line="360" w:lineRule="auto"/>
      </w:pPr>
      <w:r>
        <w:tab/>
      </w:r>
      <w:r w:rsidR="002E7344">
        <w:t>W</w:t>
      </w:r>
      <w:r>
        <w:t xml:space="preserve">e found that the annual sex ratio likely influences TLF. This effect </w:t>
      </w:r>
      <w:r w:rsidR="009E05FE">
        <w:t>wa</w:t>
      </w:r>
      <w:r>
        <w:t xml:space="preserve">s mostly driven by females which </w:t>
      </w:r>
      <w:r w:rsidR="009E05FE">
        <w:t>we</w:t>
      </w:r>
      <w:r>
        <w:t xml:space="preserve">re predicted to have greater fitness when the sex ratio is male biased. </w:t>
      </w:r>
      <w:r w:rsidR="009E05FE">
        <w:t>Th</w:t>
      </w:r>
      <w:r w:rsidR="00231533">
        <w:t>ese</w:t>
      </w:r>
      <w:r w:rsidR="009E05FE">
        <w:t xml:space="preserve"> finding</w:t>
      </w:r>
      <w:r w:rsidR="00231533">
        <w:t>s</w:t>
      </w:r>
      <w:r w:rsidR="009E05FE">
        <w:t xml:space="preserve"> contradict</w:t>
      </w:r>
      <w:r w:rsidR="00231533">
        <w:t xml:space="preserve"> those</w:t>
      </w:r>
      <w:r w:rsidR="009E05FE">
        <w:t xml:space="preserve"> </w:t>
      </w:r>
      <w:r w:rsidR="003C3D51">
        <w:t xml:space="preserve">from </w:t>
      </w:r>
      <w:r w:rsidR="009E05FE">
        <w:t xml:space="preserve">a recently prepared report evaluating releases of spring Chinook salmon above Detroit Dam on the North Santiam River </w:t>
      </w:r>
      <w:r w:rsidR="005425AE">
        <w:t>(</w:t>
      </w:r>
      <w:r w:rsidR="002F0D3A">
        <w:t xml:space="preserve">O’Malley </w:t>
      </w:r>
      <w:r w:rsidR="002F0D3A">
        <w:rPr>
          <w:i/>
          <w:iCs/>
        </w:rPr>
        <w:t>et al</w:t>
      </w:r>
      <w:r w:rsidR="002F0D3A">
        <w:t>, 2022</w:t>
      </w:r>
      <w:r w:rsidR="005425AE">
        <w:t>)</w:t>
      </w:r>
      <w:r w:rsidR="0085722A">
        <w:t>. W</w:t>
      </w:r>
      <w:r w:rsidR="005425AE">
        <w:t xml:space="preserve">hile the range of sex ratios used in both rivers was similar, and similar numbers of salmon were released above both dams, </w:t>
      </w:r>
      <w:r w:rsidR="0085722A">
        <w:t xml:space="preserve">we note that </w:t>
      </w:r>
      <w:r w:rsidR="005425AE">
        <w:t xml:space="preserve">many ecological processes may mediate the relationship between sex ratio and TLF and these </w:t>
      </w:r>
      <w:r w:rsidR="0085722A">
        <w:t xml:space="preserve">processes </w:t>
      </w:r>
      <w:r w:rsidR="005425AE">
        <w:t xml:space="preserve">may vary between the two </w:t>
      </w:r>
      <w:commentRangeStart w:id="87"/>
      <w:r w:rsidR="005425AE">
        <w:t xml:space="preserve">rivers. </w:t>
      </w:r>
      <w:commentRangeEnd w:id="87"/>
      <w:r w:rsidR="006D6142">
        <w:rPr>
          <w:rStyle w:val="CommentReference"/>
        </w:rPr>
        <w:commentReference w:id="87"/>
      </w:r>
      <w:r w:rsidR="008C23FC">
        <w:t xml:space="preserve"> </w:t>
      </w:r>
      <w:r w:rsidR="005425AE">
        <w:t xml:space="preserve">   </w:t>
      </w:r>
    </w:p>
    <w:p w14:paraId="4783D425" w14:textId="32192622" w:rsidR="00B95D11" w:rsidRDefault="00463744" w:rsidP="00B95D11">
      <w:pPr>
        <w:spacing w:line="360" w:lineRule="auto"/>
      </w:pPr>
      <w:r>
        <w:tab/>
      </w:r>
      <w:r w:rsidR="004A6BF6">
        <w:t xml:space="preserve">We evaluated additional predictors of TLF that </w:t>
      </w:r>
      <w:r w:rsidR="00B543DD">
        <w:t>were not</w:t>
      </w:r>
      <w:r w:rsidR="004A6BF6">
        <w:t xml:space="preserve"> retain</w:t>
      </w:r>
      <w:r w:rsidR="00B543DD">
        <w:t>ed</w:t>
      </w:r>
      <w:r w:rsidR="004A6BF6">
        <w:t xml:space="preserve"> in the final model</w:t>
      </w:r>
      <w:r w:rsidR="003B7E6F">
        <w:t>. These predictors are unlikely to substantially or consistently contribute to variation in TLF</w:t>
      </w:r>
      <w:r w:rsidR="004A6BF6">
        <w:t>.</w:t>
      </w:r>
      <w:r w:rsidR="003B7E6F">
        <w:t xml:space="preserve"> We did not find that release location had a significant effect on TLF. We also defined release group as the set of salmon released above the dam at a single location on a single day.</w:t>
      </w:r>
      <w:r w:rsidR="004A6BF6">
        <w:t xml:space="preserve"> </w:t>
      </w:r>
      <w:r w:rsidR="003B7E6F">
        <w:t>While there was much variation in TLF among release groups</w:t>
      </w:r>
      <w:r w:rsidR="00B95D11">
        <w:t>,</w:t>
      </w:r>
      <w:r w:rsidR="003B7E6F">
        <w:t xml:space="preserve"> we did not find that this variation was explained by </w:t>
      </w:r>
      <w:r w:rsidR="00B95D11">
        <w:t xml:space="preserve">either </w:t>
      </w:r>
      <w:r w:rsidR="003B7E6F">
        <w:t xml:space="preserve">the number of salmon in a release group or the sex ratio of a release group. </w:t>
      </w:r>
    </w:p>
    <w:p w14:paraId="5A477952" w14:textId="03062658" w:rsidR="005D4051" w:rsidRPr="00D71476" w:rsidRDefault="005D4051" w:rsidP="005D4051">
      <w:pPr>
        <w:spacing w:line="360" w:lineRule="auto"/>
      </w:pPr>
    </w:p>
    <w:p w14:paraId="1DF9B27F" w14:textId="532A5083" w:rsidR="005D4051" w:rsidRPr="00D71476" w:rsidRDefault="005D4051" w:rsidP="005D4051">
      <w:pPr>
        <w:spacing w:line="360" w:lineRule="auto"/>
      </w:pPr>
      <w:r w:rsidRPr="00D71476">
        <w:rPr>
          <w:u w:val="single"/>
        </w:rPr>
        <w:lastRenderedPageBreak/>
        <w:t>Conclusion</w:t>
      </w:r>
    </w:p>
    <w:p w14:paraId="433A82F5" w14:textId="012AA11E" w:rsidR="00C7241F" w:rsidRDefault="00C7241F" w:rsidP="005C6AE6">
      <w:pPr>
        <w:spacing w:line="360" w:lineRule="auto"/>
      </w:pPr>
      <w:r>
        <w:tab/>
        <w:t>Previous reports found that the above dam population was not reaching replacement</w:t>
      </w:r>
      <w:r w:rsidR="006F0E92">
        <w:t xml:space="preserve"> when only HOR salmon were released. However, early evidence suggested that NOR fitness was greater than HOR fitness above </w:t>
      </w:r>
      <w:r w:rsidR="005E4833">
        <w:t xml:space="preserve">Cougar Dam, suggesting that productivity may increase in later years. </w:t>
      </w:r>
      <w:r>
        <w:t>In this report, we extend</w:t>
      </w:r>
      <w:r w:rsidR="00E75FAE">
        <w:t>ed</w:t>
      </w:r>
      <w:r>
        <w:t xml:space="preserve"> previous results by evaluating five additional years of releases above </w:t>
      </w:r>
      <w:r w:rsidR="00B8490A">
        <w:t>Cougar Dam</w:t>
      </w:r>
      <w:r>
        <w:t xml:space="preserve"> that include </w:t>
      </w:r>
      <w:r w:rsidR="008B48C8">
        <w:t xml:space="preserve">both </w:t>
      </w:r>
      <w:r>
        <w:t>HOR and NOR salmon. While NOR salmon</w:t>
      </w:r>
      <w:r w:rsidR="00E75FAE">
        <w:t xml:space="preserve"> indeed</w:t>
      </w:r>
      <w:r>
        <w:t xml:space="preserve"> demonstrated substantially greater fitness than HOR salmon, the cohort replacement rate never approached one</w:t>
      </w:r>
      <w:r w:rsidR="008B48C8">
        <w:t xml:space="preserve"> in any year</w:t>
      </w:r>
      <w:r>
        <w:t xml:space="preserve">. </w:t>
      </w:r>
    </w:p>
    <w:p w14:paraId="42E6B040" w14:textId="76BF442C" w:rsidR="00AF3D23" w:rsidRDefault="00E75FAE" w:rsidP="005C6AE6">
      <w:pPr>
        <w:spacing w:line="360" w:lineRule="auto"/>
      </w:pPr>
      <w:r>
        <w:tab/>
      </w:r>
      <w:r w:rsidR="003E2E8C">
        <w:t xml:space="preserve">We also </w:t>
      </w:r>
      <w:r w:rsidR="00AF3D23">
        <w:t xml:space="preserve">confirmed that the proportion of NOR immigrants at the Cougar Trap increases throughout the season and that NOR salmon produced above the dam are more likely to return </w:t>
      </w:r>
      <w:r w:rsidR="00906B4E">
        <w:t xml:space="preserve">to </w:t>
      </w:r>
      <w:r w:rsidR="00AF3D23">
        <w:t>the Cougar Trap a second time after downstream recycling than their NOR immigrant counterparts. Therefore</w:t>
      </w:r>
      <w:r w:rsidR="008B48C8">
        <w:t>, while</w:t>
      </w:r>
      <w:r w:rsidR="00AF3D23">
        <w:t xml:space="preserve"> implementation of either LSDR or downstream recycling reduces the number of NOR salmon released above the dam, both programs selectively limit above dam transport of NOR immigrants relative to NOR salmon produced above the dam. </w:t>
      </w:r>
      <w:r w:rsidR="0026006C">
        <w:t>W</w:t>
      </w:r>
      <w:r w:rsidR="0026006C">
        <w:t>hen evaluating these programs</w:t>
      </w:r>
      <w:r w:rsidR="0026006C">
        <w:t>, m</w:t>
      </w:r>
      <w:r w:rsidR="00AF3D23">
        <w:t>anagers must weigh the expected demographic and genetic benefits of above dam transport of NOR salmon to the above dam population against its expected costs to overall NOR productivity basin-wide.</w:t>
      </w:r>
      <w:r w:rsidR="00906B4E">
        <w:t xml:space="preserve"> </w:t>
      </w:r>
    </w:p>
    <w:p w14:paraId="0EEE99C0" w14:textId="5F4D1A5E" w:rsidR="005D4051" w:rsidRPr="00D71476" w:rsidRDefault="00495708" w:rsidP="00495708">
      <w:pPr>
        <w:spacing w:line="360" w:lineRule="auto"/>
      </w:pPr>
      <w:r>
        <w:tab/>
      </w:r>
    </w:p>
    <w:p w14:paraId="255A664F" w14:textId="14E2BCD5" w:rsidR="005C6AE6" w:rsidRPr="00D71476" w:rsidRDefault="005C6AE6" w:rsidP="005C6AE6">
      <w:pPr>
        <w:spacing w:line="360" w:lineRule="auto"/>
        <w:rPr>
          <w:u w:val="single"/>
        </w:rPr>
      </w:pPr>
    </w:p>
    <w:p w14:paraId="5972F15F" w14:textId="29A2B9FB" w:rsidR="005C6AE6" w:rsidRPr="00D71476" w:rsidRDefault="005C6AE6">
      <w:pPr>
        <w:rPr>
          <w:u w:val="single"/>
        </w:rPr>
      </w:pPr>
      <w:r w:rsidRPr="00D71476">
        <w:rPr>
          <w:u w:val="single"/>
        </w:rPr>
        <w:br w:type="page"/>
      </w:r>
    </w:p>
    <w:p w14:paraId="0D1FAF04" w14:textId="137A3DD1" w:rsidR="005C6AE6" w:rsidRDefault="005C6AE6" w:rsidP="00710DB0">
      <w:pPr>
        <w:rPr>
          <w:b/>
          <w:bCs/>
        </w:rPr>
      </w:pPr>
      <w:commentRangeStart w:id="88"/>
      <w:r w:rsidRPr="00710DB0">
        <w:rPr>
          <w:b/>
          <w:bCs/>
        </w:rPr>
        <w:lastRenderedPageBreak/>
        <w:t>References</w:t>
      </w:r>
      <w:commentRangeEnd w:id="88"/>
      <w:r w:rsidR="007611F6" w:rsidRPr="00710DB0">
        <w:rPr>
          <w:rStyle w:val="CommentReference"/>
          <w:sz w:val="24"/>
          <w:szCs w:val="24"/>
        </w:rPr>
        <w:commentReference w:id="88"/>
      </w:r>
    </w:p>
    <w:p w14:paraId="53A22496" w14:textId="77777777" w:rsidR="006605AD" w:rsidRPr="00710DB0" w:rsidRDefault="006605AD" w:rsidP="00710DB0"/>
    <w:p w14:paraId="42AEE29C" w14:textId="77777777" w:rsidR="003C3D51" w:rsidRPr="003C3D51" w:rsidRDefault="005C6AE6" w:rsidP="003C3D51">
      <w:pPr>
        <w:pStyle w:val="EndNoteBibliography"/>
        <w:spacing w:after="240"/>
        <w:rPr>
          <w:noProof/>
        </w:rPr>
      </w:pPr>
      <w:r w:rsidRPr="00710DB0">
        <w:fldChar w:fldCharType="begin"/>
      </w:r>
      <w:r w:rsidRPr="00710DB0">
        <w:instrText xml:space="preserve"> ADDIN EN.REFLIST </w:instrText>
      </w:r>
      <w:r w:rsidRPr="00710DB0">
        <w:fldChar w:fldCharType="separate"/>
      </w:r>
      <w:r w:rsidR="003C3D51" w:rsidRPr="003C3D51">
        <w:rPr>
          <w:noProof/>
        </w:rPr>
        <w:t>Banks M, Blouin M, Baldwin B, Rashbrook V, Fitzgerald H, Blankenship S, Hedgecock D (1999) Isolation and inheritance of novel microsatellites in chinook salmon (Oncorhynchus tschawytscha). Journal of Heredity, 90, 281-288.</w:t>
      </w:r>
    </w:p>
    <w:p w14:paraId="7EC7D1F8" w14:textId="77777777" w:rsidR="003C3D51" w:rsidRPr="003C3D51" w:rsidRDefault="003C3D51" w:rsidP="003C3D51">
      <w:pPr>
        <w:pStyle w:val="EndNoteBibliography"/>
        <w:spacing w:after="240"/>
        <w:rPr>
          <w:noProof/>
        </w:rPr>
      </w:pPr>
      <w:r w:rsidRPr="003C3D51">
        <w:rPr>
          <w:noProof/>
        </w:rPr>
        <w:t>Banks MA, O’Malley KG, Sard NM, Jacobson DP, Hogansen MJ, Schroeder RK, Johnson MA (2013) Genetic Pedigree Analysis of Spring Chinook Salmon Outplanted above Cougar Dam, South Fork McKenzie River. US Army Corps of Engineers.</w:t>
      </w:r>
    </w:p>
    <w:p w14:paraId="4D97B082" w14:textId="77777777" w:rsidR="003C3D51" w:rsidRPr="003C3D51" w:rsidRDefault="003C3D51" w:rsidP="003C3D51">
      <w:pPr>
        <w:pStyle w:val="EndNoteBibliography"/>
        <w:spacing w:after="240"/>
        <w:rPr>
          <w:noProof/>
        </w:rPr>
      </w:pPr>
      <w:r w:rsidRPr="003C3D51">
        <w:rPr>
          <w:noProof/>
        </w:rPr>
        <w:t>Banks MA, Sard NM, O’Malley KG, Jacobson DP, Hogansen MJ, Johnson MA (2016) A genetics-based evaluation of the spring Chinook salmon reintroduction program above Cougar Dam, South Fork McKenzie River, 2013-2015. US Army Corps of Engineers.</w:t>
      </w:r>
    </w:p>
    <w:p w14:paraId="707A90AA" w14:textId="77777777" w:rsidR="003C3D51" w:rsidRPr="003C3D51" w:rsidRDefault="003C3D51" w:rsidP="003C3D51">
      <w:pPr>
        <w:pStyle w:val="EndNoteBibliography"/>
        <w:spacing w:after="240"/>
        <w:rPr>
          <w:noProof/>
        </w:rPr>
      </w:pPr>
      <w:r w:rsidRPr="003C3D51">
        <w:rPr>
          <w:noProof/>
        </w:rPr>
        <w:t>Banks MA, Sard NM, O’Malley KG, Jacobson DP, Hogansen MJ, Schroeder RK, Johnson MA (2014) A genetics-based evaluation of the spring Chinook salmon reintroduction program above Cougar Dam, South Fork McKenzie River, 2007- 2013. US Army Corps of Engineers.</w:t>
      </w:r>
    </w:p>
    <w:p w14:paraId="511487ED" w14:textId="77777777" w:rsidR="003C3D51" w:rsidRPr="003C3D51" w:rsidRDefault="003C3D51" w:rsidP="003C3D51">
      <w:pPr>
        <w:pStyle w:val="EndNoteBibliography"/>
        <w:spacing w:after="240"/>
        <w:rPr>
          <w:noProof/>
        </w:rPr>
      </w:pPr>
      <w:r w:rsidRPr="003C3D51">
        <w:rPr>
          <w:noProof/>
        </w:rPr>
        <w:t>Beeman JW, Evans SD, Haner PV, Hansel HC, Hansen AC, Smith CD, Sprando JM (2014) Passage and survival probabilities of juvenile Chinook salmon at Cougar Dam, Oregon, 2012. US Geological Survey.</w:t>
      </w:r>
    </w:p>
    <w:p w14:paraId="359876FF" w14:textId="77777777" w:rsidR="003C3D51" w:rsidRPr="003C3D51" w:rsidRDefault="003C3D51" w:rsidP="003C3D51">
      <w:pPr>
        <w:pStyle w:val="EndNoteBibliography"/>
        <w:spacing w:after="240"/>
        <w:rPr>
          <w:noProof/>
        </w:rPr>
      </w:pPr>
      <w:r w:rsidRPr="003C3D51">
        <w:rPr>
          <w:noProof/>
        </w:rPr>
        <w:t>Bolker BM (2015) Linear and generalized linear mixed models. Ecological statistics: contemporary theory and application, 309-333.</w:t>
      </w:r>
    </w:p>
    <w:p w14:paraId="1169CC70" w14:textId="77777777" w:rsidR="003C3D51" w:rsidRPr="003C3D51" w:rsidRDefault="003C3D51" w:rsidP="003C3D51">
      <w:pPr>
        <w:pStyle w:val="EndNoteBibliography"/>
        <w:spacing w:after="240"/>
        <w:rPr>
          <w:noProof/>
        </w:rPr>
      </w:pPr>
      <w:r w:rsidRPr="003C3D51">
        <w:rPr>
          <w:noProof/>
        </w:rPr>
        <w:t>Botsford LW, Brittnacher JG (1998) Viability of sacramento river winter‐run Chinook salmon. Conservation Biology, 12, 65-79.</w:t>
      </w:r>
    </w:p>
    <w:p w14:paraId="4CF4F1B7" w14:textId="77777777" w:rsidR="003C3D51" w:rsidRPr="003C3D51" w:rsidRDefault="003C3D51" w:rsidP="003C3D51">
      <w:pPr>
        <w:pStyle w:val="EndNoteBibliography"/>
        <w:spacing w:after="240"/>
        <w:rPr>
          <w:noProof/>
        </w:rPr>
      </w:pPr>
      <w:r w:rsidRPr="003C3D51">
        <w:rPr>
          <w:noProof/>
        </w:rPr>
        <w:t>Brunelli JP, Wertzler KJ, Sundin K, Thorgaard GH (2008) Y-specific sequences and polymorphisms in rainbow trout and Chinook salmon. Genome, 51, 739-748.</w:t>
      </w:r>
    </w:p>
    <w:p w14:paraId="031AD0F3" w14:textId="77777777" w:rsidR="003C3D51" w:rsidRPr="003C3D51" w:rsidRDefault="003C3D51" w:rsidP="003C3D51">
      <w:pPr>
        <w:pStyle w:val="EndNoteBibliography"/>
        <w:spacing w:after="240"/>
        <w:rPr>
          <w:noProof/>
        </w:rPr>
      </w:pPr>
      <w:r w:rsidRPr="003C3D51">
        <w:rPr>
          <w:noProof/>
        </w:rPr>
        <w:t>Christie MR (2010) Parentage in natural populations: novel methods to detect parent-offspring pairs in large data sets. Mol Ecol Resour, 10, 115-128.</w:t>
      </w:r>
    </w:p>
    <w:p w14:paraId="07AE841B" w14:textId="77777777" w:rsidR="003C3D51" w:rsidRPr="003C3D51" w:rsidRDefault="003C3D51" w:rsidP="003C3D51">
      <w:pPr>
        <w:pStyle w:val="EndNoteBibliography"/>
        <w:spacing w:after="240"/>
        <w:rPr>
          <w:noProof/>
        </w:rPr>
      </w:pPr>
      <w:r w:rsidRPr="003C3D51">
        <w:rPr>
          <w:noProof/>
        </w:rPr>
        <w:t>Do C, Waples RS, Peel D, Macbeth G, Tillett BJ, Ovenden JR (2014) NeEstimator v2: re‐implementation of software for the estimation of contemporary effective population size (Ne) from genetic data. Molecular ecology resources, 14, 209-214.</w:t>
      </w:r>
    </w:p>
    <w:p w14:paraId="55C9DDCE" w14:textId="77777777" w:rsidR="003C3D51" w:rsidRPr="003C3D51" w:rsidRDefault="003C3D51" w:rsidP="003C3D51">
      <w:pPr>
        <w:pStyle w:val="EndNoteBibliography"/>
        <w:spacing w:after="240"/>
        <w:rPr>
          <w:noProof/>
        </w:rPr>
      </w:pPr>
      <w:r w:rsidRPr="003C3D51">
        <w:rPr>
          <w:noProof/>
        </w:rPr>
        <w:t>Evans ML, Johnson MA, Jacobson D, Wang J, Hogansen M, O’Malley KG, Taylor E (2016) Evaluating a multi-generational reintroduction program for threatened salmon using genetic parentage analysis. Canadian Journal of Fisheries and Aquatic Sciences, 73, 844-852.</w:t>
      </w:r>
    </w:p>
    <w:p w14:paraId="4DF717CC" w14:textId="77777777" w:rsidR="003C3D51" w:rsidRPr="003C3D51" w:rsidRDefault="003C3D51" w:rsidP="003C3D51">
      <w:pPr>
        <w:pStyle w:val="EndNoteBibliography"/>
        <w:spacing w:after="240"/>
        <w:rPr>
          <w:noProof/>
        </w:rPr>
      </w:pPr>
      <w:r w:rsidRPr="003C3D51">
        <w:rPr>
          <w:noProof/>
        </w:rPr>
        <w:t>Greig C, Jacobson DP, Banks MA (2003) New tetranucleotide microsatellites for fine‐scale discrimination among endangered Chinook salmon (Oncorhynchus tshawytscha). Molecular Ecology Notes, 3, 376-379.</w:t>
      </w:r>
    </w:p>
    <w:p w14:paraId="688E3900" w14:textId="77777777" w:rsidR="003C3D51" w:rsidRPr="003C3D51" w:rsidRDefault="003C3D51" w:rsidP="003C3D51">
      <w:pPr>
        <w:pStyle w:val="EndNoteBibliography"/>
        <w:spacing w:after="240"/>
        <w:rPr>
          <w:noProof/>
        </w:rPr>
      </w:pPr>
      <w:r w:rsidRPr="003C3D51">
        <w:rPr>
          <w:noProof/>
        </w:rPr>
        <w:lastRenderedPageBreak/>
        <w:t>Harrison HB, Saenz‐Agudelo P, Planes S, Jones GP, Berumen ML (2013) Relative accuracy of three common methods of parentage analysis in natural populations. Molecular ecology, 22, 1158-1170.</w:t>
      </w:r>
    </w:p>
    <w:p w14:paraId="7ADE0573" w14:textId="77777777" w:rsidR="003C3D51" w:rsidRPr="003C3D51" w:rsidRDefault="003C3D51" w:rsidP="003C3D51">
      <w:pPr>
        <w:pStyle w:val="EndNoteBibliography"/>
        <w:spacing w:after="240"/>
        <w:rPr>
          <w:noProof/>
        </w:rPr>
      </w:pPr>
      <w:r w:rsidRPr="003C3D51">
        <w:rPr>
          <w:noProof/>
        </w:rPr>
        <w:t>Ivanova NV, Dewaard JR, Hebert PDN (2006) An inexpensive, automation-friendly protocol for recovering high-quality DNA. Molecular Ecology Notes, 6, 998-1002.</w:t>
      </w:r>
    </w:p>
    <w:p w14:paraId="58B9D8A4" w14:textId="77777777" w:rsidR="003C3D51" w:rsidRPr="003C3D51" w:rsidRDefault="003C3D51" w:rsidP="003C3D51">
      <w:pPr>
        <w:pStyle w:val="EndNoteBibliography"/>
        <w:spacing w:after="240"/>
        <w:rPr>
          <w:noProof/>
        </w:rPr>
      </w:pPr>
      <w:r w:rsidRPr="003C3D51">
        <w:rPr>
          <w:noProof/>
        </w:rPr>
        <w:t>Johnson MA, Friesen TA (2010) Spring Chinook Salmon hatcheries in the Willamette basin: existing data, discernable patterns and information gaps. US Army Corps Eng Task Order NWPPM-09-FH-05, 88.</w:t>
      </w:r>
    </w:p>
    <w:p w14:paraId="32DEE25D" w14:textId="77777777" w:rsidR="003C3D51" w:rsidRPr="003C3D51" w:rsidRDefault="003C3D51" w:rsidP="003C3D51">
      <w:pPr>
        <w:pStyle w:val="EndNoteBibliography"/>
        <w:spacing w:after="240"/>
        <w:rPr>
          <w:noProof/>
        </w:rPr>
      </w:pPr>
      <w:r w:rsidRPr="003C3D51">
        <w:rPr>
          <w:noProof/>
        </w:rPr>
        <w:t>Jones OR, Wang J (2010) COLONY: a program for parentage and sibship inference from multilocus genotype data. Molecular ecology resources, 10, 551-555.</w:t>
      </w:r>
    </w:p>
    <w:p w14:paraId="07E2F612" w14:textId="77777777" w:rsidR="003C3D51" w:rsidRPr="003C3D51" w:rsidRDefault="003C3D51" w:rsidP="003C3D51">
      <w:pPr>
        <w:pStyle w:val="EndNoteBibliography"/>
        <w:spacing w:after="240"/>
        <w:rPr>
          <w:noProof/>
        </w:rPr>
      </w:pPr>
      <w:r w:rsidRPr="003C3D51">
        <w:rPr>
          <w:noProof/>
        </w:rPr>
        <w:t>Kalinowski ST, Taper ML, Marshall TC (2007) Revising how the computer program CERVUS accommodates genotyping error increases success in paternity assignment. Molecular ecology, 16, 1099-1106.</w:t>
      </w:r>
    </w:p>
    <w:p w14:paraId="13042A58" w14:textId="77777777" w:rsidR="003C3D51" w:rsidRPr="003C3D51" w:rsidRDefault="003C3D51" w:rsidP="003C3D51">
      <w:pPr>
        <w:pStyle w:val="EndNoteBibliography"/>
        <w:spacing w:after="240"/>
        <w:rPr>
          <w:noProof/>
        </w:rPr>
      </w:pPr>
      <w:r w:rsidRPr="003C3D51">
        <w:rPr>
          <w:noProof/>
        </w:rPr>
        <w:t>Keefer M, Taylor G, Garletts D, Gauthier G, Pierce T, Caudill C (2010) Prespawn mortality in adult spring Chinook salmon outplanted above barrier dams. Ecology of Freshwater Fish, 19, 361-372.</w:t>
      </w:r>
    </w:p>
    <w:p w14:paraId="361793FD" w14:textId="77777777" w:rsidR="003C3D51" w:rsidRPr="003C3D51" w:rsidRDefault="003C3D51" w:rsidP="003C3D51">
      <w:pPr>
        <w:pStyle w:val="EndNoteBibliography"/>
        <w:spacing w:after="240"/>
        <w:rPr>
          <w:noProof/>
        </w:rPr>
      </w:pPr>
      <w:r w:rsidRPr="003C3D51">
        <w:rPr>
          <w:noProof/>
        </w:rPr>
        <w:t>McElhany P, Chilcote M, Myers J, Beamesderfer R (2007) Viability Status of Oregon Salmon and Steelhead Populations in the Willamette and Lower Columbia Basins Part 7: Upper Willamette Steelhead. Prepared for Oregon Department of Fish and Wildlife and National Marine Fisheries Service.</w:t>
      </w:r>
    </w:p>
    <w:p w14:paraId="48FCB98C" w14:textId="77777777" w:rsidR="003C3D51" w:rsidRPr="003C3D51" w:rsidRDefault="003C3D51" w:rsidP="003C3D51">
      <w:pPr>
        <w:pStyle w:val="EndNoteBibliography"/>
        <w:spacing w:after="240"/>
        <w:rPr>
          <w:noProof/>
        </w:rPr>
      </w:pPr>
      <w:r w:rsidRPr="003C3D51">
        <w:rPr>
          <w:noProof/>
        </w:rPr>
        <w:t>Naish KA, Park LK (2002) Linkage relationships for 35 new microsatellite loci in chinook salmon Oncorhynchus tshawytscha.</w:t>
      </w:r>
    </w:p>
    <w:p w14:paraId="4DF07FFA" w14:textId="77777777" w:rsidR="003C3D51" w:rsidRPr="003C3D51" w:rsidRDefault="003C3D51" w:rsidP="003C3D51">
      <w:pPr>
        <w:pStyle w:val="EndNoteBibliography"/>
        <w:spacing w:after="240"/>
        <w:rPr>
          <w:noProof/>
        </w:rPr>
      </w:pPr>
      <w:r w:rsidRPr="003C3D51">
        <w:rPr>
          <w:noProof/>
        </w:rPr>
        <w:t>NMFS (1999) Endangered and threatened species: threatened status for three Chinook Salmon evolutionarily significant units (ESUs) in Washington and Oregon, and endangered status for one Chinook Salmon ESU in Washington. Federal Register, 64, 14308-14328.</w:t>
      </w:r>
    </w:p>
    <w:p w14:paraId="7491B555" w14:textId="77777777" w:rsidR="003C3D51" w:rsidRPr="003C3D51" w:rsidRDefault="003C3D51" w:rsidP="003C3D51">
      <w:pPr>
        <w:pStyle w:val="EndNoteBibliography"/>
        <w:spacing w:after="240"/>
        <w:rPr>
          <w:noProof/>
        </w:rPr>
      </w:pPr>
      <w:r w:rsidRPr="003C3D51">
        <w:rPr>
          <w:noProof/>
        </w:rPr>
        <w:t>NMFS (2008) Endangered species act section 7 (a)(2) consultation biological opinion and Magnuson‐Stevens fishery conservation and management act essential fish habitat consultation: consultation on the “Willamette River basin flood control project.”. NMFS Portland, Oregon.</w:t>
      </w:r>
    </w:p>
    <w:p w14:paraId="340BBDC8" w14:textId="77777777" w:rsidR="003C3D51" w:rsidRPr="003C3D51" w:rsidRDefault="003C3D51" w:rsidP="003C3D51">
      <w:pPr>
        <w:pStyle w:val="EndNoteBibliography"/>
        <w:spacing w:after="240"/>
        <w:rPr>
          <w:noProof/>
        </w:rPr>
      </w:pPr>
      <w:r w:rsidRPr="003C3D51">
        <w:rPr>
          <w:noProof/>
        </w:rPr>
        <w:t>Romer JD, Monzyk FR, Emig R, Friesen TA (2013) Juvenile salmonid outmigration monitoring at Willamette Valley Project reservoirs. Annual Report of Oregon Department of Fish and Wildlife (ODFW) to US Army Corps of Engineers, Portland, Oregon.</w:t>
      </w:r>
    </w:p>
    <w:p w14:paraId="1171A15F" w14:textId="77777777" w:rsidR="003C3D51" w:rsidRPr="003C3D51" w:rsidRDefault="003C3D51" w:rsidP="003C3D51">
      <w:pPr>
        <w:pStyle w:val="EndNoteBibliography"/>
        <w:spacing w:after="240"/>
        <w:rPr>
          <w:noProof/>
        </w:rPr>
      </w:pPr>
      <w:r w:rsidRPr="003C3D51">
        <w:rPr>
          <w:noProof/>
        </w:rPr>
        <w:t>Sard NM, Johnson MA, Jacobson DP, Hogansen MJ, O'Malley KG, Banks MA (2016) Genetic monitoring guides adaptive management of a migratory fish reintroduction program. Animal Conservation, 19, 570-577.</w:t>
      </w:r>
    </w:p>
    <w:p w14:paraId="29111181" w14:textId="77777777" w:rsidR="003C3D51" w:rsidRPr="003C3D51" w:rsidRDefault="003C3D51" w:rsidP="003C3D51">
      <w:pPr>
        <w:pStyle w:val="EndNoteBibliography"/>
        <w:spacing w:after="240"/>
        <w:rPr>
          <w:noProof/>
        </w:rPr>
      </w:pPr>
      <w:r w:rsidRPr="003C3D51">
        <w:rPr>
          <w:noProof/>
        </w:rPr>
        <w:t>Wang J (2018) Estimating genotyping errors from genotype and reconstructed pedigree data. Methods in Ecology and Evolution, 9, 109-120.</w:t>
      </w:r>
    </w:p>
    <w:p w14:paraId="0BF69E98" w14:textId="77777777" w:rsidR="003C3D51" w:rsidRPr="003C3D51" w:rsidRDefault="003C3D51" w:rsidP="003C3D51">
      <w:pPr>
        <w:pStyle w:val="EndNoteBibliography"/>
        <w:spacing w:after="240"/>
        <w:rPr>
          <w:noProof/>
        </w:rPr>
      </w:pPr>
      <w:r w:rsidRPr="003C3D51">
        <w:rPr>
          <w:noProof/>
        </w:rPr>
        <w:lastRenderedPageBreak/>
        <w:t>Waples RS, Do C (2008) LDNE: a program for estimating effective population size from data on linkage disequilibrium. Molecular ecology resources, 8, 753-756.</w:t>
      </w:r>
    </w:p>
    <w:p w14:paraId="7FE3F08B" w14:textId="77777777" w:rsidR="003C3D51" w:rsidRPr="003C3D51" w:rsidRDefault="003C3D51" w:rsidP="003C3D51">
      <w:pPr>
        <w:pStyle w:val="EndNoteBibliography"/>
        <w:spacing w:after="240"/>
        <w:rPr>
          <w:noProof/>
        </w:rPr>
      </w:pPr>
      <w:r w:rsidRPr="003C3D51">
        <w:rPr>
          <w:noProof/>
        </w:rPr>
        <w:t>Williamson KS, Cordes JF, May B (2002) Characterization of microsatellite loci in Chinook salmon (Oncorhynchus tshawytscha) and cross‐species amplification in other salmonids. Molecular Ecology Notes, 2, 17-19.</w:t>
      </w:r>
    </w:p>
    <w:p w14:paraId="3C2B4EB5" w14:textId="77777777" w:rsidR="003C3D51" w:rsidRPr="003C3D51" w:rsidRDefault="003C3D51" w:rsidP="003C3D51">
      <w:pPr>
        <w:pStyle w:val="EndNoteBibliography"/>
        <w:rPr>
          <w:noProof/>
        </w:rPr>
      </w:pPr>
      <w:r w:rsidRPr="003C3D51">
        <w:rPr>
          <w:noProof/>
        </w:rPr>
        <w:t>Zuur AF, Ieno EN, Walker NJ, Saveliev AA, Smith GM (2009) Mixed effects models and extensions in ecology with R. Springer.</w:t>
      </w:r>
    </w:p>
    <w:p w14:paraId="0D385F0D" w14:textId="668FF809" w:rsidR="005C6AE6" w:rsidRPr="00D71476" w:rsidRDefault="005C6AE6" w:rsidP="00710DB0">
      <w:r w:rsidRPr="00710DB0">
        <w:fldChar w:fldCharType="end"/>
      </w:r>
    </w:p>
    <w:p w14:paraId="73D7335D" w14:textId="77777777" w:rsidR="007611F6" w:rsidRPr="00D71476" w:rsidRDefault="007611F6" w:rsidP="005C6AE6">
      <w:pPr>
        <w:spacing w:line="360" w:lineRule="auto"/>
        <w:sectPr w:rsidR="007611F6" w:rsidRPr="00D71476" w:rsidSect="00AD6AF1">
          <w:footerReference w:type="default" r:id="rId24"/>
          <w:pgSz w:w="12240" w:h="15840"/>
          <w:pgMar w:top="1440" w:right="1440" w:bottom="1440" w:left="1440" w:header="720" w:footer="720" w:gutter="0"/>
          <w:pgNumType w:fmt="numberInDash" w:start="1"/>
          <w:cols w:space="720"/>
          <w:docGrid w:linePitch="360"/>
        </w:sectPr>
      </w:pPr>
    </w:p>
    <w:p w14:paraId="62266651" w14:textId="3020C2A0" w:rsidR="007611F6" w:rsidRPr="00D71476" w:rsidRDefault="007611F6" w:rsidP="005C6AE6">
      <w:pPr>
        <w:spacing w:line="360" w:lineRule="auto"/>
      </w:pPr>
    </w:p>
    <w:p w14:paraId="555EC7B8" w14:textId="69C38972" w:rsidR="007611F6" w:rsidRPr="00D71476" w:rsidRDefault="007611F6" w:rsidP="005C6AE6">
      <w:pPr>
        <w:spacing w:line="360" w:lineRule="auto"/>
      </w:pPr>
      <w:r w:rsidRPr="00D71476">
        <w:t>APPENDIX A: ASSIGNMENT POWER</w:t>
      </w:r>
    </w:p>
    <w:p w14:paraId="7DBC94DE" w14:textId="46A80A33" w:rsidR="007611F6" w:rsidRPr="00D71476" w:rsidRDefault="007611F6" w:rsidP="005C6AE6">
      <w:pPr>
        <w:spacing w:line="360" w:lineRule="auto"/>
      </w:pPr>
    </w:p>
    <w:p w14:paraId="16729064" w14:textId="3715EB70" w:rsidR="007611F6" w:rsidRPr="00D71476" w:rsidRDefault="007611F6" w:rsidP="005C6AE6">
      <w:pPr>
        <w:spacing w:line="360" w:lineRule="auto"/>
      </w:pPr>
      <w:r w:rsidRPr="00D71476">
        <w:t>This appendix will hold all the tables describing allele frequencies and variation, marker information content, non-exclusion probabilities, expected false parentages, and estimated genotype error rates for each offspring year and their set of candidate parents. I plan to generally follow the approach to presenting these values as Evans 2016, with a few changes. Most importantly, I will estimate a worst case scenario NEP, which assumes each parent offspring pair is evaluated at only the 7 markers with the largest (i.e. least powerful) NEPs.</w:t>
      </w:r>
      <w:r w:rsidR="002935A6" w:rsidRPr="00D71476">
        <w:t xml:space="preserve"> </w:t>
      </w:r>
    </w:p>
    <w:sectPr w:rsidR="007611F6" w:rsidRPr="00D71476" w:rsidSect="00AD6AF1">
      <w:pgSz w:w="12240" w:h="15840"/>
      <w:pgMar w:top="1440" w:right="1440" w:bottom="1440" w:left="1440" w:header="720" w:footer="720" w:gutter="0"/>
      <w:pgNumType w:fmt="numberInDash"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David Dayan" w:date="2022-10-21T15:05:00Z" w:initials="DD">
    <w:p w14:paraId="7DAC6A39" w14:textId="6114AFF2" w:rsidR="003965D6" w:rsidRDefault="003965D6">
      <w:pPr>
        <w:pStyle w:val="CommentText"/>
      </w:pPr>
      <w:r>
        <w:rPr>
          <w:rStyle w:val="CommentReference"/>
        </w:rPr>
        <w:annotationRef/>
      </w:r>
      <w:r>
        <w:t>These are just for coauthors to keep things straight for now, and discuss alternative terms</w:t>
      </w:r>
    </w:p>
  </w:comment>
  <w:comment w:id="1" w:author="David Dayan" w:date="2022-09-30T14:26:00Z" w:initials="DD">
    <w:p w14:paraId="4CB8A940" w14:textId="7BC30163" w:rsidR="003965D6" w:rsidRDefault="003965D6">
      <w:pPr>
        <w:pStyle w:val="CommentText"/>
        <w:rPr>
          <w:rFonts w:ascii="Arial" w:hAnsi="Arial" w:cs="Arial"/>
        </w:rPr>
      </w:pPr>
      <w:r w:rsidRPr="00AD6AF1">
        <w:rPr>
          <w:rStyle w:val="CommentReference"/>
          <w:b/>
          <w:bCs/>
        </w:rPr>
        <w:annotationRef/>
      </w:r>
      <w:r w:rsidRPr="00AD6AF1">
        <w:rPr>
          <w:rFonts w:ascii="Arial" w:hAnsi="Arial" w:cs="Arial"/>
        </w:rPr>
        <w:t>Main Text Formatting:</w:t>
      </w:r>
    </w:p>
    <w:p w14:paraId="0319380B" w14:textId="687666C8" w:rsidR="003965D6" w:rsidRPr="00AD6AF1" w:rsidRDefault="003965D6">
      <w:pPr>
        <w:pStyle w:val="CommentText"/>
        <w:rPr>
          <w:rFonts w:ascii="Arial" w:hAnsi="Arial" w:cs="Arial"/>
        </w:rPr>
      </w:pPr>
      <w:r>
        <w:rPr>
          <w:rFonts w:ascii="Arial" w:hAnsi="Arial" w:cs="Arial"/>
        </w:rPr>
        <w:t>Font: Arial 12</w:t>
      </w:r>
    </w:p>
    <w:p w14:paraId="44D14653" w14:textId="77777777" w:rsidR="003965D6" w:rsidRPr="00AD6AF1" w:rsidRDefault="003965D6">
      <w:pPr>
        <w:pStyle w:val="CommentText"/>
        <w:rPr>
          <w:rFonts w:ascii="Arial" w:hAnsi="Arial" w:cs="Arial"/>
          <w:b/>
          <w:bCs/>
        </w:rPr>
      </w:pPr>
    </w:p>
    <w:p w14:paraId="17131EAA" w14:textId="7EA45627" w:rsidR="003965D6" w:rsidRDefault="003965D6">
      <w:pPr>
        <w:pStyle w:val="CommentText"/>
        <w:rPr>
          <w:rFonts w:ascii="Arial" w:hAnsi="Arial" w:cs="Arial"/>
          <w:b/>
          <w:bCs/>
        </w:rPr>
      </w:pPr>
      <w:r w:rsidRPr="00AD6AF1">
        <w:rPr>
          <w:rFonts w:ascii="Arial" w:hAnsi="Arial" w:cs="Arial"/>
          <w:b/>
          <w:bCs/>
        </w:rPr>
        <w:t>Bold Main Headers</w:t>
      </w:r>
    </w:p>
    <w:p w14:paraId="018A1361" w14:textId="7ADB0955" w:rsidR="003965D6" w:rsidRPr="00171088" w:rsidRDefault="003965D6">
      <w:pPr>
        <w:pStyle w:val="CommentText"/>
        <w:rPr>
          <w:rFonts w:ascii="Arial" w:hAnsi="Arial" w:cs="Arial"/>
          <w:u w:val="single"/>
        </w:rPr>
      </w:pPr>
      <w:r>
        <w:rPr>
          <w:rFonts w:ascii="Arial" w:hAnsi="Arial" w:cs="Arial"/>
          <w:u w:val="single"/>
        </w:rPr>
        <w:t>Underline Sub-header</w:t>
      </w:r>
    </w:p>
    <w:p w14:paraId="620AAEF9" w14:textId="16CAD6EF" w:rsidR="003965D6" w:rsidRPr="00AD6AF1" w:rsidRDefault="003965D6">
      <w:pPr>
        <w:pStyle w:val="CommentText"/>
        <w:rPr>
          <w:rFonts w:ascii="Arial" w:hAnsi="Arial" w:cs="Arial"/>
          <w:i/>
          <w:iCs/>
        </w:rPr>
      </w:pPr>
      <w:r w:rsidRPr="00AD6AF1">
        <w:rPr>
          <w:rFonts w:ascii="Arial" w:hAnsi="Arial" w:cs="Arial"/>
          <w:i/>
          <w:iCs/>
        </w:rPr>
        <w:t>Italics Sub-header</w:t>
      </w:r>
      <w:r>
        <w:rPr>
          <w:rFonts w:ascii="Arial" w:hAnsi="Arial" w:cs="Arial"/>
          <w:i/>
          <w:iCs/>
        </w:rPr>
        <w:t xml:space="preserve"> 2</w:t>
      </w:r>
    </w:p>
    <w:p w14:paraId="1DD6303D" w14:textId="72CF95EA" w:rsidR="003965D6" w:rsidRPr="00AD6AF1" w:rsidRDefault="003965D6">
      <w:pPr>
        <w:pStyle w:val="CommentText"/>
        <w:rPr>
          <w:rFonts w:ascii="Arial" w:hAnsi="Arial" w:cs="Arial"/>
          <w:i/>
          <w:iCs/>
        </w:rPr>
      </w:pPr>
    </w:p>
    <w:p w14:paraId="20B7325D" w14:textId="54F6E7A0" w:rsidR="003965D6" w:rsidRPr="00AD6AF1" w:rsidRDefault="003965D6">
      <w:pPr>
        <w:pStyle w:val="CommentText"/>
        <w:rPr>
          <w:rFonts w:ascii="Arial" w:hAnsi="Arial" w:cs="Arial"/>
        </w:rPr>
      </w:pPr>
      <w:r w:rsidRPr="00171088">
        <w:rPr>
          <w:rFonts w:ascii="Arial" w:hAnsi="Arial" w:cs="Arial"/>
        </w:rPr>
        <w:t>Spacing</w:t>
      </w:r>
      <w:r w:rsidRPr="00AD6AF1">
        <w:rPr>
          <w:rFonts w:ascii="Arial" w:hAnsi="Arial" w:cs="Arial"/>
        </w:rPr>
        <w:t>:</w:t>
      </w:r>
    </w:p>
    <w:p w14:paraId="000DDA6B" w14:textId="77777777" w:rsidR="003965D6" w:rsidRPr="00AD6AF1" w:rsidRDefault="003965D6">
      <w:pPr>
        <w:pStyle w:val="CommentText"/>
        <w:rPr>
          <w:rFonts w:ascii="Arial" w:hAnsi="Arial" w:cs="Arial"/>
        </w:rPr>
      </w:pPr>
      <w:r w:rsidRPr="00AD6AF1">
        <w:rPr>
          <w:rFonts w:ascii="Arial" w:hAnsi="Arial" w:cs="Arial"/>
        </w:rPr>
        <w:t>1.5x Line spacing</w:t>
      </w:r>
    </w:p>
    <w:p w14:paraId="7548B190" w14:textId="79514870" w:rsidR="003965D6" w:rsidRDefault="003965D6">
      <w:pPr>
        <w:pStyle w:val="CommentText"/>
        <w:rPr>
          <w:rFonts w:ascii="Arial" w:hAnsi="Arial" w:cs="Arial"/>
        </w:rPr>
      </w:pPr>
      <w:r w:rsidRPr="00AD6AF1">
        <w:rPr>
          <w:rFonts w:ascii="Arial" w:hAnsi="Arial" w:cs="Arial"/>
        </w:rPr>
        <w:t>No interstitial spacing between paragraphs</w:t>
      </w:r>
    </w:p>
    <w:p w14:paraId="3E54E0A1" w14:textId="4644D44B" w:rsidR="003965D6" w:rsidRPr="00AD6AF1" w:rsidRDefault="003965D6">
      <w:pPr>
        <w:pStyle w:val="CommentText"/>
        <w:rPr>
          <w:rFonts w:ascii="Arial" w:hAnsi="Arial" w:cs="Arial"/>
        </w:rPr>
      </w:pPr>
      <w:r>
        <w:rPr>
          <w:rFonts w:ascii="Arial" w:hAnsi="Arial" w:cs="Arial"/>
        </w:rPr>
        <w:t xml:space="preserve">No blank line at start of new text after header </w:t>
      </w:r>
    </w:p>
    <w:p w14:paraId="20827E11" w14:textId="7CD46FA8" w:rsidR="003965D6" w:rsidRDefault="003965D6">
      <w:pPr>
        <w:pStyle w:val="CommentText"/>
        <w:rPr>
          <w:rFonts w:ascii="Arial" w:hAnsi="Arial" w:cs="Arial"/>
        </w:rPr>
      </w:pPr>
      <w:r>
        <w:rPr>
          <w:rFonts w:ascii="Arial" w:hAnsi="Arial" w:cs="Arial"/>
        </w:rPr>
        <w:t>1 blank line</w:t>
      </w:r>
      <w:r w:rsidRPr="00AD6AF1">
        <w:rPr>
          <w:rFonts w:ascii="Arial" w:hAnsi="Arial" w:cs="Arial"/>
        </w:rPr>
        <w:t xml:space="preserve"> between text and </w:t>
      </w:r>
      <w:r>
        <w:rPr>
          <w:rFonts w:ascii="Arial" w:hAnsi="Arial" w:cs="Arial"/>
        </w:rPr>
        <w:t xml:space="preserve">new section </w:t>
      </w:r>
      <w:r w:rsidRPr="00AD6AF1">
        <w:rPr>
          <w:rFonts w:ascii="Arial" w:hAnsi="Arial" w:cs="Arial"/>
        </w:rPr>
        <w:t>headers</w:t>
      </w:r>
    </w:p>
    <w:p w14:paraId="15361B52" w14:textId="3324F7CC" w:rsidR="003965D6" w:rsidRDefault="003965D6">
      <w:pPr>
        <w:pStyle w:val="CommentText"/>
        <w:rPr>
          <w:rFonts w:ascii="Arial" w:hAnsi="Arial" w:cs="Arial"/>
        </w:rPr>
      </w:pPr>
      <w:r>
        <w:rPr>
          <w:rFonts w:ascii="Arial" w:hAnsi="Arial" w:cs="Arial"/>
        </w:rPr>
        <w:t>Page break between main headers</w:t>
      </w:r>
    </w:p>
    <w:p w14:paraId="66C72283" w14:textId="77777777" w:rsidR="003965D6" w:rsidRDefault="003965D6">
      <w:pPr>
        <w:pStyle w:val="CommentText"/>
        <w:rPr>
          <w:rFonts w:ascii="Arial" w:hAnsi="Arial" w:cs="Arial"/>
        </w:rPr>
      </w:pPr>
    </w:p>
    <w:p w14:paraId="2F3B23F1" w14:textId="77777777" w:rsidR="003965D6" w:rsidRDefault="003965D6">
      <w:pPr>
        <w:pStyle w:val="CommentText"/>
        <w:rPr>
          <w:rFonts w:ascii="Arial" w:hAnsi="Arial" w:cs="Arial"/>
        </w:rPr>
      </w:pPr>
      <w:r>
        <w:rPr>
          <w:rFonts w:ascii="Arial" w:hAnsi="Arial" w:cs="Arial"/>
        </w:rPr>
        <w:t>Tables and Figures:</w:t>
      </w:r>
    </w:p>
    <w:p w14:paraId="7C171EA6" w14:textId="77777777" w:rsidR="003965D6" w:rsidRDefault="003965D6">
      <w:pPr>
        <w:pStyle w:val="CommentText"/>
        <w:rPr>
          <w:rFonts w:ascii="Arial" w:hAnsi="Arial" w:cs="Arial"/>
        </w:rPr>
      </w:pPr>
      <w:r>
        <w:rPr>
          <w:rFonts w:ascii="Arial" w:hAnsi="Arial" w:cs="Arial"/>
        </w:rPr>
        <w:t>In line with text</w:t>
      </w:r>
    </w:p>
    <w:p w14:paraId="75560753" w14:textId="77777777" w:rsidR="003965D6" w:rsidRDefault="003965D6">
      <w:pPr>
        <w:pStyle w:val="CommentText"/>
        <w:rPr>
          <w:rFonts w:ascii="Arial" w:hAnsi="Arial" w:cs="Arial"/>
        </w:rPr>
      </w:pPr>
      <w:r>
        <w:rPr>
          <w:rFonts w:ascii="Arial" w:hAnsi="Arial" w:cs="Arial"/>
        </w:rPr>
        <w:t xml:space="preserve">Captions: </w:t>
      </w:r>
      <w:r>
        <w:rPr>
          <w:rFonts w:ascii="Arial" w:hAnsi="Arial" w:cs="Arial"/>
          <w:b/>
          <w:bCs/>
        </w:rPr>
        <w:t xml:space="preserve">Bold Title: </w:t>
      </w:r>
      <w:r>
        <w:rPr>
          <w:rFonts w:ascii="Arial" w:hAnsi="Arial" w:cs="Arial"/>
        </w:rPr>
        <w:t>plain caption text. Size 10</w:t>
      </w:r>
    </w:p>
    <w:p w14:paraId="1735BDCE" w14:textId="77777777" w:rsidR="003965D6" w:rsidRDefault="003965D6">
      <w:pPr>
        <w:pStyle w:val="CommentText"/>
        <w:rPr>
          <w:rFonts w:ascii="Arial" w:hAnsi="Arial" w:cs="Arial"/>
        </w:rPr>
      </w:pPr>
    </w:p>
    <w:p w14:paraId="59045F7D" w14:textId="77777777" w:rsidR="003965D6" w:rsidRDefault="003965D6">
      <w:pPr>
        <w:pStyle w:val="CommentText"/>
        <w:rPr>
          <w:rFonts w:ascii="Arial" w:hAnsi="Arial" w:cs="Arial"/>
        </w:rPr>
      </w:pPr>
      <w:r>
        <w:rPr>
          <w:rFonts w:ascii="Arial" w:hAnsi="Arial" w:cs="Arial"/>
        </w:rPr>
        <w:t>Color Scheme:</w:t>
      </w:r>
    </w:p>
    <w:p w14:paraId="232E7E8C" w14:textId="77777777" w:rsidR="003965D6" w:rsidRDefault="003965D6">
      <w:pPr>
        <w:pStyle w:val="CommentText"/>
        <w:rPr>
          <w:rFonts w:ascii="Arial" w:hAnsi="Arial" w:cs="Arial"/>
        </w:rPr>
      </w:pPr>
      <w:r>
        <w:rPr>
          <w:rFonts w:ascii="Arial" w:hAnsi="Arial" w:cs="Arial"/>
        </w:rPr>
        <w:t>Paul Tol’s Bright Color Scheme for unordered categorical variables</w:t>
      </w:r>
    </w:p>
    <w:p w14:paraId="6C774086" w14:textId="733E8406" w:rsidR="003965D6" w:rsidRDefault="003965D6">
      <w:pPr>
        <w:pStyle w:val="CommentText"/>
        <w:rPr>
          <w:rFonts w:ascii="Arial" w:hAnsi="Arial" w:cs="Arial"/>
        </w:rPr>
      </w:pPr>
      <w:r>
        <w:rPr>
          <w:rFonts w:ascii="Arial" w:hAnsi="Arial" w:cs="Arial"/>
        </w:rPr>
        <w:t>Viridis for continuous, or ordered variables</w:t>
      </w:r>
    </w:p>
    <w:p w14:paraId="617558C0" w14:textId="5F6FCC61" w:rsidR="003965D6" w:rsidRPr="00171088" w:rsidRDefault="003965D6">
      <w:pPr>
        <w:pStyle w:val="CommentText"/>
      </w:pPr>
    </w:p>
  </w:comment>
  <w:comment w:id="2" w:author="COUTURE Ryan B * ODFW" w:date="2022-11-14T15:44:00Z" w:initials="CRB*O">
    <w:p w14:paraId="323633C6" w14:textId="77777777" w:rsidR="003965D6" w:rsidRDefault="003965D6" w:rsidP="001F7B0A">
      <w:pPr>
        <w:pStyle w:val="CommentText"/>
      </w:pPr>
      <w:r>
        <w:rPr>
          <w:rStyle w:val="CommentReference"/>
        </w:rPr>
        <w:annotationRef/>
      </w:r>
      <w:r>
        <w:t>There "may" be samples from Above Cougar for some of these years as well.  Do we have any of these samples or data?</w:t>
      </w:r>
    </w:p>
  </w:comment>
  <w:comment w:id="3" w:author="COUTURE Ryan B * ODFW" w:date="2022-11-14T15:54:00Z" w:initials="CRB*O">
    <w:p w14:paraId="78F475B3" w14:textId="77777777" w:rsidR="003965D6" w:rsidRDefault="003965D6" w:rsidP="001F7B0A">
      <w:pPr>
        <w:pStyle w:val="CommentText"/>
      </w:pPr>
      <w:r>
        <w:rPr>
          <w:rStyle w:val="CommentReference"/>
        </w:rPr>
        <w:annotationRef/>
      </w:r>
      <w:r>
        <w:t>Below in the methods there is a comment about above dam SGS</w:t>
      </w:r>
    </w:p>
  </w:comment>
  <w:comment w:id="4" w:author="David Dayan" w:date="2022-11-17T17:32:00Z" w:initials="DD">
    <w:p w14:paraId="5EF16421" w14:textId="740AA789" w:rsidR="00463744" w:rsidRDefault="00463744">
      <w:pPr>
        <w:pStyle w:val="CommentText"/>
      </w:pPr>
      <w:r>
        <w:rPr>
          <w:rStyle w:val="CommentReference"/>
        </w:rPr>
        <w:annotationRef/>
      </w:r>
      <w:r>
        <w:t xml:space="preserve">Yes, there are 12 precocial males and 5 NOR carcasses from above the dam that are evaluated as candidate parents. </w:t>
      </w:r>
    </w:p>
  </w:comment>
  <w:comment w:id="5" w:author="David Dayan" w:date="2022-11-03T14:31:00Z" w:initials="DD">
    <w:p w14:paraId="47811797" w14:textId="77777777" w:rsidR="003965D6" w:rsidRDefault="003965D6">
      <w:pPr>
        <w:pStyle w:val="CommentText"/>
      </w:pPr>
      <w:r>
        <w:rPr>
          <w:rStyle w:val="CommentReference"/>
        </w:rPr>
        <w:annotationRef/>
      </w:r>
      <w:r>
        <w:t>Should we also highlight other risks to UWR chinook salmon?</w:t>
      </w:r>
    </w:p>
    <w:p w14:paraId="547496BE" w14:textId="77777777" w:rsidR="003965D6" w:rsidRDefault="003965D6">
      <w:pPr>
        <w:pStyle w:val="CommentText"/>
      </w:pPr>
    </w:p>
    <w:p w14:paraId="7AFD692D" w14:textId="39BF0D69" w:rsidR="003965D6" w:rsidRDefault="003965D6">
      <w:pPr>
        <w:pStyle w:val="CommentText"/>
      </w:pPr>
      <w:r>
        <w:t xml:space="preserve">“In addition to the risks posed by the Cougar and other high head dams throughout tributaries of the McKenzie, UWR spring Chinook salmon face risks of land use associated habitat degradation, and the ecological and genetic effects of a large hatchery program”  </w:t>
      </w:r>
    </w:p>
  </w:comment>
  <w:comment w:id="6" w:author="David Dayan" w:date="2022-11-14T16:18:00Z" w:initials="DD">
    <w:p w14:paraId="1992C39C" w14:textId="77777777" w:rsidR="003965D6" w:rsidRDefault="003965D6">
      <w:pPr>
        <w:pStyle w:val="CommentText"/>
      </w:pPr>
      <w:r>
        <w:rPr>
          <w:rStyle w:val="CommentReference"/>
        </w:rPr>
        <w:annotationRef/>
      </w:r>
      <w:r>
        <w:t xml:space="preserve">Following the previous reports, and in the interest of brevity, I </w:t>
      </w:r>
      <w:r w:rsidR="00970706">
        <w:t xml:space="preserve">frequently </w:t>
      </w:r>
      <w:r>
        <w:t>use “population” as a shorthand to refer to the collective of all salmon above the dam in the intro and discussion, but if others are uncomfortable with this we can work to think of an alternative.</w:t>
      </w:r>
    </w:p>
    <w:p w14:paraId="000F9EC2" w14:textId="63DA0014" w:rsidR="00970706" w:rsidRDefault="00970706">
      <w:pPr>
        <w:pStyle w:val="CommentText"/>
      </w:pPr>
      <w:r>
        <w:t>It is considered in the discussion as well.</w:t>
      </w:r>
    </w:p>
  </w:comment>
  <w:comment w:id="7" w:author="David Dayan" w:date="2022-11-01T15:41:00Z" w:initials="DD">
    <w:p w14:paraId="25F51C9C" w14:textId="57CA1CA4" w:rsidR="003965D6" w:rsidRDefault="003965D6">
      <w:pPr>
        <w:pStyle w:val="CommentText"/>
      </w:pPr>
      <w:r>
        <w:rPr>
          <w:rStyle w:val="CommentReference"/>
        </w:rPr>
        <w:annotationRef/>
      </w:r>
      <w:r>
        <w:t xml:space="preserve">Our research addresses the RM&amp;E needs of more RPAs than we listed in NSNT report. I included them in the draft here, using prior MCKR reports for guidance, but they should probably be reviewed carefully by those more familiar with the </w:t>
      </w:r>
      <w:proofErr w:type="spellStart"/>
      <w:r>
        <w:t>BiOp</w:t>
      </w:r>
      <w:proofErr w:type="spellEnd"/>
      <w:r>
        <w:t xml:space="preserve">. </w:t>
      </w:r>
    </w:p>
    <w:p w14:paraId="7B10AEC8" w14:textId="77777777" w:rsidR="003965D6" w:rsidRDefault="003965D6">
      <w:pPr>
        <w:pStyle w:val="CommentText"/>
      </w:pPr>
    </w:p>
    <w:p w14:paraId="24941711" w14:textId="77777777" w:rsidR="00970706" w:rsidRDefault="003965D6">
      <w:pPr>
        <w:pStyle w:val="CommentText"/>
      </w:pPr>
      <w:r>
        <w:t xml:space="preserve">I included a rationale as a comment for each of the RPAs that I </w:t>
      </w:r>
      <w:r w:rsidR="00463744">
        <w:t>included</w:t>
      </w:r>
      <w:r>
        <w:t xml:space="preserve"> in addition to those identified by Banks 2014. </w:t>
      </w:r>
    </w:p>
    <w:p w14:paraId="6A86FC1D" w14:textId="77777777" w:rsidR="00970706" w:rsidRDefault="00970706">
      <w:pPr>
        <w:pStyle w:val="CommentText"/>
      </w:pPr>
    </w:p>
    <w:p w14:paraId="71EF79D4" w14:textId="4ECB2F2A" w:rsidR="003965D6" w:rsidRDefault="003965D6" w:rsidP="00970706">
      <w:pPr>
        <w:pStyle w:val="CommentText"/>
      </w:pPr>
      <w:r>
        <w:t xml:space="preserve">Please delete the RPAs as necessary. </w:t>
      </w:r>
    </w:p>
  </w:comment>
  <w:comment w:id="8" w:author="David Dayan" w:date="2022-11-01T15:43:00Z" w:initials="DD">
    <w:p w14:paraId="4BB53B45" w14:textId="77777777" w:rsidR="003965D6" w:rsidRDefault="003965D6">
      <w:pPr>
        <w:pStyle w:val="CommentText"/>
      </w:pPr>
      <w:r>
        <w:rPr>
          <w:rStyle w:val="CommentReference"/>
        </w:rPr>
        <w:annotationRef/>
      </w:r>
      <w:r>
        <w:t>Not included in list provided in Banks 2014.</w:t>
      </w:r>
    </w:p>
    <w:p w14:paraId="29175C1D" w14:textId="77777777" w:rsidR="003965D6" w:rsidRDefault="003965D6">
      <w:pPr>
        <w:pStyle w:val="CommentText"/>
      </w:pPr>
    </w:p>
    <w:p w14:paraId="6AB748DD" w14:textId="504C998C" w:rsidR="003965D6" w:rsidRDefault="003965D6">
      <w:pPr>
        <w:pStyle w:val="CommentText"/>
      </w:pPr>
      <w:r>
        <w:t xml:space="preserve">Evaluating release group level variables allows us to recommend optimization of protocols for handling and release conditions. For example, release group density is included as a fixed effect in the GLMM </w:t>
      </w:r>
      <w:r w:rsidR="00970706">
        <w:t>but is excluded during model selection indicating that the range of densities currently in use are probably working equally well.</w:t>
      </w:r>
      <w:r>
        <w:t xml:space="preserve"> </w:t>
      </w:r>
    </w:p>
  </w:comment>
  <w:comment w:id="9" w:author="David Dayan" w:date="2022-11-01T15:53:00Z" w:initials="DD">
    <w:p w14:paraId="326705D3" w14:textId="32F40469" w:rsidR="003965D6" w:rsidRDefault="003965D6">
      <w:pPr>
        <w:pStyle w:val="CommentText"/>
      </w:pPr>
      <w:r>
        <w:rPr>
          <w:rStyle w:val="CommentReference"/>
        </w:rPr>
        <w:annotationRef/>
      </w:r>
      <w:r>
        <w:t>Not included in list provided in Banks 2014, but this one is pretty straightforward</w:t>
      </w:r>
    </w:p>
  </w:comment>
  <w:comment w:id="10" w:author="David Dayan" w:date="2022-11-01T16:48:00Z" w:initials="DD">
    <w:p w14:paraId="28E1CC18" w14:textId="1BAA42F5" w:rsidR="003965D6" w:rsidRDefault="003965D6">
      <w:pPr>
        <w:pStyle w:val="CommentText"/>
      </w:pPr>
      <w:r>
        <w:rPr>
          <w:rStyle w:val="CommentReference"/>
        </w:rPr>
        <w:annotationRef/>
      </w:r>
      <w:r>
        <w:t>Not included in list provided in Banks 2014, but this one is pretty straightforward as well</w:t>
      </w:r>
    </w:p>
  </w:comment>
  <w:comment w:id="11" w:author="David Dayan" w:date="2022-11-01T16:49:00Z" w:initials="DD">
    <w:p w14:paraId="1710B16F" w14:textId="77777777" w:rsidR="00970706" w:rsidRDefault="003965D6">
      <w:pPr>
        <w:pStyle w:val="CommentText"/>
      </w:pPr>
      <w:r>
        <w:rPr>
          <w:rStyle w:val="CommentReference"/>
        </w:rPr>
        <w:annotationRef/>
      </w:r>
      <w:r>
        <w:t>This one is included in Banks</w:t>
      </w:r>
      <w:r w:rsidR="00970706">
        <w:t xml:space="preserve"> 2014</w:t>
      </w:r>
      <w:r>
        <w:t>, but might need to be removed because it may be focused on RS, not TLF.</w:t>
      </w:r>
    </w:p>
    <w:p w14:paraId="3EF2F3A7" w14:textId="1C9EE700" w:rsidR="003965D6" w:rsidRDefault="003965D6">
      <w:pPr>
        <w:pStyle w:val="CommentText"/>
      </w:pPr>
      <w:r>
        <w:t xml:space="preserve"> </w:t>
      </w:r>
    </w:p>
    <w:p w14:paraId="1C7484BC" w14:textId="1360580B" w:rsidR="003965D6" w:rsidRDefault="003965D6">
      <w:pPr>
        <w:pStyle w:val="CommentText"/>
      </w:pPr>
      <w:r>
        <w:t>I think it might be worth including because (1) RS and TLF are somewhat correlated, and (2) I think we can infer from its inclusion in the broader RPA (9.5.1) that the question being addressed here is related to adverse effects of hatchery influence on fitness generally, not RS specifically</w:t>
      </w:r>
    </w:p>
  </w:comment>
  <w:comment w:id="13" w:author="COUTURE Ryan B * ODFW" w:date="2022-11-14T15:47:00Z" w:initials="CRB*O">
    <w:p w14:paraId="24E68621" w14:textId="1A1019B8" w:rsidR="003965D6" w:rsidRDefault="003965D6" w:rsidP="001F7B0A">
      <w:pPr>
        <w:pStyle w:val="CommentText"/>
      </w:pPr>
      <w:r>
        <w:rPr>
          <w:rStyle w:val="CommentReference"/>
        </w:rPr>
        <w:annotationRef/>
      </w:r>
      <w:r>
        <w:t>HOR's, to my knowledge, collected at Cougar are not hauled and released above Cougar.  Do we have data/samples to support this?</w:t>
      </w:r>
      <w:r>
        <w:br/>
      </w:r>
    </w:p>
  </w:comment>
  <w:comment w:id="19" w:author="COUTURE Ryan B * ODFW" w:date="2022-11-14T15:49:00Z" w:initials="CRB*O">
    <w:p w14:paraId="2B2BD7EC" w14:textId="77777777" w:rsidR="003965D6" w:rsidRDefault="003965D6" w:rsidP="001F7B0A">
      <w:pPr>
        <w:pStyle w:val="CommentText"/>
      </w:pPr>
      <w:r>
        <w:rPr>
          <w:rStyle w:val="CommentReference"/>
        </w:rPr>
        <w:annotationRef/>
      </w:r>
      <w:r>
        <w:t>Makes it sound like a transport tank.  Maybe "holding ponds"  ??</w:t>
      </w:r>
    </w:p>
  </w:comment>
  <w:comment w:id="20" w:author="David Dayan" w:date="2022-11-18T15:59:00Z" w:initials="DD">
    <w:p w14:paraId="7673BF45" w14:textId="52BC7618" w:rsidR="00970706" w:rsidRDefault="00970706">
      <w:pPr>
        <w:pStyle w:val="CommentText"/>
      </w:pPr>
      <w:r>
        <w:rPr>
          <w:rStyle w:val="CommentReference"/>
        </w:rPr>
        <w:annotationRef/>
      </w:r>
      <w:r>
        <w:t>Yes. I will make this change.</w:t>
      </w:r>
    </w:p>
  </w:comment>
  <w:comment w:id="21" w:author="David Dayan" w:date="2022-10-05T17:29:00Z" w:initials="DD">
    <w:p w14:paraId="7640737F" w14:textId="141DDAEB" w:rsidR="003965D6" w:rsidRDefault="003965D6">
      <w:pPr>
        <w:pStyle w:val="CommentText"/>
      </w:pPr>
      <w:r>
        <w:rPr>
          <w:rStyle w:val="CommentReference"/>
        </w:rPr>
        <w:annotationRef/>
      </w:r>
      <w:r>
        <w:t>Construction of downstream passage was supposed to start this year? USACE has been enjoined to lower reservoir levels to just 25ft above the RO, but the reservoir is clearly higher than that? It’s very hard to understand what is actually happening on this front from the outside. Will be good to get input form Ryan.</w:t>
      </w:r>
    </w:p>
  </w:comment>
  <w:comment w:id="22" w:author="COUTURE Ryan B * ODFW" w:date="2022-11-14T15:50:00Z" w:initials="CRB*O">
    <w:p w14:paraId="151E4AAA" w14:textId="77777777" w:rsidR="003965D6" w:rsidRDefault="003965D6" w:rsidP="001F7B0A">
      <w:pPr>
        <w:pStyle w:val="CommentText"/>
      </w:pPr>
      <w:r>
        <w:rPr>
          <w:rStyle w:val="CommentReference"/>
        </w:rPr>
        <w:annotationRef/>
      </w:r>
      <w:r>
        <w:t>I can try to help on this one.  There are a number of injunction measures intended to increase downstream passage survival.  No construction is planned in the near term, just draw down, etc.</w:t>
      </w:r>
    </w:p>
  </w:comment>
  <w:comment w:id="23" w:author="COUTURE Ryan B * ODFW" w:date="2022-11-14T15:50:00Z" w:initials="CRB*O">
    <w:p w14:paraId="6CD55E46" w14:textId="77777777" w:rsidR="003965D6" w:rsidRDefault="003965D6" w:rsidP="001F7B0A">
      <w:pPr>
        <w:pStyle w:val="CommentText"/>
      </w:pPr>
      <w:r>
        <w:rPr>
          <w:rStyle w:val="CommentReference"/>
        </w:rPr>
        <w:annotationRef/>
      </w:r>
      <w:r>
        <w:t>I may need to get some clarification from Jeff Ziller if we need more detail here</w:t>
      </w:r>
    </w:p>
  </w:comment>
  <w:comment w:id="24" w:author="David Dayan" w:date="2022-10-07T12:16:00Z" w:initials="DD">
    <w:p w14:paraId="3C71B80D" w14:textId="2DFDA2F9" w:rsidR="003965D6" w:rsidRDefault="003965D6">
      <w:pPr>
        <w:pStyle w:val="CommentText"/>
      </w:pPr>
      <w:r>
        <w:rPr>
          <w:rStyle w:val="CommentReference"/>
        </w:rPr>
        <w:annotationRef/>
      </w:r>
      <w:r>
        <w:t>This is the map from Sard 2016. Time permitting, I’d really like to create a new map that demonstrates the location of the downstream release site, all sites above the dam with names, both the Leaburg and McKenzie hatcheries, and some depiction of the LSDR/recycling program</w:t>
      </w:r>
    </w:p>
  </w:comment>
  <w:comment w:id="25" w:author="Kathleen O'Malley" w:date="2022-10-15T14:24:00Z" w:initials="OMKG">
    <w:p w14:paraId="4E0DD0B5" w14:textId="4A2C9B06" w:rsidR="003965D6" w:rsidRDefault="003965D6">
      <w:pPr>
        <w:pStyle w:val="CommentText"/>
      </w:pPr>
      <w:r>
        <w:rPr>
          <w:rStyle w:val="CommentReference"/>
        </w:rPr>
        <w:annotationRef/>
      </w:r>
      <w:r>
        <w:t>Sounds good</w:t>
      </w:r>
    </w:p>
  </w:comment>
  <w:comment w:id="26" w:author="David Dayan" w:date="2022-10-21T15:08:00Z" w:initials="DD">
    <w:p w14:paraId="72F4E345" w14:textId="29EC2D94" w:rsidR="003965D6" w:rsidRDefault="003965D6">
      <w:pPr>
        <w:pStyle w:val="CommentText"/>
      </w:pPr>
      <w:r>
        <w:rPr>
          <w:rStyle w:val="CommentReference"/>
        </w:rPr>
        <w:annotationRef/>
      </w:r>
      <w:r>
        <w:t>Current figure doesn’t include Forest Glen (downstream release site)</w:t>
      </w:r>
    </w:p>
  </w:comment>
  <w:comment w:id="27" w:author="COUTURE Ryan B * ODFW" w:date="2022-11-14T15:52:00Z" w:initials="CRB*O">
    <w:p w14:paraId="24BB4FBB" w14:textId="77777777" w:rsidR="003965D6" w:rsidRDefault="003965D6" w:rsidP="001F7B0A">
      <w:pPr>
        <w:pStyle w:val="CommentText"/>
      </w:pPr>
      <w:r>
        <w:rPr>
          <w:rStyle w:val="CommentReference"/>
        </w:rPr>
        <w:annotationRef/>
      </w:r>
      <w:r>
        <w:t xml:space="preserve">As noted above, I didn't think this was the practice, but USACE operates this facility.  </w:t>
      </w:r>
    </w:p>
  </w:comment>
  <w:comment w:id="28" w:author="David Dayan" w:date="2022-11-14T17:06:00Z" w:initials="DD">
    <w:p w14:paraId="4D1ECB78" w14:textId="7EE598D2" w:rsidR="003965D6" w:rsidRDefault="003965D6">
      <w:pPr>
        <w:pStyle w:val="CommentText"/>
      </w:pPr>
      <w:r>
        <w:rPr>
          <w:rStyle w:val="CommentReference"/>
        </w:rPr>
        <w:annotationRef/>
      </w:r>
      <w:r w:rsidR="00970706">
        <w:t>See email correspondence Nov 17th</w:t>
      </w:r>
    </w:p>
  </w:comment>
  <w:comment w:id="29" w:author="David Dayan" w:date="2022-10-21T15:15:00Z" w:initials="DD">
    <w:p w14:paraId="2CB8B6B2" w14:textId="538C3240" w:rsidR="003965D6" w:rsidRDefault="003965D6" w:rsidP="00A86C6F">
      <w:pPr>
        <w:pStyle w:val="CommentText"/>
      </w:pPr>
      <w:r>
        <w:rPr>
          <w:rStyle w:val="CommentReference"/>
        </w:rPr>
        <w:annotationRef/>
      </w:r>
      <w:r w:rsidRPr="005D720F">
        <w:rPr>
          <w:highlight w:val="cyan"/>
        </w:rPr>
        <w:t>I added comments in cyan</w:t>
      </w:r>
      <w:r>
        <w:t xml:space="preserve"> to highlight all major results presented in this report that were also presented in Sard 2016, Banks 2016 or Banks 2014, and attempt to briefly explain any differences in how they were calculated. </w:t>
      </w:r>
    </w:p>
    <w:p w14:paraId="12BC50AB" w14:textId="77777777" w:rsidR="003965D6" w:rsidRDefault="003965D6">
      <w:pPr>
        <w:pStyle w:val="CommentText"/>
      </w:pPr>
      <w:r>
        <w:t xml:space="preserve"> </w:t>
      </w:r>
    </w:p>
    <w:p w14:paraId="359F73DF" w14:textId="0A4A9722" w:rsidR="003965D6" w:rsidRDefault="003965D6">
      <w:pPr>
        <w:pStyle w:val="CommentText"/>
      </w:pPr>
      <w:r w:rsidRPr="00A86C6F">
        <w:rPr>
          <w:highlight w:val="cyan"/>
        </w:rPr>
        <w:t>This is the first explanation of how the datasets themselves differ between previous reports, and between previous reports and this report.</w:t>
      </w:r>
    </w:p>
  </w:comment>
  <w:comment w:id="30" w:author="COUTURE Ryan B * ODFW" w:date="2022-11-14T15:58:00Z" w:initials="CRB*O">
    <w:p w14:paraId="0CD5EE18" w14:textId="77777777" w:rsidR="003965D6" w:rsidRDefault="003965D6" w:rsidP="001F7B0A">
      <w:pPr>
        <w:pStyle w:val="CommentText"/>
      </w:pPr>
      <w:r>
        <w:rPr>
          <w:rStyle w:val="CommentReference"/>
        </w:rPr>
        <w:annotationRef/>
      </w:r>
      <w:r>
        <w:t>Is there a way to differentiate whether these would have been HOR or NOR parents, or a combination of HxW?</w:t>
      </w:r>
    </w:p>
  </w:comment>
  <w:comment w:id="31" w:author="David Dayan" w:date="2022-11-18T16:00:00Z" w:initials="DD">
    <w:p w14:paraId="3B0C95B0" w14:textId="1D9A0943" w:rsidR="00B20065" w:rsidRDefault="00970706">
      <w:pPr>
        <w:pStyle w:val="CommentText"/>
      </w:pPr>
      <w:r>
        <w:rPr>
          <w:rStyle w:val="CommentReference"/>
        </w:rPr>
        <w:annotationRef/>
      </w:r>
      <w:r w:rsidR="00B20065">
        <w:t xml:space="preserve">No, not conclusively without further genotyping of their likely parents (i.e. the broodstock and NOR salmon below the dam) </w:t>
      </w:r>
    </w:p>
    <w:p w14:paraId="1AB16DC3" w14:textId="77777777" w:rsidR="00B20065" w:rsidRDefault="00B20065">
      <w:pPr>
        <w:pStyle w:val="CommentText"/>
      </w:pPr>
    </w:p>
    <w:p w14:paraId="4924BC68" w14:textId="466A1B0B" w:rsidR="00970706" w:rsidRDefault="00B20065">
      <w:pPr>
        <w:pStyle w:val="CommentText"/>
      </w:pPr>
      <w:r>
        <w:t xml:space="preserve">For the above dam population I have </w:t>
      </w:r>
      <w:r w:rsidR="00970706">
        <w:t>analyze</w:t>
      </w:r>
      <w:r>
        <w:t>d</w:t>
      </w:r>
      <w:r w:rsidR="00970706">
        <w:t xml:space="preserve"> mate pairs</w:t>
      </w:r>
      <w:r>
        <w:t xml:space="preserve"> (</w:t>
      </w:r>
      <w:proofErr w:type="spellStart"/>
      <w:r>
        <w:t>HxH</w:t>
      </w:r>
      <w:proofErr w:type="spellEnd"/>
      <w:r>
        <w:t xml:space="preserve"> vs </w:t>
      </w:r>
      <w:proofErr w:type="spellStart"/>
      <w:r>
        <w:t>HxW</w:t>
      </w:r>
      <w:proofErr w:type="spellEnd"/>
      <w:r>
        <w:t xml:space="preserve"> and </w:t>
      </w:r>
      <w:proofErr w:type="spellStart"/>
      <w:r>
        <w:t>WxW</w:t>
      </w:r>
      <w:proofErr w:type="spellEnd"/>
      <w:r>
        <w:t>)</w:t>
      </w:r>
      <w:r w:rsidR="00970706">
        <w:t>, but d</w:t>
      </w:r>
      <w:r>
        <w:t>id</w:t>
      </w:r>
      <w:r w:rsidR="00970706">
        <w:t xml:space="preserve">n’t include this in the report. </w:t>
      </w:r>
    </w:p>
  </w:comment>
  <w:comment w:id="34" w:author="COUTURE Ryan B * ODFW" w:date="2022-11-14T15:59:00Z" w:initials="CRB*O">
    <w:p w14:paraId="19D5C13D" w14:textId="77777777" w:rsidR="003965D6" w:rsidRDefault="003965D6" w:rsidP="001F7B0A">
      <w:pPr>
        <w:pStyle w:val="CommentText"/>
      </w:pPr>
      <w:r>
        <w:rPr>
          <w:rStyle w:val="CommentReference"/>
        </w:rPr>
        <w:annotationRef/>
      </w:r>
      <w:r>
        <w:t>Assuming this is true, need to confirm</w:t>
      </w:r>
    </w:p>
  </w:comment>
  <w:comment w:id="35" w:author="David Dayan" w:date="2022-11-18T16:06:00Z" w:initials="DD">
    <w:p w14:paraId="6F9C5068" w14:textId="3E26BE46" w:rsidR="00B20065" w:rsidRDefault="00B20065">
      <w:pPr>
        <w:pStyle w:val="CommentText"/>
      </w:pPr>
      <w:r>
        <w:rPr>
          <w:rStyle w:val="CommentReference"/>
        </w:rPr>
        <w:annotationRef/>
      </w:r>
      <w:r>
        <w:t>Yes. I think we can add citation to earlier reports confirming the age structure here.</w:t>
      </w:r>
    </w:p>
  </w:comment>
  <w:comment w:id="38" w:author="David Dayan" w:date="2022-10-05T14:27:00Z" w:initials="DD">
    <w:p w14:paraId="63D66706" w14:textId="2F81780F" w:rsidR="003965D6" w:rsidRDefault="003965D6">
      <w:pPr>
        <w:pStyle w:val="CommentText"/>
        <w:rPr>
          <w:rFonts w:ascii="Arial" w:hAnsi="Arial" w:cs="Arial"/>
        </w:rPr>
      </w:pPr>
      <w:r>
        <w:rPr>
          <w:rStyle w:val="CommentReference"/>
        </w:rPr>
        <w:annotationRef/>
      </w:r>
      <w:r>
        <w:rPr>
          <w:rFonts w:ascii="Arial" w:hAnsi="Arial" w:cs="Arial"/>
        </w:rPr>
        <w:t>I think a figure like this will help key terms and concepts related to parentage analysis to sink in.</w:t>
      </w:r>
    </w:p>
    <w:p w14:paraId="5BC0863B" w14:textId="77777777" w:rsidR="003965D6" w:rsidRDefault="003965D6">
      <w:pPr>
        <w:pStyle w:val="CommentText"/>
        <w:rPr>
          <w:rFonts w:ascii="Arial" w:hAnsi="Arial" w:cs="Arial"/>
        </w:rPr>
      </w:pPr>
    </w:p>
    <w:p w14:paraId="1BB95AB0" w14:textId="560561DB" w:rsidR="003965D6" w:rsidRPr="00857780" w:rsidRDefault="003965D6">
      <w:pPr>
        <w:pStyle w:val="CommentText"/>
        <w:rPr>
          <w:rFonts w:ascii="Arial" w:hAnsi="Arial" w:cs="Arial"/>
        </w:rPr>
      </w:pPr>
      <w:r>
        <w:rPr>
          <w:rFonts w:ascii="Arial" w:hAnsi="Arial" w:cs="Arial"/>
        </w:rPr>
        <w:t>It also elucidates some aspects of the releases that are confusing (like HOR salmon released above the dam includes both hatchery outplants AND Cougar Trap HORs).</w:t>
      </w:r>
    </w:p>
  </w:comment>
  <w:comment w:id="39" w:author="David Dayan" w:date="2022-10-21T15:19:00Z" w:initials="DD">
    <w:p w14:paraId="648E9C26" w14:textId="2743CCD1" w:rsidR="003965D6" w:rsidRDefault="003965D6">
      <w:pPr>
        <w:pStyle w:val="CommentText"/>
      </w:pPr>
      <w:r>
        <w:rPr>
          <w:rStyle w:val="CommentReference"/>
        </w:rPr>
        <w:annotationRef/>
      </w:r>
      <w:r w:rsidRPr="00A86C6F">
        <w:rPr>
          <w:highlight w:val="cyan"/>
        </w:rPr>
        <w:t>First mention of new pedigrees f</w:t>
      </w:r>
      <w:r>
        <w:rPr>
          <w:highlight w:val="cyan"/>
        </w:rPr>
        <w:t>rom</w:t>
      </w:r>
      <w:r w:rsidRPr="00A86C6F">
        <w:rPr>
          <w:highlight w:val="cyan"/>
        </w:rPr>
        <w:t xml:space="preserve"> old data</w:t>
      </w:r>
    </w:p>
  </w:comment>
  <w:comment w:id="43" w:author="David Dayan" w:date="2022-10-21T15:29:00Z" w:initials="DD">
    <w:p w14:paraId="4135ABA9" w14:textId="06E04738" w:rsidR="003965D6" w:rsidRDefault="003965D6">
      <w:pPr>
        <w:pStyle w:val="CommentText"/>
      </w:pPr>
      <w:r>
        <w:rPr>
          <w:rStyle w:val="CommentReference"/>
        </w:rPr>
        <w:annotationRef/>
      </w:r>
      <w:r>
        <w:t>I want to avoid the words “revised” or “updated,” or anything to imply that there is something wrong with the previous pedigrees. The issue is just that it’s impossible to present interpretable results without consistently applied methods.</w:t>
      </w:r>
    </w:p>
    <w:p w14:paraId="0A6906F2" w14:textId="77777777" w:rsidR="003965D6" w:rsidRDefault="003965D6">
      <w:pPr>
        <w:pStyle w:val="CommentText"/>
      </w:pPr>
    </w:p>
    <w:p w14:paraId="22F441EA" w14:textId="031E89F9" w:rsidR="003965D6" w:rsidRDefault="003965D6">
      <w:pPr>
        <w:pStyle w:val="CommentText"/>
      </w:pPr>
      <w:r>
        <w:t>I settled on “new” and  “</w:t>
      </w:r>
      <w:r w:rsidRPr="00D71476">
        <w:t>pedigrees inferred</w:t>
      </w:r>
      <w:r>
        <w:t xml:space="preserve"> using the approach used in this report,” but I think this could still use some work</w:t>
      </w:r>
    </w:p>
  </w:comment>
  <w:comment w:id="44" w:author="COUTURE Ryan B * ODFW" w:date="2022-11-14T16:05:00Z" w:initials="CRB*O">
    <w:p w14:paraId="5927A432" w14:textId="77777777" w:rsidR="003965D6" w:rsidRDefault="003965D6" w:rsidP="001F7B0A">
      <w:pPr>
        <w:pStyle w:val="CommentText"/>
      </w:pPr>
      <w:r>
        <w:rPr>
          <w:rStyle w:val="CommentReference"/>
        </w:rPr>
        <w:annotationRef/>
      </w:r>
      <w:r>
        <w:t>I guess this answers my question above and agree that it would be good to clarrify</w:t>
      </w:r>
    </w:p>
  </w:comment>
  <w:comment w:id="45" w:author="David Dayan" w:date="2022-11-18T16:08:00Z" w:initials="DD">
    <w:p w14:paraId="51CF6BF0" w14:textId="24B88C07" w:rsidR="00B20065" w:rsidRDefault="00B20065">
      <w:pPr>
        <w:pStyle w:val="CommentText"/>
      </w:pPr>
      <w:r>
        <w:rPr>
          <w:rStyle w:val="CommentReference"/>
        </w:rPr>
        <w:annotationRef/>
      </w:r>
      <w:r>
        <w:t>Okay I will try to revise this in the next draft.</w:t>
      </w:r>
    </w:p>
  </w:comment>
  <w:comment w:id="40" w:author="David Dayan" w:date="2022-10-19T16:49:00Z" w:initials="DD">
    <w:p w14:paraId="77D7639B" w14:textId="2763C600" w:rsidR="003965D6" w:rsidRPr="00554D18" w:rsidRDefault="003965D6">
      <w:pPr>
        <w:pStyle w:val="CommentText"/>
        <w:rPr>
          <w:highlight w:val="cyan"/>
        </w:rPr>
      </w:pPr>
      <w:r>
        <w:rPr>
          <w:rStyle w:val="CommentReference"/>
        </w:rPr>
        <w:annotationRef/>
      </w:r>
      <w:r w:rsidRPr="00113D3A">
        <w:rPr>
          <w:highlight w:val="cyan"/>
        </w:rPr>
        <w:t xml:space="preserve">Here is the first place that we note all results presented here  </w:t>
      </w:r>
      <w:r w:rsidRPr="00554D18">
        <w:rPr>
          <w:highlight w:val="cyan"/>
        </w:rPr>
        <w:t>are recalculated using the new pedigrees.</w:t>
      </w:r>
    </w:p>
    <w:p w14:paraId="5D46159A" w14:textId="64B78BEF" w:rsidR="003965D6" w:rsidRPr="00554D18" w:rsidRDefault="003965D6">
      <w:pPr>
        <w:pStyle w:val="CommentText"/>
        <w:rPr>
          <w:highlight w:val="cyan"/>
        </w:rPr>
      </w:pPr>
    </w:p>
    <w:p w14:paraId="70804B9A" w14:textId="04D18D12" w:rsidR="003965D6" w:rsidRDefault="003965D6">
      <w:pPr>
        <w:pStyle w:val="CommentText"/>
      </w:pPr>
      <w:r w:rsidRPr="00554D18">
        <w:rPr>
          <w:highlight w:val="cyan"/>
        </w:rPr>
        <w:t>Really this entire paragraph serves to explain the differences between this report and the previous reports.</w:t>
      </w:r>
    </w:p>
    <w:p w14:paraId="7FFE31B8" w14:textId="45F23490" w:rsidR="003965D6" w:rsidRDefault="003965D6">
      <w:pPr>
        <w:pStyle w:val="CommentText"/>
      </w:pPr>
    </w:p>
  </w:comment>
  <w:comment w:id="41" w:author="COUTURE Ryan B * ODFW" w:date="2022-11-14T16:03:00Z" w:initials="CRB*O">
    <w:p w14:paraId="55C88042" w14:textId="77777777" w:rsidR="003965D6" w:rsidRDefault="003965D6" w:rsidP="001F7B0A">
      <w:pPr>
        <w:pStyle w:val="CommentText"/>
      </w:pPr>
      <w:r>
        <w:rPr>
          <w:rStyle w:val="CommentReference"/>
        </w:rPr>
        <w:annotationRef/>
      </w:r>
      <w:r>
        <w:t>To confirm, recalculating results from the Banks papers as well as Sard?</w:t>
      </w:r>
    </w:p>
  </w:comment>
  <w:comment w:id="42" w:author="David Dayan" w:date="2022-11-18T16:07:00Z" w:initials="DD">
    <w:p w14:paraId="6F5E5493" w14:textId="634E66ED" w:rsidR="00B20065" w:rsidRDefault="00B20065">
      <w:pPr>
        <w:pStyle w:val="CommentText"/>
      </w:pPr>
      <w:r>
        <w:rPr>
          <w:rStyle w:val="CommentReference"/>
        </w:rPr>
        <w:annotationRef/>
      </w:r>
      <w:r>
        <w:t xml:space="preserve">Yes. The Sard 2016 analysis and results is very similar to the Banks 2014 report. </w:t>
      </w:r>
    </w:p>
  </w:comment>
  <w:comment w:id="46" w:author="David Dayan" w:date="2022-11-14T13:09:00Z" w:initials="DD">
    <w:p w14:paraId="1DAE01B0" w14:textId="15714045" w:rsidR="003965D6" w:rsidRDefault="003965D6">
      <w:pPr>
        <w:pStyle w:val="CommentText"/>
        <w:rPr>
          <w:rStyle w:val="CommentReference"/>
        </w:rPr>
      </w:pPr>
      <w:r>
        <w:rPr>
          <w:rStyle w:val="CommentReference"/>
        </w:rPr>
        <w:annotationRef/>
      </w:r>
      <w:r>
        <w:rPr>
          <w:rStyle w:val="CommentReference"/>
        </w:rPr>
        <w:t xml:space="preserve">My preference is to keep the name of this variable (TLF – the number of adult offspring assigned to a candidate parent), and simply note where our pedigree underestimates TLF. </w:t>
      </w:r>
    </w:p>
    <w:p w14:paraId="49EF337F" w14:textId="77777777" w:rsidR="003965D6" w:rsidRDefault="003965D6">
      <w:pPr>
        <w:pStyle w:val="CommentText"/>
        <w:rPr>
          <w:rStyle w:val="CommentReference"/>
        </w:rPr>
      </w:pPr>
    </w:p>
    <w:p w14:paraId="464AB315" w14:textId="04791A10" w:rsidR="003965D6" w:rsidRDefault="003965D6">
      <w:pPr>
        <w:pStyle w:val="CommentText"/>
      </w:pPr>
      <w:r>
        <w:rPr>
          <w:rStyle w:val="CommentReference"/>
        </w:rPr>
        <w:t xml:space="preserve">The alternative, changing the variable name to “fitness” when, for example, age 6 offspring are excluded, seems very confusing to me, particularly because we talk about multiple measures of fitness in the discussion. Previous reports present both reproductive success (age 1 offspring assigned to candidate parents), and TLF, then synthesize these results to discuss “fitness” generally. </w:t>
      </w:r>
    </w:p>
  </w:comment>
  <w:comment w:id="47" w:author="COUTURE Ryan B * ODFW" w:date="2022-11-14T16:14:00Z" w:initials="CRB*O">
    <w:p w14:paraId="5C6CCBBC" w14:textId="77777777" w:rsidR="003965D6" w:rsidRDefault="003965D6" w:rsidP="001F7B0A">
      <w:pPr>
        <w:pStyle w:val="CommentText"/>
      </w:pPr>
      <w:r>
        <w:rPr>
          <w:rStyle w:val="CommentReference"/>
        </w:rPr>
        <w:annotationRef/>
      </w:r>
      <w:r>
        <w:t xml:space="preserve">To ensure I follow, this is because all returning adults (offspring) from these candidate parent cohorts have not yet returned?  </w:t>
      </w:r>
    </w:p>
  </w:comment>
  <w:comment w:id="48" w:author="COUTURE Ryan B * ODFW" w:date="2022-11-14T16:15:00Z" w:initials="CRB*O">
    <w:p w14:paraId="2154E048" w14:textId="29427FB1" w:rsidR="003965D6" w:rsidRDefault="003965D6" w:rsidP="001F7B0A">
      <w:pPr>
        <w:pStyle w:val="CommentText"/>
      </w:pPr>
      <w:r>
        <w:rPr>
          <w:rStyle w:val="CommentReference"/>
        </w:rPr>
        <w:annotationRef/>
      </w:r>
      <w:r>
        <w:t>Maybe I'm missing something because it seems like we would have complete data sets at least for 2015...</w:t>
      </w:r>
    </w:p>
  </w:comment>
  <w:comment w:id="49" w:author="David Dayan" w:date="2022-11-18T16:08:00Z" w:initials="DD">
    <w:p w14:paraId="566BB623" w14:textId="77777777" w:rsidR="00B20065" w:rsidRDefault="00B20065">
      <w:pPr>
        <w:pStyle w:val="CommentText"/>
      </w:pPr>
      <w:r>
        <w:rPr>
          <w:rStyle w:val="CommentReference"/>
        </w:rPr>
        <w:annotationRef/>
      </w:r>
      <w:r>
        <w:t xml:space="preserve">2015 parent TLF would require sampling offspring in 2018, 2019, 2020 and </w:t>
      </w:r>
      <w:r w:rsidRPr="00B20065">
        <w:rPr>
          <w:b/>
          <w:bCs/>
        </w:rPr>
        <w:t>2021</w:t>
      </w:r>
      <w:r>
        <w:rPr>
          <w:b/>
          <w:bCs/>
        </w:rPr>
        <w:t xml:space="preserve">. </w:t>
      </w:r>
      <w:r>
        <w:t>The 2021 offspring are not included in this report, but expected to contribute little to overall fitness (~ 2%).</w:t>
      </w:r>
    </w:p>
    <w:p w14:paraId="49B07D35" w14:textId="77777777" w:rsidR="00B20065" w:rsidRDefault="00B20065">
      <w:pPr>
        <w:pStyle w:val="CommentText"/>
      </w:pPr>
    </w:p>
    <w:p w14:paraId="56E0BE56" w14:textId="7E1FDDCD" w:rsidR="00B20065" w:rsidRDefault="00B20065">
      <w:pPr>
        <w:pStyle w:val="CommentText"/>
      </w:pPr>
      <w:r>
        <w:t xml:space="preserve">We’ve had some back and forth internally about what to do here: call it TLF with a *, </w:t>
      </w:r>
      <w:r w:rsidR="00A102AE">
        <w:t xml:space="preserve">partial TLF </w:t>
      </w:r>
      <w:r>
        <w:t>or something along the lines of “partial fitness”</w:t>
      </w:r>
      <w:r w:rsidRPr="00B20065">
        <w:rPr>
          <w:b/>
          <w:bCs/>
        </w:rPr>
        <w:t xml:space="preserve">  </w:t>
      </w:r>
    </w:p>
  </w:comment>
  <w:comment w:id="50" w:author="David Dayan" w:date="2022-10-21T15:53:00Z" w:initials="DD">
    <w:p w14:paraId="10145595" w14:textId="4083D584" w:rsidR="003965D6" w:rsidRDefault="003965D6" w:rsidP="0040081E">
      <w:pPr>
        <w:pStyle w:val="CommentText"/>
      </w:pPr>
      <w:r>
        <w:rPr>
          <w:rStyle w:val="CommentReference"/>
        </w:rPr>
        <w:annotationRef/>
      </w:r>
      <w:r w:rsidRPr="00F021CF">
        <w:rPr>
          <w:highlight w:val="cyan"/>
        </w:rPr>
        <w:t>Is this sufficient to explain why CRRs can’t be compared across reports</w:t>
      </w:r>
      <w:r>
        <w:rPr>
          <w:highlight w:val="cyan"/>
        </w:rPr>
        <w:t xml:space="preserve"> and we would benefit from presented the recalculated results</w:t>
      </w:r>
      <w:r w:rsidRPr="00F021CF">
        <w:rPr>
          <w:highlight w:val="cyan"/>
        </w:rPr>
        <w:t>?</w:t>
      </w:r>
    </w:p>
    <w:p w14:paraId="7723F171" w14:textId="77777777" w:rsidR="003965D6" w:rsidRDefault="003965D6" w:rsidP="0040081E">
      <w:pPr>
        <w:pStyle w:val="CommentText"/>
      </w:pPr>
    </w:p>
    <w:p w14:paraId="259DA82B" w14:textId="38F284B9" w:rsidR="003965D6" w:rsidRDefault="003965D6" w:rsidP="0040081E">
      <w:pPr>
        <w:pStyle w:val="CommentText"/>
      </w:pPr>
      <w:r>
        <w:t>We also we expect small changes in CRR due to changes in filtering and assignment procedures.</w:t>
      </w:r>
    </w:p>
  </w:comment>
  <w:comment w:id="51" w:author="COUTURE Ryan B * ODFW" w:date="2022-11-14T16:19:00Z" w:initials="CRB*O">
    <w:p w14:paraId="45C12487" w14:textId="77777777" w:rsidR="003965D6" w:rsidRDefault="003965D6" w:rsidP="001F7B0A">
      <w:pPr>
        <w:pStyle w:val="CommentText"/>
      </w:pPr>
      <w:r>
        <w:rPr>
          <w:rStyle w:val="CommentReference"/>
        </w:rPr>
        <w:annotationRef/>
      </w:r>
      <w:r>
        <w:t>Does this mean we didn't get (don’t have) samples for all NOR's placed above Cougar?</w:t>
      </w:r>
    </w:p>
  </w:comment>
  <w:comment w:id="52" w:author="David Dayan" w:date="2022-11-14T17:24:00Z" w:initials="DD">
    <w:p w14:paraId="110542B4" w14:textId="0AA0BE2F" w:rsidR="003965D6" w:rsidRDefault="003965D6">
      <w:pPr>
        <w:pStyle w:val="CommentText"/>
      </w:pPr>
      <w:r>
        <w:rPr>
          <w:rStyle w:val="CommentReference"/>
        </w:rPr>
        <w:annotationRef/>
      </w:r>
      <w:r>
        <w:t xml:space="preserve">My understanding is that we have fin clips from </w:t>
      </w:r>
      <w:r>
        <w:rPr>
          <w:i/>
          <w:iCs/>
        </w:rPr>
        <w:t xml:space="preserve">essentially </w:t>
      </w:r>
      <w:r>
        <w:t xml:space="preserve">every NOR placed above Cougar, but Banks et al 2016 present strong evidence that both </w:t>
      </w:r>
      <w:proofErr w:type="spellStart"/>
      <w:r>
        <w:t>precocials</w:t>
      </w:r>
      <w:proofErr w:type="spellEnd"/>
      <w:r>
        <w:t xml:space="preserve"> and </w:t>
      </w:r>
      <w:proofErr w:type="spellStart"/>
      <w:r>
        <w:t>adfluvials</w:t>
      </w:r>
      <w:proofErr w:type="spellEnd"/>
      <w:r>
        <w:t xml:space="preserve"> spawn above the dam. </w:t>
      </w:r>
    </w:p>
    <w:p w14:paraId="5BB20506" w14:textId="77777777" w:rsidR="003965D6" w:rsidRDefault="003965D6">
      <w:pPr>
        <w:pStyle w:val="CommentText"/>
      </w:pPr>
    </w:p>
    <w:p w14:paraId="6AB448F2" w14:textId="5D4C784D" w:rsidR="003965D6" w:rsidRDefault="003965D6">
      <w:pPr>
        <w:pStyle w:val="CommentText"/>
      </w:pPr>
      <w:r>
        <w:t xml:space="preserve">So, a big disconnect between Nb and </w:t>
      </w:r>
      <w:proofErr w:type="spellStart"/>
      <w:r>
        <w:t>Ncand</w:t>
      </w:r>
      <w:proofErr w:type="spellEnd"/>
      <w:r>
        <w:t xml:space="preserve"> would provide some evidence that we need to take these unsampled </w:t>
      </w:r>
      <w:proofErr w:type="spellStart"/>
      <w:r>
        <w:t>precocials</w:t>
      </w:r>
      <w:proofErr w:type="spellEnd"/>
      <w:r>
        <w:t xml:space="preserve"> and </w:t>
      </w:r>
      <w:proofErr w:type="spellStart"/>
      <w:r>
        <w:t>adfluvials</w:t>
      </w:r>
      <w:proofErr w:type="spellEnd"/>
      <w:r>
        <w:t xml:space="preserve"> into account.</w:t>
      </w:r>
    </w:p>
  </w:comment>
  <w:comment w:id="53" w:author="David Dayan" w:date="2022-10-20T14:21:00Z" w:initials="DD">
    <w:p w14:paraId="3DE7B388" w14:textId="33B05ABC" w:rsidR="003965D6" w:rsidRDefault="003965D6">
      <w:pPr>
        <w:pStyle w:val="CommentText"/>
      </w:pPr>
      <w:r>
        <w:rPr>
          <w:rStyle w:val="CommentReference"/>
        </w:rPr>
        <w:annotationRef/>
      </w:r>
      <w:r w:rsidRPr="00F021CF">
        <w:rPr>
          <w:highlight w:val="cyan"/>
        </w:rPr>
        <w:t xml:space="preserve">Is this sufficient to explain why </w:t>
      </w:r>
      <w:r>
        <w:rPr>
          <w:highlight w:val="cyan"/>
        </w:rPr>
        <w:t>Nb</w:t>
      </w:r>
      <w:r w:rsidRPr="00F021CF">
        <w:rPr>
          <w:highlight w:val="cyan"/>
        </w:rPr>
        <w:t xml:space="preserve"> can’t be compared across reports</w:t>
      </w:r>
      <w:r>
        <w:rPr>
          <w:highlight w:val="cyan"/>
        </w:rPr>
        <w:t xml:space="preserve"> and we would benefit from presented the recalculated results</w:t>
      </w:r>
      <w:r w:rsidRPr="00F021CF">
        <w:rPr>
          <w:highlight w:val="cyan"/>
        </w:rPr>
        <w:t>?</w:t>
      </w:r>
    </w:p>
    <w:p w14:paraId="18DB40A5" w14:textId="77777777" w:rsidR="003965D6" w:rsidRDefault="003965D6">
      <w:pPr>
        <w:pStyle w:val="CommentText"/>
      </w:pPr>
    </w:p>
    <w:p w14:paraId="11859ABB" w14:textId="133C25B7" w:rsidR="003965D6" w:rsidRDefault="003965D6">
      <w:pPr>
        <w:pStyle w:val="CommentText"/>
      </w:pPr>
      <w:r>
        <w:t>Also we expect small changes in Nb due to changes upstream in the analysis, including filtering and assignment procedures.</w:t>
      </w:r>
    </w:p>
  </w:comment>
  <w:comment w:id="54" w:author="David Dayan" w:date="2022-10-18T12:57:00Z" w:initials="DD">
    <w:p w14:paraId="13EDAFC1" w14:textId="1BC744DC" w:rsidR="003965D6" w:rsidRDefault="003965D6">
      <w:pPr>
        <w:pStyle w:val="CommentText"/>
      </w:pPr>
      <w:r>
        <w:rPr>
          <w:rStyle w:val="CommentReference"/>
        </w:rPr>
        <w:annotationRef/>
      </w:r>
      <w:r>
        <w:t xml:space="preserve">Unlike others, this table entered manually, should be proofed against itself (i.e. does the starting, missing, duplicate and final numbers add up?) and table 2 </w:t>
      </w:r>
      <w:r w:rsidRPr="00AD3A95">
        <w:rPr>
          <w:i/>
          <w:iCs/>
        </w:rPr>
        <w:t>at least</w:t>
      </w:r>
      <w:r>
        <w:t xml:space="preserve"> one more time before publishing</w:t>
      </w:r>
    </w:p>
  </w:comment>
  <w:comment w:id="55" w:author="David Dayan" w:date="2022-10-19T16:51:00Z" w:initials="DD">
    <w:p w14:paraId="11E191C7" w14:textId="75C6597F" w:rsidR="003965D6" w:rsidRDefault="003965D6">
      <w:pPr>
        <w:pStyle w:val="CommentText"/>
      </w:pPr>
      <w:r w:rsidRPr="000E20F1">
        <w:rPr>
          <w:rStyle w:val="CommentReference"/>
          <w:highlight w:val="cyan"/>
        </w:rPr>
        <w:annotationRef/>
      </w:r>
      <w:r w:rsidRPr="000E20F1">
        <w:rPr>
          <w:highlight w:val="cyan"/>
        </w:rPr>
        <w:t>There is way too much detail to present in a word comment, but in short, there was no consistent genotype filtering approach used across prior reports</w:t>
      </w:r>
      <w:r>
        <w:rPr>
          <w:highlight w:val="cyan"/>
        </w:rPr>
        <w:t xml:space="preserve"> (sometimes filtering was applied differently WITHIN a report too)</w:t>
      </w:r>
      <w:r w:rsidRPr="000E20F1">
        <w:rPr>
          <w:highlight w:val="cyan"/>
        </w:rPr>
        <w:t>. Th</w:t>
      </w:r>
      <w:r>
        <w:rPr>
          <w:highlight w:val="cyan"/>
        </w:rPr>
        <w:t>e</w:t>
      </w:r>
      <w:r w:rsidRPr="000E20F1">
        <w:rPr>
          <w:highlight w:val="cyan"/>
        </w:rPr>
        <w:t xml:space="preserve"> dataset</w:t>
      </w:r>
      <w:r>
        <w:rPr>
          <w:highlight w:val="cyan"/>
        </w:rPr>
        <w:t xml:space="preserve"> described in this table was filtered using</w:t>
      </w:r>
      <w:r w:rsidRPr="000E20F1">
        <w:rPr>
          <w:highlight w:val="cyan"/>
        </w:rPr>
        <w:t xml:space="preserve"> a single consistent approach</w:t>
      </w:r>
      <w:r>
        <w:rPr>
          <w:highlight w:val="cyan"/>
        </w:rPr>
        <w:t>, with a rationale based on non-exclusion probabilities calculated from the data</w:t>
      </w:r>
      <w:r w:rsidRPr="000E20F1">
        <w:rPr>
          <w:highlight w:val="cyan"/>
        </w:rPr>
        <w:t xml:space="preserve">, and </w:t>
      </w:r>
      <w:r>
        <w:rPr>
          <w:highlight w:val="cyan"/>
        </w:rPr>
        <w:t>therefore</w:t>
      </w:r>
      <w:r w:rsidRPr="000E20F1">
        <w:rPr>
          <w:highlight w:val="cyan"/>
        </w:rPr>
        <w:t xml:space="preserve"> some of the final sample sizes differ from prior reports.</w:t>
      </w:r>
    </w:p>
  </w:comment>
  <w:comment w:id="56" w:author="David Dayan" w:date="2022-10-18T13:01:00Z" w:initials="DD">
    <w:p w14:paraId="59C662F2" w14:textId="6CD78791" w:rsidR="003965D6" w:rsidRDefault="003965D6">
      <w:pPr>
        <w:pStyle w:val="CommentText"/>
      </w:pPr>
      <w:r>
        <w:rPr>
          <w:rStyle w:val="CommentReference"/>
        </w:rPr>
        <w:annotationRef/>
      </w:r>
      <w:r>
        <w:t>Do we want a more thorough analysis here or would that just clutter the report?</w:t>
      </w:r>
    </w:p>
    <w:p w14:paraId="5BE44550" w14:textId="77777777" w:rsidR="003965D6" w:rsidRDefault="003965D6">
      <w:pPr>
        <w:pStyle w:val="CommentText"/>
      </w:pPr>
    </w:p>
    <w:p w14:paraId="072E3D06" w14:textId="789D916A" w:rsidR="003965D6" w:rsidRDefault="003965D6">
      <w:pPr>
        <w:pStyle w:val="CommentText"/>
      </w:pPr>
      <w:r>
        <w:t>For example, assignment rate may vary little, but the pedigrees could be quite different</w:t>
      </w:r>
    </w:p>
    <w:p w14:paraId="4C7D4B12" w14:textId="77777777" w:rsidR="003965D6" w:rsidRDefault="003965D6">
      <w:pPr>
        <w:pStyle w:val="CommentText"/>
      </w:pPr>
    </w:p>
    <w:p w14:paraId="4BBB11EC" w14:textId="34F5C95A" w:rsidR="003965D6" w:rsidRDefault="003965D6">
      <w:pPr>
        <w:pStyle w:val="CommentText"/>
      </w:pPr>
      <w:r>
        <w:t>I think the important metric is the assignment rate as it tracks all the other important demographic measures very well (mean TLF, CRR, etc), but TLF at the individual level might vary substantially which would influence the GLMM.</w:t>
      </w:r>
    </w:p>
  </w:comment>
  <w:comment w:id="57" w:author="David Dayan" w:date="2022-10-07T14:30:00Z" w:initials="DD">
    <w:p w14:paraId="65C9AC14" w14:textId="24A35A74" w:rsidR="003965D6" w:rsidRDefault="003965D6">
      <w:pPr>
        <w:pStyle w:val="CommentText"/>
      </w:pPr>
      <w:r>
        <w:rPr>
          <w:rStyle w:val="CommentReference"/>
        </w:rPr>
        <w:annotationRef/>
      </w:r>
      <w:r>
        <w:t>Splitting out Cougar Trap offspring from all offspring allows this table to also function as a comparison to Banks/Sard results and to present the rate of NOR immigrants.</w:t>
      </w:r>
    </w:p>
  </w:comment>
  <w:comment w:id="58" w:author="David Dayan" w:date="2022-10-19T15:50:00Z" w:initials="DD">
    <w:p w14:paraId="444C473A" w14:textId="630ECD24" w:rsidR="003965D6" w:rsidRPr="002A45D2" w:rsidRDefault="003965D6">
      <w:pPr>
        <w:pStyle w:val="CommentText"/>
        <w:rPr>
          <w:highlight w:val="cyan"/>
        </w:rPr>
      </w:pPr>
      <w:r w:rsidRPr="002A45D2">
        <w:rPr>
          <w:rStyle w:val="CommentReference"/>
        </w:rPr>
        <w:annotationRef/>
      </w:r>
      <w:r w:rsidRPr="002A45D2">
        <w:rPr>
          <w:highlight w:val="cyan"/>
        </w:rPr>
        <w:t>The presentation of this result varies between reports</w:t>
      </w:r>
      <w:r>
        <w:rPr>
          <w:highlight w:val="cyan"/>
        </w:rPr>
        <w:t xml:space="preserve"> so it takes a bit of work to get these values:</w:t>
      </w:r>
    </w:p>
    <w:p w14:paraId="0B273BD7" w14:textId="77777777" w:rsidR="003965D6" w:rsidRDefault="003965D6">
      <w:pPr>
        <w:pStyle w:val="CommentText"/>
        <w:rPr>
          <w:b/>
          <w:bCs/>
          <w:highlight w:val="cyan"/>
        </w:rPr>
      </w:pPr>
    </w:p>
    <w:p w14:paraId="67FDA33B" w14:textId="3D55443A" w:rsidR="003965D6" w:rsidRPr="005D720F" w:rsidRDefault="003965D6">
      <w:pPr>
        <w:pStyle w:val="CommentText"/>
        <w:rPr>
          <w:highlight w:val="cyan"/>
        </w:rPr>
      </w:pPr>
      <w:r w:rsidRPr="005D720F">
        <w:rPr>
          <w:b/>
          <w:bCs/>
          <w:highlight w:val="cyan"/>
        </w:rPr>
        <w:t>Sard 2016:</w:t>
      </w:r>
      <w:r w:rsidRPr="005D720F">
        <w:rPr>
          <w:highlight w:val="cyan"/>
        </w:rPr>
        <w:t xml:space="preserve"> % assigned is only presented for </w:t>
      </w:r>
      <w:r>
        <w:rPr>
          <w:highlight w:val="cyan"/>
        </w:rPr>
        <w:t>Cougar Trap</w:t>
      </w:r>
      <w:r w:rsidRPr="005D720F">
        <w:rPr>
          <w:highlight w:val="cyan"/>
        </w:rPr>
        <w:t xml:space="preserve"> returns (not carcasses) in 2012</w:t>
      </w:r>
      <w:r>
        <w:rPr>
          <w:highlight w:val="cyan"/>
        </w:rPr>
        <w:t xml:space="preserve"> and 2013 (64% and 68% respectively)</w:t>
      </w:r>
      <w:r w:rsidRPr="005D720F">
        <w:rPr>
          <w:highlight w:val="cyan"/>
        </w:rPr>
        <w:t>. In 2013,</w:t>
      </w:r>
      <w:r>
        <w:rPr>
          <w:highlight w:val="cyan"/>
        </w:rPr>
        <w:t xml:space="preserve"> </w:t>
      </w:r>
      <w:r w:rsidRPr="005D720F">
        <w:rPr>
          <w:highlight w:val="cyan"/>
        </w:rPr>
        <w:t xml:space="preserve"> the assignment rate after September 1</w:t>
      </w:r>
      <w:r w:rsidRPr="005D720F">
        <w:rPr>
          <w:highlight w:val="cyan"/>
          <w:vertAlign w:val="superscript"/>
        </w:rPr>
        <w:t>st</w:t>
      </w:r>
      <w:r w:rsidRPr="005D720F">
        <w:rPr>
          <w:highlight w:val="cyan"/>
        </w:rPr>
        <w:t xml:space="preserve"> is presented. </w:t>
      </w:r>
    </w:p>
    <w:p w14:paraId="2F3BF149" w14:textId="77777777" w:rsidR="003965D6" w:rsidRPr="005D720F" w:rsidRDefault="003965D6">
      <w:pPr>
        <w:pStyle w:val="CommentText"/>
        <w:rPr>
          <w:highlight w:val="cyan"/>
        </w:rPr>
      </w:pPr>
    </w:p>
    <w:p w14:paraId="687A3D1B" w14:textId="39BDBD86" w:rsidR="003965D6" w:rsidRPr="005D720F" w:rsidRDefault="003965D6" w:rsidP="00353BF3">
      <w:pPr>
        <w:pStyle w:val="CommentText"/>
        <w:rPr>
          <w:highlight w:val="cyan"/>
        </w:rPr>
      </w:pPr>
      <w:r w:rsidRPr="005D720F">
        <w:rPr>
          <w:b/>
          <w:bCs/>
          <w:highlight w:val="cyan"/>
        </w:rPr>
        <w:t xml:space="preserve">Banks 2016: </w:t>
      </w:r>
      <w:r w:rsidRPr="005D720F">
        <w:rPr>
          <w:highlight w:val="cyan"/>
        </w:rPr>
        <w:t xml:space="preserve">% assigned is presented only for  </w:t>
      </w:r>
      <w:r>
        <w:rPr>
          <w:highlight w:val="cyan"/>
        </w:rPr>
        <w:t>Cougar Trap</w:t>
      </w:r>
      <w:r w:rsidRPr="005D720F">
        <w:rPr>
          <w:highlight w:val="cyan"/>
        </w:rPr>
        <w:t xml:space="preserve"> samples for 2014 and 2015.</w:t>
      </w:r>
    </w:p>
    <w:p w14:paraId="68F28040" w14:textId="79449160" w:rsidR="003965D6" w:rsidRDefault="003965D6" w:rsidP="00353BF3">
      <w:pPr>
        <w:pStyle w:val="CommentText"/>
      </w:pPr>
      <w:r w:rsidRPr="005D720F">
        <w:rPr>
          <w:highlight w:val="cyan"/>
        </w:rPr>
        <w:t>Absolute numbers of assigned an unassigned carcasses are also presented for 2011- 2015.</w:t>
      </w:r>
      <w:r>
        <w:t xml:space="preserve"> </w:t>
      </w:r>
    </w:p>
    <w:p w14:paraId="568A037D" w14:textId="07B4B6BE" w:rsidR="003965D6" w:rsidRDefault="003965D6" w:rsidP="00353BF3">
      <w:pPr>
        <w:pStyle w:val="CommentText"/>
      </w:pPr>
    </w:p>
    <w:p w14:paraId="3AD352D1" w14:textId="43FF5CBE" w:rsidR="003965D6" w:rsidRPr="005D720F" w:rsidRDefault="003965D6" w:rsidP="00353BF3">
      <w:pPr>
        <w:pStyle w:val="CommentText"/>
      </w:pPr>
      <w:r w:rsidRPr="000E20F1">
        <w:rPr>
          <w:b/>
          <w:bCs/>
          <w:highlight w:val="cyan"/>
        </w:rPr>
        <w:t xml:space="preserve">Banks 2014: </w:t>
      </w:r>
      <w:r w:rsidRPr="000E20F1">
        <w:rPr>
          <w:highlight w:val="cyan"/>
        </w:rPr>
        <w:t xml:space="preserve">% </w:t>
      </w:r>
      <w:r w:rsidRPr="005D720F">
        <w:rPr>
          <w:highlight w:val="cyan"/>
        </w:rPr>
        <w:t xml:space="preserve">assigned is only presented for </w:t>
      </w:r>
      <w:r>
        <w:rPr>
          <w:highlight w:val="cyan"/>
        </w:rPr>
        <w:t>Cougar Trap</w:t>
      </w:r>
      <w:r w:rsidRPr="005D720F">
        <w:rPr>
          <w:highlight w:val="cyan"/>
        </w:rPr>
        <w:t xml:space="preserve"> returns (not carcasses) in 2012</w:t>
      </w:r>
      <w:r>
        <w:rPr>
          <w:highlight w:val="cyan"/>
        </w:rPr>
        <w:t xml:space="preserve"> and 2013. Also splits up into before and after September 1</w:t>
      </w:r>
      <w:r w:rsidRPr="005D720F">
        <w:rPr>
          <w:highlight w:val="cyan"/>
          <w:vertAlign w:val="superscript"/>
        </w:rPr>
        <w:t>st</w:t>
      </w:r>
      <w:r w:rsidRPr="005D720F">
        <w:rPr>
          <w:highlight w:val="cyan"/>
        </w:rPr>
        <w:t xml:space="preserve">. </w:t>
      </w:r>
    </w:p>
    <w:p w14:paraId="1DB6B4F2" w14:textId="77777777" w:rsidR="003965D6" w:rsidRDefault="003965D6">
      <w:pPr>
        <w:pStyle w:val="CommentText"/>
        <w:rPr>
          <w:b/>
          <w:bCs/>
        </w:rPr>
      </w:pPr>
    </w:p>
    <w:p w14:paraId="392F0970" w14:textId="2F093EC0" w:rsidR="003965D6" w:rsidRPr="005D720F" w:rsidRDefault="003965D6">
      <w:pPr>
        <w:pStyle w:val="CommentText"/>
      </w:pPr>
      <w:r w:rsidRPr="000E20F1">
        <w:rPr>
          <w:highlight w:val="cyan"/>
        </w:rPr>
        <w:t>To get the previously reported assignment rates, I pulled the final pedigrees used by Nick for each report and calculated the assignment rate myself. My recalculated values agreed with those previously reported. I also added 2010 and 2011 results.</w:t>
      </w:r>
    </w:p>
  </w:comment>
  <w:comment w:id="59" w:author="David Dayan" w:date="2022-10-19T16:42:00Z" w:initials="DD">
    <w:p w14:paraId="4FCEA937" w14:textId="7830FCEA" w:rsidR="003965D6" w:rsidRDefault="003965D6">
      <w:pPr>
        <w:pStyle w:val="CommentText"/>
      </w:pPr>
      <w:r>
        <w:rPr>
          <w:rStyle w:val="CommentReference"/>
        </w:rPr>
        <w:annotationRef/>
      </w:r>
      <w:r w:rsidRPr="00E14BA5">
        <w:rPr>
          <w:highlight w:val="cyan"/>
        </w:rPr>
        <w:t xml:space="preserve">These results </w:t>
      </w:r>
      <w:r>
        <w:rPr>
          <w:highlight w:val="cyan"/>
        </w:rPr>
        <w:t>(and table 5) are based on</w:t>
      </w:r>
      <w:r w:rsidRPr="00E14BA5">
        <w:rPr>
          <w:highlight w:val="cyan"/>
        </w:rPr>
        <w:t xml:space="preserve"> data from previous reports, but much like the GLMM on TLF</w:t>
      </w:r>
      <w:r>
        <w:rPr>
          <w:highlight w:val="cyan"/>
        </w:rPr>
        <w:t>.</w:t>
      </w:r>
      <w:r w:rsidRPr="00E14BA5">
        <w:rPr>
          <w:highlight w:val="cyan"/>
        </w:rPr>
        <w:t xml:space="preserve"> I present the model fits from all </w:t>
      </w:r>
      <w:r w:rsidRPr="000E20F1">
        <w:rPr>
          <w:highlight w:val="cyan"/>
        </w:rPr>
        <w:t>years that we have available to us in the dataset (2013-2020)</w:t>
      </w:r>
      <w:r>
        <w:t xml:space="preserve">. </w:t>
      </w:r>
      <w:r w:rsidRPr="00216690">
        <w:rPr>
          <w:highlight w:val="cyan"/>
        </w:rPr>
        <w:t xml:space="preserve">This overlaps with similar analyses conducted using the </w:t>
      </w:r>
      <w:r>
        <w:rPr>
          <w:highlight w:val="cyan"/>
        </w:rPr>
        <w:t xml:space="preserve">2012 and </w:t>
      </w:r>
      <w:r w:rsidRPr="00216690">
        <w:rPr>
          <w:highlight w:val="cyan"/>
        </w:rPr>
        <w:t>2013 returns</w:t>
      </w:r>
      <w:r>
        <w:rPr>
          <w:highlight w:val="cyan"/>
        </w:rPr>
        <w:t xml:space="preserve"> (Sard 2016, Banks 2014)</w:t>
      </w:r>
      <w:r w:rsidRPr="00216690">
        <w:rPr>
          <w:highlight w:val="cyan"/>
        </w:rPr>
        <w:t>.</w:t>
      </w:r>
      <w:r>
        <w:t xml:space="preserve"> </w:t>
      </w:r>
      <w:r w:rsidRPr="001930BA">
        <w:rPr>
          <w:highlight w:val="cyan"/>
        </w:rPr>
        <w:t xml:space="preserve">The primary difference between previous </w:t>
      </w:r>
      <w:r>
        <w:rPr>
          <w:highlight w:val="cyan"/>
        </w:rPr>
        <w:t>results</w:t>
      </w:r>
      <w:r w:rsidRPr="001930BA">
        <w:rPr>
          <w:highlight w:val="cyan"/>
        </w:rPr>
        <w:t xml:space="preserve"> and th</w:t>
      </w:r>
      <w:r>
        <w:rPr>
          <w:highlight w:val="cyan"/>
        </w:rPr>
        <w:t xml:space="preserve">ese results </w:t>
      </w:r>
      <w:r w:rsidRPr="001930BA">
        <w:rPr>
          <w:highlight w:val="cyan"/>
        </w:rPr>
        <w:t>is that now we have enough years to account for interannual variation with a random effect instead of a fixed effect.</w:t>
      </w:r>
      <w:r>
        <w:t xml:space="preserve"> </w:t>
      </w:r>
    </w:p>
  </w:comment>
  <w:comment w:id="60" w:author="David Dayan" w:date="2022-11-09T12:31:00Z" w:initials="DD">
    <w:p w14:paraId="53B4FC4B" w14:textId="1FFB3E35" w:rsidR="003965D6" w:rsidRPr="00F96547" w:rsidRDefault="003965D6" w:rsidP="00F96547">
      <w:r>
        <w:rPr>
          <w:rStyle w:val="CommentReference"/>
        </w:rPr>
        <w:annotationRef/>
      </w:r>
      <w:r w:rsidRPr="00F96547">
        <w:rPr>
          <w:rFonts w:ascii="Arial" w:hAnsi="Arial" w:cs="Arial"/>
          <w:color w:val="222222"/>
          <w:shd w:val="clear" w:color="auto" w:fill="FFFFFF"/>
        </w:rPr>
        <w:t>note that the</w:t>
      </w:r>
      <w:r>
        <w:rPr>
          <w:rFonts w:ascii="Arial" w:hAnsi="Arial" w:cs="Arial"/>
          <w:color w:val="222222"/>
          <w:shd w:val="clear" w:color="auto" w:fill="FFFFFF"/>
        </w:rPr>
        <w:t>se</w:t>
      </w:r>
      <w:r w:rsidRPr="00F96547">
        <w:rPr>
          <w:rFonts w:ascii="Arial" w:hAnsi="Arial" w:cs="Arial"/>
          <w:color w:val="222222"/>
          <w:shd w:val="clear" w:color="auto" w:fill="FFFFFF"/>
        </w:rPr>
        <w:t xml:space="preserve"> counts </w:t>
      </w:r>
      <w:r>
        <w:rPr>
          <w:rFonts w:ascii="Arial" w:hAnsi="Arial" w:cs="Arial"/>
          <w:color w:val="222222"/>
          <w:shd w:val="clear" w:color="auto" w:fill="FFFFFF"/>
        </w:rPr>
        <w:t xml:space="preserve">are collections at the trap, not releases above the dam, therefore it </w:t>
      </w:r>
      <w:r w:rsidRPr="00F96547">
        <w:rPr>
          <w:rFonts w:ascii="Arial" w:hAnsi="Arial" w:cs="Arial"/>
          <w:color w:val="222222"/>
          <w:shd w:val="clear" w:color="auto" w:fill="FFFFFF"/>
        </w:rPr>
        <w:t>include</w:t>
      </w:r>
      <w:r>
        <w:rPr>
          <w:rFonts w:ascii="Arial" w:hAnsi="Arial" w:cs="Arial"/>
          <w:color w:val="222222"/>
          <w:shd w:val="clear" w:color="auto" w:fill="FFFFFF"/>
        </w:rPr>
        <w:t>s</w:t>
      </w:r>
      <w:r w:rsidRPr="00F96547">
        <w:rPr>
          <w:rFonts w:ascii="Arial" w:hAnsi="Arial" w:cs="Arial"/>
          <w:color w:val="222222"/>
          <w:shd w:val="clear" w:color="auto" w:fill="FFFFFF"/>
        </w:rPr>
        <w:t xml:space="preserve"> trap mort</w:t>
      </w:r>
      <w:r>
        <w:rPr>
          <w:rFonts w:ascii="Arial" w:hAnsi="Arial" w:cs="Arial"/>
          <w:color w:val="222222"/>
          <w:shd w:val="clear" w:color="auto" w:fill="FFFFFF"/>
        </w:rPr>
        <w:t>alitie</w:t>
      </w:r>
      <w:r w:rsidRPr="00F96547">
        <w:rPr>
          <w:rFonts w:ascii="Arial" w:hAnsi="Arial" w:cs="Arial"/>
          <w:color w:val="222222"/>
          <w:shd w:val="clear" w:color="auto" w:fill="FFFFFF"/>
        </w:rPr>
        <w:t xml:space="preserve">s </w:t>
      </w:r>
      <w:r>
        <w:rPr>
          <w:rFonts w:ascii="Arial" w:hAnsi="Arial" w:cs="Arial"/>
          <w:color w:val="222222"/>
          <w:shd w:val="clear" w:color="auto" w:fill="FFFFFF"/>
        </w:rPr>
        <w:t xml:space="preserve">and other small inconsistencies </w:t>
      </w:r>
      <w:r w:rsidRPr="00F96547">
        <w:rPr>
          <w:rFonts w:ascii="Arial" w:hAnsi="Arial" w:cs="Arial"/>
          <w:color w:val="222222"/>
          <w:shd w:val="clear" w:color="auto" w:fill="FFFFFF"/>
        </w:rPr>
        <w:t>and won't match to the candidate parent numbers</w:t>
      </w:r>
    </w:p>
    <w:p w14:paraId="13A94136" w14:textId="613FAF99" w:rsidR="003965D6" w:rsidRDefault="003965D6">
      <w:pPr>
        <w:pStyle w:val="CommentText"/>
      </w:pPr>
    </w:p>
  </w:comment>
  <w:comment w:id="61" w:author="David Dayan" w:date="2022-10-19T17:03:00Z" w:initials="DD">
    <w:p w14:paraId="2527EDFF" w14:textId="071091BD" w:rsidR="003965D6" w:rsidRPr="00A67FCF" w:rsidRDefault="003965D6">
      <w:pPr>
        <w:pStyle w:val="CommentText"/>
        <w:rPr>
          <w:highlight w:val="cyan"/>
        </w:rPr>
      </w:pPr>
      <w:r>
        <w:rPr>
          <w:rStyle w:val="CommentReference"/>
        </w:rPr>
        <w:annotationRef/>
      </w:r>
      <w:r w:rsidRPr="00A67FCF">
        <w:rPr>
          <w:highlight w:val="cyan"/>
        </w:rPr>
        <w:t xml:space="preserve">A summary of TLF is never broken down exactly this way in previous reports. However because there are no NOR candidate parents in 2007 and 2008, we DO present the same results here as in previous reports. </w:t>
      </w:r>
    </w:p>
    <w:p w14:paraId="067B6BBE" w14:textId="77777777" w:rsidR="003965D6" w:rsidRPr="00A67FCF" w:rsidRDefault="003965D6">
      <w:pPr>
        <w:pStyle w:val="CommentText"/>
        <w:rPr>
          <w:highlight w:val="cyan"/>
        </w:rPr>
      </w:pPr>
    </w:p>
    <w:p w14:paraId="7CB27144" w14:textId="743AEB12" w:rsidR="003965D6" w:rsidRPr="00A67FCF" w:rsidRDefault="003965D6">
      <w:pPr>
        <w:pStyle w:val="CommentText"/>
        <w:rPr>
          <w:highlight w:val="cyan"/>
        </w:rPr>
      </w:pPr>
      <w:r w:rsidRPr="00A67FCF">
        <w:rPr>
          <w:highlight w:val="cyan"/>
        </w:rPr>
        <w:t xml:space="preserve">Banks 2014: Figure 12 presents a bar chart of TLF split by year and sex for 2007 and 2008.  </w:t>
      </w:r>
    </w:p>
    <w:p w14:paraId="58777CB3" w14:textId="77777777" w:rsidR="003965D6" w:rsidRPr="00A67FCF" w:rsidRDefault="003965D6">
      <w:pPr>
        <w:pStyle w:val="CommentText"/>
        <w:rPr>
          <w:highlight w:val="cyan"/>
        </w:rPr>
      </w:pPr>
    </w:p>
    <w:p w14:paraId="6771EAD5" w14:textId="74C692C8" w:rsidR="003965D6" w:rsidRPr="00A67FCF" w:rsidRDefault="003965D6">
      <w:pPr>
        <w:pStyle w:val="CommentText"/>
        <w:rPr>
          <w:highlight w:val="cyan"/>
        </w:rPr>
      </w:pPr>
      <w:r w:rsidRPr="00A67FCF">
        <w:rPr>
          <w:highlight w:val="cyan"/>
        </w:rPr>
        <w:t>Banks 2016: Never presents TLF</w:t>
      </w:r>
      <w:r>
        <w:rPr>
          <w:highlight w:val="cyan"/>
        </w:rPr>
        <w:t xml:space="preserve"> directly</w:t>
      </w:r>
      <w:r w:rsidRPr="00A67FCF">
        <w:rPr>
          <w:highlight w:val="cyan"/>
        </w:rPr>
        <w:t xml:space="preserve">. </w:t>
      </w:r>
    </w:p>
    <w:p w14:paraId="0830FC5D" w14:textId="77777777" w:rsidR="003965D6" w:rsidRPr="00A67FCF" w:rsidRDefault="003965D6">
      <w:pPr>
        <w:pStyle w:val="CommentText"/>
        <w:rPr>
          <w:highlight w:val="cyan"/>
        </w:rPr>
      </w:pPr>
    </w:p>
    <w:p w14:paraId="40FBE4BA" w14:textId="77777777" w:rsidR="003965D6" w:rsidRDefault="003965D6">
      <w:pPr>
        <w:pStyle w:val="CommentText"/>
      </w:pPr>
      <w:r w:rsidRPr="00A67FCF">
        <w:rPr>
          <w:highlight w:val="cyan"/>
        </w:rPr>
        <w:t>Sard 2016: table 3 presents a bar chart of TLF split by year and sex for 2007 and 2008, but not by origin. Results are very similar, (see below) and differences are probably explained by minor changes in the pedigree or filtering.</w:t>
      </w:r>
      <w:r>
        <w:t xml:space="preserve"> </w:t>
      </w:r>
    </w:p>
    <w:p w14:paraId="1C77F254" w14:textId="77777777" w:rsidR="003965D6" w:rsidRDefault="003965D6">
      <w:pPr>
        <w:pStyle w:val="CommentText"/>
      </w:pPr>
    </w:p>
    <w:p w14:paraId="70E10893" w14:textId="2D37249B" w:rsidR="003965D6" w:rsidRDefault="003965D6">
      <w:pPr>
        <w:pStyle w:val="CommentText"/>
      </w:pPr>
      <w:r>
        <w:rPr>
          <w:noProof/>
        </w:rPr>
        <w:drawing>
          <wp:inline distT="0" distB="0" distL="0" distR="0" wp14:anchorId="37842095" wp14:editId="48C36BC4">
            <wp:extent cx="2771422" cy="1463879"/>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2804395" cy="1481295"/>
                    </a:xfrm>
                    <a:prstGeom prst="rect">
                      <a:avLst/>
                    </a:prstGeom>
                  </pic:spPr>
                </pic:pic>
              </a:graphicData>
            </a:graphic>
          </wp:inline>
        </w:drawing>
      </w:r>
    </w:p>
  </w:comment>
  <w:comment w:id="62" w:author="David Dayan" w:date="2022-10-07T16:30:00Z" w:initials="DD">
    <w:p w14:paraId="33794CE8" w14:textId="5E6954C0" w:rsidR="003965D6" w:rsidRDefault="003965D6">
      <w:pPr>
        <w:pStyle w:val="CommentText"/>
      </w:pPr>
      <w:r>
        <w:rPr>
          <w:rStyle w:val="CommentReference"/>
        </w:rPr>
        <w:annotationRef/>
      </w:r>
    </w:p>
    <w:p w14:paraId="72487BF2" w14:textId="0833CB61" w:rsidR="003965D6" w:rsidRDefault="003965D6">
      <w:pPr>
        <w:pStyle w:val="CommentText"/>
      </w:pPr>
      <w:r>
        <w:t>In general though I think presenting a TLF figure will be useful:</w:t>
      </w:r>
    </w:p>
    <w:p w14:paraId="62AA5A69" w14:textId="77777777" w:rsidR="003965D6" w:rsidRDefault="003965D6">
      <w:pPr>
        <w:pStyle w:val="CommentText"/>
      </w:pPr>
    </w:p>
    <w:p w14:paraId="288D3F24" w14:textId="77777777" w:rsidR="003965D6" w:rsidRDefault="003965D6" w:rsidP="00E432FA">
      <w:pPr>
        <w:rPr>
          <w:rFonts w:ascii="Helvetica Neue" w:hAnsi="Helvetica Neue"/>
          <w:color w:val="333333"/>
          <w:sz w:val="21"/>
          <w:szCs w:val="21"/>
          <w:shd w:val="clear" w:color="auto" w:fill="FFFFFF"/>
        </w:rPr>
      </w:pPr>
      <w:r>
        <w:rPr>
          <w:rFonts w:ascii="Helvetica Neue" w:hAnsi="Helvetica Neue"/>
          <w:color w:val="333333"/>
          <w:sz w:val="21"/>
          <w:szCs w:val="21"/>
          <w:shd w:val="clear" w:color="auto" w:fill="FFFFFF"/>
        </w:rPr>
        <w:t>From the figure, some trends appear that might be more difficult for some to notice in the tables:</w:t>
      </w:r>
    </w:p>
    <w:p w14:paraId="7B058C6A" w14:textId="2D336A99" w:rsidR="003965D6" w:rsidRDefault="003965D6" w:rsidP="00E432FA">
      <w:pPr>
        <w:rPr>
          <w:rFonts w:ascii="Helvetica Neue" w:hAnsi="Helvetica Neue"/>
          <w:color w:val="333333"/>
          <w:sz w:val="21"/>
          <w:szCs w:val="21"/>
          <w:shd w:val="clear" w:color="auto" w:fill="FFFFFF"/>
        </w:rPr>
      </w:pPr>
      <w:r>
        <w:rPr>
          <w:rFonts w:ascii="Helvetica Neue" w:hAnsi="Helvetica Neue"/>
          <w:color w:val="333333"/>
          <w:sz w:val="21"/>
          <w:szCs w:val="21"/>
        </w:rPr>
        <w:br/>
      </w:r>
      <w:r>
        <w:rPr>
          <w:rFonts w:ascii="Helvetica Neue" w:hAnsi="Helvetica Neue"/>
          <w:color w:val="333333"/>
          <w:sz w:val="21"/>
          <w:szCs w:val="21"/>
          <w:shd w:val="clear" w:color="auto" w:fill="FFFFFF"/>
        </w:rPr>
        <w:t>(1) NOR usually have higher TLF than HOR</w:t>
      </w:r>
    </w:p>
    <w:p w14:paraId="3018FC25" w14:textId="17E2C7E6" w:rsidR="003965D6" w:rsidRDefault="003965D6" w:rsidP="00E432FA">
      <w:r>
        <w:rPr>
          <w:rFonts w:ascii="Helvetica Neue" w:hAnsi="Helvetica Neue"/>
          <w:color w:val="333333"/>
          <w:sz w:val="21"/>
          <w:szCs w:val="21"/>
          <w:shd w:val="clear" w:color="auto" w:fill="FFFFFF"/>
        </w:rPr>
        <w:t>(2) Male TLF is almost always lower than female TLF among HOR, but not among NOR.</w:t>
      </w:r>
      <w:r>
        <w:rPr>
          <w:rFonts w:ascii="Helvetica Neue" w:hAnsi="Helvetica Neue"/>
          <w:color w:val="333333"/>
          <w:sz w:val="21"/>
          <w:szCs w:val="21"/>
        </w:rPr>
        <w:br/>
      </w:r>
      <w:r>
        <w:rPr>
          <w:rFonts w:ascii="Helvetica Neue" w:hAnsi="Helvetica Neue"/>
          <w:color w:val="333333"/>
          <w:sz w:val="21"/>
          <w:szCs w:val="21"/>
          <w:shd w:val="clear" w:color="auto" w:fill="FFFFFF"/>
        </w:rPr>
        <w:t>(3) Changes in fitness from year to year appear correlated between HORs and NORs,and this interannual variation operates on a similar scale to the HOR NOR fitness differences (indeed we find this in the GLMM too).</w:t>
      </w:r>
    </w:p>
    <w:p w14:paraId="3429E2BF" w14:textId="518334A1" w:rsidR="003965D6" w:rsidRDefault="003965D6">
      <w:pPr>
        <w:pStyle w:val="CommentText"/>
      </w:pPr>
    </w:p>
    <w:p w14:paraId="3186D4D0" w14:textId="071D1C6B" w:rsidR="003965D6" w:rsidRDefault="003965D6">
      <w:pPr>
        <w:pStyle w:val="CommentText"/>
      </w:pPr>
      <w:r>
        <w:t xml:space="preserve">Also note one unusual year (2011), where HOR females  break from their otherwise tight correlation with HOR males and perform better than NOR females. </w:t>
      </w:r>
    </w:p>
    <w:p w14:paraId="57D1C888" w14:textId="6D78198E" w:rsidR="003965D6" w:rsidRDefault="003965D6">
      <w:pPr>
        <w:pStyle w:val="CommentText"/>
      </w:pPr>
    </w:p>
  </w:comment>
  <w:comment w:id="63" w:author="COUTURE Ryan B * ODFW" w:date="2022-11-14T16:36:00Z" w:initials="CRB*O">
    <w:p w14:paraId="7CAC4C60" w14:textId="77777777" w:rsidR="003965D6" w:rsidRDefault="003965D6" w:rsidP="001F7B0A">
      <w:pPr>
        <w:pStyle w:val="CommentText"/>
      </w:pPr>
      <w:r>
        <w:rPr>
          <w:rStyle w:val="CommentReference"/>
        </w:rPr>
        <w:annotationRef/>
      </w:r>
      <w:r>
        <w:t>It is interesting to see that other than HOR males, the groups track pretty close</w:t>
      </w:r>
    </w:p>
  </w:comment>
  <w:comment w:id="64" w:author="David Dayan" w:date="2022-10-19T17:28:00Z" w:initials="DD">
    <w:p w14:paraId="0C0A11E7" w14:textId="0440CBB7" w:rsidR="003965D6" w:rsidRDefault="003965D6">
      <w:pPr>
        <w:pStyle w:val="CommentText"/>
      </w:pPr>
      <w:r>
        <w:rPr>
          <w:rStyle w:val="CommentReference"/>
        </w:rPr>
        <w:annotationRef/>
      </w:r>
      <w:r w:rsidRPr="00A67FCF">
        <w:rPr>
          <w:highlight w:val="cyan"/>
        </w:rPr>
        <w:t>See comment on table 6</w:t>
      </w:r>
    </w:p>
  </w:comment>
  <w:comment w:id="65" w:author="David Dayan" w:date="2022-10-19T17:28:00Z" w:initials="DD">
    <w:p w14:paraId="4F2BE960" w14:textId="77777777" w:rsidR="003965D6" w:rsidRPr="00E511D3" w:rsidRDefault="003965D6">
      <w:pPr>
        <w:pStyle w:val="CommentText"/>
        <w:rPr>
          <w:highlight w:val="cyan"/>
        </w:rPr>
      </w:pPr>
      <w:r>
        <w:rPr>
          <w:rStyle w:val="CommentReference"/>
        </w:rPr>
        <w:annotationRef/>
      </w:r>
      <w:r w:rsidRPr="00E511D3">
        <w:rPr>
          <w:highlight w:val="cyan"/>
        </w:rPr>
        <w:t xml:space="preserve">CRRs are presented in previous reports for 2007 – 2010. </w:t>
      </w:r>
    </w:p>
    <w:p w14:paraId="69ADA413" w14:textId="77777777" w:rsidR="003965D6" w:rsidRPr="00E511D3" w:rsidRDefault="003965D6">
      <w:pPr>
        <w:pStyle w:val="CommentText"/>
        <w:rPr>
          <w:highlight w:val="cyan"/>
        </w:rPr>
      </w:pPr>
    </w:p>
    <w:p w14:paraId="1D248576" w14:textId="0EAB3C72" w:rsidR="003965D6" w:rsidRPr="00E511D3" w:rsidRDefault="003965D6">
      <w:pPr>
        <w:pStyle w:val="CommentText"/>
        <w:rPr>
          <w:highlight w:val="cyan"/>
        </w:rPr>
      </w:pPr>
      <w:r w:rsidRPr="00E511D3">
        <w:rPr>
          <w:highlight w:val="cyan"/>
        </w:rPr>
        <w:t xml:space="preserve">CRR can vary </w:t>
      </w:r>
      <w:r>
        <w:rPr>
          <w:highlight w:val="cyan"/>
        </w:rPr>
        <w:t>a little</w:t>
      </w:r>
      <w:r w:rsidRPr="00E511D3">
        <w:rPr>
          <w:highlight w:val="cyan"/>
        </w:rPr>
        <w:t xml:space="preserve"> between this table and previous reports, but they are also calculated very differently. Given the comments on the NSNT report, I think we should report CRR</w:t>
      </w:r>
      <w:r>
        <w:rPr>
          <w:highlight w:val="cyan"/>
          <w:vertAlign w:val="subscript"/>
        </w:rPr>
        <w:t>total</w:t>
      </w:r>
      <w:r w:rsidRPr="00E511D3">
        <w:rPr>
          <w:highlight w:val="cyan"/>
        </w:rPr>
        <w:t xml:space="preserve"> (</w:t>
      </w:r>
      <w:r>
        <w:rPr>
          <w:highlight w:val="cyan"/>
        </w:rPr>
        <w:t xml:space="preserve">i.e. </w:t>
      </w:r>
      <w:r w:rsidRPr="00E511D3">
        <w:rPr>
          <w:highlight w:val="cyan"/>
        </w:rPr>
        <w:t>using all individuals), but</w:t>
      </w:r>
      <w:r>
        <w:rPr>
          <w:highlight w:val="cyan"/>
        </w:rPr>
        <w:t xml:space="preserve"> if we wish our result to be compared to previous ones to understand how changes in assignment software and approaches affect the results</w:t>
      </w:r>
      <w:r w:rsidRPr="00E511D3">
        <w:rPr>
          <w:highlight w:val="cyan"/>
        </w:rPr>
        <w:t xml:space="preserve"> we should also present CRR</w:t>
      </w:r>
      <w:r w:rsidRPr="00E511D3">
        <w:rPr>
          <w:highlight w:val="cyan"/>
          <w:vertAlign w:val="subscript"/>
        </w:rPr>
        <w:t>F</w:t>
      </w:r>
      <w:r w:rsidRPr="00E511D3">
        <w:rPr>
          <w:highlight w:val="cyan"/>
        </w:rPr>
        <w:t xml:space="preserve"> and CRR</w:t>
      </w:r>
      <w:r w:rsidRPr="00E511D3">
        <w:rPr>
          <w:highlight w:val="cyan"/>
          <w:vertAlign w:val="subscript"/>
        </w:rPr>
        <w:t>M</w:t>
      </w:r>
    </w:p>
    <w:p w14:paraId="01DD2DA4" w14:textId="77777777" w:rsidR="003965D6" w:rsidRPr="00E511D3" w:rsidRDefault="003965D6">
      <w:pPr>
        <w:pStyle w:val="CommentText"/>
        <w:rPr>
          <w:highlight w:val="cyan"/>
        </w:rPr>
      </w:pPr>
    </w:p>
    <w:p w14:paraId="37E7ABE5" w14:textId="4DBA4C94" w:rsidR="003965D6" w:rsidRDefault="003965D6">
      <w:pPr>
        <w:pStyle w:val="CommentText"/>
        <w:rPr>
          <w:sz w:val="22"/>
          <w:szCs w:val="22"/>
          <w:highlight w:val="cyan"/>
        </w:rPr>
      </w:pPr>
      <w:r w:rsidRPr="00B01C3C">
        <w:rPr>
          <w:b/>
          <w:bCs/>
          <w:highlight w:val="cyan"/>
        </w:rPr>
        <w:t>Banks 2014:</w:t>
      </w:r>
      <w:r w:rsidRPr="00E511D3">
        <w:rPr>
          <w:highlight w:val="cyan"/>
        </w:rPr>
        <w:t xml:space="preserve"> “</w:t>
      </w:r>
      <w:r w:rsidRPr="00E511D3">
        <w:rPr>
          <w:sz w:val="22"/>
          <w:szCs w:val="22"/>
          <w:highlight w:val="cyan"/>
        </w:rPr>
        <w:t>We only used females in our calculations because the sex ratio was male biased in both years”</w:t>
      </w:r>
    </w:p>
    <w:p w14:paraId="7F18A22D" w14:textId="77777777" w:rsidR="003965D6" w:rsidRDefault="003965D6">
      <w:pPr>
        <w:pStyle w:val="CommentText"/>
        <w:rPr>
          <w:sz w:val="22"/>
          <w:szCs w:val="22"/>
          <w:highlight w:val="cyan"/>
        </w:rPr>
      </w:pPr>
    </w:p>
    <w:p w14:paraId="52B66663" w14:textId="3B251C4A" w:rsidR="003965D6" w:rsidRPr="00E511D3" w:rsidRDefault="003965D6">
      <w:pPr>
        <w:pStyle w:val="CommentText"/>
        <w:rPr>
          <w:sz w:val="22"/>
          <w:szCs w:val="22"/>
          <w:highlight w:val="cyan"/>
        </w:rPr>
      </w:pPr>
      <w:r w:rsidRPr="00E511D3">
        <w:rPr>
          <w:sz w:val="22"/>
          <w:szCs w:val="22"/>
          <w:highlight w:val="cyan"/>
        </w:rPr>
        <w:t>So the CRR</w:t>
      </w:r>
      <w:r w:rsidRPr="00E511D3">
        <w:rPr>
          <w:sz w:val="22"/>
          <w:szCs w:val="22"/>
          <w:highlight w:val="cyan"/>
          <w:vertAlign w:val="subscript"/>
        </w:rPr>
        <w:t>F</w:t>
      </w:r>
      <w:r w:rsidRPr="00E511D3">
        <w:rPr>
          <w:sz w:val="22"/>
          <w:szCs w:val="22"/>
          <w:highlight w:val="cyan"/>
        </w:rPr>
        <w:t xml:space="preserve"> presented in our table matches to </w:t>
      </w:r>
      <w:r>
        <w:rPr>
          <w:sz w:val="22"/>
          <w:szCs w:val="22"/>
          <w:highlight w:val="cyan"/>
        </w:rPr>
        <w:t>“</w:t>
      </w:r>
      <w:r w:rsidRPr="00E511D3">
        <w:rPr>
          <w:sz w:val="22"/>
          <w:szCs w:val="22"/>
          <w:highlight w:val="cyan"/>
        </w:rPr>
        <w:t>CRR</w:t>
      </w:r>
      <w:r>
        <w:rPr>
          <w:sz w:val="22"/>
          <w:szCs w:val="22"/>
          <w:highlight w:val="cyan"/>
        </w:rPr>
        <w:t>”</w:t>
      </w:r>
      <w:r w:rsidRPr="00E511D3">
        <w:rPr>
          <w:sz w:val="22"/>
          <w:szCs w:val="22"/>
          <w:highlight w:val="cyan"/>
        </w:rPr>
        <w:t xml:space="preserve"> from Banks 2014. Their reported values are 0.41 and 0.31 for 2007 and 2008, ours are somewhat different (0.36 and 0.30). Also, carcasses are excluded from the</w:t>
      </w:r>
      <w:r>
        <w:rPr>
          <w:sz w:val="22"/>
          <w:szCs w:val="22"/>
          <w:highlight w:val="cyan"/>
        </w:rPr>
        <w:t>ir</w:t>
      </w:r>
      <w:r w:rsidRPr="00E511D3">
        <w:rPr>
          <w:sz w:val="22"/>
          <w:szCs w:val="22"/>
          <w:highlight w:val="cyan"/>
        </w:rPr>
        <w:t xml:space="preserve"> calculation.</w:t>
      </w:r>
    </w:p>
    <w:p w14:paraId="6476B007" w14:textId="77777777" w:rsidR="003965D6" w:rsidRPr="00E511D3" w:rsidRDefault="003965D6">
      <w:pPr>
        <w:pStyle w:val="CommentText"/>
        <w:rPr>
          <w:sz w:val="22"/>
          <w:szCs w:val="22"/>
          <w:highlight w:val="cyan"/>
        </w:rPr>
      </w:pPr>
    </w:p>
    <w:p w14:paraId="525DDC22" w14:textId="77777777" w:rsidR="003965D6" w:rsidRPr="00E511D3" w:rsidRDefault="003965D6">
      <w:pPr>
        <w:pStyle w:val="CommentText"/>
        <w:rPr>
          <w:sz w:val="22"/>
          <w:szCs w:val="22"/>
          <w:highlight w:val="cyan"/>
        </w:rPr>
      </w:pPr>
      <w:r w:rsidRPr="00B01C3C">
        <w:rPr>
          <w:b/>
          <w:bCs/>
          <w:sz w:val="22"/>
          <w:szCs w:val="22"/>
          <w:highlight w:val="cyan"/>
        </w:rPr>
        <w:t>Sard 2016:</w:t>
      </w:r>
      <w:r w:rsidRPr="00E511D3">
        <w:rPr>
          <w:sz w:val="22"/>
          <w:szCs w:val="22"/>
          <w:highlight w:val="cyan"/>
        </w:rPr>
        <w:t xml:space="preserve"> Same as Banks 2014. </w:t>
      </w:r>
    </w:p>
    <w:p w14:paraId="258C6615" w14:textId="77777777" w:rsidR="003965D6" w:rsidRPr="00E511D3" w:rsidRDefault="003965D6">
      <w:pPr>
        <w:pStyle w:val="CommentText"/>
        <w:rPr>
          <w:sz w:val="22"/>
          <w:szCs w:val="22"/>
          <w:highlight w:val="cyan"/>
        </w:rPr>
      </w:pPr>
    </w:p>
    <w:p w14:paraId="0E0A113E" w14:textId="77777777" w:rsidR="003965D6" w:rsidRDefault="003965D6">
      <w:pPr>
        <w:pStyle w:val="CommentText"/>
        <w:rPr>
          <w:sz w:val="22"/>
          <w:szCs w:val="22"/>
        </w:rPr>
      </w:pPr>
      <w:r w:rsidRPr="00B01C3C">
        <w:rPr>
          <w:b/>
          <w:bCs/>
          <w:sz w:val="22"/>
          <w:szCs w:val="22"/>
          <w:highlight w:val="cyan"/>
        </w:rPr>
        <w:t>Banks 2016:</w:t>
      </w:r>
      <w:r w:rsidRPr="00E511D3">
        <w:rPr>
          <w:sz w:val="22"/>
          <w:szCs w:val="22"/>
          <w:highlight w:val="cyan"/>
        </w:rPr>
        <w:t xml:space="preserve"> In their next report (2016) CRR is calculated differently. They still present what we call CRR</w:t>
      </w:r>
      <w:r w:rsidRPr="00E511D3">
        <w:rPr>
          <w:sz w:val="22"/>
          <w:szCs w:val="22"/>
          <w:highlight w:val="cyan"/>
          <w:vertAlign w:val="subscript"/>
        </w:rPr>
        <w:t>F</w:t>
      </w:r>
      <w:r w:rsidRPr="00E511D3">
        <w:rPr>
          <w:sz w:val="22"/>
          <w:szCs w:val="22"/>
          <w:highlight w:val="cyan"/>
        </w:rPr>
        <w:t xml:space="preserve"> as CRR, but the number of inferred F1s from grandparentage analysis and assigned carcasses are added to the number of offspring contributing to their parent’s CRR. This allows them to revise CRR up for 2007 (0.46) and 2008 (0.45) and present new CRRs for 2009 (0.07) and 2010 (0.18).</w:t>
      </w:r>
    </w:p>
    <w:p w14:paraId="7F9FC10A" w14:textId="77777777" w:rsidR="003965D6" w:rsidRDefault="003965D6">
      <w:pPr>
        <w:pStyle w:val="CommentText"/>
        <w:rPr>
          <w:sz w:val="22"/>
          <w:szCs w:val="22"/>
        </w:rPr>
      </w:pPr>
      <w:r w:rsidRPr="00E511D3">
        <w:rPr>
          <w:sz w:val="22"/>
          <w:szCs w:val="22"/>
          <w:highlight w:val="cyan"/>
        </w:rPr>
        <w:t>The inferred F1s have little impact on the CRRs in 2009 and 2010, contributing 0.0017 to CRR in 2009 and 0 in 2010</w:t>
      </w:r>
      <w:r>
        <w:rPr>
          <w:sz w:val="22"/>
          <w:szCs w:val="22"/>
        </w:rPr>
        <w:t xml:space="preserve"> </w:t>
      </w:r>
    </w:p>
    <w:p w14:paraId="3CDD1C8E" w14:textId="77777777" w:rsidR="003965D6" w:rsidRDefault="003965D6">
      <w:pPr>
        <w:pStyle w:val="CommentText"/>
        <w:rPr>
          <w:sz w:val="22"/>
          <w:szCs w:val="22"/>
        </w:rPr>
      </w:pPr>
    </w:p>
    <w:p w14:paraId="2A6036F2" w14:textId="10CFE767" w:rsidR="003965D6" w:rsidRDefault="003965D6">
      <w:pPr>
        <w:pStyle w:val="CommentText"/>
        <w:rPr>
          <w:sz w:val="22"/>
          <w:szCs w:val="22"/>
        </w:rPr>
      </w:pPr>
      <w:r>
        <w:rPr>
          <w:sz w:val="22"/>
          <w:szCs w:val="22"/>
        </w:rPr>
        <w:t>If we use the values without inferred F1s, the Pearson correlation between our CRR</w:t>
      </w:r>
      <w:r>
        <w:rPr>
          <w:sz w:val="22"/>
          <w:szCs w:val="22"/>
          <w:vertAlign w:val="subscript"/>
        </w:rPr>
        <w:t>F</w:t>
      </w:r>
      <w:r>
        <w:rPr>
          <w:sz w:val="22"/>
          <w:szCs w:val="22"/>
        </w:rPr>
        <w:t xml:space="preserve"> values and previous values is 0.985. So, just as with the assignment % comparisons, we can see that changes to the assignment methods and filtering have only a limited effect on a downstream result: CRR</w:t>
      </w:r>
      <w:r>
        <w:rPr>
          <w:sz w:val="22"/>
          <w:szCs w:val="22"/>
          <w:vertAlign w:val="subscript"/>
        </w:rPr>
        <w:t>F</w:t>
      </w:r>
      <w:r>
        <w:rPr>
          <w:sz w:val="22"/>
          <w:szCs w:val="22"/>
        </w:rPr>
        <w:t>.</w:t>
      </w:r>
    </w:p>
    <w:p w14:paraId="494C98B8" w14:textId="124E365C" w:rsidR="003965D6" w:rsidRDefault="003965D6">
      <w:pPr>
        <w:pStyle w:val="CommentText"/>
      </w:pPr>
    </w:p>
  </w:comment>
  <w:comment w:id="66" w:author="David Dayan" w:date="2022-10-19T11:34:00Z" w:initials="DD">
    <w:p w14:paraId="4FE08C30" w14:textId="746EF0DD" w:rsidR="003965D6" w:rsidRDefault="003965D6">
      <w:pPr>
        <w:pStyle w:val="CommentText"/>
      </w:pPr>
      <w:r>
        <w:rPr>
          <w:rStyle w:val="CommentReference"/>
        </w:rPr>
        <w:annotationRef/>
      </w:r>
    </w:p>
  </w:comment>
  <w:comment w:id="67" w:author="David Dayan" w:date="2022-10-18T15:06:00Z" w:initials="DD">
    <w:p w14:paraId="19475704" w14:textId="7EC6FCF2" w:rsidR="003965D6" w:rsidRDefault="003965D6">
      <w:pPr>
        <w:pStyle w:val="CommentText"/>
      </w:pPr>
      <w:r>
        <w:rPr>
          <w:rStyle w:val="CommentReference"/>
        </w:rPr>
        <w:annotationRef/>
      </w:r>
      <w:r>
        <w:t>Included this here because we put the interpretation of Nb in the results in the NSNT report but perhaps better in discussion?</w:t>
      </w:r>
    </w:p>
  </w:comment>
  <w:comment w:id="68" w:author="David Dayan" w:date="2022-10-19T18:06:00Z" w:initials="DD">
    <w:p w14:paraId="01143F55" w14:textId="11087E6D" w:rsidR="003965D6" w:rsidRPr="00D22DD3" w:rsidRDefault="003965D6">
      <w:pPr>
        <w:pStyle w:val="CommentText"/>
        <w:rPr>
          <w:highlight w:val="cyan"/>
        </w:rPr>
      </w:pPr>
      <w:r>
        <w:rPr>
          <w:rStyle w:val="CommentReference"/>
        </w:rPr>
        <w:annotationRef/>
      </w:r>
      <w:r>
        <w:t>T</w:t>
      </w:r>
      <w:r w:rsidRPr="00D22DD3">
        <w:rPr>
          <w:highlight w:val="cyan"/>
        </w:rPr>
        <w:t>his is perhaps the clearest case of why it makes sense to present the updated results</w:t>
      </w:r>
      <w:r>
        <w:rPr>
          <w:highlight w:val="cyan"/>
        </w:rPr>
        <w:t xml:space="preserve"> for all years instead of either only presenting new results (2011 – 2015), or a combination of new and old results</w:t>
      </w:r>
      <w:r w:rsidRPr="00D22DD3">
        <w:rPr>
          <w:highlight w:val="cyan"/>
        </w:rPr>
        <w:t>.</w:t>
      </w:r>
    </w:p>
    <w:p w14:paraId="7C302C43" w14:textId="5331DB99" w:rsidR="003965D6" w:rsidRPr="00D22DD3" w:rsidRDefault="003965D6">
      <w:pPr>
        <w:pStyle w:val="CommentText"/>
        <w:rPr>
          <w:highlight w:val="cyan"/>
        </w:rPr>
      </w:pPr>
    </w:p>
    <w:p w14:paraId="0C346C61" w14:textId="4E88243F" w:rsidR="003965D6" w:rsidRPr="00D22DD3" w:rsidRDefault="003965D6">
      <w:pPr>
        <w:pStyle w:val="CommentText"/>
        <w:rPr>
          <w:highlight w:val="cyan"/>
        </w:rPr>
      </w:pPr>
      <w:r w:rsidRPr="00D22DD3">
        <w:rPr>
          <w:highlight w:val="cyan"/>
        </w:rPr>
        <w:t xml:space="preserve">Previous work used p_crit of 0.02. We calculate NB at many pcrits, but only present results using singleton filtering given new </w:t>
      </w:r>
      <w:r>
        <w:rPr>
          <w:highlight w:val="cyan"/>
        </w:rPr>
        <w:t>best practices</w:t>
      </w:r>
      <w:r w:rsidRPr="00D22DD3">
        <w:rPr>
          <w:highlight w:val="cyan"/>
        </w:rPr>
        <w:t xml:space="preserve"> for NeEstimator. This more liberal filtering approach increases the Nb estimate by around 40%. </w:t>
      </w:r>
    </w:p>
    <w:p w14:paraId="4ECFB404" w14:textId="194CBC6D" w:rsidR="003965D6" w:rsidRPr="00D22DD3" w:rsidRDefault="003965D6">
      <w:pPr>
        <w:pStyle w:val="CommentText"/>
        <w:rPr>
          <w:highlight w:val="cyan"/>
        </w:rPr>
      </w:pPr>
    </w:p>
    <w:p w14:paraId="3AC2590B" w14:textId="3B9FA7B4" w:rsidR="003965D6" w:rsidRPr="00D22DD3" w:rsidRDefault="003965D6">
      <w:pPr>
        <w:pStyle w:val="CommentText"/>
        <w:rPr>
          <w:highlight w:val="cyan"/>
        </w:rPr>
      </w:pPr>
      <w:r w:rsidRPr="00D22DD3">
        <w:rPr>
          <w:highlight w:val="cyan"/>
        </w:rPr>
        <w:t>Imagine a case where true Nb is</w:t>
      </w:r>
      <w:r>
        <w:rPr>
          <w:highlight w:val="cyan"/>
        </w:rPr>
        <w:t xml:space="preserve"> always</w:t>
      </w:r>
      <w:r w:rsidRPr="00D22DD3">
        <w:rPr>
          <w:highlight w:val="cyan"/>
        </w:rPr>
        <w:t xml:space="preserve"> 100, without presenting the recalculated results for 2007 – 2010, there would be an apparent increase in </w:t>
      </w:r>
      <w:r>
        <w:rPr>
          <w:highlight w:val="cyan"/>
        </w:rPr>
        <w:t xml:space="preserve">estimated </w:t>
      </w:r>
      <w:r w:rsidRPr="00D22DD3">
        <w:rPr>
          <w:highlight w:val="cyan"/>
        </w:rPr>
        <w:t>Nb in 2011 – 2015 to 140, suggestive of an increase in spawner diversity, but this would be entirely driven by the change in methods.</w:t>
      </w:r>
    </w:p>
    <w:p w14:paraId="1C6C9DD9" w14:textId="77777777" w:rsidR="003965D6" w:rsidRPr="00D22DD3" w:rsidRDefault="003965D6">
      <w:pPr>
        <w:pStyle w:val="CommentText"/>
        <w:rPr>
          <w:highlight w:val="cyan"/>
        </w:rPr>
      </w:pPr>
    </w:p>
    <w:p w14:paraId="689BF04B" w14:textId="768D6431" w:rsidR="003965D6" w:rsidRDefault="003965D6">
      <w:pPr>
        <w:pStyle w:val="CommentText"/>
      </w:pPr>
      <w:r w:rsidRPr="00D22DD3">
        <w:rPr>
          <w:highlight w:val="cyan"/>
        </w:rPr>
        <w:t>Previous work also uses NeEstimator v2.0 whereas our results use v2.1. Since we calculated Nb at a pcrit of 0.02 (although we don’t present it here) we can compare the effect of the software version change (and/or changes in filtering to the genetic data) on Nb. At p_crit of 0.02, the new data and software version always produces substantially larger Nb estimates</w:t>
      </w:r>
      <w:r>
        <w:rPr>
          <w:highlight w:val="cyan"/>
        </w:rPr>
        <w:t>, exacerbating the effect of the change in p_crit</w:t>
      </w:r>
      <w:r w:rsidRPr="00D22DD3">
        <w:rPr>
          <w:highlight w:val="cyan"/>
        </w:rPr>
        <w:t>.</w:t>
      </w:r>
      <w:r>
        <w:t xml:space="preserve">  </w:t>
      </w:r>
    </w:p>
  </w:comment>
  <w:comment w:id="69" w:author="COUTURE Ryan B * ODFW" w:date="2022-11-14T16:42:00Z" w:initials="CRB*O">
    <w:p w14:paraId="7DEBEF31" w14:textId="77777777" w:rsidR="003965D6" w:rsidRDefault="003965D6" w:rsidP="001F7B0A">
      <w:pPr>
        <w:pStyle w:val="CommentText"/>
      </w:pPr>
      <w:r>
        <w:rPr>
          <w:rStyle w:val="CommentReference"/>
        </w:rPr>
        <w:annotationRef/>
      </w:r>
      <w:r>
        <w:t>Is this the opposite of results for the N. Santiam?  Would be good to did into this a bit more if so</w:t>
      </w:r>
    </w:p>
  </w:comment>
  <w:comment w:id="70" w:author="David Dayan" w:date="2022-11-14T17:32:00Z" w:initials="DD">
    <w:p w14:paraId="29F15587" w14:textId="2BE96665" w:rsidR="003965D6" w:rsidRDefault="003965D6">
      <w:pPr>
        <w:pStyle w:val="CommentText"/>
      </w:pPr>
      <w:r>
        <w:rPr>
          <w:rStyle w:val="CommentReference"/>
        </w:rPr>
        <w:annotationRef/>
      </w:r>
      <w:r>
        <w:t>Yes, it is different from the North Santiam. I think we want to keep the report mostly focused on McKenzie, but I agree we should think about how to synthesize the McKenzie results with the North Santiam, and perhaps we can include some of this synthesis in the discussion.</w:t>
      </w:r>
    </w:p>
    <w:p w14:paraId="5F62CA95" w14:textId="1381902B" w:rsidR="003965D6" w:rsidRDefault="003965D6">
      <w:pPr>
        <w:pStyle w:val="CommentText"/>
      </w:pPr>
    </w:p>
    <w:p w14:paraId="6C847685" w14:textId="1855EE4B" w:rsidR="003965D6" w:rsidRDefault="003965D6">
      <w:pPr>
        <w:pStyle w:val="CommentText"/>
      </w:pPr>
      <w:r>
        <w:t>Some additional info on this topic to consider:</w:t>
      </w:r>
    </w:p>
    <w:p w14:paraId="33A3733C" w14:textId="77777777" w:rsidR="003965D6" w:rsidRDefault="003965D6">
      <w:pPr>
        <w:pStyle w:val="CommentText"/>
      </w:pPr>
    </w:p>
    <w:p w14:paraId="04586E1B" w14:textId="2B455541" w:rsidR="003965D6" w:rsidRDefault="003965D6">
      <w:pPr>
        <w:pStyle w:val="CommentText"/>
      </w:pPr>
      <w:r>
        <w:t>(1) The overall range of sex ratios between the McKenzie and North Santiam reports is similar. (0.6 to 2.0) vs (0.8 to 2.0)</w:t>
      </w:r>
    </w:p>
    <w:p w14:paraId="1DE469B2" w14:textId="77777777" w:rsidR="003965D6" w:rsidRDefault="003965D6">
      <w:pPr>
        <w:pStyle w:val="CommentText"/>
      </w:pPr>
    </w:p>
    <w:p w14:paraId="0532E0BA" w14:textId="622EDA40" w:rsidR="003965D6" w:rsidRDefault="003965D6">
      <w:pPr>
        <w:pStyle w:val="CommentText"/>
      </w:pPr>
      <w:r>
        <w:t>(2) But, there are more years included in the model for McKenzie than for North Santiam (9 versus 5), and there is only one year with a female biased sex ratio in the North Santiam.</w:t>
      </w:r>
    </w:p>
    <w:p w14:paraId="4181477E" w14:textId="77777777" w:rsidR="003965D6" w:rsidRDefault="003965D6">
      <w:pPr>
        <w:pStyle w:val="CommentText"/>
      </w:pPr>
    </w:p>
    <w:p w14:paraId="7DE21712" w14:textId="070D1B6F" w:rsidR="003965D6" w:rsidRDefault="003965D6">
      <w:pPr>
        <w:pStyle w:val="CommentText"/>
      </w:pPr>
      <w:r>
        <w:t>(3) Similar numbers of salmon are released above the dams on average, but the percent of HOR spawners released above Cougar Dam varies from 47% - 100%. In contrast, with the exception of one year, all salmon released above Detroit Dam were HOR</w:t>
      </w:r>
      <w:r w:rsidR="002F0D3A">
        <w:t xml:space="preserve">. There are a number of reasons why this might mediate the effects of sex ratio, including effects related to mate-choice, </w:t>
      </w:r>
      <w:proofErr w:type="spellStart"/>
      <w:r w:rsidR="002F0D3A">
        <w:t>redd</w:t>
      </w:r>
      <w:proofErr w:type="spellEnd"/>
      <w:r w:rsidR="002F0D3A">
        <w:t xml:space="preserve"> superimposition and others.</w:t>
      </w:r>
    </w:p>
    <w:p w14:paraId="030B95B6" w14:textId="77777777" w:rsidR="003965D6" w:rsidRDefault="003965D6">
      <w:pPr>
        <w:pStyle w:val="CommentText"/>
      </w:pPr>
    </w:p>
    <w:p w14:paraId="69085FC1" w14:textId="2CBB652D" w:rsidR="003965D6" w:rsidRDefault="003965D6">
      <w:pPr>
        <w:pStyle w:val="CommentText"/>
      </w:pPr>
      <w:r>
        <w:t>(4) It seems like salmon released above Cougar Dam dispersed after release much more than those released above Detroit Dam. This is very back of the napkin stuff, but for the 1258 mate pairs identified in the McKenzie pedigree, 571 (55%) were between salmon released in different locations, but in the North Santiam only 1789/2220 (19%) mate pairs were between individuals released in different locations, despite the fact that there are many more release sites in the North Santiam.</w:t>
      </w:r>
      <w:r w:rsidR="00A102AE">
        <w:t xml:space="preserve"> This suggests that spawners may be more free to disperse to optimize the operational sex ratio. </w:t>
      </w:r>
    </w:p>
    <w:p w14:paraId="30A8E760" w14:textId="08174CFB" w:rsidR="003965D6" w:rsidRDefault="003965D6">
      <w:pPr>
        <w:pStyle w:val="CommentText"/>
      </w:pPr>
    </w:p>
    <w:p w14:paraId="00F0F0DC" w14:textId="6D902E02" w:rsidR="003965D6" w:rsidRDefault="003965D6">
      <w:pPr>
        <w:pStyle w:val="CommentText"/>
      </w:pPr>
      <w:r>
        <w:t xml:space="preserve">My suspicion is that either the North Santiam result is spurious, or the sex ratio effect is mediated by the either the </w:t>
      </w:r>
      <w:proofErr w:type="spellStart"/>
      <w:r>
        <w:t>pHOS</w:t>
      </w:r>
      <w:proofErr w:type="spellEnd"/>
      <w:r>
        <w:t xml:space="preserve"> or the ability for spawners to disperse</w:t>
      </w:r>
      <w:r w:rsidR="00A102AE">
        <w:t xml:space="preserve"> to optimize the operational sex ratio</w:t>
      </w:r>
      <w:r>
        <w:t xml:space="preserve">, but I’m not sure we can do much more than speculate here.  </w:t>
      </w:r>
    </w:p>
    <w:p w14:paraId="30858FCD" w14:textId="77777777" w:rsidR="003965D6" w:rsidRDefault="003965D6">
      <w:pPr>
        <w:pStyle w:val="CommentText"/>
      </w:pPr>
    </w:p>
    <w:p w14:paraId="0F156DBB" w14:textId="659C195A" w:rsidR="003965D6" w:rsidRDefault="003965D6">
      <w:pPr>
        <w:pStyle w:val="CommentText"/>
      </w:pPr>
    </w:p>
  </w:comment>
  <w:comment w:id="71" w:author="COUTURE Ryan B * ODFW" w:date="2022-11-14T16:46:00Z" w:initials="CRB*O">
    <w:p w14:paraId="422BE55D" w14:textId="77777777" w:rsidR="003965D6" w:rsidRDefault="003965D6" w:rsidP="001F7B0A">
      <w:pPr>
        <w:pStyle w:val="CommentText"/>
      </w:pPr>
      <w:r>
        <w:rPr>
          <w:rStyle w:val="CommentReference"/>
        </w:rPr>
        <w:annotationRef/>
      </w:r>
      <w:r>
        <w:t>Just so I understand, this infers that timing of recycling is more critical, in terms of NOR's produced above, than recycling itself?</w:t>
      </w:r>
    </w:p>
  </w:comment>
  <w:comment w:id="72" w:author="COUTURE Ryan B * ODFW" w:date="2022-11-14T16:48:00Z" w:initials="CRB*O">
    <w:p w14:paraId="1143085F" w14:textId="77777777" w:rsidR="003965D6" w:rsidRDefault="003965D6" w:rsidP="001F7B0A">
      <w:pPr>
        <w:pStyle w:val="CommentText"/>
      </w:pPr>
      <w:r>
        <w:rPr>
          <w:rStyle w:val="CommentReference"/>
        </w:rPr>
        <w:annotationRef/>
      </w:r>
      <w:r>
        <w:t>Just trying to think through the mgmt implications</w:t>
      </w:r>
    </w:p>
  </w:comment>
  <w:comment w:id="73" w:author="David Dayan" w:date="2022-11-15T13:05:00Z" w:initials="DD">
    <w:p w14:paraId="0FAB82FA" w14:textId="5812D14F" w:rsidR="003965D6" w:rsidRDefault="003965D6">
      <w:pPr>
        <w:pStyle w:val="CommentText"/>
      </w:pPr>
      <w:r>
        <w:rPr>
          <w:rStyle w:val="CommentReference"/>
        </w:rPr>
        <w:annotationRef/>
      </w:r>
      <w:r>
        <w:t>I tend to think of it this way:</w:t>
      </w:r>
    </w:p>
    <w:p w14:paraId="5CC85FE5" w14:textId="61F660DB" w:rsidR="003965D6" w:rsidRDefault="003965D6">
      <w:pPr>
        <w:pStyle w:val="CommentText"/>
      </w:pPr>
    </w:p>
    <w:p w14:paraId="43EE8F98" w14:textId="3CCFD4D7" w:rsidR="003965D6" w:rsidRDefault="003965D6">
      <w:pPr>
        <w:pStyle w:val="CommentText"/>
      </w:pPr>
      <w:r>
        <w:t>Most salmon produced above the dam will still try to return above the dam after downstream recycling, but most NOR immigrants will not.</w:t>
      </w:r>
    </w:p>
    <w:p w14:paraId="0C2517D2" w14:textId="4F23516D" w:rsidR="003965D6" w:rsidRDefault="003965D6">
      <w:pPr>
        <w:pStyle w:val="CommentText"/>
      </w:pPr>
    </w:p>
    <w:p w14:paraId="18F7B1DE" w14:textId="2643800B" w:rsidR="003965D6" w:rsidRDefault="003D25F7">
      <w:pPr>
        <w:pStyle w:val="CommentText"/>
      </w:pPr>
      <w:r>
        <w:t>Additionally, i</w:t>
      </w:r>
      <w:r w:rsidR="003965D6">
        <w:t xml:space="preserve">ndividuals arrive at the dam in two pulses, and the proportion of NOR immigrants increases over time, </w:t>
      </w:r>
      <w:r w:rsidR="005B172E">
        <w:t xml:space="preserve">and </w:t>
      </w:r>
      <w:r w:rsidR="003965D6">
        <w:t>when you put these two effects together you get an early pulse consisting of mostly salmon produced above the dam, and second consisting mostly of NOR immigrants (see below).</w:t>
      </w:r>
    </w:p>
    <w:p w14:paraId="78BD443B" w14:textId="0FEF8B0A" w:rsidR="003965D6" w:rsidRDefault="003965D6">
      <w:pPr>
        <w:pStyle w:val="CommentText"/>
      </w:pPr>
    </w:p>
    <w:p w14:paraId="73B5BEFE" w14:textId="73232249" w:rsidR="003965D6" w:rsidRDefault="003965D6">
      <w:pPr>
        <w:pStyle w:val="CommentText"/>
      </w:pPr>
      <w:r w:rsidRPr="003D3D49">
        <w:rPr>
          <w:noProof/>
        </w:rPr>
        <w:drawing>
          <wp:inline distT="0" distB="0" distL="0" distR="0" wp14:anchorId="25E74D92" wp14:editId="5A130FC6">
            <wp:extent cx="2445058" cy="1638709"/>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2"/>
                    <a:stretch>
                      <a:fillRect/>
                    </a:stretch>
                  </pic:blipFill>
                  <pic:spPr>
                    <a:xfrm>
                      <a:off x="0" y="0"/>
                      <a:ext cx="2450864" cy="1642600"/>
                    </a:xfrm>
                    <a:prstGeom prst="rect">
                      <a:avLst/>
                    </a:prstGeom>
                  </pic:spPr>
                </pic:pic>
              </a:graphicData>
            </a:graphic>
          </wp:inline>
        </w:drawing>
      </w:r>
    </w:p>
    <w:p w14:paraId="47D0F65F" w14:textId="77777777" w:rsidR="003965D6" w:rsidRDefault="003965D6" w:rsidP="003D3D49">
      <w:pPr>
        <w:pStyle w:val="CommentText"/>
      </w:pPr>
    </w:p>
    <w:p w14:paraId="1E94C927" w14:textId="02606A0C" w:rsidR="003965D6" w:rsidRDefault="003965D6" w:rsidP="003D3D49">
      <w:pPr>
        <w:pStyle w:val="CommentText"/>
      </w:pPr>
      <w:r>
        <w:t xml:space="preserve">So managers should pick a cutoff date for LSDR that balances the costs and benefits of above dam transport for these two types of salmon collected at the trap. I hope the framing of the discussion will clarify this. </w:t>
      </w:r>
    </w:p>
    <w:p w14:paraId="5E11CCFC" w14:textId="44A07CD3" w:rsidR="003965D6" w:rsidRDefault="003965D6">
      <w:pPr>
        <w:pStyle w:val="CommentText"/>
      </w:pPr>
      <w:r>
        <w:t>.</w:t>
      </w:r>
    </w:p>
  </w:comment>
  <w:comment w:id="74" w:author="COUTURE Ryan B * ODFW" w:date="2022-11-14T16:48:00Z" w:initials="CRB*O">
    <w:p w14:paraId="2C4E0A2B" w14:textId="77777777" w:rsidR="003965D6" w:rsidRDefault="003965D6" w:rsidP="001F7B0A">
      <w:pPr>
        <w:pStyle w:val="CommentText"/>
      </w:pPr>
      <w:r>
        <w:rPr>
          <w:rStyle w:val="CommentReference"/>
        </w:rPr>
        <w:annotationRef/>
      </w:r>
      <w:r>
        <w:t>Is this similar to other studies?</w:t>
      </w:r>
    </w:p>
  </w:comment>
  <w:comment w:id="75" w:author="David Dayan" w:date="2022-11-15T13:06:00Z" w:initials="DD">
    <w:p w14:paraId="474E3B87" w14:textId="71999B90" w:rsidR="003965D6" w:rsidRDefault="003965D6">
      <w:pPr>
        <w:pStyle w:val="CommentText"/>
      </w:pPr>
      <w:r>
        <w:rPr>
          <w:rStyle w:val="CommentReference"/>
        </w:rPr>
        <w:annotationRef/>
      </w:r>
      <w:r>
        <w:t>Yes, this value is similar to those from the North Santiam report (20% below Big Cliff and 30% above Detroit). A key takeaway here is that there is a lot of variance in fitness between spawners (most have zero fitness, but others have 17!), a common finding (Evans et al 2016, Anderson et al 2013)</w:t>
      </w:r>
      <w:r w:rsidR="00104E4C">
        <w:t>.</w:t>
      </w:r>
      <w:r>
        <w:t xml:space="preserve"> </w:t>
      </w:r>
    </w:p>
  </w:comment>
  <w:comment w:id="76" w:author="COUTURE Ryan B * ODFW" w:date="2022-11-14T16:50:00Z" w:initials="CRB*O">
    <w:p w14:paraId="1F5487B7" w14:textId="77777777" w:rsidR="003965D6" w:rsidRDefault="003965D6" w:rsidP="001F7B0A">
      <w:pPr>
        <w:pStyle w:val="CommentText"/>
      </w:pPr>
      <w:r>
        <w:rPr>
          <w:rStyle w:val="CommentReference"/>
        </w:rPr>
        <w:annotationRef/>
      </w:r>
      <w:r>
        <w:t xml:space="preserve">Also limited </w:t>
      </w:r>
      <w:proofErr w:type="spellStart"/>
      <w:r>
        <w:t>affect</w:t>
      </w:r>
      <w:proofErr w:type="spellEnd"/>
      <w:r>
        <w:t xml:space="preserve"> of sex ration bias? Is that because the sex ratios were less skewed?  Than say the NS results</w:t>
      </w:r>
    </w:p>
  </w:comment>
  <w:comment w:id="77" w:author="David Dayan" w:date="2022-11-15T13:26:00Z" w:initials="DD">
    <w:p w14:paraId="0DFE6E6F" w14:textId="35DFD508" w:rsidR="003965D6" w:rsidRDefault="003965D6">
      <w:pPr>
        <w:pStyle w:val="CommentText"/>
      </w:pPr>
      <w:r>
        <w:rPr>
          <w:rStyle w:val="CommentReference"/>
        </w:rPr>
        <w:annotationRef/>
      </w:r>
      <w:r w:rsidR="00104E4C">
        <w:t xml:space="preserve">The total range of modeled sex ratios is similar, but </w:t>
      </w:r>
      <w:r>
        <w:t>skews are not similar between the two reports. North Santiam skewed sex ratios are mostly male biased, and therefore we can really only determine that strongly male skewed sex ratios are worse than neutral sex ratios. McKenzie includes both male and female biased years (and more years).</w:t>
      </w:r>
    </w:p>
  </w:comment>
  <w:comment w:id="78" w:author="COUTURE Ryan B * ODFW" w:date="2022-11-14T16:52:00Z" w:initials="CRB*O">
    <w:p w14:paraId="44C1F1E9" w14:textId="77777777" w:rsidR="003965D6" w:rsidRDefault="003965D6" w:rsidP="001F7B0A">
      <w:pPr>
        <w:pStyle w:val="CommentText"/>
      </w:pPr>
      <w:r>
        <w:rPr>
          <w:rStyle w:val="CommentReference"/>
        </w:rPr>
        <w:annotationRef/>
      </w:r>
      <w:r>
        <w:t>Need to think through how this impacts/supports the LSDR protocols...</w:t>
      </w:r>
    </w:p>
  </w:comment>
  <w:comment w:id="79" w:author="David Dayan" w:date="2022-11-15T14:15:00Z" w:initials="DD">
    <w:p w14:paraId="03DB3966" w14:textId="2EC4BBBF" w:rsidR="003965D6" w:rsidRDefault="003965D6">
      <w:pPr>
        <w:pStyle w:val="CommentText"/>
      </w:pPr>
      <w:r>
        <w:rPr>
          <w:rStyle w:val="CommentReference"/>
        </w:rPr>
        <w:annotationRef/>
      </w:r>
      <w:r>
        <w:t xml:space="preserve">I get into this in the discussion, hopefully it is </w:t>
      </w:r>
      <w:proofErr w:type="spellStart"/>
      <w:r>
        <w:t>clarifiying</w:t>
      </w:r>
      <w:proofErr w:type="spellEnd"/>
      <w:r>
        <w:t xml:space="preserve">. </w:t>
      </w:r>
    </w:p>
  </w:comment>
  <w:comment w:id="80" w:author="David Dayan" w:date="2022-11-03T18:22:00Z" w:initials="DD">
    <w:p w14:paraId="2F88FF3B" w14:textId="62468467" w:rsidR="003965D6" w:rsidRDefault="003965D6">
      <w:pPr>
        <w:pStyle w:val="CommentText"/>
      </w:pPr>
      <w:r>
        <w:rPr>
          <w:rStyle w:val="CommentReference"/>
        </w:rPr>
        <w:annotationRef/>
      </w:r>
      <w:r>
        <w:t xml:space="preserve">Throughout this section I think it is crucial to avoid assumptions about the motivations of managers in implementing LSDR and Recycling. </w:t>
      </w:r>
    </w:p>
    <w:p w14:paraId="3BDFA2D8" w14:textId="77777777" w:rsidR="003965D6" w:rsidRDefault="003965D6">
      <w:pPr>
        <w:pStyle w:val="CommentText"/>
      </w:pPr>
    </w:p>
    <w:p w14:paraId="0DCE09B4" w14:textId="5B5AD070" w:rsidR="003965D6" w:rsidRDefault="003965D6">
      <w:pPr>
        <w:pStyle w:val="CommentText"/>
      </w:pPr>
      <w:r>
        <w:t>I try to clearly outline the costs and benefits of transporting NORs above the dam to both the reintroduction program and to NOR productivity basin-wide. Then, I describe how implementation of recycling influenced the disposition of both NOR immigrants and NORs produced above the dam, compared to either simply transporting all NORs at Cougar above the dam or implementing LSDR.</w:t>
      </w:r>
    </w:p>
    <w:p w14:paraId="2BB2D620" w14:textId="06CD4113" w:rsidR="003965D6" w:rsidRDefault="003965D6">
      <w:pPr>
        <w:pStyle w:val="CommentText"/>
      </w:pPr>
    </w:p>
    <w:p w14:paraId="0B463944" w14:textId="5C799789" w:rsidR="003965D6" w:rsidRDefault="003965D6">
      <w:pPr>
        <w:pStyle w:val="CommentText"/>
      </w:pPr>
      <w:r>
        <w:t>This differs from the approach taken in the previous reports, where LSDR (in 2013 and 2014) was explicitly evaluated on its ability to selectively limit above dam transport of NOR immigrants while permitting above dam transport of NORs produced above the dam.</w:t>
      </w:r>
    </w:p>
    <w:p w14:paraId="064D460A" w14:textId="77777777" w:rsidR="003965D6" w:rsidRDefault="003965D6">
      <w:pPr>
        <w:pStyle w:val="CommentText"/>
      </w:pPr>
    </w:p>
    <w:p w14:paraId="530E5794" w14:textId="7EC82FDC" w:rsidR="003965D6" w:rsidRDefault="003965D6">
      <w:pPr>
        <w:pStyle w:val="CommentText"/>
      </w:pPr>
      <w:r>
        <w:t>This way we can present the EFFECTS of the LSDR and recycling, rather than evaluating whether or not it was “successful,” or biasing interpretation by selectively presenting only some comparisons.</w:t>
      </w:r>
    </w:p>
    <w:p w14:paraId="50B2CF12" w14:textId="0FEC5BEC" w:rsidR="003965D6" w:rsidRDefault="003965D6">
      <w:pPr>
        <w:pStyle w:val="CommentText"/>
      </w:pPr>
    </w:p>
  </w:comment>
  <w:comment w:id="81" w:author="David Dayan" w:date="2022-11-03T16:35:00Z" w:initials="DD">
    <w:p w14:paraId="40DC954C" w14:textId="77777777" w:rsidR="003965D6" w:rsidRDefault="003965D6">
      <w:pPr>
        <w:pStyle w:val="CommentText"/>
      </w:pPr>
      <w:r>
        <w:rPr>
          <w:rStyle w:val="CommentReference"/>
        </w:rPr>
        <w:annotationRef/>
      </w:r>
      <w:r>
        <w:t>Or should this just be south fork below the dam?</w:t>
      </w:r>
    </w:p>
    <w:p w14:paraId="36AD66FE" w14:textId="77777777" w:rsidR="003965D6" w:rsidRDefault="003965D6">
      <w:pPr>
        <w:pStyle w:val="CommentText"/>
      </w:pPr>
    </w:p>
    <w:p w14:paraId="4FEA5421" w14:textId="4DB975D9" w:rsidR="003965D6" w:rsidRDefault="003965D6">
      <w:pPr>
        <w:pStyle w:val="CommentText"/>
      </w:pPr>
      <w:r>
        <w:t xml:space="preserve">The primary downstream recycling location is in the mainstem, so NORs released downstream could easily contribute to the mainstem production or production in other </w:t>
      </w:r>
      <w:proofErr w:type="spellStart"/>
      <w:r>
        <w:t>tribs</w:t>
      </w:r>
      <w:proofErr w:type="spellEnd"/>
      <w:r>
        <w:t xml:space="preserve">. </w:t>
      </w:r>
    </w:p>
  </w:comment>
  <w:comment w:id="82" w:author="David Dayan" w:date="2022-11-18T13:16:00Z" w:initials="DD">
    <w:p w14:paraId="15E0400F" w14:textId="45C19578" w:rsidR="003B7E6F" w:rsidRDefault="003B7E6F">
      <w:pPr>
        <w:pStyle w:val="CommentText"/>
      </w:pPr>
      <w:r>
        <w:rPr>
          <w:rStyle w:val="CommentReference"/>
        </w:rPr>
        <w:annotationRef/>
      </w:r>
      <w:r>
        <w:t xml:space="preserve">It </w:t>
      </w:r>
      <w:r w:rsidR="00531536">
        <w:t>is possible</w:t>
      </w:r>
      <w:r>
        <w:t xml:space="preserve"> to create a </w:t>
      </w:r>
      <w:r w:rsidR="00531536">
        <w:t>model</w:t>
      </w:r>
      <w:r>
        <w:t xml:space="preserve"> of the estimated proportions of NOR immigrants and NORs produced above the dam ultimately released above the dam across a range of LSDR cutoff dates. This would provide managers with the information they need to set the LSDR date to meet certain targets if they choose to implement LSDR again in the future.</w:t>
      </w:r>
    </w:p>
    <w:p w14:paraId="281B0EE3" w14:textId="77777777" w:rsidR="003B7E6F" w:rsidRDefault="003B7E6F">
      <w:pPr>
        <w:pStyle w:val="CommentText"/>
      </w:pPr>
    </w:p>
    <w:p w14:paraId="342A08A5" w14:textId="01F97BE1" w:rsidR="003B7E6F" w:rsidRDefault="003B7E6F">
      <w:pPr>
        <w:pStyle w:val="CommentText"/>
      </w:pPr>
      <w:r>
        <w:t xml:space="preserve">For example, a </w:t>
      </w:r>
      <w:proofErr w:type="spellStart"/>
      <w:r>
        <w:t>mid July</w:t>
      </w:r>
      <w:proofErr w:type="spellEnd"/>
      <w:r>
        <w:t xml:space="preserve"> LSDR cutoff would drastically increase above dam release of the NORs produced above the dam, with </w:t>
      </w:r>
      <w:r w:rsidR="00531536">
        <w:t>much smaller</w:t>
      </w:r>
      <w:r>
        <w:t xml:space="preserve"> increase to</w:t>
      </w:r>
      <w:r w:rsidR="00531536">
        <w:t xml:space="preserve"> above dam transport</w:t>
      </w:r>
      <w:r>
        <w:t xml:space="preserve"> NOR immigrants.</w:t>
      </w:r>
    </w:p>
  </w:comment>
  <w:comment w:id="83" w:author="David Dayan" w:date="2022-11-18T16:43:00Z" w:initials="DD">
    <w:p w14:paraId="0D1B3756" w14:textId="2B520A46" w:rsidR="00531536" w:rsidRDefault="00531536">
      <w:pPr>
        <w:pStyle w:val="CommentText"/>
      </w:pPr>
      <w:r>
        <w:rPr>
          <w:rStyle w:val="CommentReference"/>
        </w:rPr>
        <w:annotationRef/>
      </w:r>
      <w:r>
        <w:t xml:space="preserve">Yet another result that we did not present, but might be useful for the discussion here. HOR outplants have similar genetic diversity to NOR immigrants, but F1s (offspring of </w:t>
      </w:r>
      <w:proofErr w:type="spellStart"/>
      <w:r>
        <w:t>HORxHOR</w:t>
      </w:r>
      <w:proofErr w:type="spellEnd"/>
      <w:r>
        <w:t xml:space="preserve"> crosses) have significantly lower genetic diversity than both NOR immigrants and HOR outplants</w:t>
      </w:r>
    </w:p>
  </w:comment>
  <w:comment w:id="84" w:author="David Dayan" w:date="2022-11-15T14:30:00Z" w:initials="DD">
    <w:p w14:paraId="5E6FE008" w14:textId="5D5DE4BF" w:rsidR="003965D6" w:rsidRDefault="003965D6">
      <w:pPr>
        <w:pStyle w:val="CommentText"/>
      </w:pPr>
      <w:r>
        <w:rPr>
          <w:rStyle w:val="CommentReference"/>
        </w:rPr>
        <w:annotationRef/>
      </w:r>
      <w:r>
        <w:t>Previous reports go on in more detail here and link these findings to the broader relative reproductive success literature. I chose to keep the discussion brief without omitting any important results, but if others prefer, this can be expanded into a more complete discussion.</w:t>
      </w:r>
    </w:p>
  </w:comment>
  <w:comment w:id="85" w:author="David Dayan" w:date="2022-11-15T15:56:00Z" w:initials="DD">
    <w:p w14:paraId="68E1582B" w14:textId="57F3B65E" w:rsidR="003965D6" w:rsidRDefault="003965D6">
      <w:pPr>
        <w:pStyle w:val="CommentText"/>
      </w:pPr>
      <w:r>
        <w:rPr>
          <w:rStyle w:val="CommentReference"/>
        </w:rPr>
        <w:annotationRef/>
      </w:r>
      <w:r>
        <w:t xml:space="preserve">I also keep this brief and avoid specific recommendations: While earlier releases may be associated with greater fitness this doesn’t mean that shifting </w:t>
      </w:r>
      <w:r w:rsidR="003B7E6F">
        <w:t xml:space="preserve">large numbers of </w:t>
      </w:r>
      <w:r>
        <w:t xml:space="preserve">releases earlier will increase overall productivity! </w:t>
      </w:r>
    </w:p>
    <w:p w14:paraId="4ED3C7D7" w14:textId="77777777" w:rsidR="003965D6" w:rsidRDefault="003965D6">
      <w:pPr>
        <w:pStyle w:val="CommentText"/>
      </w:pPr>
      <w:r>
        <w:t xml:space="preserve">Keeping the distribution of release dates wide has the benefit of distributing risk of </w:t>
      </w:r>
      <w:proofErr w:type="spellStart"/>
      <w:r>
        <w:t>prespawn</w:t>
      </w:r>
      <w:proofErr w:type="spellEnd"/>
      <w:r>
        <w:t xml:space="preserve"> mortality associated with environmental variation, and there may be negative density dependent effects that come with adding more fish earlier in the season. </w:t>
      </w:r>
    </w:p>
    <w:p w14:paraId="327EF854" w14:textId="614D5F93" w:rsidR="003965D6" w:rsidRDefault="003965D6">
      <w:pPr>
        <w:pStyle w:val="CommentText"/>
      </w:pPr>
      <w:r>
        <w:t>The big takeaway here has already been discussed. Delaying above dam transport for NORs collected at the trap likely reduces their fitness by ~12%.</w:t>
      </w:r>
    </w:p>
  </w:comment>
  <w:comment w:id="86" w:author="David Dayan" w:date="2022-11-15T15:54:00Z" w:initials="DD">
    <w:p w14:paraId="04D2DCE0" w14:textId="77777777" w:rsidR="003C3D51" w:rsidRDefault="003965D6" w:rsidP="00C66633">
      <w:pPr>
        <w:pStyle w:val="CommentText"/>
      </w:pPr>
      <w:r>
        <w:rPr>
          <w:rStyle w:val="CommentReference"/>
        </w:rPr>
        <w:annotationRef/>
      </w:r>
      <w:r>
        <w:rPr>
          <w:rStyle w:val="CommentReference"/>
        </w:rPr>
        <w:annotationRef/>
      </w:r>
      <w:r w:rsidR="003C3D51">
        <w:t>I just realized t</w:t>
      </w:r>
      <w:r>
        <w:t xml:space="preserve">his part of this sentence is supported by a result not presented in the report, so maybe it should be cut? </w:t>
      </w:r>
    </w:p>
    <w:p w14:paraId="74EEF744" w14:textId="77777777" w:rsidR="003C3D51" w:rsidRDefault="003C3D51" w:rsidP="00C66633">
      <w:pPr>
        <w:pStyle w:val="CommentText"/>
      </w:pPr>
    </w:p>
    <w:p w14:paraId="13C4C5D2" w14:textId="28703D5E" w:rsidR="003965D6" w:rsidRDefault="003965D6" w:rsidP="00C66633">
      <w:pPr>
        <w:pStyle w:val="CommentText"/>
      </w:pPr>
      <w:r>
        <w:t>I chose not to clutter the results with individual GLMs, and instead only present the combined GLMM</w:t>
      </w:r>
      <w:r w:rsidR="00F44DBA">
        <w:t>.</w:t>
      </w:r>
      <w:r>
        <w:t xml:space="preserve"> </w:t>
      </w:r>
      <w:r w:rsidR="00F44DBA">
        <w:t>H</w:t>
      </w:r>
      <w:r>
        <w:t xml:space="preserve">ere’s what the year-to-year pattern looks like. </w:t>
      </w:r>
      <w:r w:rsidR="00F44DBA" w:rsidRPr="00C66633">
        <w:rPr>
          <w:noProof/>
        </w:rPr>
        <w:drawing>
          <wp:inline distT="0" distB="0" distL="0" distR="0" wp14:anchorId="355519F5" wp14:editId="1CD1A865">
            <wp:extent cx="2792505" cy="1871573"/>
            <wp:effectExtent l="0" t="0" r="1905"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3"/>
                    <a:stretch>
                      <a:fillRect/>
                    </a:stretch>
                  </pic:blipFill>
                  <pic:spPr>
                    <a:xfrm>
                      <a:off x="0" y="0"/>
                      <a:ext cx="2808013" cy="1881967"/>
                    </a:xfrm>
                    <a:prstGeom prst="rect">
                      <a:avLst/>
                    </a:prstGeom>
                  </pic:spPr>
                </pic:pic>
              </a:graphicData>
            </a:graphic>
          </wp:inline>
        </w:drawing>
      </w:r>
      <w:r>
        <w:t xml:space="preserve">Release date is positively associated TLF in two years, but never significantly. In contrast release date is negatively associated with TLF in 7 years, and several of these associations are significant. </w:t>
      </w:r>
    </w:p>
    <w:p w14:paraId="7EE5C959" w14:textId="4E737B37" w:rsidR="003965D6" w:rsidRDefault="003965D6" w:rsidP="00C66633">
      <w:pPr>
        <w:pStyle w:val="CommentText"/>
      </w:pPr>
    </w:p>
    <w:p w14:paraId="096FA1AD" w14:textId="7C85B4C4" w:rsidR="003965D6" w:rsidRDefault="003965D6">
      <w:pPr>
        <w:pStyle w:val="CommentText"/>
      </w:pPr>
      <w:r>
        <w:t>Interested to hear what others think here, should we add more results to the report, leave the statement without the associated results, or just cut this from the discussion.</w:t>
      </w:r>
    </w:p>
  </w:comment>
  <w:comment w:id="87" w:author="David Dayan" w:date="2022-11-17T15:26:00Z" w:initials="DD">
    <w:p w14:paraId="277E0B3F" w14:textId="6AA02CBB" w:rsidR="006D6142" w:rsidRDefault="006D6142">
      <w:pPr>
        <w:pStyle w:val="CommentText"/>
      </w:pPr>
      <w:r>
        <w:rPr>
          <w:rStyle w:val="CommentReference"/>
        </w:rPr>
        <w:annotationRef/>
      </w:r>
      <w:r>
        <w:t xml:space="preserve">Once again, we can go into more detail here, but I chose to keep the discussion concise, because there are many explanations, they are </w:t>
      </w:r>
      <w:r w:rsidR="00B95D11">
        <w:t xml:space="preserve">mostly </w:t>
      </w:r>
      <w:r>
        <w:t>speculative and this would require the presentation of additional results</w:t>
      </w:r>
      <w:r w:rsidR="00895C8E">
        <w:t xml:space="preserve"> that might clutter the report</w:t>
      </w:r>
      <w:r w:rsidR="00B95D11">
        <w:t xml:space="preserve"> and</w:t>
      </w:r>
      <w:r w:rsidR="00895C8E">
        <w:t xml:space="preserve"> detract from the main message</w:t>
      </w:r>
      <w:r>
        <w:t>. I’m happy to discuss this in more detail together.</w:t>
      </w:r>
    </w:p>
    <w:p w14:paraId="053C62CA" w14:textId="77777777" w:rsidR="006D6142" w:rsidRDefault="006D6142">
      <w:pPr>
        <w:pStyle w:val="CommentText"/>
      </w:pPr>
    </w:p>
    <w:p w14:paraId="3F27027A" w14:textId="3E5FD08B" w:rsidR="002F0D3A" w:rsidRDefault="002F0D3A">
      <w:pPr>
        <w:pStyle w:val="CommentText"/>
      </w:pPr>
      <w:r>
        <w:t>Here’s just one</w:t>
      </w:r>
      <w:r w:rsidR="00B95D11">
        <w:t xml:space="preserve"> (of many)</w:t>
      </w:r>
      <w:r>
        <w:t xml:space="preserve"> potential explanation supported in part by the data:</w:t>
      </w:r>
      <w:r w:rsidR="006D6142">
        <w:t xml:space="preserve"> </w:t>
      </w:r>
    </w:p>
    <w:p w14:paraId="7DF224A0" w14:textId="58347B4B" w:rsidR="006D6142" w:rsidRDefault="002F0D3A">
      <w:pPr>
        <w:pStyle w:val="CommentText"/>
      </w:pPr>
      <w:r>
        <w:t>I</w:t>
      </w:r>
      <w:r w:rsidR="006D6142">
        <w:t>n all but one year the percent of hatchery-origin spawners above Detroit Dam was 100%, while natural origin salmon contribute substantially to spawning above Cougar Dam for six of the nine years analyzed. It is possible that the presence of larger NOR males reduces the deleterious effects of strongly male-biased sex ratios we observed in the North Santiam</w:t>
      </w:r>
      <w:r w:rsidR="006D6142">
        <w:t xml:space="preserve">, by providing the opportunity for mate choice </w:t>
      </w:r>
      <w:r>
        <w:t>(Auld 2019)</w:t>
      </w:r>
      <w:r w:rsidR="006D6142">
        <w:t xml:space="preserve"> or reducing the tendency for females to delay spawning in the presence of a high proportion of small males (</w:t>
      </w:r>
      <w:proofErr w:type="spellStart"/>
      <w:r w:rsidR="006D6142" w:rsidRPr="006D6142">
        <w:t>Berejikian</w:t>
      </w:r>
      <w:proofErr w:type="spellEnd"/>
      <w:r w:rsidR="006D6142">
        <w:t>, et al 2005)</w:t>
      </w:r>
      <w:r w:rsidR="006D6142">
        <w:t xml:space="preserve">. Indeed, we found </w:t>
      </w:r>
      <w:r>
        <w:t xml:space="preserve">that natural origin males are overrepresented among </w:t>
      </w:r>
      <w:r w:rsidR="00895C8E">
        <w:t xml:space="preserve">successful </w:t>
      </w:r>
      <w:r>
        <w:t>crosses with both hatchery and natural origin females in our pedigree, given the relative frequencies of NOR and HOR males in each year</w:t>
      </w:r>
      <w:r w:rsidR="00231533">
        <w:t xml:space="preserve">, but </w:t>
      </w:r>
      <w:r w:rsidR="00895C8E">
        <w:t xml:space="preserve">we </w:t>
      </w:r>
      <w:r w:rsidR="00231533">
        <w:t>do not include this result in the report</w:t>
      </w:r>
      <w:r w:rsidR="006D6142">
        <w:t>.</w:t>
      </w:r>
    </w:p>
  </w:comment>
  <w:comment w:id="88" w:author="David Dayan" w:date="2022-10-07T11:17:00Z" w:initials="DD">
    <w:p w14:paraId="3A28DB12" w14:textId="1C6153DB" w:rsidR="003965D6" w:rsidRDefault="003965D6">
      <w:pPr>
        <w:pStyle w:val="CommentText"/>
      </w:pPr>
      <w:r>
        <w:rPr>
          <w:rStyle w:val="CommentReference"/>
        </w:rPr>
        <w:annotationRef/>
      </w:r>
      <w:r>
        <w:t>Will use endnote to format citations. Currently set to the Con Gen forma</w:t>
      </w:r>
      <w:r w:rsidR="00495708">
        <w:t>t</w:t>
      </w:r>
      <w:r>
        <w:t xml:space="preserve"> that I find it easy to read, but it is easy to change to whatever format we want.</w:t>
      </w:r>
    </w:p>
    <w:p w14:paraId="499DA742" w14:textId="77777777" w:rsidR="003965D6" w:rsidRDefault="003965D6">
      <w:pPr>
        <w:pStyle w:val="CommentText"/>
      </w:pPr>
    </w:p>
    <w:p w14:paraId="505F5F8C" w14:textId="57CD4AB4" w:rsidR="003965D6" w:rsidRDefault="003965D6">
      <w:pPr>
        <w:pStyle w:val="CommentText"/>
      </w:pPr>
      <w:r>
        <w:t xml:space="preserve">Unlike manuscripts, reports have no DOI so endnote can’t pull the correct information and there can be errors in them. Worth proofing them manually.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DAC6A39" w15:done="0"/>
  <w15:commentEx w15:paraId="617558C0" w15:done="0"/>
  <w15:commentEx w15:paraId="323633C6" w15:done="0"/>
  <w15:commentEx w15:paraId="78F475B3" w15:paraIdParent="323633C6" w15:done="0"/>
  <w15:commentEx w15:paraId="5EF16421" w15:paraIdParent="323633C6" w15:done="0"/>
  <w15:commentEx w15:paraId="7AFD692D" w15:done="0"/>
  <w15:commentEx w15:paraId="000F9EC2" w15:done="0"/>
  <w15:commentEx w15:paraId="71EF79D4" w15:done="0"/>
  <w15:commentEx w15:paraId="6AB748DD" w15:done="0"/>
  <w15:commentEx w15:paraId="326705D3" w15:done="0"/>
  <w15:commentEx w15:paraId="28E1CC18" w15:done="0"/>
  <w15:commentEx w15:paraId="1C7484BC" w15:done="0"/>
  <w15:commentEx w15:paraId="24E68621" w15:done="0"/>
  <w15:commentEx w15:paraId="2B2BD7EC" w15:done="0"/>
  <w15:commentEx w15:paraId="7673BF45" w15:paraIdParent="2B2BD7EC" w15:done="0"/>
  <w15:commentEx w15:paraId="7640737F" w15:done="0"/>
  <w15:commentEx w15:paraId="151E4AAA" w15:paraIdParent="7640737F" w15:done="0"/>
  <w15:commentEx w15:paraId="6CD55E46" w15:paraIdParent="7640737F" w15:done="0"/>
  <w15:commentEx w15:paraId="3C71B80D" w15:done="0"/>
  <w15:commentEx w15:paraId="4E0DD0B5" w15:paraIdParent="3C71B80D" w15:done="0"/>
  <w15:commentEx w15:paraId="72F4E345" w15:done="0"/>
  <w15:commentEx w15:paraId="24BB4FBB" w15:done="0"/>
  <w15:commentEx w15:paraId="4D1ECB78" w15:paraIdParent="24BB4FBB" w15:done="0"/>
  <w15:commentEx w15:paraId="359F73DF" w15:done="0"/>
  <w15:commentEx w15:paraId="0CD5EE18" w15:done="0"/>
  <w15:commentEx w15:paraId="4924BC68" w15:paraIdParent="0CD5EE18" w15:done="0"/>
  <w15:commentEx w15:paraId="19D5C13D" w15:done="0"/>
  <w15:commentEx w15:paraId="6F9C5068" w15:paraIdParent="19D5C13D" w15:done="0"/>
  <w15:commentEx w15:paraId="1BB95AB0" w15:done="0"/>
  <w15:commentEx w15:paraId="648E9C26" w15:done="0"/>
  <w15:commentEx w15:paraId="22F441EA" w15:done="0"/>
  <w15:commentEx w15:paraId="5927A432" w15:paraIdParent="22F441EA" w15:done="0"/>
  <w15:commentEx w15:paraId="51CF6BF0" w15:paraIdParent="22F441EA" w15:done="0"/>
  <w15:commentEx w15:paraId="7FFE31B8" w15:done="0"/>
  <w15:commentEx w15:paraId="55C88042" w15:paraIdParent="7FFE31B8" w15:done="0"/>
  <w15:commentEx w15:paraId="6F5E5493" w15:paraIdParent="7FFE31B8" w15:done="0"/>
  <w15:commentEx w15:paraId="464AB315" w15:done="0"/>
  <w15:commentEx w15:paraId="5C6CCBBC" w15:done="0"/>
  <w15:commentEx w15:paraId="2154E048" w15:paraIdParent="5C6CCBBC" w15:done="0"/>
  <w15:commentEx w15:paraId="56E0BE56" w15:paraIdParent="5C6CCBBC" w15:done="0"/>
  <w15:commentEx w15:paraId="259DA82B" w15:done="0"/>
  <w15:commentEx w15:paraId="45C12487" w15:done="0"/>
  <w15:commentEx w15:paraId="6AB448F2" w15:paraIdParent="45C12487" w15:done="0"/>
  <w15:commentEx w15:paraId="11859ABB" w15:done="0"/>
  <w15:commentEx w15:paraId="13EDAFC1" w15:done="0"/>
  <w15:commentEx w15:paraId="11E191C7" w15:done="0"/>
  <w15:commentEx w15:paraId="4BBB11EC" w15:done="0"/>
  <w15:commentEx w15:paraId="65C9AC14" w15:done="0"/>
  <w15:commentEx w15:paraId="392F0970" w15:done="0"/>
  <w15:commentEx w15:paraId="4FCEA937" w15:done="0"/>
  <w15:commentEx w15:paraId="13A94136" w15:done="0"/>
  <w15:commentEx w15:paraId="70E10893" w15:done="0"/>
  <w15:commentEx w15:paraId="57D1C888" w15:done="0"/>
  <w15:commentEx w15:paraId="7CAC4C60" w15:paraIdParent="57D1C888" w15:done="0"/>
  <w15:commentEx w15:paraId="0C0A11E7" w15:done="0"/>
  <w15:commentEx w15:paraId="494C98B8" w15:done="0"/>
  <w15:commentEx w15:paraId="4FE08C30" w15:done="0"/>
  <w15:commentEx w15:paraId="19475704" w15:done="0"/>
  <w15:commentEx w15:paraId="689BF04B" w15:done="0"/>
  <w15:commentEx w15:paraId="7DEBEF31" w15:done="0"/>
  <w15:commentEx w15:paraId="0F156DBB" w15:paraIdParent="7DEBEF31" w15:done="0"/>
  <w15:commentEx w15:paraId="422BE55D" w15:done="0"/>
  <w15:commentEx w15:paraId="1143085F" w15:paraIdParent="422BE55D" w15:done="0"/>
  <w15:commentEx w15:paraId="5E11CCFC" w15:paraIdParent="422BE55D" w15:done="0"/>
  <w15:commentEx w15:paraId="2C4E0A2B" w15:done="0"/>
  <w15:commentEx w15:paraId="474E3B87" w15:paraIdParent="2C4E0A2B" w15:done="0"/>
  <w15:commentEx w15:paraId="1F5487B7" w15:done="0"/>
  <w15:commentEx w15:paraId="0DFE6E6F" w15:paraIdParent="1F5487B7" w15:done="0"/>
  <w15:commentEx w15:paraId="44C1F1E9" w15:done="0"/>
  <w15:commentEx w15:paraId="03DB3966" w15:paraIdParent="44C1F1E9" w15:done="0"/>
  <w15:commentEx w15:paraId="50B2CF12" w15:done="0"/>
  <w15:commentEx w15:paraId="4FEA5421" w15:done="0"/>
  <w15:commentEx w15:paraId="342A08A5" w15:done="0"/>
  <w15:commentEx w15:paraId="0D1B3756" w15:done="0"/>
  <w15:commentEx w15:paraId="5E6FE008" w15:done="0"/>
  <w15:commentEx w15:paraId="327EF854" w15:done="0"/>
  <w15:commentEx w15:paraId="096FA1AD" w15:done="0"/>
  <w15:commentEx w15:paraId="7DF224A0" w15:done="0"/>
  <w15:commentEx w15:paraId="505F5F8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6FD33C2" w16cex:dateUtc="2022-10-21T22:05:00Z"/>
  <w16cex:commentExtensible w16cex:durableId="26E17B13" w16cex:dateUtc="2022-09-30T21:26:00Z"/>
  <w16cex:commentExtensible w16cex:durableId="271CE0F5" w16cex:dateUtc="2022-11-14T23:44:00Z"/>
  <w16cex:commentExtensible w16cex:durableId="271CE319" w16cex:dateUtc="2022-11-14T23:54:00Z"/>
  <w16cex:commentExtensible w16cex:durableId="2720EEBD" w16cex:dateUtc="2022-11-18T01:32:00Z"/>
  <w16cex:commentExtensible w16cex:durableId="270E4F59" w16cex:dateUtc="2022-11-03T21:31:00Z"/>
  <w16cex:commentExtensible w16cex:durableId="271CE8BD" w16cex:dateUtc="2022-11-15T00:18:00Z"/>
  <w16cex:commentExtensible w16cex:durableId="270BBCB6" w16cex:dateUtc="2022-11-01T22:41:00Z"/>
  <w16cex:commentExtensible w16cex:durableId="270BBD28" w16cex:dateUtc="2022-11-01T22:43:00Z"/>
  <w16cex:commentExtensible w16cex:durableId="270BBF7B" w16cex:dateUtc="2022-11-01T22:53:00Z"/>
  <w16cex:commentExtensible w16cex:durableId="270BCC61" w16cex:dateUtc="2022-11-01T23:48:00Z"/>
  <w16cex:commentExtensible w16cex:durableId="270BCCB0" w16cex:dateUtc="2022-11-01T23:49:00Z"/>
  <w16cex:commentExtensible w16cex:durableId="271CE19B" w16cex:dateUtc="2022-11-14T23:47:00Z"/>
  <w16cex:commentExtensible w16cex:durableId="271CE1F1" w16cex:dateUtc="2022-11-14T23:49:00Z"/>
  <w16cex:commentExtensible w16cex:durableId="27222A60" w16cex:dateUtc="2022-11-18T23:59:00Z"/>
  <w16cex:commentExtensible w16cex:durableId="26E83D65" w16cex:dateUtc="2022-10-06T00:29:00Z"/>
  <w16cex:commentExtensible w16cex:durableId="271CE247" w16cex:dateUtc="2022-11-14T23:50:00Z"/>
  <w16cex:commentExtensible w16cex:durableId="271CE263" w16cex:dateUtc="2022-11-14T23:50:00Z"/>
  <w16cex:commentExtensible w16cex:durableId="26EA9739" w16cex:dateUtc="2022-10-07T19:16:00Z"/>
  <w16cex:commentExtensible w16cex:durableId="26F54125" w16cex:dateUtc="2022-10-15T21:24:00Z"/>
  <w16cex:commentExtensible w16cex:durableId="26FD3481" w16cex:dateUtc="2022-10-21T22:08:00Z"/>
  <w16cex:commentExtensible w16cex:durableId="271CE2D8" w16cex:dateUtc="2022-11-14T23:52:00Z"/>
  <w16cex:commentExtensible w16cex:durableId="271CF405" w16cex:dateUtc="2022-11-15T01:06:00Z"/>
  <w16cex:commentExtensible w16cex:durableId="26FD362A" w16cex:dateUtc="2022-10-21T22:15:00Z"/>
  <w16cex:commentExtensible w16cex:durableId="271CE422" w16cex:dateUtc="2022-11-14T23:58:00Z"/>
  <w16cex:commentExtensible w16cex:durableId="27222A9D" w16cex:dateUtc="2022-11-19T00:00:00Z"/>
  <w16cex:commentExtensible w16cex:durableId="271CE452" w16cex:dateUtc="2022-11-14T23:59:00Z"/>
  <w16cex:commentExtensible w16cex:durableId="27222BE9" w16cex:dateUtc="2022-11-19T00:06:00Z"/>
  <w16cex:commentExtensible w16cex:durableId="26E812D5" w16cex:dateUtc="2022-10-05T21:27:00Z"/>
  <w16cex:commentExtensible w16cex:durableId="26FD3716" w16cex:dateUtc="2022-10-21T22:19:00Z"/>
  <w16cex:commentExtensible w16cex:durableId="26FD3947" w16cex:dateUtc="2022-10-21T22:29:00Z"/>
  <w16cex:commentExtensible w16cex:durableId="271CE5E3" w16cex:dateUtc="2022-11-15T00:05:00Z"/>
  <w16cex:commentExtensible w16cex:durableId="27222C69" w16cex:dateUtc="2022-11-19T00:08:00Z"/>
  <w16cex:commentExtensible w16cex:durableId="26FAA90D" w16cex:dateUtc="2022-10-19T23:49:00Z"/>
  <w16cex:commentExtensible w16cex:durableId="271CE544" w16cex:dateUtc="2022-11-15T00:03:00Z"/>
  <w16cex:commentExtensible w16cex:durableId="27222C27" w16cex:dateUtc="2022-11-19T00:07:00Z"/>
  <w16cex:commentExtensible w16cex:durableId="271CBC90" w16cex:dateUtc="2022-11-14T21:09:00Z"/>
  <w16cex:commentExtensible w16cex:durableId="271CE7F6" w16cex:dateUtc="2022-11-15T00:14:00Z"/>
  <w16cex:commentExtensible w16cex:durableId="271CE824" w16cex:dateUtc="2022-11-15T00:15:00Z"/>
  <w16cex:commentExtensible w16cex:durableId="27222C8F" w16cex:dateUtc="2022-11-19T00:08:00Z"/>
  <w16cex:commentExtensible w16cex:durableId="26FD3EFA" w16cex:dateUtc="2022-10-21T22:53:00Z"/>
  <w16cex:commentExtensible w16cex:durableId="271CE927" w16cex:dateUtc="2022-11-15T00:19:00Z"/>
  <w16cex:commentExtensible w16cex:durableId="271CF860" w16cex:dateUtc="2022-11-15T01:24:00Z"/>
  <w16cex:commentExtensible w16cex:durableId="26FBD7E2" w16cex:dateUtc="2022-10-20T21:21:00Z"/>
  <w16cex:commentExtensible w16cex:durableId="26F9214C" w16cex:dateUtc="2022-10-18T19:57:00Z"/>
  <w16cex:commentExtensible w16cex:durableId="26FAA9A3" w16cex:dateUtc="2022-10-19T23:51:00Z"/>
  <w16cex:commentExtensible w16cex:durableId="26F9223B" w16cex:dateUtc="2022-10-18T20:01:00Z"/>
  <w16cex:commentExtensible w16cex:durableId="26EAB676" w16cex:dateUtc="2022-10-07T21:30:00Z"/>
  <w16cex:commentExtensible w16cex:durableId="26FA9B42" w16cex:dateUtc="2022-10-19T22:50:00Z"/>
  <w16cex:commentExtensible w16cex:durableId="26FAA759" w16cex:dateUtc="2022-10-19T23:42:00Z"/>
  <w16cex:commentExtensible w16cex:durableId="27161C2B" w16cex:dateUtc="2022-11-09T20:31:00Z"/>
  <w16cex:commentExtensible w16cex:durableId="26FAAC65" w16cex:dateUtc="2022-10-20T00:03:00Z"/>
  <w16cex:commentExtensible w16cex:durableId="26EAD2C0" w16cex:dateUtc="2022-10-07T23:30:00Z"/>
  <w16cex:commentExtensible w16cex:durableId="271CECF8" w16cex:dateUtc="2022-11-15T00:36:00Z"/>
  <w16cex:commentExtensible w16cex:durableId="26FAB220" w16cex:dateUtc="2022-10-20T00:28:00Z"/>
  <w16cex:commentExtensible w16cex:durableId="26FAB238" w16cex:dateUtc="2022-10-20T00:28:00Z"/>
  <w16cex:commentExtensible w16cex:durableId="26FA5F61" w16cex:dateUtc="2022-10-19T18:34:00Z"/>
  <w16cex:commentExtensible w16cex:durableId="26F93F90" w16cex:dateUtc="2022-10-18T22:06:00Z"/>
  <w16cex:commentExtensible w16cex:durableId="26FABB3D" w16cex:dateUtc="2022-10-20T01:06:00Z"/>
  <w16cex:commentExtensible w16cex:durableId="271CEE8E" w16cex:dateUtc="2022-11-15T00:42:00Z"/>
  <w16cex:commentExtensible w16cex:durableId="271CFA35" w16cex:dateUtc="2022-11-15T01:32:00Z"/>
  <w16cex:commentExtensible w16cex:durableId="271CEF81" w16cex:dateUtc="2022-11-15T00:46:00Z"/>
  <w16cex:commentExtensible w16cex:durableId="271CEFC4" w16cex:dateUtc="2022-11-15T00:48:00Z"/>
  <w16cex:commentExtensible w16cex:durableId="271E0D17" w16cex:dateUtc="2022-11-15T21:05:00Z"/>
  <w16cex:commentExtensible w16cex:durableId="271CEFF4" w16cex:dateUtc="2022-11-15T00:48:00Z"/>
  <w16cex:commentExtensible w16cex:durableId="271E0D6B" w16cex:dateUtc="2022-11-15T21:06:00Z"/>
  <w16cex:commentExtensible w16cex:durableId="271CF059" w16cex:dateUtc="2022-11-15T00:50:00Z"/>
  <w16cex:commentExtensible w16cex:durableId="271E11FD" w16cex:dateUtc="2022-11-15T21:26:00Z"/>
  <w16cex:commentExtensible w16cex:durableId="271CF0D9" w16cex:dateUtc="2022-11-15T00:52:00Z"/>
  <w16cex:commentExtensible w16cex:durableId="271E1D7F" w16cex:dateUtc="2022-11-15T22:15:00Z"/>
  <w16cex:commentExtensible w16cex:durableId="270E855D" w16cex:dateUtc="2022-11-04T01:22:00Z"/>
  <w16cex:commentExtensible w16cex:durableId="270E6C34" w16cex:dateUtc="2022-11-03T23:35:00Z"/>
  <w16cex:commentExtensible w16cex:durableId="27220441" w16cex:dateUtc="2022-11-18T21:16:00Z"/>
  <w16cex:commentExtensible w16cex:durableId="272234AD" w16cex:dateUtc="2022-11-19T00:43:00Z"/>
  <w16cex:commentExtensible w16cex:durableId="271E20F8" w16cex:dateUtc="2022-11-15T22:30:00Z"/>
  <w16cex:commentExtensible w16cex:durableId="271E3542" w16cex:dateUtc="2022-11-15T23:56:00Z"/>
  <w16cex:commentExtensible w16cex:durableId="271E34A2" w16cex:dateUtc="2022-11-15T23:54:00Z"/>
  <w16cex:commentExtensible w16cex:durableId="2720D12E" w16cex:dateUtc="2022-11-17T23:26:00Z"/>
  <w16cex:commentExtensible w16cex:durableId="26EA893C" w16cex:dateUtc="2022-10-07T18: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DAC6A39" w16cid:durableId="26FD33C2"/>
  <w16cid:commentId w16cid:paraId="617558C0" w16cid:durableId="26E17B13"/>
  <w16cid:commentId w16cid:paraId="323633C6" w16cid:durableId="271CE0F5"/>
  <w16cid:commentId w16cid:paraId="78F475B3" w16cid:durableId="271CE319"/>
  <w16cid:commentId w16cid:paraId="5EF16421" w16cid:durableId="2720EEBD"/>
  <w16cid:commentId w16cid:paraId="7AFD692D" w16cid:durableId="270E4F59"/>
  <w16cid:commentId w16cid:paraId="000F9EC2" w16cid:durableId="271CE8BD"/>
  <w16cid:commentId w16cid:paraId="71EF79D4" w16cid:durableId="270BBCB6"/>
  <w16cid:commentId w16cid:paraId="6AB748DD" w16cid:durableId="270BBD28"/>
  <w16cid:commentId w16cid:paraId="326705D3" w16cid:durableId="270BBF7B"/>
  <w16cid:commentId w16cid:paraId="28E1CC18" w16cid:durableId="270BCC61"/>
  <w16cid:commentId w16cid:paraId="1C7484BC" w16cid:durableId="270BCCB0"/>
  <w16cid:commentId w16cid:paraId="24E68621" w16cid:durableId="271CE19B"/>
  <w16cid:commentId w16cid:paraId="2B2BD7EC" w16cid:durableId="271CE1F1"/>
  <w16cid:commentId w16cid:paraId="7673BF45" w16cid:durableId="27222A60"/>
  <w16cid:commentId w16cid:paraId="7640737F" w16cid:durableId="26E83D65"/>
  <w16cid:commentId w16cid:paraId="151E4AAA" w16cid:durableId="271CE247"/>
  <w16cid:commentId w16cid:paraId="6CD55E46" w16cid:durableId="271CE263"/>
  <w16cid:commentId w16cid:paraId="3C71B80D" w16cid:durableId="26EA9739"/>
  <w16cid:commentId w16cid:paraId="4E0DD0B5" w16cid:durableId="26F54125"/>
  <w16cid:commentId w16cid:paraId="72F4E345" w16cid:durableId="26FD3481"/>
  <w16cid:commentId w16cid:paraId="24BB4FBB" w16cid:durableId="271CE2D8"/>
  <w16cid:commentId w16cid:paraId="4D1ECB78" w16cid:durableId="271CF405"/>
  <w16cid:commentId w16cid:paraId="359F73DF" w16cid:durableId="26FD362A"/>
  <w16cid:commentId w16cid:paraId="0CD5EE18" w16cid:durableId="271CE422"/>
  <w16cid:commentId w16cid:paraId="4924BC68" w16cid:durableId="27222A9D"/>
  <w16cid:commentId w16cid:paraId="19D5C13D" w16cid:durableId="271CE452"/>
  <w16cid:commentId w16cid:paraId="6F9C5068" w16cid:durableId="27222BE9"/>
  <w16cid:commentId w16cid:paraId="1BB95AB0" w16cid:durableId="26E812D5"/>
  <w16cid:commentId w16cid:paraId="648E9C26" w16cid:durableId="26FD3716"/>
  <w16cid:commentId w16cid:paraId="22F441EA" w16cid:durableId="26FD3947"/>
  <w16cid:commentId w16cid:paraId="5927A432" w16cid:durableId="271CE5E3"/>
  <w16cid:commentId w16cid:paraId="51CF6BF0" w16cid:durableId="27222C69"/>
  <w16cid:commentId w16cid:paraId="7FFE31B8" w16cid:durableId="26FAA90D"/>
  <w16cid:commentId w16cid:paraId="55C88042" w16cid:durableId="271CE544"/>
  <w16cid:commentId w16cid:paraId="6F5E5493" w16cid:durableId="27222C27"/>
  <w16cid:commentId w16cid:paraId="464AB315" w16cid:durableId="271CBC90"/>
  <w16cid:commentId w16cid:paraId="5C6CCBBC" w16cid:durableId="271CE7F6"/>
  <w16cid:commentId w16cid:paraId="2154E048" w16cid:durableId="271CE824"/>
  <w16cid:commentId w16cid:paraId="56E0BE56" w16cid:durableId="27222C8F"/>
  <w16cid:commentId w16cid:paraId="259DA82B" w16cid:durableId="26FD3EFA"/>
  <w16cid:commentId w16cid:paraId="45C12487" w16cid:durableId="271CE927"/>
  <w16cid:commentId w16cid:paraId="6AB448F2" w16cid:durableId="271CF860"/>
  <w16cid:commentId w16cid:paraId="11859ABB" w16cid:durableId="26FBD7E2"/>
  <w16cid:commentId w16cid:paraId="13EDAFC1" w16cid:durableId="26F9214C"/>
  <w16cid:commentId w16cid:paraId="11E191C7" w16cid:durableId="26FAA9A3"/>
  <w16cid:commentId w16cid:paraId="4BBB11EC" w16cid:durableId="26F9223B"/>
  <w16cid:commentId w16cid:paraId="65C9AC14" w16cid:durableId="26EAB676"/>
  <w16cid:commentId w16cid:paraId="392F0970" w16cid:durableId="26FA9B42"/>
  <w16cid:commentId w16cid:paraId="4FCEA937" w16cid:durableId="26FAA759"/>
  <w16cid:commentId w16cid:paraId="13A94136" w16cid:durableId="27161C2B"/>
  <w16cid:commentId w16cid:paraId="70E10893" w16cid:durableId="26FAAC65"/>
  <w16cid:commentId w16cid:paraId="57D1C888" w16cid:durableId="26EAD2C0"/>
  <w16cid:commentId w16cid:paraId="7CAC4C60" w16cid:durableId="271CECF8"/>
  <w16cid:commentId w16cid:paraId="0C0A11E7" w16cid:durableId="26FAB220"/>
  <w16cid:commentId w16cid:paraId="494C98B8" w16cid:durableId="26FAB238"/>
  <w16cid:commentId w16cid:paraId="4FE08C30" w16cid:durableId="26FA5F61"/>
  <w16cid:commentId w16cid:paraId="19475704" w16cid:durableId="26F93F90"/>
  <w16cid:commentId w16cid:paraId="689BF04B" w16cid:durableId="26FABB3D"/>
  <w16cid:commentId w16cid:paraId="7DEBEF31" w16cid:durableId="271CEE8E"/>
  <w16cid:commentId w16cid:paraId="0F156DBB" w16cid:durableId="271CFA35"/>
  <w16cid:commentId w16cid:paraId="422BE55D" w16cid:durableId="271CEF81"/>
  <w16cid:commentId w16cid:paraId="1143085F" w16cid:durableId="271CEFC4"/>
  <w16cid:commentId w16cid:paraId="5E11CCFC" w16cid:durableId="271E0D17"/>
  <w16cid:commentId w16cid:paraId="2C4E0A2B" w16cid:durableId="271CEFF4"/>
  <w16cid:commentId w16cid:paraId="474E3B87" w16cid:durableId="271E0D6B"/>
  <w16cid:commentId w16cid:paraId="1F5487B7" w16cid:durableId="271CF059"/>
  <w16cid:commentId w16cid:paraId="0DFE6E6F" w16cid:durableId="271E11FD"/>
  <w16cid:commentId w16cid:paraId="44C1F1E9" w16cid:durableId="271CF0D9"/>
  <w16cid:commentId w16cid:paraId="03DB3966" w16cid:durableId="271E1D7F"/>
  <w16cid:commentId w16cid:paraId="50B2CF12" w16cid:durableId="270E855D"/>
  <w16cid:commentId w16cid:paraId="4FEA5421" w16cid:durableId="270E6C34"/>
  <w16cid:commentId w16cid:paraId="342A08A5" w16cid:durableId="27220441"/>
  <w16cid:commentId w16cid:paraId="0D1B3756" w16cid:durableId="272234AD"/>
  <w16cid:commentId w16cid:paraId="5E6FE008" w16cid:durableId="271E20F8"/>
  <w16cid:commentId w16cid:paraId="327EF854" w16cid:durableId="271E3542"/>
  <w16cid:commentId w16cid:paraId="096FA1AD" w16cid:durableId="271E34A2"/>
  <w16cid:commentId w16cid:paraId="7DF224A0" w16cid:durableId="2720D12E"/>
  <w16cid:commentId w16cid:paraId="505F5F8C" w16cid:durableId="26EA893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5CA620" w14:textId="77777777" w:rsidR="00D83895" w:rsidRDefault="00D83895" w:rsidP="00F4375E">
      <w:r>
        <w:separator/>
      </w:r>
    </w:p>
  </w:endnote>
  <w:endnote w:type="continuationSeparator" w:id="0">
    <w:p w14:paraId="4755FE58" w14:textId="77777777" w:rsidR="00D83895" w:rsidRDefault="00D83895" w:rsidP="00F4375E">
      <w:r>
        <w:continuationSeparator/>
      </w:r>
    </w:p>
  </w:endnote>
  <w:endnote w:type="continuationNotice" w:id="1">
    <w:p w14:paraId="50E216CE" w14:textId="77777777" w:rsidR="00D83895" w:rsidRDefault="00D8389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Neue">
    <w:altName w:val="﷽﷽﷽﷽﷽﷽﷽﷽a Neue"/>
    <w:panose1 w:val="02000503000000020004"/>
    <w:charset w:val="00"/>
    <w:family w:val="auto"/>
    <w:pitch w:val="variable"/>
    <w:sig w:usb0="E50002FF" w:usb1="500079DB" w:usb2="00000010" w:usb3="00000000" w:csb0="00000001" w:csb1="00000000"/>
  </w:font>
  <w:font w:name="Roboto">
    <w:panose1 w:val="020B0604020202020204"/>
    <w:charset w:val="00"/>
    <w:family w:val="auto"/>
    <w:pitch w:val="variable"/>
    <w:sig w:usb0="E00002FF" w:usb1="5000205B" w:usb2="0000002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086771"/>
      <w:docPartObj>
        <w:docPartGallery w:val="Page Numbers (Bottom of Page)"/>
        <w:docPartUnique/>
      </w:docPartObj>
    </w:sdtPr>
    <w:sdtContent>
      <w:p w14:paraId="7C152B8E" w14:textId="2BDAAF59" w:rsidR="003965D6" w:rsidRDefault="003965D6" w:rsidP="00555B3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648520036"/>
      <w:docPartObj>
        <w:docPartGallery w:val="Page Numbers (Bottom of Page)"/>
        <w:docPartUnique/>
      </w:docPartObj>
    </w:sdtPr>
    <w:sdtContent>
      <w:p w14:paraId="125D3193" w14:textId="677E205D" w:rsidR="003965D6" w:rsidRDefault="003965D6" w:rsidP="00555B38">
        <w:pPr>
          <w:pStyle w:val="Footer"/>
          <w:framePr w:wrap="none" w:vAnchor="text" w:hAnchor="margin" w:xAlign="center"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B3BDB6A" w14:textId="77777777" w:rsidR="003965D6" w:rsidRDefault="003965D6" w:rsidP="00AD6AF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855EAC" w14:textId="77777777" w:rsidR="003965D6" w:rsidRDefault="003965D6" w:rsidP="00AD6AF1">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258811"/>
      <w:docPartObj>
        <w:docPartGallery w:val="Page Numbers (Bottom of Page)"/>
        <w:docPartUnique/>
      </w:docPartObj>
    </w:sdtPr>
    <w:sdtContent>
      <w:p w14:paraId="14CE8F5C" w14:textId="26B4EF09" w:rsidR="003965D6" w:rsidRDefault="003965D6" w:rsidP="00555B3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- 1 -</w:t>
        </w:r>
        <w:r>
          <w:rPr>
            <w:rStyle w:val="PageNumber"/>
          </w:rPr>
          <w:fldChar w:fldCharType="end"/>
        </w:r>
      </w:p>
    </w:sdtContent>
  </w:sdt>
  <w:p w14:paraId="1D31902F" w14:textId="77777777" w:rsidR="003965D6" w:rsidRDefault="003965D6" w:rsidP="00AD6AF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DC1E8A" w14:textId="77777777" w:rsidR="00D83895" w:rsidRDefault="00D83895" w:rsidP="00F4375E">
      <w:r>
        <w:separator/>
      </w:r>
    </w:p>
  </w:footnote>
  <w:footnote w:type="continuationSeparator" w:id="0">
    <w:p w14:paraId="4EC8569A" w14:textId="77777777" w:rsidR="00D83895" w:rsidRDefault="00D83895" w:rsidP="00F4375E">
      <w:r>
        <w:continuationSeparator/>
      </w:r>
    </w:p>
  </w:footnote>
  <w:footnote w:type="continuationNotice" w:id="1">
    <w:p w14:paraId="3A7FE090" w14:textId="77777777" w:rsidR="00D83895" w:rsidRDefault="00D8389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7DD6E0" w14:textId="6FF5BA4F" w:rsidR="003965D6" w:rsidRPr="00935AE3" w:rsidRDefault="003965D6">
    <w:pPr>
      <w:pStyle w:val="Header"/>
      <w:rPr>
        <w:rFonts w:ascii="Arial" w:hAnsi="Arial" w:cs="Arial"/>
      </w:rPr>
    </w:pPr>
    <w:r>
      <w:rPr>
        <w:rFonts w:ascii="Arial" w:hAnsi="Arial" w:cs="Arial"/>
      </w:rPr>
      <w:t>Cougar Dam</w:t>
    </w:r>
    <w:r w:rsidRPr="00935AE3">
      <w:rPr>
        <w:rFonts w:ascii="Arial" w:hAnsi="Arial" w:cs="Arial"/>
      </w:rPr>
      <w:t xml:space="preserve"> Genetic Parentage Analysis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41E6F"/>
    <w:multiLevelType w:val="hybridMultilevel"/>
    <w:tmpl w:val="7CE041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D263F0"/>
    <w:multiLevelType w:val="hybridMultilevel"/>
    <w:tmpl w:val="85220EE6"/>
    <w:lvl w:ilvl="0" w:tplc="CEB0C8A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107851"/>
    <w:multiLevelType w:val="hybridMultilevel"/>
    <w:tmpl w:val="20108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CF0283"/>
    <w:multiLevelType w:val="hybridMultilevel"/>
    <w:tmpl w:val="06B80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870D98"/>
    <w:multiLevelType w:val="hybridMultilevel"/>
    <w:tmpl w:val="76FC2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C42A3F"/>
    <w:multiLevelType w:val="hybridMultilevel"/>
    <w:tmpl w:val="D742C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A40714"/>
    <w:multiLevelType w:val="hybridMultilevel"/>
    <w:tmpl w:val="E9EA4B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3069EC"/>
    <w:multiLevelType w:val="hybridMultilevel"/>
    <w:tmpl w:val="A24852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837EF7"/>
    <w:multiLevelType w:val="hybridMultilevel"/>
    <w:tmpl w:val="5C127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863153"/>
    <w:multiLevelType w:val="hybridMultilevel"/>
    <w:tmpl w:val="118A22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CD90B26"/>
    <w:multiLevelType w:val="hybridMultilevel"/>
    <w:tmpl w:val="24620CD0"/>
    <w:lvl w:ilvl="0" w:tplc="ED3E16E6">
      <w:start w:val="1"/>
      <w:numFmt w:val="decimal"/>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BC05E0"/>
    <w:multiLevelType w:val="hybridMultilevel"/>
    <w:tmpl w:val="1576CF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6F55BB0"/>
    <w:multiLevelType w:val="hybridMultilevel"/>
    <w:tmpl w:val="5C127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B814638"/>
    <w:multiLevelType w:val="hybridMultilevel"/>
    <w:tmpl w:val="1576CF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5"/>
  </w:num>
  <w:num w:numId="3">
    <w:abstractNumId w:val="1"/>
  </w:num>
  <w:num w:numId="4">
    <w:abstractNumId w:val="10"/>
  </w:num>
  <w:num w:numId="5">
    <w:abstractNumId w:val="12"/>
  </w:num>
  <w:num w:numId="6">
    <w:abstractNumId w:val="9"/>
  </w:num>
  <w:num w:numId="7">
    <w:abstractNumId w:val="4"/>
  </w:num>
  <w:num w:numId="8">
    <w:abstractNumId w:val="3"/>
  </w:num>
  <w:num w:numId="9">
    <w:abstractNumId w:val="0"/>
  </w:num>
  <w:num w:numId="10">
    <w:abstractNumId w:val="6"/>
  </w:num>
  <w:num w:numId="11">
    <w:abstractNumId w:val="13"/>
  </w:num>
  <w:num w:numId="12">
    <w:abstractNumId w:val="2"/>
  </w:num>
  <w:num w:numId="13">
    <w:abstractNumId w:val="7"/>
  </w:num>
  <w:num w:numId="14">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Dayan">
    <w15:presenceInfo w15:providerId="AD" w15:userId="S::ddayan@clarku.edu::28280fc7-5003-494f-9b9e-92d9dd867b56"/>
  </w15:person>
  <w15:person w15:author="COUTURE Ryan B * ODFW">
    <w15:presenceInfo w15:providerId="AD" w15:userId="S::Ryan.B.Couture@odfw.oregon.gov::1ba254d6-9af9-405d-a7e5-e09e5576e2a2"/>
  </w15:person>
  <w15:person w15:author="Kathleen O'Malley">
    <w15:presenceInfo w15:providerId="AD" w15:userId="S::omalleyk@oregonstate.edu::0f5db546-bac0-4755-b13f-b5290ba434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4"/>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onservation Genetic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fstdwt0t3xzrskewzvmxpsf80xx25990rfrd&quot;&gt;My EndNote Library&lt;record-ids&gt;&lt;item&gt;408&lt;/item&gt;&lt;item&gt;1369&lt;/item&gt;&lt;item&gt;1370&lt;/item&gt;&lt;item&gt;1376&lt;/item&gt;&lt;item&gt;1393&lt;/item&gt;&lt;item&gt;1537&lt;/item&gt;&lt;item&gt;1541&lt;/item&gt;&lt;item&gt;1542&lt;/item&gt;&lt;item&gt;1543&lt;/item&gt;&lt;item&gt;1544&lt;/item&gt;&lt;item&gt;1545&lt;/item&gt;&lt;item&gt;1546&lt;/item&gt;&lt;item&gt;1547&lt;/item&gt;&lt;item&gt;1548&lt;/item&gt;&lt;item&gt;1549&lt;/item&gt;&lt;item&gt;1556&lt;/item&gt;&lt;item&gt;1557&lt;/item&gt;&lt;item&gt;1558&lt;/item&gt;&lt;item&gt;1559&lt;/item&gt;&lt;item&gt;1560&lt;/item&gt;&lt;item&gt;1561&lt;/item&gt;&lt;item&gt;1562&lt;/item&gt;&lt;item&gt;1563&lt;/item&gt;&lt;item&gt;1564&lt;/item&gt;&lt;item&gt;1565&lt;/item&gt;&lt;item&gt;1567&lt;/item&gt;&lt;item&gt;1568&lt;/item&gt;&lt;item&gt;1569&lt;/item&gt;&lt;/record-ids&gt;&lt;/item&gt;&lt;/Libraries&gt;"/>
  </w:docVars>
  <w:rsids>
    <w:rsidRoot w:val="00F4375E"/>
    <w:rsid w:val="000009F0"/>
    <w:rsid w:val="00003A77"/>
    <w:rsid w:val="0000684E"/>
    <w:rsid w:val="00007022"/>
    <w:rsid w:val="0000704A"/>
    <w:rsid w:val="00007102"/>
    <w:rsid w:val="000111E4"/>
    <w:rsid w:val="00013BAD"/>
    <w:rsid w:val="00014E24"/>
    <w:rsid w:val="00027C48"/>
    <w:rsid w:val="00030C22"/>
    <w:rsid w:val="00037BCB"/>
    <w:rsid w:val="00041311"/>
    <w:rsid w:val="0004730E"/>
    <w:rsid w:val="000539A7"/>
    <w:rsid w:val="00054265"/>
    <w:rsid w:val="00067F1B"/>
    <w:rsid w:val="00070FBD"/>
    <w:rsid w:val="0007174F"/>
    <w:rsid w:val="0007271E"/>
    <w:rsid w:val="0007479D"/>
    <w:rsid w:val="00075AD1"/>
    <w:rsid w:val="0009633F"/>
    <w:rsid w:val="000A0CBD"/>
    <w:rsid w:val="000A1C89"/>
    <w:rsid w:val="000A1DDC"/>
    <w:rsid w:val="000A2DAF"/>
    <w:rsid w:val="000A65AC"/>
    <w:rsid w:val="000A7C20"/>
    <w:rsid w:val="000B4CED"/>
    <w:rsid w:val="000B5941"/>
    <w:rsid w:val="000B5E81"/>
    <w:rsid w:val="000D4D4B"/>
    <w:rsid w:val="000D645F"/>
    <w:rsid w:val="000D6AF0"/>
    <w:rsid w:val="000E20F1"/>
    <w:rsid w:val="000E2638"/>
    <w:rsid w:val="000E5DD2"/>
    <w:rsid w:val="000E6CDE"/>
    <w:rsid w:val="000F1A6A"/>
    <w:rsid w:val="000F316F"/>
    <w:rsid w:val="000F492B"/>
    <w:rsid w:val="000F607E"/>
    <w:rsid w:val="00102F62"/>
    <w:rsid w:val="00104E4C"/>
    <w:rsid w:val="001052C3"/>
    <w:rsid w:val="001053B0"/>
    <w:rsid w:val="00106CBD"/>
    <w:rsid w:val="001100E4"/>
    <w:rsid w:val="00113C0B"/>
    <w:rsid w:val="00113D3A"/>
    <w:rsid w:val="00113D3D"/>
    <w:rsid w:val="001175E4"/>
    <w:rsid w:val="00117E1E"/>
    <w:rsid w:val="00120826"/>
    <w:rsid w:val="00124268"/>
    <w:rsid w:val="0012502A"/>
    <w:rsid w:val="0013106B"/>
    <w:rsid w:val="00137EE0"/>
    <w:rsid w:val="00140F68"/>
    <w:rsid w:val="0014653B"/>
    <w:rsid w:val="00153134"/>
    <w:rsid w:val="00153167"/>
    <w:rsid w:val="001552C3"/>
    <w:rsid w:val="001574F8"/>
    <w:rsid w:val="00161359"/>
    <w:rsid w:val="00162905"/>
    <w:rsid w:val="00163028"/>
    <w:rsid w:val="00164D7C"/>
    <w:rsid w:val="00165A45"/>
    <w:rsid w:val="00165E9C"/>
    <w:rsid w:val="00171088"/>
    <w:rsid w:val="00176B57"/>
    <w:rsid w:val="0018163C"/>
    <w:rsid w:val="001876DC"/>
    <w:rsid w:val="00192EB1"/>
    <w:rsid w:val="001930BA"/>
    <w:rsid w:val="0019419C"/>
    <w:rsid w:val="001954E0"/>
    <w:rsid w:val="001A3153"/>
    <w:rsid w:val="001B4514"/>
    <w:rsid w:val="001C0357"/>
    <w:rsid w:val="001C0FB7"/>
    <w:rsid w:val="001C1598"/>
    <w:rsid w:val="001C1F44"/>
    <w:rsid w:val="001C4128"/>
    <w:rsid w:val="001C724D"/>
    <w:rsid w:val="001C75AA"/>
    <w:rsid w:val="001D0CE5"/>
    <w:rsid w:val="001F7B0A"/>
    <w:rsid w:val="00203F86"/>
    <w:rsid w:val="00213089"/>
    <w:rsid w:val="0021359F"/>
    <w:rsid w:val="0021593D"/>
    <w:rsid w:val="00216690"/>
    <w:rsid w:val="00221155"/>
    <w:rsid w:val="002234CD"/>
    <w:rsid w:val="00223702"/>
    <w:rsid w:val="00223E46"/>
    <w:rsid w:val="00227165"/>
    <w:rsid w:val="00227A30"/>
    <w:rsid w:val="0023110E"/>
    <w:rsid w:val="00231533"/>
    <w:rsid w:val="00233719"/>
    <w:rsid w:val="00235640"/>
    <w:rsid w:val="0023721B"/>
    <w:rsid w:val="002415CD"/>
    <w:rsid w:val="00243AC3"/>
    <w:rsid w:val="0024618C"/>
    <w:rsid w:val="00247D13"/>
    <w:rsid w:val="002547A2"/>
    <w:rsid w:val="00254D5C"/>
    <w:rsid w:val="00257BE3"/>
    <w:rsid w:val="0026006C"/>
    <w:rsid w:val="00262BF8"/>
    <w:rsid w:val="00275133"/>
    <w:rsid w:val="00275BC0"/>
    <w:rsid w:val="00275E96"/>
    <w:rsid w:val="0027726B"/>
    <w:rsid w:val="00291C4E"/>
    <w:rsid w:val="0029245D"/>
    <w:rsid w:val="002935A6"/>
    <w:rsid w:val="002939A5"/>
    <w:rsid w:val="002A1615"/>
    <w:rsid w:val="002A23D0"/>
    <w:rsid w:val="002A45D2"/>
    <w:rsid w:val="002B1AF7"/>
    <w:rsid w:val="002B68CB"/>
    <w:rsid w:val="002B68CF"/>
    <w:rsid w:val="002C21B9"/>
    <w:rsid w:val="002D067D"/>
    <w:rsid w:val="002D1525"/>
    <w:rsid w:val="002D41FB"/>
    <w:rsid w:val="002D5BB5"/>
    <w:rsid w:val="002E3E98"/>
    <w:rsid w:val="002E7344"/>
    <w:rsid w:val="002F0B67"/>
    <w:rsid w:val="002F0D3A"/>
    <w:rsid w:val="002F34CE"/>
    <w:rsid w:val="002F4363"/>
    <w:rsid w:val="002F4D52"/>
    <w:rsid w:val="002F5744"/>
    <w:rsid w:val="00304913"/>
    <w:rsid w:val="00310607"/>
    <w:rsid w:val="0031214F"/>
    <w:rsid w:val="003126DF"/>
    <w:rsid w:val="00312D99"/>
    <w:rsid w:val="0031436F"/>
    <w:rsid w:val="00316240"/>
    <w:rsid w:val="00322706"/>
    <w:rsid w:val="00323764"/>
    <w:rsid w:val="003239BB"/>
    <w:rsid w:val="0033060C"/>
    <w:rsid w:val="00330A0F"/>
    <w:rsid w:val="00342451"/>
    <w:rsid w:val="0034255E"/>
    <w:rsid w:val="003500C2"/>
    <w:rsid w:val="00351BC1"/>
    <w:rsid w:val="00353BF3"/>
    <w:rsid w:val="003576F2"/>
    <w:rsid w:val="00364EC9"/>
    <w:rsid w:val="0036597F"/>
    <w:rsid w:val="00366539"/>
    <w:rsid w:val="00366D7A"/>
    <w:rsid w:val="00373152"/>
    <w:rsid w:val="003736AD"/>
    <w:rsid w:val="00373EBF"/>
    <w:rsid w:val="00374007"/>
    <w:rsid w:val="00374E16"/>
    <w:rsid w:val="00382C7C"/>
    <w:rsid w:val="003839CB"/>
    <w:rsid w:val="003965D6"/>
    <w:rsid w:val="003A0E98"/>
    <w:rsid w:val="003A3549"/>
    <w:rsid w:val="003B1343"/>
    <w:rsid w:val="003B3BF7"/>
    <w:rsid w:val="003B7E6F"/>
    <w:rsid w:val="003C1673"/>
    <w:rsid w:val="003C1EFD"/>
    <w:rsid w:val="003C3D51"/>
    <w:rsid w:val="003C3F11"/>
    <w:rsid w:val="003D25F7"/>
    <w:rsid w:val="003D3D49"/>
    <w:rsid w:val="003D67A9"/>
    <w:rsid w:val="003D77FB"/>
    <w:rsid w:val="003E00C6"/>
    <w:rsid w:val="003E0D3B"/>
    <w:rsid w:val="003E1B07"/>
    <w:rsid w:val="003E20A4"/>
    <w:rsid w:val="003E2E8C"/>
    <w:rsid w:val="003E3D78"/>
    <w:rsid w:val="003E489D"/>
    <w:rsid w:val="003E52BD"/>
    <w:rsid w:val="003E580D"/>
    <w:rsid w:val="003F45DC"/>
    <w:rsid w:val="0040081E"/>
    <w:rsid w:val="00404345"/>
    <w:rsid w:val="004046CB"/>
    <w:rsid w:val="0040476A"/>
    <w:rsid w:val="004068B0"/>
    <w:rsid w:val="00413EC0"/>
    <w:rsid w:val="0041598A"/>
    <w:rsid w:val="0042646B"/>
    <w:rsid w:val="00427D7C"/>
    <w:rsid w:val="00432748"/>
    <w:rsid w:val="00433FE0"/>
    <w:rsid w:val="004359A4"/>
    <w:rsid w:val="00440FD4"/>
    <w:rsid w:val="004445C8"/>
    <w:rsid w:val="0044510A"/>
    <w:rsid w:val="00455EEF"/>
    <w:rsid w:val="00457AFE"/>
    <w:rsid w:val="00463744"/>
    <w:rsid w:val="004640B8"/>
    <w:rsid w:val="00466CE7"/>
    <w:rsid w:val="00474686"/>
    <w:rsid w:val="00476E8E"/>
    <w:rsid w:val="00477332"/>
    <w:rsid w:val="00480CF1"/>
    <w:rsid w:val="00481161"/>
    <w:rsid w:val="004856A0"/>
    <w:rsid w:val="00492217"/>
    <w:rsid w:val="00495708"/>
    <w:rsid w:val="004A18E6"/>
    <w:rsid w:val="004A6BF6"/>
    <w:rsid w:val="004A7EB4"/>
    <w:rsid w:val="004B1E03"/>
    <w:rsid w:val="004B1E4A"/>
    <w:rsid w:val="004C7A87"/>
    <w:rsid w:val="004D21D3"/>
    <w:rsid w:val="004D2C50"/>
    <w:rsid w:val="004D3358"/>
    <w:rsid w:val="004D6384"/>
    <w:rsid w:val="004D65BF"/>
    <w:rsid w:val="004E0819"/>
    <w:rsid w:val="004E0EED"/>
    <w:rsid w:val="004E5267"/>
    <w:rsid w:val="004E734D"/>
    <w:rsid w:val="004E7876"/>
    <w:rsid w:val="004F30E4"/>
    <w:rsid w:val="004F3FE5"/>
    <w:rsid w:val="004F40CE"/>
    <w:rsid w:val="004F4604"/>
    <w:rsid w:val="004F6A0D"/>
    <w:rsid w:val="004F7A95"/>
    <w:rsid w:val="00501D4E"/>
    <w:rsid w:val="0050205B"/>
    <w:rsid w:val="00504444"/>
    <w:rsid w:val="00506404"/>
    <w:rsid w:val="0052260E"/>
    <w:rsid w:val="00523916"/>
    <w:rsid w:val="00525ECC"/>
    <w:rsid w:val="00526E4C"/>
    <w:rsid w:val="00530E1C"/>
    <w:rsid w:val="00531536"/>
    <w:rsid w:val="005338EA"/>
    <w:rsid w:val="00535525"/>
    <w:rsid w:val="00536822"/>
    <w:rsid w:val="00540A41"/>
    <w:rsid w:val="00541D35"/>
    <w:rsid w:val="005425AE"/>
    <w:rsid w:val="00554D18"/>
    <w:rsid w:val="00555B38"/>
    <w:rsid w:val="00560106"/>
    <w:rsid w:val="00562F61"/>
    <w:rsid w:val="00565D64"/>
    <w:rsid w:val="0057299D"/>
    <w:rsid w:val="005741DF"/>
    <w:rsid w:val="00574900"/>
    <w:rsid w:val="00575AB5"/>
    <w:rsid w:val="00575C0C"/>
    <w:rsid w:val="00576BEE"/>
    <w:rsid w:val="005823FD"/>
    <w:rsid w:val="0058797F"/>
    <w:rsid w:val="00590916"/>
    <w:rsid w:val="00590F8E"/>
    <w:rsid w:val="005930E1"/>
    <w:rsid w:val="005932F1"/>
    <w:rsid w:val="005A272D"/>
    <w:rsid w:val="005A643D"/>
    <w:rsid w:val="005A7EA5"/>
    <w:rsid w:val="005B172E"/>
    <w:rsid w:val="005B307F"/>
    <w:rsid w:val="005B3AF6"/>
    <w:rsid w:val="005B5FDB"/>
    <w:rsid w:val="005C4896"/>
    <w:rsid w:val="005C5598"/>
    <w:rsid w:val="005C69B2"/>
    <w:rsid w:val="005C6A96"/>
    <w:rsid w:val="005C6AE6"/>
    <w:rsid w:val="005D1256"/>
    <w:rsid w:val="005D2D27"/>
    <w:rsid w:val="005D4051"/>
    <w:rsid w:val="005D4254"/>
    <w:rsid w:val="005D56C5"/>
    <w:rsid w:val="005D7078"/>
    <w:rsid w:val="005D720F"/>
    <w:rsid w:val="005E1882"/>
    <w:rsid w:val="005E1DFB"/>
    <w:rsid w:val="005E4833"/>
    <w:rsid w:val="005E5401"/>
    <w:rsid w:val="005F0174"/>
    <w:rsid w:val="005F1A88"/>
    <w:rsid w:val="005F1EDE"/>
    <w:rsid w:val="005F41AF"/>
    <w:rsid w:val="005F43A2"/>
    <w:rsid w:val="005F4843"/>
    <w:rsid w:val="005F5DAC"/>
    <w:rsid w:val="005F60A2"/>
    <w:rsid w:val="006001FF"/>
    <w:rsid w:val="00606370"/>
    <w:rsid w:val="00613457"/>
    <w:rsid w:val="00620509"/>
    <w:rsid w:val="00621E22"/>
    <w:rsid w:val="006224B0"/>
    <w:rsid w:val="00623002"/>
    <w:rsid w:val="0063046E"/>
    <w:rsid w:val="00631807"/>
    <w:rsid w:val="006407BF"/>
    <w:rsid w:val="00640EB6"/>
    <w:rsid w:val="00641413"/>
    <w:rsid w:val="00645F87"/>
    <w:rsid w:val="0065541C"/>
    <w:rsid w:val="006605AD"/>
    <w:rsid w:val="006706ED"/>
    <w:rsid w:val="00675DD2"/>
    <w:rsid w:val="006761C7"/>
    <w:rsid w:val="00677B13"/>
    <w:rsid w:val="006823BA"/>
    <w:rsid w:val="006838BF"/>
    <w:rsid w:val="00687430"/>
    <w:rsid w:val="0069085F"/>
    <w:rsid w:val="006959DB"/>
    <w:rsid w:val="006965BE"/>
    <w:rsid w:val="006A214B"/>
    <w:rsid w:val="006A43B2"/>
    <w:rsid w:val="006A449E"/>
    <w:rsid w:val="006B2DED"/>
    <w:rsid w:val="006B458C"/>
    <w:rsid w:val="006C210F"/>
    <w:rsid w:val="006D5CC7"/>
    <w:rsid w:val="006D6142"/>
    <w:rsid w:val="006E21E8"/>
    <w:rsid w:val="006E3982"/>
    <w:rsid w:val="006E7497"/>
    <w:rsid w:val="006F0E92"/>
    <w:rsid w:val="006F0FFA"/>
    <w:rsid w:val="007004FD"/>
    <w:rsid w:val="00700AF3"/>
    <w:rsid w:val="00702BDA"/>
    <w:rsid w:val="00704616"/>
    <w:rsid w:val="00710DB0"/>
    <w:rsid w:val="00711588"/>
    <w:rsid w:val="0071182D"/>
    <w:rsid w:val="007140B9"/>
    <w:rsid w:val="007146B5"/>
    <w:rsid w:val="00715942"/>
    <w:rsid w:val="00716D38"/>
    <w:rsid w:val="007210DF"/>
    <w:rsid w:val="00724B96"/>
    <w:rsid w:val="00727C4E"/>
    <w:rsid w:val="00727ED3"/>
    <w:rsid w:val="007309CB"/>
    <w:rsid w:val="007323AF"/>
    <w:rsid w:val="007351E2"/>
    <w:rsid w:val="007448A5"/>
    <w:rsid w:val="00745BFC"/>
    <w:rsid w:val="007533C5"/>
    <w:rsid w:val="007579E9"/>
    <w:rsid w:val="007601B6"/>
    <w:rsid w:val="007611F6"/>
    <w:rsid w:val="00761E19"/>
    <w:rsid w:val="0076259D"/>
    <w:rsid w:val="00765354"/>
    <w:rsid w:val="00765402"/>
    <w:rsid w:val="00773A76"/>
    <w:rsid w:val="0078131B"/>
    <w:rsid w:val="0078196E"/>
    <w:rsid w:val="00796EB3"/>
    <w:rsid w:val="007A014D"/>
    <w:rsid w:val="007A0D87"/>
    <w:rsid w:val="007A0E65"/>
    <w:rsid w:val="007A1AD0"/>
    <w:rsid w:val="007A2276"/>
    <w:rsid w:val="007A2414"/>
    <w:rsid w:val="007A5A45"/>
    <w:rsid w:val="007B1890"/>
    <w:rsid w:val="007B19FA"/>
    <w:rsid w:val="007B4C6C"/>
    <w:rsid w:val="007C1107"/>
    <w:rsid w:val="007C21D5"/>
    <w:rsid w:val="007C45CA"/>
    <w:rsid w:val="007C49ED"/>
    <w:rsid w:val="007D02F8"/>
    <w:rsid w:val="007D0D36"/>
    <w:rsid w:val="007D570A"/>
    <w:rsid w:val="007D59F3"/>
    <w:rsid w:val="007D6CB9"/>
    <w:rsid w:val="007E2F9C"/>
    <w:rsid w:val="007E381C"/>
    <w:rsid w:val="007E4845"/>
    <w:rsid w:val="007E7F6F"/>
    <w:rsid w:val="007F027B"/>
    <w:rsid w:val="007F1A92"/>
    <w:rsid w:val="007F4966"/>
    <w:rsid w:val="00800E6B"/>
    <w:rsid w:val="00802E83"/>
    <w:rsid w:val="00804EFE"/>
    <w:rsid w:val="008117D5"/>
    <w:rsid w:val="00811F41"/>
    <w:rsid w:val="00815DCE"/>
    <w:rsid w:val="0081620E"/>
    <w:rsid w:val="00822ABA"/>
    <w:rsid w:val="00825593"/>
    <w:rsid w:val="00832AB8"/>
    <w:rsid w:val="00833979"/>
    <w:rsid w:val="00843565"/>
    <w:rsid w:val="008469FF"/>
    <w:rsid w:val="008471F2"/>
    <w:rsid w:val="008511CF"/>
    <w:rsid w:val="00853153"/>
    <w:rsid w:val="00853B1C"/>
    <w:rsid w:val="008546E7"/>
    <w:rsid w:val="00854FDB"/>
    <w:rsid w:val="00856FFB"/>
    <w:rsid w:val="008570EB"/>
    <w:rsid w:val="0085722A"/>
    <w:rsid w:val="00857780"/>
    <w:rsid w:val="00866C97"/>
    <w:rsid w:val="00867C2B"/>
    <w:rsid w:val="0087067D"/>
    <w:rsid w:val="00872E56"/>
    <w:rsid w:val="00876AD1"/>
    <w:rsid w:val="00876CA5"/>
    <w:rsid w:val="00877487"/>
    <w:rsid w:val="008847A1"/>
    <w:rsid w:val="008920DB"/>
    <w:rsid w:val="00895C8E"/>
    <w:rsid w:val="00897CE9"/>
    <w:rsid w:val="008A10CA"/>
    <w:rsid w:val="008A5770"/>
    <w:rsid w:val="008B2ECB"/>
    <w:rsid w:val="008B374F"/>
    <w:rsid w:val="008B48C8"/>
    <w:rsid w:val="008C0417"/>
    <w:rsid w:val="008C23FC"/>
    <w:rsid w:val="008C662F"/>
    <w:rsid w:val="008D42E4"/>
    <w:rsid w:val="008D47EB"/>
    <w:rsid w:val="008D6FFC"/>
    <w:rsid w:val="008E3978"/>
    <w:rsid w:val="008F0BC2"/>
    <w:rsid w:val="008F17F8"/>
    <w:rsid w:val="008F2C42"/>
    <w:rsid w:val="00900606"/>
    <w:rsid w:val="00903BBF"/>
    <w:rsid w:val="00906B4E"/>
    <w:rsid w:val="00906BF8"/>
    <w:rsid w:val="0091120E"/>
    <w:rsid w:val="00914C9F"/>
    <w:rsid w:val="00914D3B"/>
    <w:rsid w:val="00923965"/>
    <w:rsid w:val="009331C4"/>
    <w:rsid w:val="00935AE3"/>
    <w:rsid w:val="00941B17"/>
    <w:rsid w:val="00942208"/>
    <w:rsid w:val="00947960"/>
    <w:rsid w:val="00952FC9"/>
    <w:rsid w:val="009561E7"/>
    <w:rsid w:val="009570A4"/>
    <w:rsid w:val="0096558E"/>
    <w:rsid w:val="009674BE"/>
    <w:rsid w:val="00970706"/>
    <w:rsid w:val="00975870"/>
    <w:rsid w:val="00976FA0"/>
    <w:rsid w:val="009773EE"/>
    <w:rsid w:val="00977CE8"/>
    <w:rsid w:val="0098710C"/>
    <w:rsid w:val="009924DE"/>
    <w:rsid w:val="009937D7"/>
    <w:rsid w:val="00994789"/>
    <w:rsid w:val="00994B6F"/>
    <w:rsid w:val="00996809"/>
    <w:rsid w:val="009975A3"/>
    <w:rsid w:val="00997BBA"/>
    <w:rsid w:val="009A0B01"/>
    <w:rsid w:val="009A2A69"/>
    <w:rsid w:val="009A340C"/>
    <w:rsid w:val="009B1E99"/>
    <w:rsid w:val="009B2709"/>
    <w:rsid w:val="009C3DE6"/>
    <w:rsid w:val="009D0411"/>
    <w:rsid w:val="009D15AE"/>
    <w:rsid w:val="009D5B66"/>
    <w:rsid w:val="009E05FE"/>
    <w:rsid w:val="009E19FA"/>
    <w:rsid w:val="009E502A"/>
    <w:rsid w:val="009F1A5A"/>
    <w:rsid w:val="009F3717"/>
    <w:rsid w:val="009F3912"/>
    <w:rsid w:val="00A02B7B"/>
    <w:rsid w:val="00A02F29"/>
    <w:rsid w:val="00A05EA3"/>
    <w:rsid w:val="00A06A19"/>
    <w:rsid w:val="00A102AE"/>
    <w:rsid w:val="00A13211"/>
    <w:rsid w:val="00A149F8"/>
    <w:rsid w:val="00A15E5C"/>
    <w:rsid w:val="00A22ADA"/>
    <w:rsid w:val="00A24BC1"/>
    <w:rsid w:val="00A26EDC"/>
    <w:rsid w:val="00A276E8"/>
    <w:rsid w:val="00A27A15"/>
    <w:rsid w:val="00A33A3D"/>
    <w:rsid w:val="00A357CF"/>
    <w:rsid w:val="00A45344"/>
    <w:rsid w:val="00A46650"/>
    <w:rsid w:val="00A53F27"/>
    <w:rsid w:val="00A54542"/>
    <w:rsid w:val="00A5756E"/>
    <w:rsid w:val="00A6050F"/>
    <w:rsid w:val="00A61C14"/>
    <w:rsid w:val="00A63806"/>
    <w:rsid w:val="00A64B85"/>
    <w:rsid w:val="00A669F4"/>
    <w:rsid w:val="00A67FCF"/>
    <w:rsid w:val="00A71A92"/>
    <w:rsid w:val="00A83BF3"/>
    <w:rsid w:val="00A8498A"/>
    <w:rsid w:val="00A86C6F"/>
    <w:rsid w:val="00A95FF5"/>
    <w:rsid w:val="00A96E09"/>
    <w:rsid w:val="00AA110D"/>
    <w:rsid w:val="00AA21AE"/>
    <w:rsid w:val="00AA73DE"/>
    <w:rsid w:val="00AC1F74"/>
    <w:rsid w:val="00AD329B"/>
    <w:rsid w:val="00AD3A95"/>
    <w:rsid w:val="00AD3B92"/>
    <w:rsid w:val="00AD5AC1"/>
    <w:rsid w:val="00AD6AF1"/>
    <w:rsid w:val="00AE423F"/>
    <w:rsid w:val="00AF3D23"/>
    <w:rsid w:val="00AF57A9"/>
    <w:rsid w:val="00B00A8A"/>
    <w:rsid w:val="00B01C3C"/>
    <w:rsid w:val="00B06BF2"/>
    <w:rsid w:val="00B13265"/>
    <w:rsid w:val="00B134BB"/>
    <w:rsid w:val="00B13F3E"/>
    <w:rsid w:val="00B1409A"/>
    <w:rsid w:val="00B20065"/>
    <w:rsid w:val="00B20E51"/>
    <w:rsid w:val="00B2108F"/>
    <w:rsid w:val="00B2256C"/>
    <w:rsid w:val="00B22743"/>
    <w:rsid w:val="00B2752D"/>
    <w:rsid w:val="00B3104D"/>
    <w:rsid w:val="00B33440"/>
    <w:rsid w:val="00B356E9"/>
    <w:rsid w:val="00B36002"/>
    <w:rsid w:val="00B53230"/>
    <w:rsid w:val="00B543DD"/>
    <w:rsid w:val="00B54D09"/>
    <w:rsid w:val="00B60370"/>
    <w:rsid w:val="00B61F97"/>
    <w:rsid w:val="00B713C6"/>
    <w:rsid w:val="00B72883"/>
    <w:rsid w:val="00B7497F"/>
    <w:rsid w:val="00B74F59"/>
    <w:rsid w:val="00B75CAB"/>
    <w:rsid w:val="00B800BA"/>
    <w:rsid w:val="00B83605"/>
    <w:rsid w:val="00B842FD"/>
    <w:rsid w:val="00B8490A"/>
    <w:rsid w:val="00B8616D"/>
    <w:rsid w:val="00B92690"/>
    <w:rsid w:val="00B94ECE"/>
    <w:rsid w:val="00B94EDA"/>
    <w:rsid w:val="00B95D11"/>
    <w:rsid w:val="00B96263"/>
    <w:rsid w:val="00B96810"/>
    <w:rsid w:val="00BA3C42"/>
    <w:rsid w:val="00BB15CC"/>
    <w:rsid w:val="00BB55F1"/>
    <w:rsid w:val="00BB6CE7"/>
    <w:rsid w:val="00BC3443"/>
    <w:rsid w:val="00BC609F"/>
    <w:rsid w:val="00BD3D59"/>
    <w:rsid w:val="00BE2449"/>
    <w:rsid w:val="00BE5147"/>
    <w:rsid w:val="00BE71C6"/>
    <w:rsid w:val="00BF46EF"/>
    <w:rsid w:val="00BF78E1"/>
    <w:rsid w:val="00C0215A"/>
    <w:rsid w:val="00C06177"/>
    <w:rsid w:val="00C12CFA"/>
    <w:rsid w:val="00C131CD"/>
    <w:rsid w:val="00C2055B"/>
    <w:rsid w:val="00C33AA9"/>
    <w:rsid w:val="00C350B0"/>
    <w:rsid w:val="00C41065"/>
    <w:rsid w:val="00C42AF9"/>
    <w:rsid w:val="00C435DA"/>
    <w:rsid w:val="00C45759"/>
    <w:rsid w:val="00C5137D"/>
    <w:rsid w:val="00C528D8"/>
    <w:rsid w:val="00C52EDB"/>
    <w:rsid w:val="00C56078"/>
    <w:rsid w:val="00C6140E"/>
    <w:rsid w:val="00C624FD"/>
    <w:rsid w:val="00C64DD7"/>
    <w:rsid w:val="00C66633"/>
    <w:rsid w:val="00C7241F"/>
    <w:rsid w:val="00C7347A"/>
    <w:rsid w:val="00C742E3"/>
    <w:rsid w:val="00C753E2"/>
    <w:rsid w:val="00C77A87"/>
    <w:rsid w:val="00C83099"/>
    <w:rsid w:val="00C83ECC"/>
    <w:rsid w:val="00C86C17"/>
    <w:rsid w:val="00C909E4"/>
    <w:rsid w:val="00C932E4"/>
    <w:rsid w:val="00C94127"/>
    <w:rsid w:val="00C95DAD"/>
    <w:rsid w:val="00C9610A"/>
    <w:rsid w:val="00CA7054"/>
    <w:rsid w:val="00CB2EF5"/>
    <w:rsid w:val="00CB3A82"/>
    <w:rsid w:val="00CC6317"/>
    <w:rsid w:val="00CC70B7"/>
    <w:rsid w:val="00CC754A"/>
    <w:rsid w:val="00CD6806"/>
    <w:rsid w:val="00CE10D6"/>
    <w:rsid w:val="00CE4412"/>
    <w:rsid w:val="00CF20A6"/>
    <w:rsid w:val="00CF44B7"/>
    <w:rsid w:val="00D00DAB"/>
    <w:rsid w:val="00D103FD"/>
    <w:rsid w:val="00D1383A"/>
    <w:rsid w:val="00D206B8"/>
    <w:rsid w:val="00D22DD3"/>
    <w:rsid w:val="00D3710E"/>
    <w:rsid w:val="00D46780"/>
    <w:rsid w:val="00D46CF1"/>
    <w:rsid w:val="00D65024"/>
    <w:rsid w:val="00D67897"/>
    <w:rsid w:val="00D71476"/>
    <w:rsid w:val="00D71F78"/>
    <w:rsid w:val="00D733D9"/>
    <w:rsid w:val="00D7409D"/>
    <w:rsid w:val="00D83895"/>
    <w:rsid w:val="00D8524B"/>
    <w:rsid w:val="00D92125"/>
    <w:rsid w:val="00D93099"/>
    <w:rsid w:val="00D9781A"/>
    <w:rsid w:val="00DA3BD9"/>
    <w:rsid w:val="00DB02B1"/>
    <w:rsid w:val="00DB04B9"/>
    <w:rsid w:val="00DB2D3C"/>
    <w:rsid w:val="00DB54D5"/>
    <w:rsid w:val="00DB5827"/>
    <w:rsid w:val="00DB7260"/>
    <w:rsid w:val="00DC39BA"/>
    <w:rsid w:val="00DD0610"/>
    <w:rsid w:val="00DD25F4"/>
    <w:rsid w:val="00DD514B"/>
    <w:rsid w:val="00DE0E74"/>
    <w:rsid w:val="00DE4036"/>
    <w:rsid w:val="00DF5602"/>
    <w:rsid w:val="00E12367"/>
    <w:rsid w:val="00E140E8"/>
    <w:rsid w:val="00E1434C"/>
    <w:rsid w:val="00E14BA5"/>
    <w:rsid w:val="00E169DC"/>
    <w:rsid w:val="00E17E1D"/>
    <w:rsid w:val="00E22F70"/>
    <w:rsid w:val="00E24452"/>
    <w:rsid w:val="00E24995"/>
    <w:rsid w:val="00E34F5E"/>
    <w:rsid w:val="00E37857"/>
    <w:rsid w:val="00E42A4E"/>
    <w:rsid w:val="00E432FA"/>
    <w:rsid w:val="00E511D3"/>
    <w:rsid w:val="00E53851"/>
    <w:rsid w:val="00E60979"/>
    <w:rsid w:val="00E6119F"/>
    <w:rsid w:val="00E6547C"/>
    <w:rsid w:val="00E75FAE"/>
    <w:rsid w:val="00E805CD"/>
    <w:rsid w:val="00E806CB"/>
    <w:rsid w:val="00E952E2"/>
    <w:rsid w:val="00E95373"/>
    <w:rsid w:val="00E95D9A"/>
    <w:rsid w:val="00E95DE5"/>
    <w:rsid w:val="00E9657D"/>
    <w:rsid w:val="00E9700D"/>
    <w:rsid w:val="00EA2B57"/>
    <w:rsid w:val="00EA6259"/>
    <w:rsid w:val="00EB0332"/>
    <w:rsid w:val="00EB6C0E"/>
    <w:rsid w:val="00EC1D79"/>
    <w:rsid w:val="00EC2FB5"/>
    <w:rsid w:val="00EC4478"/>
    <w:rsid w:val="00ED1BA2"/>
    <w:rsid w:val="00ED45D6"/>
    <w:rsid w:val="00ED707C"/>
    <w:rsid w:val="00EE22FC"/>
    <w:rsid w:val="00EE2FDD"/>
    <w:rsid w:val="00EE4267"/>
    <w:rsid w:val="00EE5FC8"/>
    <w:rsid w:val="00EF0C5D"/>
    <w:rsid w:val="00EF310E"/>
    <w:rsid w:val="00EF42EE"/>
    <w:rsid w:val="00EF55CB"/>
    <w:rsid w:val="00EF57D5"/>
    <w:rsid w:val="00EF621B"/>
    <w:rsid w:val="00EF7F67"/>
    <w:rsid w:val="00F021CF"/>
    <w:rsid w:val="00F022E5"/>
    <w:rsid w:val="00F028E2"/>
    <w:rsid w:val="00F04EE7"/>
    <w:rsid w:val="00F069BD"/>
    <w:rsid w:val="00F26025"/>
    <w:rsid w:val="00F3156C"/>
    <w:rsid w:val="00F31798"/>
    <w:rsid w:val="00F3282A"/>
    <w:rsid w:val="00F33633"/>
    <w:rsid w:val="00F343BA"/>
    <w:rsid w:val="00F34C63"/>
    <w:rsid w:val="00F37A6D"/>
    <w:rsid w:val="00F413E1"/>
    <w:rsid w:val="00F4375E"/>
    <w:rsid w:val="00F44DBA"/>
    <w:rsid w:val="00F4748C"/>
    <w:rsid w:val="00F56D04"/>
    <w:rsid w:val="00F62545"/>
    <w:rsid w:val="00F635DF"/>
    <w:rsid w:val="00F64208"/>
    <w:rsid w:val="00F73FE6"/>
    <w:rsid w:val="00F8630C"/>
    <w:rsid w:val="00F9443D"/>
    <w:rsid w:val="00F96472"/>
    <w:rsid w:val="00F96547"/>
    <w:rsid w:val="00FA7C05"/>
    <w:rsid w:val="00FB2FB1"/>
    <w:rsid w:val="00FB3952"/>
    <w:rsid w:val="00FB46DE"/>
    <w:rsid w:val="00FB4C06"/>
    <w:rsid w:val="00FB5A9F"/>
    <w:rsid w:val="00FD1AEC"/>
    <w:rsid w:val="00FD3720"/>
    <w:rsid w:val="00FE4744"/>
    <w:rsid w:val="00FF5F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68743"/>
  <w15:chartTrackingRefBased/>
  <w15:docId w15:val="{EFEA03A3-5D1F-8248-A448-1F14E594DE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59A4"/>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375E"/>
    <w:rPr>
      <w:sz w:val="18"/>
      <w:szCs w:val="18"/>
    </w:rPr>
  </w:style>
  <w:style w:type="character" w:customStyle="1" w:styleId="BalloonTextChar">
    <w:name w:val="Balloon Text Char"/>
    <w:basedOn w:val="DefaultParagraphFont"/>
    <w:link w:val="BalloonText"/>
    <w:uiPriority w:val="99"/>
    <w:semiHidden/>
    <w:rsid w:val="00F4375E"/>
    <w:rPr>
      <w:rFonts w:ascii="Times New Roman" w:hAnsi="Times New Roman" w:cs="Times New Roman"/>
      <w:sz w:val="18"/>
      <w:szCs w:val="18"/>
    </w:rPr>
  </w:style>
  <w:style w:type="paragraph" w:styleId="Header">
    <w:name w:val="header"/>
    <w:basedOn w:val="Normal"/>
    <w:link w:val="HeaderChar"/>
    <w:uiPriority w:val="99"/>
    <w:unhideWhenUsed/>
    <w:rsid w:val="00F4375E"/>
    <w:pPr>
      <w:tabs>
        <w:tab w:val="center" w:pos="4680"/>
        <w:tab w:val="right" w:pos="9360"/>
      </w:tabs>
    </w:pPr>
  </w:style>
  <w:style w:type="character" w:customStyle="1" w:styleId="HeaderChar">
    <w:name w:val="Header Char"/>
    <w:basedOn w:val="DefaultParagraphFont"/>
    <w:link w:val="Header"/>
    <w:uiPriority w:val="99"/>
    <w:rsid w:val="00F4375E"/>
    <w:rPr>
      <w:rFonts w:ascii="Times New Roman" w:eastAsia="Times New Roman" w:hAnsi="Times New Roman" w:cs="Times New Roman"/>
    </w:rPr>
  </w:style>
  <w:style w:type="paragraph" w:styleId="Footer">
    <w:name w:val="footer"/>
    <w:basedOn w:val="Normal"/>
    <w:link w:val="FooterChar"/>
    <w:uiPriority w:val="99"/>
    <w:unhideWhenUsed/>
    <w:rsid w:val="00F4375E"/>
    <w:pPr>
      <w:tabs>
        <w:tab w:val="center" w:pos="4680"/>
        <w:tab w:val="right" w:pos="9360"/>
      </w:tabs>
    </w:pPr>
  </w:style>
  <w:style w:type="character" w:customStyle="1" w:styleId="FooterChar">
    <w:name w:val="Footer Char"/>
    <w:basedOn w:val="DefaultParagraphFont"/>
    <w:link w:val="Footer"/>
    <w:uiPriority w:val="99"/>
    <w:rsid w:val="00F4375E"/>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F4375E"/>
    <w:rPr>
      <w:sz w:val="16"/>
      <w:szCs w:val="16"/>
    </w:rPr>
  </w:style>
  <w:style w:type="paragraph" w:styleId="CommentText">
    <w:name w:val="annotation text"/>
    <w:basedOn w:val="Normal"/>
    <w:link w:val="CommentTextChar"/>
    <w:uiPriority w:val="99"/>
    <w:unhideWhenUsed/>
    <w:rsid w:val="00F4375E"/>
    <w:rPr>
      <w:sz w:val="20"/>
      <w:szCs w:val="20"/>
    </w:rPr>
  </w:style>
  <w:style w:type="character" w:customStyle="1" w:styleId="CommentTextChar">
    <w:name w:val="Comment Text Char"/>
    <w:basedOn w:val="DefaultParagraphFont"/>
    <w:link w:val="CommentText"/>
    <w:uiPriority w:val="99"/>
    <w:rsid w:val="00F4375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4375E"/>
    <w:rPr>
      <w:b/>
      <w:bCs/>
    </w:rPr>
  </w:style>
  <w:style w:type="character" w:customStyle="1" w:styleId="CommentSubjectChar">
    <w:name w:val="Comment Subject Char"/>
    <w:basedOn w:val="CommentTextChar"/>
    <w:link w:val="CommentSubject"/>
    <w:uiPriority w:val="99"/>
    <w:semiHidden/>
    <w:rsid w:val="00F4375E"/>
    <w:rPr>
      <w:rFonts w:ascii="Times New Roman" w:eastAsia="Times New Roman" w:hAnsi="Times New Roman" w:cs="Times New Roman"/>
      <w:b/>
      <w:bCs/>
      <w:sz w:val="20"/>
      <w:szCs w:val="20"/>
    </w:rPr>
  </w:style>
  <w:style w:type="character" w:styleId="PageNumber">
    <w:name w:val="page number"/>
    <w:basedOn w:val="DefaultParagraphFont"/>
    <w:uiPriority w:val="99"/>
    <w:semiHidden/>
    <w:unhideWhenUsed/>
    <w:rsid w:val="00935AE3"/>
  </w:style>
  <w:style w:type="paragraph" w:styleId="ListParagraph">
    <w:name w:val="List Paragraph"/>
    <w:basedOn w:val="Normal"/>
    <w:uiPriority w:val="34"/>
    <w:qFormat/>
    <w:rsid w:val="00364EC9"/>
    <w:pPr>
      <w:ind w:left="720"/>
      <w:contextualSpacing/>
    </w:pPr>
  </w:style>
  <w:style w:type="table" w:styleId="TableGrid">
    <w:name w:val="Table Grid"/>
    <w:basedOn w:val="TableNormal"/>
    <w:uiPriority w:val="39"/>
    <w:rsid w:val="00275133"/>
    <w:rPr>
      <w:rFonts w:eastAsiaTheme="minorEastAsia"/>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5C6AE6"/>
    <w:pPr>
      <w:jc w:val="center"/>
    </w:pPr>
  </w:style>
  <w:style w:type="character" w:customStyle="1" w:styleId="EndNoteBibliographyTitleChar">
    <w:name w:val="EndNote Bibliography Title Char"/>
    <w:basedOn w:val="DefaultParagraphFont"/>
    <w:link w:val="EndNoteBibliographyTitle"/>
    <w:rsid w:val="005C6AE6"/>
    <w:rPr>
      <w:rFonts w:ascii="Times New Roman" w:eastAsia="Times New Roman" w:hAnsi="Times New Roman" w:cs="Times New Roman"/>
    </w:rPr>
  </w:style>
  <w:style w:type="paragraph" w:customStyle="1" w:styleId="EndNoteBibliography">
    <w:name w:val="EndNote Bibliography"/>
    <w:basedOn w:val="Normal"/>
    <w:link w:val="EndNoteBibliographyChar"/>
    <w:rsid w:val="005C6AE6"/>
  </w:style>
  <w:style w:type="character" w:customStyle="1" w:styleId="EndNoteBibliographyChar">
    <w:name w:val="EndNote Bibliography Char"/>
    <w:basedOn w:val="DefaultParagraphFont"/>
    <w:link w:val="EndNoteBibliography"/>
    <w:rsid w:val="005C6AE6"/>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4F6A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F6A0D"/>
    <w:rPr>
      <w:rFonts w:ascii="Courier New" w:eastAsia="Times New Roman" w:hAnsi="Courier New" w:cs="Courier New"/>
      <w:sz w:val="20"/>
      <w:szCs w:val="20"/>
    </w:rPr>
  </w:style>
  <w:style w:type="character" w:styleId="HTMLCode">
    <w:name w:val="HTML Code"/>
    <w:basedOn w:val="DefaultParagraphFont"/>
    <w:uiPriority w:val="99"/>
    <w:semiHidden/>
    <w:unhideWhenUsed/>
    <w:rsid w:val="004F6A0D"/>
    <w:rPr>
      <w:rFonts w:ascii="Courier New" w:eastAsia="Times New Roman" w:hAnsi="Courier New" w:cs="Courier New"/>
      <w:sz w:val="20"/>
      <w:szCs w:val="20"/>
    </w:rPr>
  </w:style>
  <w:style w:type="character" w:styleId="Emphasis">
    <w:name w:val="Emphasis"/>
    <w:basedOn w:val="DefaultParagraphFont"/>
    <w:uiPriority w:val="20"/>
    <w:qFormat/>
    <w:rsid w:val="00E432FA"/>
    <w:rPr>
      <w:i/>
      <w:iCs/>
    </w:rPr>
  </w:style>
  <w:style w:type="character" w:styleId="Strong">
    <w:name w:val="Strong"/>
    <w:basedOn w:val="DefaultParagraphFont"/>
    <w:uiPriority w:val="22"/>
    <w:qFormat/>
    <w:rsid w:val="0071182D"/>
    <w:rPr>
      <w:b/>
      <w:bCs/>
    </w:rPr>
  </w:style>
  <w:style w:type="paragraph" w:styleId="Revision">
    <w:name w:val="Revision"/>
    <w:hidden/>
    <w:uiPriority w:val="99"/>
    <w:semiHidden/>
    <w:rsid w:val="00A67FCF"/>
    <w:rPr>
      <w:rFonts w:ascii="Times New Roman" w:eastAsia="Times New Roman" w:hAnsi="Times New Roman" w:cs="Times New Roman"/>
    </w:rPr>
  </w:style>
  <w:style w:type="paragraph" w:customStyle="1" w:styleId="Default">
    <w:name w:val="Default"/>
    <w:rsid w:val="0019419C"/>
    <w:pPr>
      <w:autoSpaceDE w:val="0"/>
      <w:autoSpaceDN w:val="0"/>
      <w:adjustRightInd w:val="0"/>
    </w:pPr>
    <w:rPr>
      <w:rFonts w:ascii="Times New Roman" w:eastAsiaTheme="minorEastAsia"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843619">
      <w:bodyDiv w:val="1"/>
      <w:marLeft w:val="0"/>
      <w:marRight w:val="0"/>
      <w:marTop w:val="0"/>
      <w:marBottom w:val="0"/>
      <w:divBdr>
        <w:top w:val="none" w:sz="0" w:space="0" w:color="auto"/>
        <w:left w:val="none" w:sz="0" w:space="0" w:color="auto"/>
        <w:bottom w:val="none" w:sz="0" w:space="0" w:color="auto"/>
        <w:right w:val="none" w:sz="0" w:space="0" w:color="auto"/>
      </w:divBdr>
    </w:div>
    <w:div w:id="25719516">
      <w:bodyDiv w:val="1"/>
      <w:marLeft w:val="0"/>
      <w:marRight w:val="0"/>
      <w:marTop w:val="0"/>
      <w:marBottom w:val="0"/>
      <w:divBdr>
        <w:top w:val="none" w:sz="0" w:space="0" w:color="auto"/>
        <w:left w:val="none" w:sz="0" w:space="0" w:color="auto"/>
        <w:bottom w:val="none" w:sz="0" w:space="0" w:color="auto"/>
        <w:right w:val="none" w:sz="0" w:space="0" w:color="auto"/>
      </w:divBdr>
    </w:div>
    <w:div w:id="29110214">
      <w:bodyDiv w:val="1"/>
      <w:marLeft w:val="0"/>
      <w:marRight w:val="0"/>
      <w:marTop w:val="0"/>
      <w:marBottom w:val="0"/>
      <w:divBdr>
        <w:top w:val="none" w:sz="0" w:space="0" w:color="auto"/>
        <w:left w:val="none" w:sz="0" w:space="0" w:color="auto"/>
        <w:bottom w:val="none" w:sz="0" w:space="0" w:color="auto"/>
        <w:right w:val="none" w:sz="0" w:space="0" w:color="auto"/>
      </w:divBdr>
    </w:div>
    <w:div w:id="39785356">
      <w:bodyDiv w:val="1"/>
      <w:marLeft w:val="0"/>
      <w:marRight w:val="0"/>
      <w:marTop w:val="0"/>
      <w:marBottom w:val="0"/>
      <w:divBdr>
        <w:top w:val="none" w:sz="0" w:space="0" w:color="auto"/>
        <w:left w:val="none" w:sz="0" w:space="0" w:color="auto"/>
        <w:bottom w:val="none" w:sz="0" w:space="0" w:color="auto"/>
        <w:right w:val="none" w:sz="0" w:space="0" w:color="auto"/>
      </w:divBdr>
    </w:div>
    <w:div w:id="51120464">
      <w:bodyDiv w:val="1"/>
      <w:marLeft w:val="0"/>
      <w:marRight w:val="0"/>
      <w:marTop w:val="0"/>
      <w:marBottom w:val="0"/>
      <w:divBdr>
        <w:top w:val="none" w:sz="0" w:space="0" w:color="auto"/>
        <w:left w:val="none" w:sz="0" w:space="0" w:color="auto"/>
        <w:bottom w:val="none" w:sz="0" w:space="0" w:color="auto"/>
        <w:right w:val="none" w:sz="0" w:space="0" w:color="auto"/>
      </w:divBdr>
    </w:div>
    <w:div w:id="77410444">
      <w:bodyDiv w:val="1"/>
      <w:marLeft w:val="0"/>
      <w:marRight w:val="0"/>
      <w:marTop w:val="0"/>
      <w:marBottom w:val="0"/>
      <w:divBdr>
        <w:top w:val="none" w:sz="0" w:space="0" w:color="auto"/>
        <w:left w:val="none" w:sz="0" w:space="0" w:color="auto"/>
        <w:bottom w:val="none" w:sz="0" w:space="0" w:color="auto"/>
        <w:right w:val="none" w:sz="0" w:space="0" w:color="auto"/>
      </w:divBdr>
    </w:div>
    <w:div w:id="104279064">
      <w:bodyDiv w:val="1"/>
      <w:marLeft w:val="0"/>
      <w:marRight w:val="0"/>
      <w:marTop w:val="0"/>
      <w:marBottom w:val="0"/>
      <w:divBdr>
        <w:top w:val="none" w:sz="0" w:space="0" w:color="auto"/>
        <w:left w:val="none" w:sz="0" w:space="0" w:color="auto"/>
        <w:bottom w:val="none" w:sz="0" w:space="0" w:color="auto"/>
        <w:right w:val="none" w:sz="0" w:space="0" w:color="auto"/>
      </w:divBdr>
    </w:div>
    <w:div w:id="131365978">
      <w:bodyDiv w:val="1"/>
      <w:marLeft w:val="0"/>
      <w:marRight w:val="0"/>
      <w:marTop w:val="0"/>
      <w:marBottom w:val="0"/>
      <w:divBdr>
        <w:top w:val="none" w:sz="0" w:space="0" w:color="auto"/>
        <w:left w:val="none" w:sz="0" w:space="0" w:color="auto"/>
        <w:bottom w:val="none" w:sz="0" w:space="0" w:color="auto"/>
        <w:right w:val="none" w:sz="0" w:space="0" w:color="auto"/>
      </w:divBdr>
    </w:div>
    <w:div w:id="156576970">
      <w:bodyDiv w:val="1"/>
      <w:marLeft w:val="0"/>
      <w:marRight w:val="0"/>
      <w:marTop w:val="0"/>
      <w:marBottom w:val="0"/>
      <w:divBdr>
        <w:top w:val="none" w:sz="0" w:space="0" w:color="auto"/>
        <w:left w:val="none" w:sz="0" w:space="0" w:color="auto"/>
        <w:bottom w:val="none" w:sz="0" w:space="0" w:color="auto"/>
        <w:right w:val="none" w:sz="0" w:space="0" w:color="auto"/>
      </w:divBdr>
    </w:div>
    <w:div w:id="189148483">
      <w:bodyDiv w:val="1"/>
      <w:marLeft w:val="0"/>
      <w:marRight w:val="0"/>
      <w:marTop w:val="0"/>
      <w:marBottom w:val="0"/>
      <w:divBdr>
        <w:top w:val="none" w:sz="0" w:space="0" w:color="auto"/>
        <w:left w:val="none" w:sz="0" w:space="0" w:color="auto"/>
        <w:bottom w:val="none" w:sz="0" w:space="0" w:color="auto"/>
        <w:right w:val="none" w:sz="0" w:space="0" w:color="auto"/>
      </w:divBdr>
    </w:div>
    <w:div w:id="214781487">
      <w:bodyDiv w:val="1"/>
      <w:marLeft w:val="0"/>
      <w:marRight w:val="0"/>
      <w:marTop w:val="0"/>
      <w:marBottom w:val="0"/>
      <w:divBdr>
        <w:top w:val="none" w:sz="0" w:space="0" w:color="auto"/>
        <w:left w:val="none" w:sz="0" w:space="0" w:color="auto"/>
        <w:bottom w:val="none" w:sz="0" w:space="0" w:color="auto"/>
        <w:right w:val="none" w:sz="0" w:space="0" w:color="auto"/>
      </w:divBdr>
    </w:div>
    <w:div w:id="232587433">
      <w:bodyDiv w:val="1"/>
      <w:marLeft w:val="0"/>
      <w:marRight w:val="0"/>
      <w:marTop w:val="0"/>
      <w:marBottom w:val="0"/>
      <w:divBdr>
        <w:top w:val="none" w:sz="0" w:space="0" w:color="auto"/>
        <w:left w:val="none" w:sz="0" w:space="0" w:color="auto"/>
        <w:bottom w:val="none" w:sz="0" w:space="0" w:color="auto"/>
        <w:right w:val="none" w:sz="0" w:space="0" w:color="auto"/>
      </w:divBdr>
    </w:div>
    <w:div w:id="254095656">
      <w:bodyDiv w:val="1"/>
      <w:marLeft w:val="0"/>
      <w:marRight w:val="0"/>
      <w:marTop w:val="0"/>
      <w:marBottom w:val="0"/>
      <w:divBdr>
        <w:top w:val="none" w:sz="0" w:space="0" w:color="auto"/>
        <w:left w:val="none" w:sz="0" w:space="0" w:color="auto"/>
        <w:bottom w:val="none" w:sz="0" w:space="0" w:color="auto"/>
        <w:right w:val="none" w:sz="0" w:space="0" w:color="auto"/>
      </w:divBdr>
    </w:div>
    <w:div w:id="289871364">
      <w:bodyDiv w:val="1"/>
      <w:marLeft w:val="0"/>
      <w:marRight w:val="0"/>
      <w:marTop w:val="0"/>
      <w:marBottom w:val="0"/>
      <w:divBdr>
        <w:top w:val="none" w:sz="0" w:space="0" w:color="auto"/>
        <w:left w:val="none" w:sz="0" w:space="0" w:color="auto"/>
        <w:bottom w:val="none" w:sz="0" w:space="0" w:color="auto"/>
        <w:right w:val="none" w:sz="0" w:space="0" w:color="auto"/>
      </w:divBdr>
    </w:div>
    <w:div w:id="366415372">
      <w:bodyDiv w:val="1"/>
      <w:marLeft w:val="0"/>
      <w:marRight w:val="0"/>
      <w:marTop w:val="0"/>
      <w:marBottom w:val="0"/>
      <w:divBdr>
        <w:top w:val="none" w:sz="0" w:space="0" w:color="auto"/>
        <w:left w:val="none" w:sz="0" w:space="0" w:color="auto"/>
        <w:bottom w:val="none" w:sz="0" w:space="0" w:color="auto"/>
        <w:right w:val="none" w:sz="0" w:space="0" w:color="auto"/>
      </w:divBdr>
    </w:div>
    <w:div w:id="370375258">
      <w:bodyDiv w:val="1"/>
      <w:marLeft w:val="0"/>
      <w:marRight w:val="0"/>
      <w:marTop w:val="0"/>
      <w:marBottom w:val="0"/>
      <w:divBdr>
        <w:top w:val="none" w:sz="0" w:space="0" w:color="auto"/>
        <w:left w:val="none" w:sz="0" w:space="0" w:color="auto"/>
        <w:bottom w:val="none" w:sz="0" w:space="0" w:color="auto"/>
        <w:right w:val="none" w:sz="0" w:space="0" w:color="auto"/>
      </w:divBdr>
    </w:div>
    <w:div w:id="374082899">
      <w:bodyDiv w:val="1"/>
      <w:marLeft w:val="0"/>
      <w:marRight w:val="0"/>
      <w:marTop w:val="0"/>
      <w:marBottom w:val="0"/>
      <w:divBdr>
        <w:top w:val="none" w:sz="0" w:space="0" w:color="auto"/>
        <w:left w:val="none" w:sz="0" w:space="0" w:color="auto"/>
        <w:bottom w:val="none" w:sz="0" w:space="0" w:color="auto"/>
        <w:right w:val="none" w:sz="0" w:space="0" w:color="auto"/>
      </w:divBdr>
    </w:div>
    <w:div w:id="406150774">
      <w:bodyDiv w:val="1"/>
      <w:marLeft w:val="0"/>
      <w:marRight w:val="0"/>
      <w:marTop w:val="0"/>
      <w:marBottom w:val="0"/>
      <w:divBdr>
        <w:top w:val="none" w:sz="0" w:space="0" w:color="auto"/>
        <w:left w:val="none" w:sz="0" w:space="0" w:color="auto"/>
        <w:bottom w:val="none" w:sz="0" w:space="0" w:color="auto"/>
        <w:right w:val="none" w:sz="0" w:space="0" w:color="auto"/>
      </w:divBdr>
    </w:div>
    <w:div w:id="445929061">
      <w:bodyDiv w:val="1"/>
      <w:marLeft w:val="0"/>
      <w:marRight w:val="0"/>
      <w:marTop w:val="0"/>
      <w:marBottom w:val="0"/>
      <w:divBdr>
        <w:top w:val="none" w:sz="0" w:space="0" w:color="auto"/>
        <w:left w:val="none" w:sz="0" w:space="0" w:color="auto"/>
        <w:bottom w:val="none" w:sz="0" w:space="0" w:color="auto"/>
        <w:right w:val="none" w:sz="0" w:space="0" w:color="auto"/>
      </w:divBdr>
    </w:div>
    <w:div w:id="507713512">
      <w:bodyDiv w:val="1"/>
      <w:marLeft w:val="0"/>
      <w:marRight w:val="0"/>
      <w:marTop w:val="0"/>
      <w:marBottom w:val="0"/>
      <w:divBdr>
        <w:top w:val="none" w:sz="0" w:space="0" w:color="auto"/>
        <w:left w:val="none" w:sz="0" w:space="0" w:color="auto"/>
        <w:bottom w:val="none" w:sz="0" w:space="0" w:color="auto"/>
        <w:right w:val="none" w:sz="0" w:space="0" w:color="auto"/>
      </w:divBdr>
    </w:div>
    <w:div w:id="542789433">
      <w:bodyDiv w:val="1"/>
      <w:marLeft w:val="0"/>
      <w:marRight w:val="0"/>
      <w:marTop w:val="0"/>
      <w:marBottom w:val="0"/>
      <w:divBdr>
        <w:top w:val="none" w:sz="0" w:space="0" w:color="auto"/>
        <w:left w:val="none" w:sz="0" w:space="0" w:color="auto"/>
        <w:bottom w:val="none" w:sz="0" w:space="0" w:color="auto"/>
        <w:right w:val="none" w:sz="0" w:space="0" w:color="auto"/>
      </w:divBdr>
    </w:div>
    <w:div w:id="547181185">
      <w:bodyDiv w:val="1"/>
      <w:marLeft w:val="0"/>
      <w:marRight w:val="0"/>
      <w:marTop w:val="0"/>
      <w:marBottom w:val="0"/>
      <w:divBdr>
        <w:top w:val="none" w:sz="0" w:space="0" w:color="auto"/>
        <w:left w:val="none" w:sz="0" w:space="0" w:color="auto"/>
        <w:bottom w:val="none" w:sz="0" w:space="0" w:color="auto"/>
        <w:right w:val="none" w:sz="0" w:space="0" w:color="auto"/>
      </w:divBdr>
    </w:div>
    <w:div w:id="597252927">
      <w:bodyDiv w:val="1"/>
      <w:marLeft w:val="0"/>
      <w:marRight w:val="0"/>
      <w:marTop w:val="0"/>
      <w:marBottom w:val="0"/>
      <w:divBdr>
        <w:top w:val="none" w:sz="0" w:space="0" w:color="auto"/>
        <w:left w:val="none" w:sz="0" w:space="0" w:color="auto"/>
        <w:bottom w:val="none" w:sz="0" w:space="0" w:color="auto"/>
        <w:right w:val="none" w:sz="0" w:space="0" w:color="auto"/>
      </w:divBdr>
    </w:div>
    <w:div w:id="687298125">
      <w:bodyDiv w:val="1"/>
      <w:marLeft w:val="0"/>
      <w:marRight w:val="0"/>
      <w:marTop w:val="0"/>
      <w:marBottom w:val="0"/>
      <w:divBdr>
        <w:top w:val="none" w:sz="0" w:space="0" w:color="auto"/>
        <w:left w:val="none" w:sz="0" w:space="0" w:color="auto"/>
        <w:bottom w:val="none" w:sz="0" w:space="0" w:color="auto"/>
        <w:right w:val="none" w:sz="0" w:space="0" w:color="auto"/>
      </w:divBdr>
    </w:div>
    <w:div w:id="732972961">
      <w:bodyDiv w:val="1"/>
      <w:marLeft w:val="0"/>
      <w:marRight w:val="0"/>
      <w:marTop w:val="0"/>
      <w:marBottom w:val="0"/>
      <w:divBdr>
        <w:top w:val="none" w:sz="0" w:space="0" w:color="auto"/>
        <w:left w:val="none" w:sz="0" w:space="0" w:color="auto"/>
        <w:bottom w:val="none" w:sz="0" w:space="0" w:color="auto"/>
        <w:right w:val="none" w:sz="0" w:space="0" w:color="auto"/>
      </w:divBdr>
    </w:div>
    <w:div w:id="810754731">
      <w:bodyDiv w:val="1"/>
      <w:marLeft w:val="0"/>
      <w:marRight w:val="0"/>
      <w:marTop w:val="0"/>
      <w:marBottom w:val="0"/>
      <w:divBdr>
        <w:top w:val="none" w:sz="0" w:space="0" w:color="auto"/>
        <w:left w:val="none" w:sz="0" w:space="0" w:color="auto"/>
        <w:bottom w:val="none" w:sz="0" w:space="0" w:color="auto"/>
        <w:right w:val="none" w:sz="0" w:space="0" w:color="auto"/>
      </w:divBdr>
    </w:div>
    <w:div w:id="839739431">
      <w:bodyDiv w:val="1"/>
      <w:marLeft w:val="0"/>
      <w:marRight w:val="0"/>
      <w:marTop w:val="0"/>
      <w:marBottom w:val="0"/>
      <w:divBdr>
        <w:top w:val="none" w:sz="0" w:space="0" w:color="auto"/>
        <w:left w:val="none" w:sz="0" w:space="0" w:color="auto"/>
        <w:bottom w:val="none" w:sz="0" w:space="0" w:color="auto"/>
        <w:right w:val="none" w:sz="0" w:space="0" w:color="auto"/>
      </w:divBdr>
    </w:div>
    <w:div w:id="856038427">
      <w:bodyDiv w:val="1"/>
      <w:marLeft w:val="0"/>
      <w:marRight w:val="0"/>
      <w:marTop w:val="0"/>
      <w:marBottom w:val="0"/>
      <w:divBdr>
        <w:top w:val="none" w:sz="0" w:space="0" w:color="auto"/>
        <w:left w:val="none" w:sz="0" w:space="0" w:color="auto"/>
        <w:bottom w:val="none" w:sz="0" w:space="0" w:color="auto"/>
        <w:right w:val="none" w:sz="0" w:space="0" w:color="auto"/>
      </w:divBdr>
    </w:div>
    <w:div w:id="858197724">
      <w:bodyDiv w:val="1"/>
      <w:marLeft w:val="0"/>
      <w:marRight w:val="0"/>
      <w:marTop w:val="0"/>
      <w:marBottom w:val="0"/>
      <w:divBdr>
        <w:top w:val="none" w:sz="0" w:space="0" w:color="auto"/>
        <w:left w:val="none" w:sz="0" w:space="0" w:color="auto"/>
        <w:bottom w:val="none" w:sz="0" w:space="0" w:color="auto"/>
        <w:right w:val="none" w:sz="0" w:space="0" w:color="auto"/>
      </w:divBdr>
    </w:div>
    <w:div w:id="881788403">
      <w:bodyDiv w:val="1"/>
      <w:marLeft w:val="0"/>
      <w:marRight w:val="0"/>
      <w:marTop w:val="0"/>
      <w:marBottom w:val="0"/>
      <w:divBdr>
        <w:top w:val="none" w:sz="0" w:space="0" w:color="auto"/>
        <w:left w:val="none" w:sz="0" w:space="0" w:color="auto"/>
        <w:bottom w:val="none" w:sz="0" w:space="0" w:color="auto"/>
        <w:right w:val="none" w:sz="0" w:space="0" w:color="auto"/>
      </w:divBdr>
    </w:div>
    <w:div w:id="971135990">
      <w:bodyDiv w:val="1"/>
      <w:marLeft w:val="0"/>
      <w:marRight w:val="0"/>
      <w:marTop w:val="0"/>
      <w:marBottom w:val="0"/>
      <w:divBdr>
        <w:top w:val="none" w:sz="0" w:space="0" w:color="auto"/>
        <w:left w:val="none" w:sz="0" w:space="0" w:color="auto"/>
        <w:bottom w:val="none" w:sz="0" w:space="0" w:color="auto"/>
        <w:right w:val="none" w:sz="0" w:space="0" w:color="auto"/>
      </w:divBdr>
    </w:div>
    <w:div w:id="981037928">
      <w:bodyDiv w:val="1"/>
      <w:marLeft w:val="0"/>
      <w:marRight w:val="0"/>
      <w:marTop w:val="0"/>
      <w:marBottom w:val="0"/>
      <w:divBdr>
        <w:top w:val="none" w:sz="0" w:space="0" w:color="auto"/>
        <w:left w:val="none" w:sz="0" w:space="0" w:color="auto"/>
        <w:bottom w:val="none" w:sz="0" w:space="0" w:color="auto"/>
        <w:right w:val="none" w:sz="0" w:space="0" w:color="auto"/>
      </w:divBdr>
    </w:div>
    <w:div w:id="1024751619">
      <w:bodyDiv w:val="1"/>
      <w:marLeft w:val="0"/>
      <w:marRight w:val="0"/>
      <w:marTop w:val="0"/>
      <w:marBottom w:val="0"/>
      <w:divBdr>
        <w:top w:val="none" w:sz="0" w:space="0" w:color="auto"/>
        <w:left w:val="none" w:sz="0" w:space="0" w:color="auto"/>
        <w:bottom w:val="none" w:sz="0" w:space="0" w:color="auto"/>
        <w:right w:val="none" w:sz="0" w:space="0" w:color="auto"/>
      </w:divBdr>
    </w:div>
    <w:div w:id="1038622566">
      <w:bodyDiv w:val="1"/>
      <w:marLeft w:val="0"/>
      <w:marRight w:val="0"/>
      <w:marTop w:val="0"/>
      <w:marBottom w:val="0"/>
      <w:divBdr>
        <w:top w:val="none" w:sz="0" w:space="0" w:color="auto"/>
        <w:left w:val="none" w:sz="0" w:space="0" w:color="auto"/>
        <w:bottom w:val="none" w:sz="0" w:space="0" w:color="auto"/>
        <w:right w:val="none" w:sz="0" w:space="0" w:color="auto"/>
      </w:divBdr>
    </w:div>
    <w:div w:id="1067918977">
      <w:bodyDiv w:val="1"/>
      <w:marLeft w:val="0"/>
      <w:marRight w:val="0"/>
      <w:marTop w:val="0"/>
      <w:marBottom w:val="0"/>
      <w:divBdr>
        <w:top w:val="none" w:sz="0" w:space="0" w:color="auto"/>
        <w:left w:val="none" w:sz="0" w:space="0" w:color="auto"/>
        <w:bottom w:val="none" w:sz="0" w:space="0" w:color="auto"/>
        <w:right w:val="none" w:sz="0" w:space="0" w:color="auto"/>
      </w:divBdr>
    </w:div>
    <w:div w:id="1079327677">
      <w:bodyDiv w:val="1"/>
      <w:marLeft w:val="0"/>
      <w:marRight w:val="0"/>
      <w:marTop w:val="0"/>
      <w:marBottom w:val="0"/>
      <w:divBdr>
        <w:top w:val="none" w:sz="0" w:space="0" w:color="auto"/>
        <w:left w:val="none" w:sz="0" w:space="0" w:color="auto"/>
        <w:bottom w:val="none" w:sz="0" w:space="0" w:color="auto"/>
        <w:right w:val="none" w:sz="0" w:space="0" w:color="auto"/>
      </w:divBdr>
      <w:divsChild>
        <w:div w:id="1125736193">
          <w:marLeft w:val="0"/>
          <w:marRight w:val="0"/>
          <w:marTop w:val="0"/>
          <w:marBottom w:val="0"/>
          <w:divBdr>
            <w:top w:val="none" w:sz="0" w:space="0" w:color="auto"/>
            <w:left w:val="none" w:sz="0" w:space="0" w:color="auto"/>
            <w:bottom w:val="none" w:sz="0" w:space="0" w:color="auto"/>
            <w:right w:val="none" w:sz="0" w:space="0" w:color="auto"/>
          </w:divBdr>
        </w:div>
        <w:div w:id="1158766817">
          <w:marLeft w:val="0"/>
          <w:marRight w:val="0"/>
          <w:marTop w:val="0"/>
          <w:marBottom w:val="0"/>
          <w:divBdr>
            <w:top w:val="none" w:sz="0" w:space="0" w:color="auto"/>
            <w:left w:val="none" w:sz="0" w:space="0" w:color="auto"/>
            <w:bottom w:val="none" w:sz="0" w:space="0" w:color="auto"/>
            <w:right w:val="none" w:sz="0" w:space="0" w:color="auto"/>
          </w:divBdr>
        </w:div>
      </w:divsChild>
    </w:div>
    <w:div w:id="1098332253">
      <w:bodyDiv w:val="1"/>
      <w:marLeft w:val="0"/>
      <w:marRight w:val="0"/>
      <w:marTop w:val="0"/>
      <w:marBottom w:val="0"/>
      <w:divBdr>
        <w:top w:val="none" w:sz="0" w:space="0" w:color="auto"/>
        <w:left w:val="none" w:sz="0" w:space="0" w:color="auto"/>
        <w:bottom w:val="none" w:sz="0" w:space="0" w:color="auto"/>
        <w:right w:val="none" w:sz="0" w:space="0" w:color="auto"/>
      </w:divBdr>
    </w:div>
    <w:div w:id="1130972115">
      <w:bodyDiv w:val="1"/>
      <w:marLeft w:val="0"/>
      <w:marRight w:val="0"/>
      <w:marTop w:val="0"/>
      <w:marBottom w:val="0"/>
      <w:divBdr>
        <w:top w:val="none" w:sz="0" w:space="0" w:color="auto"/>
        <w:left w:val="none" w:sz="0" w:space="0" w:color="auto"/>
        <w:bottom w:val="none" w:sz="0" w:space="0" w:color="auto"/>
        <w:right w:val="none" w:sz="0" w:space="0" w:color="auto"/>
      </w:divBdr>
    </w:div>
    <w:div w:id="1132137802">
      <w:bodyDiv w:val="1"/>
      <w:marLeft w:val="0"/>
      <w:marRight w:val="0"/>
      <w:marTop w:val="0"/>
      <w:marBottom w:val="0"/>
      <w:divBdr>
        <w:top w:val="none" w:sz="0" w:space="0" w:color="auto"/>
        <w:left w:val="none" w:sz="0" w:space="0" w:color="auto"/>
        <w:bottom w:val="none" w:sz="0" w:space="0" w:color="auto"/>
        <w:right w:val="none" w:sz="0" w:space="0" w:color="auto"/>
      </w:divBdr>
    </w:div>
    <w:div w:id="1134980517">
      <w:bodyDiv w:val="1"/>
      <w:marLeft w:val="0"/>
      <w:marRight w:val="0"/>
      <w:marTop w:val="0"/>
      <w:marBottom w:val="0"/>
      <w:divBdr>
        <w:top w:val="none" w:sz="0" w:space="0" w:color="auto"/>
        <w:left w:val="none" w:sz="0" w:space="0" w:color="auto"/>
        <w:bottom w:val="none" w:sz="0" w:space="0" w:color="auto"/>
        <w:right w:val="none" w:sz="0" w:space="0" w:color="auto"/>
      </w:divBdr>
    </w:div>
    <w:div w:id="1177307465">
      <w:bodyDiv w:val="1"/>
      <w:marLeft w:val="0"/>
      <w:marRight w:val="0"/>
      <w:marTop w:val="0"/>
      <w:marBottom w:val="0"/>
      <w:divBdr>
        <w:top w:val="none" w:sz="0" w:space="0" w:color="auto"/>
        <w:left w:val="none" w:sz="0" w:space="0" w:color="auto"/>
        <w:bottom w:val="none" w:sz="0" w:space="0" w:color="auto"/>
        <w:right w:val="none" w:sz="0" w:space="0" w:color="auto"/>
      </w:divBdr>
    </w:div>
    <w:div w:id="1178157882">
      <w:bodyDiv w:val="1"/>
      <w:marLeft w:val="0"/>
      <w:marRight w:val="0"/>
      <w:marTop w:val="0"/>
      <w:marBottom w:val="0"/>
      <w:divBdr>
        <w:top w:val="none" w:sz="0" w:space="0" w:color="auto"/>
        <w:left w:val="none" w:sz="0" w:space="0" w:color="auto"/>
        <w:bottom w:val="none" w:sz="0" w:space="0" w:color="auto"/>
        <w:right w:val="none" w:sz="0" w:space="0" w:color="auto"/>
      </w:divBdr>
    </w:div>
    <w:div w:id="1186333233">
      <w:bodyDiv w:val="1"/>
      <w:marLeft w:val="0"/>
      <w:marRight w:val="0"/>
      <w:marTop w:val="0"/>
      <w:marBottom w:val="0"/>
      <w:divBdr>
        <w:top w:val="none" w:sz="0" w:space="0" w:color="auto"/>
        <w:left w:val="none" w:sz="0" w:space="0" w:color="auto"/>
        <w:bottom w:val="none" w:sz="0" w:space="0" w:color="auto"/>
        <w:right w:val="none" w:sz="0" w:space="0" w:color="auto"/>
      </w:divBdr>
    </w:div>
    <w:div w:id="1226450877">
      <w:bodyDiv w:val="1"/>
      <w:marLeft w:val="0"/>
      <w:marRight w:val="0"/>
      <w:marTop w:val="0"/>
      <w:marBottom w:val="0"/>
      <w:divBdr>
        <w:top w:val="none" w:sz="0" w:space="0" w:color="auto"/>
        <w:left w:val="none" w:sz="0" w:space="0" w:color="auto"/>
        <w:bottom w:val="none" w:sz="0" w:space="0" w:color="auto"/>
        <w:right w:val="none" w:sz="0" w:space="0" w:color="auto"/>
      </w:divBdr>
    </w:div>
    <w:div w:id="1230653641">
      <w:bodyDiv w:val="1"/>
      <w:marLeft w:val="0"/>
      <w:marRight w:val="0"/>
      <w:marTop w:val="0"/>
      <w:marBottom w:val="0"/>
      <w:divBdr>
        <w:top w:val="none" w:sz="0" w:space="0" w:color="auto"/>
        <w:left w:val="none" w:sz="0" w:space="0" w:color="auto"/>
        <w:bottom w:val="none" w:sz="0" w:space="0" w:color="auto"/>
        <w:right w:val="none" w:sz="0" w:space="0" w:color="auto"/>
      </w:divBdr>
      <w:divsChild>
        <w:div w:id="77755328">
          <w:marLeft w:val="0"/>
          <w:marRight w:val="0"/>
          <w:marTop w:val="0"/>
          <w:marBottom w:val="0"/>
          <w:divBdr>
            <w:top w:val="none" w:sz="0" w:space="0" w:color="auto"/>
            <w:left w:val="none" w:sz="0" w:space="0" w:color="auto"/>
            <w:bottom w:val="none" w:sz="0" w:space="0" w:color="auto"/>
            <w:right w:val="none" w:sz="0" w:space="0" w:color="auto"/>
          </w:divBdr>
          <w:divsChild>
            <w:div w:id="2026126700">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 w:id="727384277">
          <w:marLeft w:val="0"/>
          <w:marRight w:val="0"/>
          <w:marTop w:val="0"/>
          <w:marBottom w:val="0"/>
          <w:divBdr>
            <w:top w:val="none" w:sz="0" w:space="0" w:color="auto"/>
            <w:left w:val="none" w:sz="0" w:space="0" w:color="auto"/>
            <w:bottom w:val="none" w:sz="0" w:space="0" w:color="auto"/>
            <w:right w:val="none" w:sz="0" w:space="0" w:color="auto"/>
          </w:divBdr>
        </w:div>
        <w:div w:id="2145347422">
          <w:marLeft w:val="0"/>
          <w:marRight w:val="0"/>
          <w:marTop w:val="0"/>
          <w:marBottom w:val="0"/>
          <w:divBdr>
            <w:top w:val="none" w:sz="0" w:space="0" w:color="auto"/>
            <w:left w:val="none" w:sz="0" w:space="0" w:color="auto"/>
            <w:bottom w:val="none" w:sz="0" w:space="0" w:color="auto"/>
            <w:right w:val="none" w:sz="0" w:space="0" w:color="auto"/>
          </w:divBdr>
        </w:div>
      </w:divsChild>
    </w:div>
    <w:div w:id="1232084818">
      <w:bodyDiv w:val="1"/>
      <w:marLeft w:val="0"/>
      <w:marRight w:val="0"/>
      <w:marTop w:val="0"/>
      <w:marBottom w:val="0"/>
      <w:divBdr>
        <w:top w:val="none" w:sz="0" w:space="0" w:color="auto"/>
        <w:left w:val="none" w:sz="0" w:space="0" w:color="auto"/>
        <w:bottom w:val="none" w:sz="0" w:space="0" w:color="auto"/>
        <w:right w:val="none" w:sz="0" w:space="0" w:color="auto"/>
      </w:divBdr>
    </w:div>
    <w:div w:id="1249654834">
      <w:bodyDiv w:val="1"/>
      <w:marLeft w:val="0"/>
      <w:marRight w:val="0"/>
      <w:marTop w:val="0"/>
      <w:marBottom w:val="0"/>
      <w:divBdr>
        <w:top w:val="none" w:sz="0" w:space="0" w:color="auto"/>
        <w:left w:val="none" w:sz="0" w:space="0" w:color="auto"/>
        <w:bottom w:val="none" w:sz="0" w:space="0" w:color="auto"/>
        <w:right w:val="none" w:sz="0" w:space="0" w:color="auto"/>
      </w:divBdr>
    </w:div>
    <w:div w:id="1261835709">
      <w:bodyDiv w:val="1"/>
      <w:marLeft w:val="0"/>
      <w:marRight w:val="0"/>
      <w:marTop w:val="0"/>
      <w:marBottom w:val="0"/>
      <w:divBdr>
        <w:top w:val="none" w:sz="0" w:space="0" w:color="auto"/>
        <w:left w:val="none" w:sz="0" w:space="0" w:color="auto"/>
        <w:bottom w:val="none" w:sz="0" w:space="0" w:color="auto"/>
        <w:right w:val="none" w:sz="0" w:space="0" w:color="auto"/>
      </w:divBdr>
    </w:div>
    <w:div w:id="1286614955">
      <w:bodyDiv w:val="1"/>
      <w:marLeft w:val="0"/>
      <w:marRight w:val="0"/>
      <w:marTop w:val="0"/>
      <w:marBottom w:val="0"/>
      <w:divBdr>
        <w:top w:val="none" w:sz="0" w:space="0" w:color="auto"/>
        <w:left w:val="none" w:sz="0" w:space="0" w:color="auto"/>
        <w:bottom w:val="none" w:sz="0" w:space="0" w:color="auto"/>
        <w:right w:val="none" w:sz="0" w:space="0" w:color="auto"/>
      </w:divBdr>
    </w:div>
    <w:div w:id="1311862943">
      <w:bodyDiv w:val="1"/>
      <w:marLeft w:val="0"/>
      <w:marRight w:val="0"/>
      <w:marTop w:val="0"/>
      <w:marBottom w:val="0"/>
      <w:divBdr>
        <w:top w:val="none" w:sz="0" w:space="0" w:color="auto"/>
        <w:left w:val="none" w:sz="0" w:space="0" w:color="auto"/>
        <w:bottom w:val="none" w:sz="0" w:space="0" w:color="auto"/>
        <w:right w:val="none" w:sz="0" w:space="0" w:color="auto"/>
      </w:divBdr>
    </w:div>
    <w:div w:id="1338188401">
      <w:bodyDiv w:val="1"/>
      <w:marLeft w:val="0"/>
      <w:marRight w:val="0"/>
      <w:marTop w:val="0"/>
      <w:marBottom w:val="0"/>
      <w:divBdr>
        <w:top w:val="none" w:sz="0" w:space="0" w:color="auto"/>
        <w:left w:val="none" w:sz="0" w:space="0" w:color="auto"/>
        <w:bottom w:val="none" w:sz="0" w:space="0" w:color="auto"/>
        <w:right w:val="none" w:sz="0" w:space="0" w:color="auto"/>
      </w:divBdr>
    </w:div>
    <w:div w:id="1350253976">
      <w:bodyDiv w:val="1"/>
      <w:marLeft w:val="0"/>
      <w:marRight w:val="0"/>
      <w:marTop w:val="0"/>
      <w:marBottom w:val="0"/>
      <w:divBdr>
        <w:top w:val="none" w:sz="0" w:space="0" w:color="auto"/>
        <w:left w:val="none" w:sz="0" w:space="0" w:color="auto"/>
        <w:bottom w:val="none" w:sz="0" w:space="0" w:color="auto"/>
        <w:right w:val="none" w:sz="0" w:space="0" w:color="auto"/>
      </w:divBdr>
    </w:div>
    <w:div w:id="1365446691">
      <w:bodyDiv w:val="1"/>
      <w:marLeft w:val="0"/>
      <w:marRight w:val="0"/>
      <w:marTop w:val="0"/>
      <w:marBottom w:val="0"/>
      <w:divBdr>
        <w:top w:val="none" w:sz="0" w:space="0" w:color="auto"/>
        <w:left w:val="none" w:sz="0" w:space="0" w:color="auto"/>
        <w:bottom w:val="none" w:sz="0" w:space="0" w:color="auto"/>
        <w:right w:val="none" w:sz="0" w:space="0" w:color="auto"/>
      </w:divBdr>
    </w:div>
    <w:div w:id="1380982106">
      <w:bodyDiv w:val="1"/>
      <w:marLeft w:val="0"/>
      <w:marRight w:val="0"/>
      <w:marTop w:val="0"/>
      <w:marBottom w:val="0"/>
      <w:divBdr>
        <w:top w:val="none" w:sz="0" w:space="0" w:color="auto"/>
        <w:left w:val="none" w:sz="0" w:space="0" w:color="auto"/>
        <w:bottom w:val="none" w:sz="0" w:space="0" w:color="auto"/>
        <w:right w:val="none" w:sz="0" w:space="0" w:color="auto"/>
      </w:divBdr>
    </w:div>
    <w:div w:id="1428310040">
      <w:bodyDiv w:val="1"/>
      <w:marLeft w:val="0"/>
      <w:marRight w:val="0"/>
      <w:marTop w:val="0"/>
      <w:marBottom w:val="0"/>
      <w:divBdr>
        <w:top w:val="none" w:sz="0" w:space="0" w:color="auto"/>
        <w:left w:val="none" w:sz="0" w:space="0" w:color="auto"/>
        <w:bottom w:val="none" w:sz="0" w:space="0" w:color="auto"/>
        <w:right w:val="none" w:sz="0" w:space="0" w:color="auto"/>
      </w:divBdr>
    </w:div>
    <w:div w:id="1445230953">
      <w:bodyDiv w:val="1"/>
      <w:marLeft w:val="0"/>
      <w:marRight w:val="0"/>
      <w:marTop w:val="0"/>
      <w:marBottom w:val="0"/>
      <w:divBdr>
        <w:top w:val="none" w:sz="0" w:space="0" w:color="auto"/>
        <w:left w:val="none" w:sz="0" w:space="0" w:color="auto"/>
        <w:bottom w:val="none" w:sz="0" w:space="0" w:color="auto"/>
        <w:right w:val="none" w:sz="0" w:space="0" w:color="auto"/>
      </w:divBdr>
    </w:div>
    <w:div w:id="1455557119">
      <w:bodyDiv w:val="1"/>
      <w:marLeft w:val="0"/>
      <w:marRight w:val="0"/>
      <w:marTop w:val="0"/>
      <w:marBottom w:val="0"/>
      <w:divBdr>
        <w:top w:val="none" w:sz="0" w:space="0" w:color="auto"/>
        <w:left w:val="none" w:sz="0" w:space="0" w:color="auto"/>
        <w:bottom w:val="none" w:sz="0" w:space="0" w:color="auto"/>
        <w:right w:val="none" w:sz="0" w:space="0" w:color="auto"/>
      </w:divBdr>
    </w:div>
    <w:div w:id="1557349853">
      <w:bodyDiv w:val="1"/>
      <w:marLeft w:val="0"/>
      <w:marRight w:val="0"/>
      <w:marTop w:val="0"/>
      <w:marBottom w:val="0"/>
      <w:divBdr>
        <w:top w:val="none" w:sz="0" w:space="0" w:color="auto"/>
        <w:left w:val="none" w:sz="0" w:space="0" w:color="auto"/>
        <w:bottom w:val="none" w:sz="0" w:space="0" w:color="auto"/>
        <w:right w:val="none" w:sz="0" w:space="0" w:color="auto"/>
      </w:divBdr>
    </w:div>
    <w:div w:id="1592741229">
      <w:bodyDiv w:val="1"/>
      <w:marLeft w:val="0"/>
      <w:marRight w:val="0"/>
      <w:marTop w:val="0"/>
      <w:marBottom w:val="0"/>
      <w:divBdr>
        <w:top w:val="none" w:sz="0" w:space="0" w:color="auto"/>
        <w:left w:val="none" w:sz="0" w:space="0" w:color="auto"/>
        <w:bottom w:val="none" w:sz="0" w:space="0" w:color="auto"/>
        <w:right w:val="none" w:sz="0" w:space="0" w:color="auto"/>
      </w:divBdr>
    </w:div>
    <w:div w:id="1609697997">
      <w:bodyDiv w:val="1"/>
      <w:marLeft w:val="0"/>
      <w:marRight w:val="0"/>
      <w:marTop w:val="0"/>
      <w:marBottom w:val="0"/>
      <w:divBdr>
        <w:top w:val="none" w:sz="0" w:space="0" w:color="auto"/>
        <w:left w:val="none" w:sz="0" w:space="0" w:color="auto"/>
        <w:bottom w:val="none" w:sz="0" w:space="0" w:color="auto"/>
        <w:right w:val="none" w:sz="0" w:space="0" w:color="auto"/>
      </w:divBdr>
    </w:div>
    <w:div w:id="1613436364">
      <w:bodyDiv w:val="1"/>
      <w:marLeft w:val="0"/>
      <w:marRight w:val="0"/>
      <w:marTop w:val="0"/>
      <w:marBottom w:val="0"/>
      <w:divBdr>
        <w:top w:val="none" w:sz="0" w:space="0" w:color="auto"/>
        <w:left w:val="none" w:sz="0" w:space="0" w:color="auto"/>
        <w:bottom w:val="none" w:sz="0" w:space="0" w:color="auto"/>
        <w:right w:val="none" w:sz="0" w:space="0" w:color="auto"/>
      </w:divBdr>
    </w:div>
    <w:div w:id="1638217572">
      <w:bodyDiv w:val="1"/>
      <w:marLeft w:val="0"/>
      <w:marRight w:val="0"/>
      <w:marTop w:val="0"/>
      <w:marBottom w:val="0"/>
      <w:divBdr>
        <w:top w:val="none" w:sz="0" w:space="0" w:color="auto"/>
        <w:left w:val="none" w:sz="0" w:space="0" w:color="auto"/>
        <w:bottom w:val="none" w:sz="0" w:space="0" w:color="auto"/>
        <w:right w:val="none" w:sz="0" w:space="0" w:color="auto"/>
      </w:divBdr>
    </w:div>
    <w:div w:id="1664506652">
      <w:bodyDiv w:val="1"/>
      <w:marLeft w:val="0"/>
      <w:marRight w:val="0"/>
      <w:marTop w:val="0"/>
      <w:marBottom w:val="0"/>
      <w:divBdr>
        <w:top w:val="none" w:sz="0" w:space="0" w:color="auto"/>
        <w:left w:val="none" w:sz="0" w:space="0" w:color="auto"/>
        <w:bottom w:val="none" w:sz="0" w:space="0" w:color="auto"/>
        <w:right w:val="none" w:sz="0" w:space="0" w:color="auto"/>
      </w:divBdr>
    </w:div>
    <w:div w:id="1707367740">
      <w:bodyDiv w:val="1"/>
      <w:marLeft w:val="0"/>
      <w:marRight w:val="0"/>
      <w:marTop w:val="0"/>
      <w:marBottom w:val="0"/>
      <w:divBdr>
        <w:top w:val="none" w:sz="0" w:space="0" w:color="auto"/>
        <w:left w:val="none" w:sz="0" w:space="0" w:color="auto"/>
        <w:bottom w:val="none" w:sz="0" w:space="0" w:color="auto"/>
        <w:right w:val="none" w:sz="0" w:space="0" w:color="auto"/>
      </w:divBdr>
    </w:div>
    <w:div w:id="1709990503">
      <w:bodyDiv w:val="1"/>
      <w:marLeft w:val="0"/>
      <w:marRight w:val="0"/>
      <w:marTop w:val="0"/>
      <w:marBottom w:val="0"/>
      <w:divBdr>
        <w:top w:val="none" w:sz="0" w:space="0" w:color="auto"/>
        <w:left w:val="none" w:sz="0" w:space="0" w:color="auto"/>
        <w:bottom w:val="none" w:sz="0" w:space="0" w:color="auto"/>
        <w:right w:val="none" w:sz="0" w:space="0" w:color="auto"/>
      </w:divBdr>
    </w:div>
    <w:div w:id="1728064715">
      <w:bodyDiv w:val="1"/>
      <w:marLeft w:val="0"/>
      <w:marRight w:val="0"/>
      <w:marTop w:val="0"/>
      <w:marBottom w:val="0"/>
      <w:divBdr>
        <w:top w:val="none" w:sz="0" w:space="0" w:color="auto"/>
        <w:left w:val="none" w:sz="0" w:space="0" w:color="auto"/>
        <w:bottom w:val="none" w:sz="0" w:space="0" w:color="auto"/>
        <w:right w:val="none" w:sz="0" w:space="0" w:color="auto"/>
      </w:divBdr>
    </w:div>
    <w:div w:id="1731032031">
      <w:bodyDiv w:val="1"/>
      <w:marLeft w:val="0"/>
      <w:marRight w:val="0"/>
      <w:marTop w:val="0"/>
      <w:marBottom w:val="0"/>
      <w:divBdr>
        <w:top w:val="none" w:sz="0" w:space="0" w:color="auto"/>
        <w:left w:val="none" w:sz="0" w:space="0" w:color="auto"/>
        <w:bottom w:val="none" w:sz="0" w:space="0" w:color="auto"/>
        <w:right w:val="none" w:sz="0" w:space="0" w:color="auto"/>
      </w:divBdr>
    </w:div>
    <w:div w:id="1751190791">
      <w:bodyDiv w:val="1"/>
      <w:marLeft w:val="0"/>
      <w:marRight w:val="0"/>
      <w:marTop w:val="0"/>
      <w:marBottom w:val="0"/>
      <w:divBdr>
        <w:top w:val="none" w:sz="0" w:space="0" w:color="auto"/>
        <w:left w:val="none" w:sz="0" w:space="0" w:color="auto"/>
        <w:bottom w:val="none" w:sz="0" w:space="0" w:color="auto"/>
        <w:right w:val="none" w:sz="0" w:space="0" w:color="auto"/>
      </w:divBdr>
    </w:div>
    <w:div w:id="1759249545">
      <w:bodyDiv w:val="1"/>
      <w:marLeft w:val="0"/>
      <w:marRight w:val="0"/>
      <w:marTop w:val="0"/>
      <w:marBottom w:val="0"/>
      <w:divBdr>
        <w:top w:val="none" w:sz="0" w:space="0" w:color="auto"/>
        <w:left w:val="none" w:sz="0" w:space="0" w:color="auto"/>
        <w:bottom w:val="none" w:sz="0" w:space="0" w:color="auto"/>
        <w:right w:val="none" w:sz="0" w:space="0" w:color="auto"/>
      </w:divBdr>
    </w:div>
    <w:div w:id="1798641960">
      <w:bodyDiv w:val="1"/>
      <w:marLeft w:val="0"/>
      <w:marRight w:val="0"/>
      <w:marTop w:val="0"/>
      <w:marBottom w:val="0"/>
      <w:divBdr>
        <w:top w:val="none" w:sz="0" w:space="0" w:color="auto"/>
        <w:left w:val="none" w:sz="0" w:space="0" w:color="auto"/>
        <w:bottom w:val="none" w:sz="0" w:space="0" w:color="auto"/>
        <w:right w:val="none" w:sz="0" w:space="0" w:color="auto"/>
      </w:divBdr>
    </w:div>
    <w:div w:id="1801609092">
      <w:bodyDiv w:val="1"/>
      <w:marLeft w:val="0"/>
      <w:marRight w:val="0"/>
      <w:marTop w:val="0"/>
      <w:marBottom w:val="0"/>
      <w:divBdr>
        <w:top w:val="none" w:sz="0" w:space="0" w:color="auto"/>
        <w:left w:val="none" w:sz="0" w:space="0" w:color="auto"/>
        <w:bottom w:val="none" w:sz="0" w:space="0" w:color="auto"/>
        <w:right w:val="none" w:sz="0" w:space="0" w:color="auto"/>
      </w:divBdr>
    </w:div>
    <w:div w:id="1805535438">
      <w:bodyDiv w:val="1"/>
      <w:marLeft w:val="0"/>
      <w:marRight w:val="0"/>
      <w:marTop w:val="0"/>
      <w:marBottom w:val="0"/>
      <w:divBdr>
        <w:top w:val="none" w:sz="0" w:space="0" w:color="auto"/>
        <w:left w:val="none" w:sz="0" w:space="0" w:color="auto"/>
        <w:bottom w:val="none" w:sz="0" w:space="0" w:color="auto"/>
        <w:right w:val="none" w:sz="0" w:space="0" w:color="auto"/>
      </w:divBdr>
    </w:div>
    <w:div w:id="1813400268">
      <w:bodyDiv w:val="1"/>
      <w:marLeft w:val="0"/>
      <w:marRight w:val="0"/>
      <w:marTop w:val="0"/>
      <w:marBottom w:val="0"/>
      <w:divBdr>
        <w:top w:val="none" w:sz="0" w:space="0" w:color="auto"/>
        <w:left w:val="none" w:sz="0" w:space="0" w:color="auto"/>
        <w:bottom w:val="none" w:sz="0" w:space="0" w:color="auto"/>
        <w:right w:val="none" w:sz="0" w:space="0" w:color="auto"/>
      </w:divBdr>
    </w:div>
    <w:div w:id="1830637918">
      <w:bodyDiv w:val="1"/>
      <w:marLeft w:val="0"/>
      <w:marRight w:val="0"/>
      <w:marTop w:val="0"/>
      <w:marBottom w:val="0"/>
      <w:divBdr>
        <w:top w:val="none" w:sz="0" w:space="0" w:color="auto"/>
        <w:left w:val="none" w:sz="0" w:space="0" w:color="auto"/>
        <w:bottom w:val="none" w:sz="0" w:space="0" w:color="auto"/>
        <w:right w:val="none" w:sz="0" w:space="0" w:color="auto"/>
      </w:divBdr>
    </w:div>
    <w:div w:id="1841892597">
      <w:bodyDiv w:val="1"/>
      <w:marLeft w:val="0"/>
      <w:marRight w:val="0"/>
      <w:marTop w:val="0"/>
      <w:marBottom w:val="0"/>
      <w:divBdr>
        <w:top w:val="none" w:sz="0" w:space="0" w:color="auto"/>
        <w:left w:val="none" w:sz="0" w:space="0" w:color="auto"/>
        <w:bottom w:val="none" w:sz="0" w:space="0" w:color="auto"/>
        <w:right w:val="none" w:sz="0" w:space="0" w:color="auto"/>
      </w:divBdr>
    </w:div>
    <w:div w:id="1877739629">
      <w:bodyDiv w:val="1"/>
      <w:marLeft w:val="0"/>
      <w:marRight w:val="0"/>
      <w:marTop w:val="0"/>
      <w:marBottom w:val="0"/>
      <w:divBdr>
        <w:top w:val="none" w:sz="0" w:space="0" w:color="auto"/>
        <w:left w:val="none" w:sz="0" w:space="0" w:color="auto"/>
        <w:bottom w:val="none" w:sz="0" w:space="0" w:color="auto"/>
        <w:right w:val="none" w:sz="0" w:space="0" w:color="auto"/>
      </w:divBdr>
    </w:div>
    <w:div w:id="1939364890">
      <w:bodyDiv w:val="1"/>
      <w:marLeft w:val="0"/>
      <w:marRight w:val="0"/>
      <w:marTop w:val="0"/>
      <w:marBottom w:val="0"/>
      <w:divBdr>
        <w:top w:val="none" w:sz="0" w:space="0" w:color="auto"/>
        <w:left w:val="none" w:sz="0" w:space="0" w:color="auto"/>
        <w:bottom w:val="none" w:sz="0" w:space="0" w:color="auto"/>
        <w:right w:val="none" w:sz="0" w:space="0" w:color="auto"/>
      </w:divBdr>
    </w:div>
    <w:div w:id="2029983968">
      <w:bodyDiv w:val="1"/>
      <w:marLeft w:val="0"/>
      <w:marRight w:val="0"/>
      <w:marTop w:val="0"/>
      <w:marBottom w:val="0"/>
      <w:divBdr>
        <w:top w:val="none" w:sz="0" w:space="0" w:color="auto"/>
        <w:left w:val="none" w:sz="0" w:space="0" w:color="auto"/>
        <w:bottom w:val="none" w:sz="0" w:space="0" w:color="auto"/>
        <w:right w:val="none" w:sz="0" w:space="0" w:color="auto"/>
      </w:divBdr>
    </w:div>
    <w:div w:id="2064481188">
      <w:bodyDiv w:val="1"/>
      <w:marLeft w:val="0"/>
      <w:marRight w:val="0"/>
      <w:marTop w:val="0"/>
      <w:marBottom w:val="0"/>
      <w:divBdr>
        <w:top w:val="none" w:sz="0" w:space="0" w:color="auto"/>
        <w:left w:val="none" w:sz="0" w:space="0" w:color="auto"/>
        <w:bottom w:val="none" w:sz="0" w:space="0" w:color="auto"/>
        <w:right w:val="none" w:sz="0" w:space="0" w:color="auto"/>
      </w:divBdr>
    </w:div>
    <w:div w:id="2104446277">
      <w:bodyDiv w:val="1"/>
      <w:marLeft w:val="0"/>
      <w:marRight w:val="0"/>
      <w:marTop w:val="0"/>
      <w:marBottom w:val="0"/>
      <w:divBdr>
        <w:top w:val="none" w:sz="0" w:space="0" w:color="auto"/>
        <w:left w:val="none" w:sz="0" w:space="0" w:color="auto"/>
        <w:bottom w:val="none" w:sz="0" w:space="0" w:color="auto"/>
        <w:right w:val="none" w:sz="0" w:space="0" w:color="auto"/>
      </w:divBdr>
    </w:div>
    <w:div w:id="2123257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image" Target="media/image12.tiff"/><Relationship Id="rId2" Type="http://schemas.openxmlformats.org/officeDocument/2006/relationships/image" Target="media/image11.tiff"/><Relationship Id="rId1" Type="http://schemas.openxmlformats.org/officeDocument/2006/relationships/image" Target="media/image6.png"/></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1.xml"/><Relationship Id="rId18" Type="http://schemas.openxmlformats.org/officeDocument/2006/relationships/image" Target="media/image4.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10.png"/><Relationship Id="rId10" Type="http://schemas.microsoft.com/office/2016/09/relationships/commentsIds" Target="commentsIds.xml"/><Relationship Id="rId19" Type="http://schemas.openxmlformats.org/officeDocument/2006/relationships/image" Target="media/image5.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6EFCCB-BFE5-1F4D-ABD4-5773CF66B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1630</TotalTime>
  <Pages>43</Pages>
  <Words>15125</Words>
  <Characters>86214</Characters>
  <Application>Microsoft Office Word</Application>
  <DocSecurity>0</DocSecurity>
  <Lines>718</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Dayan</dc:creator>
  <cp:keywords/>
  <dc:description/>
  <cp:lastModifiedBy>David Dayan</cp:lastModifiedBy>
  <cp:revision>27</cp:revision>
  <dcterms:created xsi:type="dcterms:W3CDTF">2022-11-15T00:53:00Z</dcterms:created>
  <dcterms:modified xsi:type="dcterms:W3CDTF">2022-11-19T01:10:00Z</dcterms:modified>
</cp:coreProperties>
</file>