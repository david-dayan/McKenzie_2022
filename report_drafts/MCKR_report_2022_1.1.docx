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64BD0D66"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1E77B2EB" w:rsidR="00FB46DE" w:rsidRPr="00D71476" w:rsidRDefault="00FB46DE" w:rsidP="00E95D9A">
      <w:pPr>
        <w:pStyle w:val="ListParagraph"/>
        <w:numPr>
          <w:ilvl w:val="0"/>
          <w:numId w:val="2"/>
        </w:numPr>
      </w:pPr>
      <w:r w:rsidRPr="00D71476">
        <w:t xml:space="preserve">CRR (Cohort Replacement Rate) – Number of </w:t>
      </w:r>
      <w:r w:rsidR="006B458C">
        <w:t xml:space="preserve">adult </w:t>
      </w:r>
      <w:r w:rsidRPr="00D71476">
        <w:t xml:space="preserve">offspring produced by a cohort of parents, divided by the number of parents in the cohort. </w:t>
      </w:r>
    </w:p>
    <w:p w14:paraId="6530CAF7" w14:textId="4959BBD4" w:rsidR="00FB46DE" w:rsidRPr="00D71476" w:rsidRDefault="00FB46DE" w:rsidP="002234CD">
      <w:pPr>
        <w:pStyle w:val="ListParagraph"/>
        <w:numPr>
          <w:ilvl w:val="0"/>
          <w:numId w:val="2"/>
        </w:numPr>
      </w:pPr>
      <w:r w:rsidRPr="00D71476">
        <w:t xml:space="preserve">Hatchery Outplant – HOR salmon initially collected at a hatchery and outplanted above </w:t>
      </w:r>
      <w:r w:rsidR="00B8490A">
        <w:t>Cougar Dam</w:t>
      </w:r>
      <w:r w:rsidRPr="00D71476">
        <w:t xml:space="preserve">. NOT HOR salmon collected at </w:t>
      </w:r>
      <w:r w:rsidR="00B8490A">
        <w:t>Cougar Trap</w:t>
      </w:r>
      <w:r w:rsidRPr="00D71476">
        <w:t xml:space="preserve"> and released above </w:t>
      </w:r>
      <w:r w:rsidR="00B8490A">
        <w:t>Cougar Dam</w:t>
      </w:r>
      <w:r w:rsidRPr="00D71476">
        <w:t>.</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0B5D0294" w14:textId="0C49E896" w:rsidR="00FB46DE" w:rsidRPr="00D71476" w:rsidRDefault="00FB46DE" w:rsidP="002234CD">
      <w:pPr>
        <w:pStyle w:val="ListParagraph"/>
        <w:numPr>
          <w:ilvl w:val="0"/>
          <w:numId w:val="2"/>
        </w:numPr>
      </w:pPr>
      <w:r w:rsidRPr="00D71476">
        <w:t>Outplant – release HOR individual into inaccessible habitat (as verb, not noun)</w:t>
      </w:r>
      <w:r>
        <w:t xml:space="preserve"> DON’T USE</w:t>
      </w:r>
      <w:r w:rsidR="00623002">
        <w:t>, use release instead</w:t>
      </w:r>
      <w:r>
        <w:t>.</w:t>
      </w:r>
    </w:p>
    <w:p w14:paraId="0A388FEE" w14:textId="77777777" w:rsidR="00FB46DE" w:rsidRPr="00D71476" w:rsidRDefault="00FB46DE" w:rsidP="002234CD">
      <w:pPr>
        <w:pStyle w:val="ListParagraph"/>
        <w:numPr>
          <w:ilvl w:val="0"/>
          <w:numId w:val="2"/>
        </w:numPr>
      </w:pPr>
      <w:r w:rsidRPr="00D71476">
        <w:t>Parent Year – Calendar year an individual returns to 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3D25A31E" w:rsidR="00FB46DE" w:rsidRPr="00D71476" w:rsidRDefault="006B458C" w:rsidP="002234CD">
      <w:pPr>
        <w:pStyle w:val="ListParagraph"/>
        <w:numPr>
          <w:ilvl w:val="0"/>
          <w:numId w:val="2"/>
        </w:numPr>
      </w:pPr>
      <w:r>
        <w:t xml:space="preserve">Downstream </w:t>
      </w:r>
      <w:r w:rsidR="00FB46DE" w:rsidRPr="00D71476">
        <w:t xml:space="preserve">Recycle – double </w:t>
      </w:r>
      <w:proofErr w:type="spellStart"/>
      <w:r w:rsidR="00FB46DE" w:rsidRPr="00D71476">
        <w:t>floy</w:t>
      </w:r>
      <w:proofErr w:type="spellEnd"/>
      <w:r w:rsidR="00FB46DE" w:rsidRPr="00D71476">
        <w:t xml:space="preserve"> tag and all release salmon at Forest Glen (in mainstem, below confluence with South Fork). Only release above </w:t>
      </w:r>
      <w:r w:rsidR="00B8490A">
        <w:t>Cougar Dam</w:t>
      </w:r>
      <w:r w:rsidR="00FB46DE" w:rsidRPr="00D71476">
        <w:t xml:space="preserve"> if collected a second time at trap.</w:t>
      </w:r>
    </w:p>
    <w:p w14:paraId="2CE1F599" w14:textId="5AE58571" w:rsidR="00FB46DE" w:rsidRPr="00D71476" w:rsidRDefault="00FB46DE" w:rsidP="002234CD">
      <w:pPr>
        <w:pStyle w:val="ListParagraph"/>
        <w:numPr>
          <w:ilvl w:val="0"/>
          <w:numId w:val="2"/>
        </w:numPr>
      </w:pPr>
      <w:r w:rsidRPr="00D71476">
        <w:t xml:space="preserve">Reintroduce – </w:t>
      </w:r>
      <w:r>
        <w:t>previously defined</w:t>
      </w:r>
      <w:r w:rsidR="006B458C">
        <w:t xml:space="preserve"> in NSNT as</w:t>
      </w:r>
      <w:r>
        <w:t xml:space="preserve"> </w:t>
      </w:r>
      <w:r w:rsidRPr="00D71476">
        <w:t>release NOR individual into inaccessible habitat (as verb, not noun)</w:t>
      </w:r>
      <w:r>
        <w:t>. DON’T USE</w:t>
      </w:r>
      <w:r w:rsidR="00623002">
        <w:t>, use release instead</w:t>
      </w:r>
      <w:r>
        <w:t>.</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6F3E0C40" w14:textId="36FA03ED" w:rsidR="00FB46DE" w:rsidRPr="00D71476" w:rsidRDefault="00FB46DE" w:rsidP="002234CD">
      <w:pPr>
        <w:pStyle w:val="ListParagraph"/>
        <w:numPr>
          <w:ilvl w:val="0"/>
          <w:numId w:val="2"/>
        </w:numPr>
      </w:pPr>
      <w:r w:rsidRPr="00D71476">
        <w:t xml:space="preserve">TLF (Total Lifetime Fitness) – </w:t>
      </w:r>
      <w:r w:rsidR="0040081E">
        <w:t xml:space="preserve">total number of </w:t>
      </w:r>
      <w:r w:rsidR="00623002">
        <w:t xml:space="preserve">adult </w:t>
      </w:r>
      <w:r w:rsidR="0040081E">
        <w:t>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
      <w:r w:rsidRPr="00D71476">
        <w:rPr>
          <w:b/>
          <w:bCs/>
        </w:rPr>
        <w:lastRenderedPageBreak/>
        <w:t>Summary</w:t>
      </w:r>
      <w:commentRangeEnd w:id="1"/>
      <w:r w:rsidR="00AD6AF1" w:rsidRPr="00D71476">
        <w:rPr>
          <w:rStyle w:val="CommentReference"/>
        </w:rPr>
        <w:commentReference w:id="1"/>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62006381"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(e.g. </w:t>
      </w:r>
      <w:r w:rsidR="00B8490A">
        <w:t>Cougar Trap</w:t>
      </w:r>
      <w:r w:rsidRPr="00D71476">
        <w:t xml:space="preserve"> and spawning grounds </w:t>
      </w:r>
      <w:commentRangeStart w:id="2"/>
      <w:commentRangeStart w:id="3"/>
      <w:commentRangeStart w:id="4"/>
      <w:r w:rsidRPr="00D71476">
        <w:t>below</w:t>
      </w:r>
      <w:commentRangeEnd w:id="2"/>
      <w:r w:rsidR="007C1107">
        <w:rPr>
          <w:rStyle w:val="CommentReference"/>
        </w:rPr>
        <w:commentReference w:id="2"/>
      </w:r>
      <w:commentRangeEnd w:id="3"/>
      <w:r w:rsidR="009D0411">
        <w:rPr>
          <w:rStyle w:val="CommentReference"/>
        </w:rPr>
        <w:commentReference w:id="3"/>
      </w:r>
      <w:commentRangeEnd w:id="4"/>
      <w:r w:rsidR="00463744">
        <w:rPr>
          <w:rStyle w:val="CommentReference"/>
        </w:rPr>
        <w:commentReference w:id="4"/>
      </w:r>
      <w:r w:rsidRPr="00D71476">
        <w:t xml:space="preserve"> </w:t>
      </w:r>
      <w:r w:rsidR="00B8490A">
        <w:t>Cougar Dam</w:t>
      </w:r>
      <w:r w:rsidRPr="00D71476">
        <w:t>) in 2016</w:t>
      </w:r>
      <w:r w:rsidR="006D2397">
        <w:t xml:space="preserve"> – </w:t>
      </w:r>
      <w:r w:rsidRPr="00D71476">
        <w:t xml:space="preserve">2020 that can be assigned as progeny of Chinook salmon previously released above </w:t>
      </w:r>
      <w:r w:rsidR="00B8490A">
        <w:t>Cougar Dam</w:t>
      </w:r>
      <w:r w:rsidRPr="00D71476">
        <w:t>, South Fork McKenzie River in 2011</w:t>
      </w:r>
      <w:r w:rsidR="004B1EF0">
        <w:t xml:space="preserve"> – </w:t>
      </w:r>
      <w:r w:rsidRPr="00D71476">
        <w:t>2017.</w:t>
      </w:r>
    </w:p>
    <w:p w14:paraId="2FD0F961" w14:textId="77777777" w:rsidR="00364EC9" w:rsidRPr="00D71476" w:rsidRDefault="00364EC9" w:rsidP="00364EC9">
      <w:pPr>
        <w:pStyle w:val="ListParagraph"/>
        <w:spacing w:line="360" w:lineRule="auto"/>
      </w:pPr>
    </w:p>
    <w:p w14:paraId="4F6E33A6" w14:textId="2CC3253E"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w:t>
      </w:r>
      <w:r w:rsidR="004B1EF0">
        <w:t>s</w:t>
      </w:r>
      <w:r w:rsidRPr="00D71476">
        <w:t xml:space="preserve"> in 2016</w:t>
      </w:r>
      <w:r w:rsidR="004B1EF0">
        <w:t xml:space="preserve"> – </w:t>
      </w:r>
      <w:r w:rsidRPr="00D71476">
        <w:t>2020.</w:t>
      </w:r>
    </w:p>
    <w:p w14:paraId="491DF28B" w14:textId="77777777" w:rsidR="00D00DAB" w:rsidRPr="00D71476" w:rsidRDefault="00D00DAB" w:rsidP="00D00DAB">
      <w:pPr>
        <w:pStyle w:val="ListParagraph"/>
        <w:spacing w:line="360" w:lineRule="auto"/>
      </w:pPr>
    </w:p>
    <w:p w14:paraId="155F06FC" w14:textId="401459DB"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for Chinook salmon re</w:t>
      </w:r>
      <w:r w:rsidR="007A5A45">
        <w:t>leased</w:t>
      </w:r>
      <w:r w:rsidRPr="00D71476">
        <w:t xml:space="preserve"> above </w:t>
      </w:r>
      <w:r w:rsidR="00B8490A">
        <w:t>Cougar Dam</w:t>
      </w:r>
      <w:r w:rsidRPr="00D71476">
        <w:t xml:space="preserve"> in 2011</w:t>
      </w:r>
      <w:r w:rsidR="004B1EF0">
        <w:t xml:space="preserve"> – </w:t>
      </w:r>
      <w:r w:rsidRPr="00D71476">
        <w:t xml:space="preserve">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w:t>
      </w:r>
      <w:r w:rsidR="004B1EF0">
        <w:t xml:space="preserve">– </w:t>
      </w:r>
      <w:r w:rsidRPr="00D71476">
        <w:t xml:space="preserve"> 2019.</w:t>
      </w:r>
    </w:p>
    <w:p w14:paraId="4DA848A6" w14:textId="77777777" w:rsidR="00364EC9" w:rsidRPr="00D71476" w:rsidRDefault="00364EC9" w:rsidP="00D00DAB">
      <w:pPr>
        <w:spacing w:line="360" w:lineRule="auto"/>
      </w:pPr>
    </w:p>
    <w:p w14:paraId="1A86C1C8" w14:textId="5FBFCDF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2BBFD5AB"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w:t>
      </w:r>
      <w:r w:rsidR="004B1EF0">
        <w:t xml:space="preserve"> – </w:t>
      </w:r>
      <w:r w:rsidRPr="00D71476">
        <w:t>2015.</w:t>
      </w:r>
    </w:p>
    <w:p w14:paraId="4B387271" w14:textId="77777777" w:rsidR="007A2414" w:rsidRPr="00D71476" w:rsidRDefault="007A2414" w:rsidP="00D00DAB">
      <w:pPr>
        <w:spacing w:line="360" w:lineRule="auto"/>
      </w:pPr>
    </w:p>
    <w:p w14:paraId="7AC96899" w14:textId="0FBA95C5"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1E2E950C"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2011</w:t>
      </w:r>
      <w:r w:rsidR="004B1EF0" w:rsidRPr="00D71476">
        <w:t xml:space="preserve"> </w:t>
      </w:r>
      <w:r w:rsidR="004B1EF0">
        <w:t>–</w:t>
      </w:r>
      <w:r w:rsidR="004B1EF0" w:rsidRPr="00D71476">
        <w:t xml:space="preserve"> </w:t>
      </w:r>
      <w:r w:rsidRPr="00D71476">
        <w:t>2015 through assignment of adult offspring returns in 2014</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lastRenderedPageBreak/>
        <w:br w:type="page"/>
      </w:r>
    </w:p>
    <w:p w14:paraId="707F305A" w14:textId="5663B729" w:rsidR="00364EC9" w:rsidRDefault="00AD6AF1" w:rsidP="0019419C">
      <w:pPr>
        <w:spacing w:line="360" w:lineRule="auto"/>
        <w:rPr>
          <w:b/>
          <w:bCs/>
        </w:rPr>
      </w:pPr>
      <w:r w:rsidRPr="00D71476">
        <w:rPr>
          <w:b/>
          <w:bCs/>
        </w:rPr>
        <w:lastRenderedPageBreak/>
        <w:t>Introduction</w:t>
      </w:r>
    </w:p>
    <w:p w14:paraId="5723C65D" w14:textId="2C7DA620"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165A2D">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37EE0">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37EE0">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high</w:t>
      </w:r>
      <w:r w:rsidR="004B1EF0">
        <w:t xml:space="preserve"> </w:t>
      </w:r>
      <w:r w:rsidR="00476E8E">
        <w:t xml:space="preserve">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37EE0">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37EE0">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137EE0">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137EE0">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5F5DAC">
        <w:instrText xml:space="preserve"> ADDIN EN.CITE &lt;EndNote&gt;&lt;Cite&gt;&lt;Author&gt;Johnson&lt;/Author&gt;&lt;Year&gt;2010&lt;/Year&gt;&lt;RecNum&gt;1565&lt;/RecNum&gt;&lt;DisplayText&gt;(Johnson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Eng Task Order NWPPM-09-FH-05&lt;/secondary-title&gt;&lt;/titles&gt;&lt;periodical&gt;&lt;full-title&gt;US Army Corps Eng Task Order NWPPM-09-FH-05&lt;/full-title&gt;&lt;/periodical&gt;&lt;volume&gt;88&lt;/volume&gt;&lt;dates&gt;&lt;year&gt;2010&lt;/year&gt;&lt;/dates&gt;&lt;urls&gt;&lt;/urls&gt;&lt;/record&gt;&lt;/Cite&gt;&lt;/EndNote&gt;</w:instrText>
      </w:r>
      <w:r w:rsidR="005F5DAC">
        <w:fldChar w:fldCharType="separate"/>
      </w:r>
      <w:r w:rsidR="005F5DAC">
        <w:rPr>
          <w:noProof/>
        </w:rPr>
        <w:t>(Johnson &amp; Friesen 2010)</w:t>
      </w:r>
      <w:r w:rsidR="005F5DAC">
        <w:fldChar w:fldCharType="end"/>
      </w:r>
      <w:r w:rsidR="00C52EDB">
        <w:t>.</w:t>
      </w:r>
      <w:r w:rsidR="00382C7C">
        <w:t xml:space="preserve"> </w:t>
      </w:r>
      <w:r w:rsidR="007579E9">
        <w:t>Access to historical spawning habitat</w:t>
      </w:r>
      <w:r w:rsidR="00FD1AEC">
        <w:t>s</w:t>
      </w:r>
      <w:r w:rsidR="00476E8E">
        <w:t xml:space="preserve"> </w:t>
      </w:r>
      <w:r w:rsidR="00976FA0">
        <w:t xml:space="preserve">on the McKenzie River </w:t>
      </w:r>
      <w:r w:rsidR="00C52EDB">
        <w:t>is blocked by several high 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approximately 40 river km of the historically most productive reaches on the South Fork</w:t>
      </w:r>
      <w:r w:rsidR="0081620E">
        <w:t xml:space="preserve"> McKenzie River (NMFS 2008)</w:t>
      </w:r>
      <w:r w:rsidR="005823FD">
        <w:t>.</w:t>
      </w:r>
    </w:p>
    <w:p w14:paraId="4A767503" w14:textId="6B5AF795"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5F5DAC">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F5DAC">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E93792">
        <w:t>natural-origin (</w:t>
      </w:r>
      <w:r w:rsidR="00976FA0">
        <w:t>NOR</w:t>
      </w:r>
      <w:r w:rsidR="00E93792">
        <w:t>)</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142E1194" w:rsidR="005C6A96" w:rsidRDefault="007579E9" w:rsidP="00120826">
      <w:pPr>
        <w:autoSpaceDE w:val="0"/>
        <w:autoSpaceDN w:val="0"/>
        <w:adjustRightInd w:val="0"/>
        <w:spacing w:line="360" w:lineRule="auto"/>
      </w:pPr>
      <w:r>
        <w:rPr>
          <w:b/>
          <w:bCs/>
        </w:rPr>
        <w:tab/>
      </w:r>
      <w:r>
        <w:t xml:space="preserve">The reintroduction of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IGFsLiAyMDE2KTwvRGlzcGxheVRleHQ+PHJlY29yZD48cmVjLW51bWJlcj4xNTQyPC9yZWMtbnVt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dGhvcj48YXV0aG9yPkhvZ2Fuc2VuLCBNLiBKLjwvYXV0aG9yPjxhdXRob3I+Sm9obnNvbiwgTS4g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aXRsZT48L3BlcmlvZGljYWw+PHBhZ2VzPjEzOTAtMTM5NzwvcGFnZXM+PHZvbHVtZT43Mjwvdm9s
dW1lPjxudW1iZXI+OTwvbnVtYmVyPjxkYXRlcz48eWVhcj4yMDE1PC95ZWFyPjwvZGF0ZXM+PHVy
bHM+PHJlbGF0ZWQtdXJscz48dXJsPmh0dHBzOi8vY2Ruc2NpZW5jZXB1Yi5jb20vZG9pL2Ficy8x
MC4xMTM5L2NqZmFzLTIwMTUtMDAwNzwvdXJsPjwvcmVsYXRlZC11cmxzPjwvdXJscz48ZWxlY3Ry
b25pYy1yZXNvdXJjZS1udW0+MTAuMTEzOS9jamZhcy0yMDE1LTAwMDc8L2VsZWN0cm9uaWMtcmVz
b3VyY2UtbnVtPjwvcmVjb3JkPjwvQ2l0ZT48L0VuZE5vdGU+
</w:fldData>
        </w:fldChar>
      </w:r>
      <w:r w:rsidR="004B1EF0">
        <w:instrText xml:space="preserve"> ADDIN EN.CITE </w:instrText>
      </w:r>
      <w:r w:rsidR="004B1EF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IGFsLiAyMDE2KTwvRGlzcGxheVRleHQ+PHJlY29yZD48cmVjLW51bWJlcj4xNTQyPC9yZWMtbnVt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dGhvcj48YXV0aG9yPkhvZ2Fuc2VuLCBNLiBKLjwvYXV0aG9yPjxhdXRob3I+Sm9obnNvbiwgTS4g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aXRsZT48L3BlcmlvZGljYWw+PHBhZ2VzPjEzOTAtMTM5NzwvcGFnZXM+PHZvbHVtZT43Mjwvdm9s
dW1lPjxudW1iZXI+OTwvbnVtYmVyPjxkYXRlcz48eWVhcj4yMDE1PC95ZWFyPjwvZGF0ZXM+PHVy
bHM+PHJlbGF0ZWQtdXJscz48dXJsPmh0dHBzOi8vY2Ruc2NpZW5jZXB1Yi5jb20vZG9pL2Ficy8x
MC4xMTM5L2NqZmFzLTIwMTUtMDAwNzwvdXJsPjwvcmVsYXRlZC11cmxzPjwvdXJscz48ZWxlY3Ry
b25pYy1yZXNvdXJjZS1udW0+MTAuMTEzOS9jamZhcy0yMDE1LTAwMDc8L2VsZWN0cm9uaWMtcmVz
b3VyY2UtbnVtPjwvcmVjb3JkPjwvQ2l0ZT48L0VuZE5vdGU+
</w:fldData>
        </w:fldChar>
      </w:r>
      <w:r w:rsidR="004B1EF0">
        <w:instrText xml:space="preserve"> ADDIN EN.CITE.DATA </w:instrText>
      </w:r>
      <w:r w:rsidR="004B1EF0">
        <w:fldChar w:fldCharType="end"/>
      </w:r>
      <w:r w:rsidR="005F5DAC">
        <w:fldChar w:fldCharType="separate"/>
      </w:r>
      <w:r w:rsidR="004B1EF0">
        <w:rPr>
          <w:noProof/>
        </w:rPr>
        <w:t>(Banks et al. 2013; Banks et al. 2014; Sard et al. 2015; Banks et al. 2016; Sard et al. 2016)</w:t>
      </w:r>
      <w:r w:rsidR="005F5DAC">
        <w:fldChar w:fldCharType="end"/>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 xml:space="preserve">These reports found that the cohort replacement rate </w:t>
      </w:r>
      <w:r w:rsidR="00161359">
        <w:lastRenderedPageBreak/>
        <w:t xml:space="preserve">(CRR – the 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that the likelihood that a</w:t>
      </w:r>
      <w:r w:rsidR="003336B0">
        <w:t xml:space="preserve"> NOR</w:t>
      </w:r>
      <w:r w:rsidR="00120826">
        <w:t xml:space="preserve"> salmon collected at the </w:t>
      </w:r>
      <w:r w:rsidR="00B8490A">
        <w:t>Cougar Trap</w:t>
      </w:r>
      <w:r w:rsidR="00120826">
        <w:t xml:space="preserve"> </w:t>
      </w:r>
      <w:r w:rsidR="003336B0">
        <w:t>did not assign to a salmon previously released above the dam (i.e.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F5DAC">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F5DAC">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of the above dam population with HOR females where necessary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5974A60B"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t xml:space="preserve">are 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7E7F6F">
        <w:t>In the present report</w:t>
      </w:r>
      <w:r w:rsidR="00EF310E">
        <w:t>,</w:t>
      </w:r>
      <w:r w:rsidR="007E7F6F">
        <w:t xml:space="preserve"> we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 xml:space="preserve">needs of the Reasonable and Prudent Alternatives </w:t>
      </w:r>
      <w:commentRangeStart w:id="5"/>
      <w:r w:rsidR="00EF310E">
        <w:t>(RPAs)</w:t>
      </w:r>
      <w:r w:rsidR="00EF310E" w:rsidRPr="00C41B06">
        <w:t xml:space="preserve"> </w:t>
      </w:r>
      <w:commentRangeEnd w:id="5"/>
      <w:r w:rsidR="006823BA">
        <w:rPr>
          <w:rStyle w:val="CommentReference"/>
        </w:rPr>
        <w:commentReference w:id="5"/>
      </w:r>
      <w:r w:rsidR="00EF310E">
        <w:t xml:space="preserve">described in the </w:t>
      </w:r>
      <w:r w:rsidR="00EF310E" w:rsidRPr="00C41B06">
        <w:t>Willamette Project Biological Opinion (NMFS 2008)</w:t>
      </w:r>
      <w:r w:rsidR="00560106">
        <w:t xml:space="preserve">. </w:t>
      </w:r>
      <w:r w:rsidR="00EF310E" w:rsidRPr="00C41B06">
        <w:t xml:space="preserve">Results of the </w:t>
      </w:r>
      <w:r w:rsidR="00EF310E">
        <w:t>present report</w:t>
      </w:r>
      <w:r w:rsidR="00EF310E" w:rsidRPr="00C41B06">
        <w:t xml:space="preserve"> address</w:t>
      </w:r>
      <w:r w:rsidR="0007271E">
        <w:t xml:space="preserve"> the following RPAs</w:t>
      </w:r>
      <w:r w:rsidR="00560106">
        <w:t>:</w:t>
      </w:r>
      <w:r w:rsidR="00EF310E" w:rsidRPr="00C41B06">
        <w:t xml:space="preserve"> </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commentRangeStart w:id="6"/>
      <w:r>
        <w:t>RPA 4.</w:t>
      </w:r>
      <w:r w:rsidR="00560106">
        <w:t>3(</w:t>
      </w:r>
      <w:r>
        <w:t>2</w:t>
      </w:r>
      <w:r w:rsidR="00560106">
        <w:t>)</w:t>
      </w:r>
      <w:r>
        <w:t xml:space="preserve"> </w:t>
      </w:r>
      <w:commentRangeEnd w:id="6"/>
      <w:r>
        <w:rPr>
          <w:rStyle w:val="CommentReference"/>
        </w:rPr>
        <w:commentReference w:id="6"/>
      </w:r>
      <w:r>
        <w:t>(i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commentRangeStart w:id="7"/>
      <w:r>
        <w:t xml:space="preserve">RPA 5.4 </w:t>
      </w:r>
      <w:commentRangeEnd w:id="7"/>
      <w:r>
        <w:rPr>
          <w:rStyle w:val="CommentReference"/>
        </w:rPr>
        <w:commentReference w:id="7"/>
      </w:r>
      <w:r>
        <w:t>(</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72AB8630"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w:t>
      </w:r>
      <w:proofErr w:type="spellStart"/>
      <w:r w:rsidR="004D21D3">
        <w:t>strateies</w:t>
      </w:r>
      <w:proofErr w:type="spellEnd"/>
      <w:r>
        <w:t>)</w:t>
      </w:r>
    </w:p>
    <w:p w14:paraId="1DFA1D29" w14:textId="2DD34CC3" w:rsidR="00560106" w:rsidRDefault="00711588" w:rsidP="002F5744">
      <w:pPr>
        <w:pStyle w:val="ListParagraph"/>
        <w:numPr>
          <w:ilvl w:val="0"/>
          <w:numId w:val="12"/>
        </w:numPr>
        <w:spacing w:line="360" w:lineRule="auto"/>
      </w:pPr>
      <w:commentRangeStart w:id="8"/>
      <w:r>
        <w:t xml:space="preserve">RPA 9.5.1(3) </w:t>
      </w:r>
      <w:commentRangeEnd w:id="8"/>
      <w:r>
        <w:rPr>
          <w:rStyle w:val="CommentReference"/>
        </w:rPr>
        <w:commentReference w:id="8"/>
      </w:r>
      <w:r>
        <w:t xml:space="preserve">(abundance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commentRangeStart w:id="9"/>
      <w:r>
        <w:lastRenderedPageBreak/>
        <w:t xml:space="preserve">RPA 9.5.1(4) </w:t>
      </w:r>
      <w:commentRangeEnd w:id="9"/>
      <w:r>
        <w:rPr>
          <w:rStyle w:val="CommentReference"/>
        </w:rPr>
        <w:commentReference w:id="9"/>
      </w:r>
      <w:r>
        <w:t>(r</w:t>
      </w:r>
      <w:r w:rsidRPr="00711588">
        <w:t xml:space="preserve">eproductive </w:t>
      </w:r>
      <w:r>
        <w:t>s</w:t>
      </w:r>
      <w:r w:rsidRPr="00711588">
        <w:t xml:space="preserve">uccess of </w:t>
      </w:r>
      <w:r>
        <w:t>h</w:t>
      </w:r>
      <w:r w:rsidRPr="00711588">
        <w:t xml:space="preserve">atchery </w:t>
      </w:r>
      <w:r>
        <w:t>f</w:t>
      </w:r>
      <w:r w:rsidRPr="00711588">
        <w:t xml:space="preserve">ish in the </w:t>
      </w:r>
      <w:commentRangeStart w:id="10"/>
      <w:r>
        <w:t>w</w:t>
      </w:r>
      <w:r w:rsidRPr="00711588">
        <w:t>ild</w:t>
      </w:r>
      <w:commentRangeEnd w:id="10"/>
      <w:r w:rsidR="00AA23FB">
        <w:rPr>
          <w:rStyle w:val="CommentReference"/>
        </w:rPr>
        <w:commentReference w:id="10"/>
      </w:r>
      <w:r>
        <w:t>)</w:t>
      </w:r>
    </w:p>
    <w:p w14:paraId="13B1FB78" w14:textId="77777777" w:rsidR="004D21D3" w:rsidRDefault="004D21D3"/>
    <w:p w14:paraId="69BFABCC" w14:textId="15083542" w:rsidR="005A7EA5" w:rsidRPr="00D71476" w:rsidRDefault="0007271E" w:rsidP="00B06BF2">
      <w:pPr>
        <w:spacing w:line="360" w:lineRule="auto"/>
        <w:ind w:firstLine="360"/>
        <w:rPr>
          <w:b/>
          <w:bCs/>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4C281C2F"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w:t>
      </w:r>
      <w:r w:rsidR="000F5CEA">
        <w:t xml:space="preserve">spring </w:t>
      </w:r>
      <w:r w:rsidRPr="00D71476">
        <w:t xml:space="preserve">Chinook salmon from the McKenzie River Hatchery </w:t>
      </w:r>
      <w:r w:rsidR="00D92125" w:rsidRPr="00D71476">
        <w:t>and, infrequently, the Leaburg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213091">
        <w:t>primarily</w:t>
      </w:r>
      <w:r w:rsidR="00942208">
        <w:t xml:space="preserve"> </w:t>
      </w:r>
      <w:r w:rsidR="00942208" w:rsidRPr="00FB46DE">
        <w:t>natural</w:t>
      </w:r>
      <w:r w:rsidR="007A5A45" w:rsidRPr="00FB46DE">
        <w:t>-</w:t>
      </w:r>
      <w:r w:rsidR="00942208" w:rsidRPr="00FB46DE">
        <w:t>origin</w:t>
      </w:r>
      <w:r w:rsidR="00942208">
        <w:t xml:space="preserve"> (NOR)</w:t>
      </w:r>
      <w:commentRangeStart w:id="11"/>
      <w:commentRangeStart w:id="12"/>
      <w:r w:rsidR="00942208">
        <w:t xml:space="preserve"> </w:t>
      </w:r>
      <w:commentRangeEnd w:id="11"/>
      <w:r w:rsidR="007C1107">
        <w:rPr>
          <w:rStyle w:val="CommentReference"/>
        </w:rPr>
        <w:commentReference w:id="11"/>
      </w:r>
      <w:commentRangeEnd w:id="12"/>
      <w:r w:rsidR="00647F90">
        <w:rPr>
          <w:rStyle w:val="CommentReference"/>
        </w:rPr>
        <w:commentReference w:id="12"/>
      </w:r>
      <w:r w:rsidR="00942208">
        <w:t xml:space="preserve">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007C1107">
        <w:t xml:space="preserve"> from Mc</w:t>
      </w:r>
      <w:r w:rsidR="00DB35AA">
        <w:t>K</w:t>
      </w:r>
      <w:r w:rsidR="007C1107">
        <w:t xml:space="preserve">enzie or </w:t>
      </w:r>
      <w:proofErr w:type="spellStart"/>
      <w:r w:rsidR="007C1107">
        <w:t>Leaburg</w:t>
      </w:r>
      <w:proofErr w:type="spellEnd"/>
      <w:r w:rsidR="007C1107">
        <w:t xml:space="preserve"> Hatcheries</w:t>
      </w:r>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w:t>
      </w:r>
      <w:r w:rsidR="00213091">
        <w:t>ponds</w:t>
      </w:r>
      <w:r w:rsidRPr="00D71476">
        <w:t xml:space="preserve">.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13"/>
      <w:commentRangeStart w:id="14"/>
      <w:commentRangeStart w:id="15"/>
      <w:r w:rsidRPr="00D71476">
        <w:t>Instead, juvenile fish can exit the reservoir volitionally, either by passage through hydroelectric turbines or over a steep, 73 m ‘regulating outlet’ spillway.</w:t>
      </w:r>
      <w:commentRangeEnd w:id="13"/>
      <w:r w:rsidR="00825593" w:rsidRPr="00D71476">
        <w:rPr>
          <w:rStyle w:val="CommentReference"/>
        </w:rPr>
        <w:commentReference w:id="13"/>
      </w:r>
      <w:commentRangeEnd w:id="14"/>
      <w:r w:rsidR="007C1107">
        <w:rPr>
          <w:rStyle w:val="CommentReference"/>
        </w:rPr>
        <w:commentReference w:id="14"/>
      </w:r>
      <w:commentRangeEnd w:id="15"/>
      <w:r w:rsidR="007C1107">
        <w:rPr>
          <w:rStyle w:val="CommentReference"/>
        </w:rPr>
        <w:commentReference w:id="15"/>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10303A18" w:rsidR="009773EE" w:rsidRPr="00D71476" w:rsidRDefault="009773EE" w:rsidP="00140F68">
      <w:pPr>
        <w:spacing w:line="360" w:lineRule="auto"/>
        <w:ind w:firstLine="720"/>
        <w:rPr>
          <w:sz w:val="20"/>
          <w:szCs w:val="20"/>
        </w:rPr>
      </w:pPr>
      <w:r w:rsidRPr="00D71476">
        <w:rPr>
          <w:b/>
          <w:bCs/>
          <w:sz w:val="20"/>
          <w:szCs w:val="20"/>
        </w:rPr>
        <w:t>Figure. 1</w:t>
      </w:r>
      <w:ins w:id="16" w:author="Kathleen O'Malley" w:date="2022-11-25T16:16:00Z">
        <w:r w:rsidR="00020F82">
          <w:rPr>
            <w:b/>
            <w:bCs/>
            <w:sz w:val="20"/>
            <w:szCs w:val="20"/>
          </w:rPr>
          <w:t>.</w:t>
        </w:r>
      </w:ins>
      <w:del w:id="17" w:author="Kathleen O'Malley" w:date="2022-11-25T16:16:00Z">
        <w:r w:rsidRPr="00D71476" w:rsidDel="00020F82">
          <w:rPr>
            <w:b/>
            <w:bCs/>
            <w:sz w:val="20"/>
            <w:szCs w:val="20"/>
          </w:rPr>
          <w:delText>:</w:delText>
        </w:r>
      </w:del>
      <w:r w:rsidRPr="00D71476">
        <w:rPr>
          <w:b/>
          <w:bCs/>
          <w:sz w:val="20"/>
          <w:szCs w:val="20"/>
        </w:rPr>
        <w:t xml:space="preserve"> </w:t>
      </w:r>
      <w:commentRangeStart w:id="18"/>
      <w:commentRangeStart w:id="19"/>
      <w:r w:rsidRPr="00D71476">
        <w:rPr>
          <w:sz w:val="20"/>
          <w:szCs w:val="20"/>
        </w:rPr>
        <w:t>Map of the study system.</w:t>
      </w:r>
      <w:commentRangeEnd w:id="18"/>
      <w:r w:rsidRPr="00D71476">
        <w:rPr>
          <w:rStyle w:val="CommentReference"/>
        </w:rPr>
        <w:commentReference w:id="18"/>
      </w:r>
      <w:commentRangeEnd w:id="19"/>
      <w:r w:rsidR="00366D7A" w:rsidRPr="00D71476">
        <w:rPr>
          <w:rStyle w:val="CommentReference"/>
        </w:rPr>
        <w:commentReference w:id="19"/>
      </w:r>
    </w:p>
    <w:p w14:paraId="7C1098EA" w14:textId="77777777" w:rsidR="009773EE" w:rsidRPr="00D71476" w:rsidRDefault="009773EE" w:rsidP="00140F68">
      <w:pPr>
        <w:spacing w:line="360" w:lineRule="auto"/>
        <w:ind w:firstLine="720"/>
      </w:pPr>
    </w:p>
    <w:p w14:paraId="2985A370" w14:textId="62519EEB"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commentRangeStart w:id="20"/>
      <w:r w:rsidR="007A5A45">
        <w:t>Fig. 1</w:t>
      </w:r>
      <w:commentRangeEnd w:id="20"/>
      <w:r w:rsidR="00FB46DE">
        <w:rPr>
          <w:rStyle w:val="CommentReference"/>
        </w:rPr>
        <w:commentReference w:id="20"/>
      </w:r>
      <w:r w:rsidR="007A5A45">
        <w:t>)</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w:t>
      </w:r>
      <w:ins w:id="21" w:author="Kathleen O'Malley" w:date="2022-11-25T11:18:00Z">
        <w:r w:rsidR="00DB35AA">
          <w:rPr>
            <w:i/>
            <w:iCs/>
          </w:rPr>
          <w:t xml:space="preserve"> </w:t>
        </w:r>
      </w:ins>
      <w:r w:rsidR="00B83605" w:rsidRPr="009F1A5A">
        <w:rPr>
          <w:i/>
          <w:iCs/>
        </w:rPr>
        <w:t>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w:t>
      </w:r>
      <w:commentRangeStart w:id="22"/>
      <w:commentRangeStart w:id="23"/>
      <w:r w:rsidR="00B842FD" w:rsidRPr="009F1A5A">
        <w:t>not</w:t>
      </w:r>
      <w:r w:rsidR="00B842FD">
        <w:t xml:space="preserve"> recycled downstream, but were released above the dam after their first capture at the trap</w:t>
      </w:r>
      <w:commentRangeEnd w:id="22"/>
      <w:r w:rsidR="009D0411">
        <w:rPr>
          <w:rStyle w:val="CommentReference"/>
        </w:rPr>
        <w:commentReference w:id="22"/>
      </w:r>
      <w:commentRangeEnd w:id="23"/>
      <w:r w:rsidR="001F7B0A">
        <w:rPr>
          <w:rStyle w:val="CommentReference"/>
        </w:rPr>
        <w:commentReference w:id="23"/>
      </w:r>
      <w:r w:rsidR="00B842FD">
        <w:t>.</w:t>
      </w:r>
    </w:p>
    <w:p w14:paraId="5382EF0F" w14:textId="5675AC06" w:rsidR="005741DF" w:rsidRPr="00D71476" w:rsidRDefault="003736AD" w:rsidP="006407BF">
      <w:pPr>
        <w:spacing w:line="360" w:lineRule="auto"/>
        <w:ind w:firstLine="720"/>
      </w:pPr>
      <w:commentRangeStart w:id="24"/>
      <w:r>
        <w:lastRenderedPageBreak/>
        <w:t>Previously</w:t>
      </w:r>
      <w:commentRangeEnd w:id="24"/>
      <w:r w:rsidR="00DA3083">
        <w:rPr>
          <w:rStyle w:val="CommentReference"/>
        </w:rPr>
        <w:commentReference w:id="24"/>
      </w:r>
      <w:r>
        <w:t xml:space="preserve">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IGFsLiAyMDE2KTwvRGlzcGxheVRleHQ+PHJlY29yZD48cmVjLW51bWJlcj4xMzkzPC9yZWMtbnVt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ciBEYW0sIFNvdXRoIEZvcmsgTWNLZW56aWUgUml2ZXIsIDIwMDctIDIwMTM8L3RpdGxlPjxzZWNv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aXRsZT48L3BlcmlvZGljYWw+PHBhZ2VzPjEzOTAtMTM5NzwvcGFnZXM+PHZvbHVtZT43Mjwvdm9s
dW1lPjxudW1iZXI+OTwvbnVtYmVyPjxkYXRlcz48eWVhcj4yMDE1PC95ZWFyPjwvZGF0ZXM+PHVy
bHM+PHJlbGF0ZWQtdXJscz48dXJsPmh0dHBzOi8vY2Ruc2NpZW5jZXB1Yi5jb20vZG9pL2Ficy8x
MC4xMTM5L2NqZmFzLTIwMTUtMDAwNzwvdXJsPjwvcmVsYXRlZC11cmxzPjwvdXJscz48ZWxlY3Ry
b25pYy1yZXNvdXJjZS1udW0+MTAuMTEzOS9jamZhcy0yMDE1LTAwMDc8L2VsZWN0cm9uaWMtcmVz
b3VyY2UtbnVtPjwvcmVjb3JkPjwvQ2l0ZT48L0VuZE5vdGU+
</w:fldData>
        </w:fldChar>
      </w:r>
      <w:r w:rsidR="00AD5274">
        <w:instrText xml:space="preserve"> ADDIN EN.CITE </w:instrText>
      </w:r>
      <w:r w:rsidR="00AD527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IGFsLiAyMDE2KTwvRGlzcGxheVRleHQ+PHJlY29yZD48cmVjLW51bWJlcj4xMzkzPC9yZWMtbnVt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ciBEYW0sIFNvdXRoIEZvcmsgTWNLZW56aWUgUml2ZXIsIDIwMDctIDIwMTM8L3RpdGxlPjxzZWNv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aXRsZT48L3BlcmlvZGljYWw+PHBhZ2VzPjEzOTAtMTM5NzwvcGFnZXM+PHZvbHVtZT43Mjwvdm9s
dW1lPjxudW1iZXI+OTwvbnVtYmVyPjxkYXRlcz48eWVhcj4yMDE1PC95ZWFyPjwvZGF0ZXM+PHVy
bHM+PHJlbGF0ZWQtdXJscz48dXJsPmh0dHBzOi8vY2Ruc2NpZW5jZXB1Yi5jb20vZG9pL2Ficy8x
MC4xMTM5L2NqZmFzLTIwMTUtMDAwNzwvdXJsPjwvcmVsYXRlZC11cmxzPjwvdXJscz48ZWxlY3Ry
b25pYy1yZXNvdXJjZS1udW0+MTAuMTEzOS9jamZhcy0yMDE1LTAwMDc8L2VsZWN0cm9uaWMtcmVz
b3VyY2UtbnVtPjwvcmVjb3JkPjwvQ2l0ZT48L0VuZE5vdGU+
</w:fldData>
        </w:fldChar>
      </w:r>
      <w:r w:rsidR="00AD5274">
        <w:instrText xml:space="preserve"> ADDIN EN.CITE.DATA </w:instrText>
      </w:r>
      <w:r w:rsidR="00AD5274">
        <w:fldChar w:fldCharType="end"/>
      </w:r>
      <w:r w:rsidR="007A5A45">
        <w:fldChar w:fldCharType="separate"/>
      </w:r>
      <w:r w:rsidR="00AD5274">
        <w:rPr>
          <w:noProof/>
        </w:rPr>
        <w:t>(Banks et al. 2013; Banks et al. 2014; Sard et al. 2015;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include tissue 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Tissue samples were also collected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13C37143"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0B754A66" w:rsidR="000B5941" w:rsidRDefault="009937D7" w:rsidP="00877487">
      <w:pPr>
        <w:spacing w:line="360" w:lineRule="auto"/>
        <w:ind w:firstLine="720"/>
      </w:pPr>
      <w:r>
        <w:t xml:space="preserve">To produce a genetic dataset appropriate for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genotypes at </w:t>
      </w:r>
      <w:r w:rsidR="009E19FA">
        <w:lastRenderedPageBreak/>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w:t>
      </w:r>
      <w:commentRangeStart w:id="25"/>
      <w:commentRangeStart w:id="26"/>
      <w:r w:rsidR="00176B57" w:rsidRPr="00D71476">
        <w:t>parents</w:t>
      </w:r>
      <w:commentRangeEnd w:id="25"/>
      <w:r w:rsidR="009D0411">
        <w:rPr>
          <w:rStyle w:val="CommentReference"/>
        </w:rPr>
        <w:commentReference w:id="25"/>
      </w:r>
      <w:commentRangeEnd w:id="26"/>
      <w:r w:rsidR="00970706">
        <w:rPr>
          <w:rStyle w:val="CommentReference"/>
        </w:rPr>
        <w:commentReference w:id="26"/>
      </w:r>
      <w:r w:rsidR="00176B57" w:rsidRPr="00D71476">
        <w:t xml:space="preserve">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6C5B93B5" w:rsidR="00140F68" w:rsidRPr="00D71476" w:rsidRDefault="00802E83" w:rsidP="00176B57">
      <w:pPr>
        <w:spacing w:line="360" w:lineRule="auto"/>
        <w:ind w:firstLine="720"/>
      </w:pPr>
      <w:r w:rsidRPr="00D71476">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 xml:space="preserve">Most Chinook salmon on the South Fork McKenzie River express an age at maturity of 3 </w:t>
      </w:r>
      <w:r w:rsidR="006D2397">
        <w:t>–</w:t>
      </w:r>
      <w:r w:rsidRPr="00D71476">
        <w:t xml:space="preserve"> 6 years</w:t>
      </w:r>
      <w:r w:rsidR="009D0411">
        <w:t>, with the majority being age 4 and 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IGFsLiAyMDE2KTwvRGlzcGxheVRleHQ+PHJlY29yZD48cmVjLW51bWJlcj4xNTQyPC9yZWMtbnVt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dGhvcj48YXV0aG9yPkhvZ2Fuc2VuLCBNLiBKLjwvYXV0aG9yPjxhdXRob3I+Sm9obnNvbiwgTS4g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aXRsZT48L3BlcmlvZGljYWw+PHBhZ2VzPjEzOTAtMTM5NzwvcGFnZXM+PHZvbHVtZT43Mjwvdm9s
dW1lPjxudW1iZXI+OTwvbnVtYmVyPjxkYXRlcz48eWVhcj4yMDE1PC95ZWFyPjwvZGF0ZXM+PHVy
bHM+PHJlbGF0ZWQtdXJscz48dXJsPmh0dHBzOi8vY2Ruc2NpZW5jZXB1Yi5jb20vZG9pL2Ficy8x
MC4xMTM5L2NqZmFzLTIwMTUtMDAwNzwvdXJsPjwvcmVsYXRlZC11cmxzPjwvdXJscz48ZWxlY3Ry
b25pYy1yZXNvdXJjZS1udW0+MTAuMTEzOS9jamZhcy0yMDE1LTAwMDc8L2VsZWN0cm9uaWMtcmVz
b3VyY2UtbnVtPjwvcmVjb3JkPjwvQ2l0ZT48L0VuZE5vdGU+
</w:fldData>
        </w:fldChar>
      </w:r>
      <w:r w:rsidR="004C6540">
        <w:instrText xml:space="preserve"> ADDIN EN.CITE </w:instrTex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IGFsLiAyMDE2KTwvRGlzcGxheVRleHQ+PHJlY29yZD48cmVjLW51bWJlcj4xNTQyPC9yZWMtbnVt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dGhvcj48YXV0aG9yPkhvZ2Fuc2VuLCBNLiBKLjwvYXV0aG9yPjxhdXRob3I+Sm9obnNvbiwgTS4g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aXRsZT48L3BlcmlvZGljYWw+PHBhZ2VzPjEzOTAtMTM5NzwvcGFnZXM+PHZvbHVtZT43Mjwvdm9s
dW1lPjxudW1iZXI+OTwvbnVtYmVyPjxkYXRlcz48eWVhcj4yMDE1PC95ZWFyPjwvZGF0ZXM+PHVy
bHM+PHJlbGF0ZWQtdXJscz48dXJsPmh0dHBzOi8vY2Ruc2NpZW5jZXB1Yi5jb20vZG9pL2Ficy8x
MC4xMTM5L2NqZmFzLTIwMTUtMDAwNzwvdXJsPjwvcmVsYXRlZC11cmxzPjwvdXJscz48ZWxlY3Ry
b25pYy1yZXNvdXJjZS1udW0+MTAuMTEzOS9jamZhcy0yMDE1LTAwMDc8L2VsZWN0cm9uaWMtcmVz
b3VyY2UtbnVtPjwvcmVjb3JkPjwvQ2l0ZT48L0VuZE5vdGU+
</w:fldData>
        </w:fldChar>
      </w:r>
      <w:r w:rsidR="004C6540">
        <w:instrText xml:space="preserve"> ADDIN EN.CITE.DATA </w:instrText>
      </w:r>
      <w:r w:rsidR="004C6540">
        <w:fldChar w:fldCharType="end"/>
      </w:r>
      <w:r w:rsidR="004C6540">
        <w:fldChar w:fldCharType="separate"/>
      </w:r>
      <w:r w:rsidR="004C6540">
        <w:rPr>
          <w:noProof/>
        </w:rPr>
        <w:t>(Banks et al. 2013; Banks et al. 2014; Sard et al. 2015; Banks et al. 2016; Sard et al. 2016)</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lastRenderedPageBreak/>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0EB61E0D"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or at either the McKenzie or Leaburg Hatchery (Hatchery</w:t>
      </w:r>
      <w:r w:rsidR="00555B38" w:rsidRPr="00D71476">
        <w:rPr>
          <w:sz w:val="20"/>
          <w:szCs w:val="20"/>
        </w:rPr>
        <w:t xml:space="preserve"> Outplant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eventually </w:t>
      </w:r>
      <w:r w:rsidR="00152ADB">
        <w:rPr>
          <w:sz w:val="20"/>
          <w:szCs w:val="20"/>
        </w:rPr>
        <w:t>released. Potential offspring include all NOR salmon, regardless of source or final location. Candidate parents include all salmon released above the dam</w:t>
      </w:r>
      <w:r w:rsidR="00510BA6">
        <w:rPr>
          <w:sz w:val="20"/>
          <w:szCs w:val="20"/>
        </w:rPr>
        <w:t>, regardless of origin or source.</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4A2DF25A"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from </w:t>
      </w:r>
      <w:r w:rsidR="000F492B" w:rsidRPr="00882739">
        <w:rPr>
          <w:highlight w:val="yellow"/>
          <w:rPrChange w:id="27" w:author="Kathleen O'Malley" w:date="2022-11-25T14:18:00Z">
            <w:rPr/>
          </w:rPrChange>
        </w:rPr>
        <w:t>2007</w:t>
      </w:r>
      <w:r w:rsidR="006D2397">
        <w:t xml:space="preserve"> – </w:t>
      </w:r>
      <w:r w:rsidR="000F492B" w:rsidRPr="00882739">
        <w:rPr>
          <w:highlight w:val="yellow"/>
          <w:rPrChange w:id="28" w:author="Kathleen O'Malley" w:date="2022-11-25T14:18:00Z">
            <w:rPr/>
          </w:rPrChange>
        </w:rPr>
        <w:t>2014</w:t>
      </w:r>
      <w:r w:rsidR="000F492B" w:rsidRPr="00D71476">
        <w:t xml:space="preserve">, most offspring of salmon released above </w:t>
      </w:r>
      <w:r w:rsidR="00B8490A">
        <w:t>Cougar Dam</w:t>
      </w:r>
      <w:r w:rsidR="000F492B"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56FA3B32" w:rsidR="000F492B" w:rsidRPr="00D71476" w:rsidRDefault="000F492B" w:rsidP="009A340C">
      <w:pPr>
        <w:rPr>
          <w:sz w:val="20"/>
          <w:szCs w:val="20"/>
        </w:rPr>
      </w:pPr>
      <w:r w:rsidRPr="00D71476">
        <w:rPr>
          <w:b/>
          <w:bCs/>
          <w:sz w:val="20"/>
          <w:szCs w:val="20"/>
        </w:rPr>
        <w:t>Fig</w:t>
      </w:r>
      <w:ins w:id="29" w:author="Kathleen O'Malley" w:date="2022-11-25T14:33:00Z">
        <w:r w:rsidR="00980761">
          <w:rPr>
            <w:b/>
            <w:bCs/>
            <w:sz w:val="20"/>
            <w:szCs w:val="20"/>
          </w:rPr>
          <w:t>ure</w:t>
        </w:r>
      </w:ins>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which 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2E7F470B"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w:t>
      </w:r>
      <w:r w:rsidR="00F07D4B">
        <w:t>.</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4B1EF0">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4B1EF0">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 xml:space="preserve">COLONY was run using the </w:t>
      </w:r>
      <w:r w:rsidRPr="00D71476">
        <w:lastRenderedPageBreak/>
        <w:t>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77EC1FDD"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constructed with the modified parentage assignment procedure and updated software were used to identify </w:t>
      </w:r>
      <w:commentRangeStart w:id="30"/>
      <w:commentRangeStart w:id="31"/>
      <w:commentRangeStart w:id="32"/>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commentRangeEnd w:id="30"/>
      <w:r w:rsidR="000E20F1">
        <w:rPr>
          <w:rStyle w:val="CommentReference"/>
        </w:rPr>
        <w:commentReference w:id="30"/>
      </w:r>
      <w:commentRangeEnd w:id="31"/>
      <w:r w:rsidR="00BB55F1">
        <w:rPr>
          <w:rStyle w:val="CommentReference"/>
        </w:rPr>
        <w:commentReference w:id="31"/>
      </w:r>
      <w:commentRangeEnd w:id="32"/>
      <w:r w:rsidR="00B20065">
        <w:rPr>
          <w:rStyle w:val="CommentReference"/>
        </w:rPr>
        <w:commentReference w:id="32"/>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7079283E"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progeny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 xml:space="preserve">2017. </w:t>
      </w:r>
    </w:p>
    <w:p w14:paraId="76D9A92A" w14:textId="0AF686E1"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lastRenderedPageBreak/>
        <w:t>Age at Maturity</w:t>
      </w:r>
      <w:r w:rsidRPr="00D71476">
        <w:t xml:space="preserve"> </w:t>
      </w:r>
    </w:p>
    <w:p w14:paraId="2CB6F529" w14:textId="281F6CF0"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 onwards,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1E4459AC"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(Fig</w:t>
      </w:r>
      <w:r w:rsidR="00F07D4B">
        <w:t>.</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3 </w:t>
      </w:r>
      <w:r w:rsidR="006D2397">
        <w:t>–</w:t>
      </w:r>
      <w:r w:rsidR="00BC3506" w:rsidRPr="00BC3506">
        <w:t xml:space="preserve"> 6 years</w:t>
      </w:r>
      <w:r w:rsidR="00BC3506">
        <w:t xml:space="preserve">, </w:t>
      </w:r>
      <w:r w:rsidR="00BC3506" w:rsidRPr="00BC3506">
        <w:t>we estimated TLF for candidate parents only if we sampled their potential offspring 3, 4, 5, and 6 years after</w:t>
      </w:r>
      <w:r w:rsidR="00BC3506">
        <w:t xml:space="preserve"> candidate parents were released above Cougar Dam (Fig. 2). 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2B9DCE05" w:rsidR="004640B8" w:rsidRDefault="000D645F" w:rsidP="000B5941">
      <w:pPr>
        <w:spacing w:line="360" w:lineRule="auto"/>
      </w:pPr>
      <w:r>
        <w:tab/>
        <w:t xml:space="preserve">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commentRangeStart w:id="33"/>
      <w:r w:rsidR="0023110E">
        <w:t xml:space="preserve">partial </w:t>
      </w:r>
      <w:r>
        <w:t>estimates of TLF</w:t>
      </w:r>
      <w:commentRangeEnd w:id="33"/>
      <w:r w:rsidR="00554D18">
        <w:rPr>
          <w:rStyle w:val="CommentReference"/>
        </w:rPr>
        <w:commentReference w:id="33"/>
      </w:r>
      <w:r>
        <w:t xml:space="preserve"> for candidate parents in </w:t>
      </w:r>
      <w:commentRangeStart w:id="34"/>
      <w:commentRangeStart w:id="35"/>
      <w:commentRangeStart w:id="36"/>
      <w:r>
        <w:t>2015, 2016 and 2017</w:t>
      </w:r>
      <w:commentRangeEnd w:id="34"/>
      <w:r w:rsidR="00E952E2">
        <w:rPr>
          <w:rStyle w:val="CommentReference"/>
        </w:rPr>
        <w:commentReference w:id="34"/>
      </w:r>
      <w:commentRangeEnd w:id="35"/>
      <w:r w:rsidR="00E952E2">
        <w:rPr>
          <w:rStyle w:val="CommentReference"/>
        </w:rPr>
        <w:commentReference w:id="35"/>
      </w:r>
      <w:commentRangeEnd w:id="36"/>
      <w:r w:rsidR="00B20065">
        <w:rPr>
          <w:rStyle w:val="CommentReference"/>
        </w:rPr>
        <w:commentReference w:id="36"/>
      </w:r>
      <w:r>
        <w:t xml:space="preserve">, but note that these </w:t>
      </w:r>
      <w:r w:rsidR="0023110E">
        <w:t>partial values</w:t>
      </w:r>
      <w:r>
        <w:t xml:space="preserve"> underestimate TLF and the </w:t>
      </w:r>
      <w:commentRangeStart w:id="37"/>
      <w:commentRangeStart w:id="38"/>
      <w:r>
        <w:t>severity of the underestimation depends on the age structure of Chinook salmon in this river</w:t>
      </w:r>
      <w:commentRangeEnd w:id="37"/>
      <w:r w:rsidR="00BC3506">
        <w:rPr>
          <w:rStyle w:val="CommentReference"/>
        </w:rPr>
        <w:commentReference w:id="37"/>
      </w:r>
      <w:commentRangeEnd w:id="38"/>
      <w:r w:rsidR="00F07D4B">
        <w:rPr>
          <w:rStyle w:val="CommentReference"/>
        </w:rPr>
        <w:commentReference w:id="38"/>
      </w:r>
      <w:r>
        <w:t xml:space="preserve">.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2D09B216"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4B1EF0">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4B1EF0">
        <w:rPr>
          <w:noProof/>
        </w:rPr>
        <w:t>(Botsford &amp; Brittnacher 1998)</w:t>
      </w:r>
      <w:r w:rsidR="0023110E">
        <w:fldChar w:fldCharType="end"/>
      </w:r>
      <w:r w:rsidR="0023110E">
        <w:t xml:space="preserve"> </w:t>
      </w:r>
      <w:r w:rsidR="007A014D">
        <w:t xml:space="preserve">was estimated for each cohort of candidate parents 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w:t>
      </w:r>
      <w:r w:rsidR="007A014D">
        <w:lastRenderedPageBreak/>
        <w:t>CRR</w:t>
      </w:r>
      <w:r w:rsidR="007A014D">
        <w:rPr>
          <w:vertAlign w:val="subscript"/>
        </w:rPr>
        <w:t>F</w:t>
      </w:r>
      <w:r w:rsidR="007A014D" w:rsidRPr="007A014D">
        <w:t xml:space="preserve"> </w:t>
      </w:r>
      <w:r w:rsidR="00DD4B71">
        <w:t>is the</w:t>
      </w:r>
      <w:r w:rsidR="007A014D" w:rsidRPr="007A014D">
        <w:t xml:space="preserve">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w:t>
      </w:r>
      <w:r w:rsidR="00450411">
        <w:t>-</w:t>
      </w:r>
      <w:r w:rsidR="00A06A19">
        <w:t>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5AFEECE4"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A80E7E">
        <w:t xml:space="preserve"> </w:t>
      </w:r>
      <w:r w:rsidR="00DD4B71">
        <w:t>estimates</w:t>
      </w:r>
      <w:r w:rsidR="00A80E7E">
        <w:t xml:space="preserve"> of CRR</w:t>
      </w:r>
      <w:r w:rsidR="00A80E7E" w:rsidRPr="00DD4B71">
        <w:rPr>
          <w:vertAlign w:val="subscript"/>
        </w:rPr>
        <w:t>F</w:t>
      </w:r>
      <w:r w:rsidR="00F021CF">
        <w:t xml:space="preserve"> only</w:t>
      </w:r>
      <w:r>
        <w:t xml:space="preserve"> </w:t>
      </w:r>
      <w:r w:rsidR="00F021CF">
        <w:t xml:space="preserve">considered offspring sampled at the </w:t>
      </w:r>
      <w:r w:rsidR="00B8490A">
        <w:t>Cougar Trap</w:t>
      </w:r>
      <w:r>
        <w:t xml:space="preserve">. </w:t>
      </w:r>
      <w:r w:rsidR="006F0FFA">
        <w:t>CRR</w:t>
      </w:r>
      <w:commentRangeStart w:id="39"/>
      <w:commentRangeStart w:id="40"/>
      <w:r w:rsidR="00A80E7E" w:rsidRPr="00DD4B71">
        <w:rPr>
          <w:vertAlign w:val="subscript"/>
        </w:rPr>
        <w:t>F</w:t>
      </w:r>
      <w:r w:rsidR="006F0FFA" w:rsidRPr="00DD4B71">
        <w:rPr>
          <w:vertAlign w:val="subscript"/>
        </w:rPr>
        <w:t xml:space="preserve"> </w:t>
      </w:r>
      <w:commentRangeEnd w:id="39"/>
      <w:r w:rsidR="00A80E7E">
        <w:rPr>
          <w:rStyle w:val="CommentReference"/>
        </w:rPr>
        <w:commentReference w:id="39"/>
      </w:r>
      <w:commentRangeEnd w:id="40"/>
      <w:r w:rsidR="00F10FA2">
        <w:rPr>
          <w:rStyle w:val="CommentReference"/>
        </w:rPr>
        <w:commentReference w:id="40"/>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w:t>
      </w:r>
      <w:r w:rsidR="006F0FFA">
        <w:t xml:space="preserve"> in CRR in this report</w:t>
      </w:r>
      <w:r w:rsidR="0040081E">
        <w:t>, we present CRR values for years previously reported (2007 – 2010)</w:t>
      </w:r>
      <w:r w:rsidR="006F0FFA">
        <w:t>, as well as CRR values for 2011</w:t>
      </w:r>
      <w:r w:rsidR="006D2397">
        <w:t xml:space="preserve"> – </w:t>
      </w:r>
      <w:r w:rsidR="006F0FFA">
        <w:t>2017</w:t>
      </w:r>
      <w:r w:rsidR="0040081E">
        <w:t xml:space="preserve"> using </w:t>
      </w:r>
      <w:r w:rsidR="006F0FFA">
        <w:t>the same</w:t>
      </w:r>
      <w:r w:rsidR="0040081E">
        <w:t xml:space="preserve"> approach. </w:t>
      </w:r>
      <w:r w:rsidR="00203F86">
        <w:t xml:space="preserve">We also clearly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57B1AC9"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w:t>
      </w:r>
      <w:r w:rsidR="006D2397">
        <w:t xml:space="preserve"> – </w:t>
      </w:r>
      <w:r w:rsidR="00811F41">
        <w:t>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 xml:space="preserve">95% confidence intervals using a jackknife re-sampling method (Waples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w:t>
      </w:r>
      <w:commentRangeStart w:id="41"/>
      <w:commentRangeStart w:id="42"/>
      <w:r w:rsidR="00811F41" w:rsidRPr="00811F41">
        <w:t xml:space="preserve">to incomplete sampling </w:t>
      </w:r>
      <w:commentRangeEnd w:id="41"/>
      <w:r w:rsidR="00E952E2">
        <w:rPr>
          <w:rStyle w:val="CommentReference"/>
        </w:rPr>
        <w:commentReference w:id="41"/>
      </w:r>
      <w:commentRangeEnd w:id="42"/>
      <w:r w:rsidR="00C7347A">
        <w:rPr>
          <w:rStyle w:val="CommentReference"/>
        </w:rPr>
        <w:commentReference w:id="42"/>
      </w:r>
      <w:r w:rsidR="00811F41" w:rsidRPr="00811F41">
        <w:t xml:space="preserve">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w:t>
      </w:r>
      <w:r w:rsidR="006F0FFA">
        <w:lastRenderedPageBreak/>
        <w:t xml:space="preserve">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2017 using the same</w:t>
      </w:r>
      <w:r w:rsidR="00A02B7B">
        <w:t>, updated</w:t>
      </w:r>
      <w:r w:rsidR="006F0FFA">
        <w:t xml:space="preserve"> approach. </w:t>
      </w:r>
      <w:r w:rsidR="00765402">
        <w:t xml:space="preserve"> </w:t>
      </w:r>
      <w:r w:rsidR="00765402">
        <w:rPr>
          <w:color w:val="000000" w:themeColor="text1"/>
        </w:rPr>
        <w:t xml:space="preserve"> </w:t>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w:t>
      </w:r>
      <w:r w:rsidR="000D645F" w:rsidRPr="000D645F">
        <w:lastRenderedPageBreak/>
        <w:t xml:space="preserve">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1EBF5A60"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Leaburg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43"/>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43"/>
      <w:r w:rsidR="00562F61">
        <w:rPr>
          <w:rStyle w:val="CommentReference"/>
        </w:rPr>
        <w:commentReference w:id="43"/>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2DFAE80C" w:rsidR="00CF20A6" w:rsidRPr="00D71476" w:rsidRDefault="00CF20A6" w:rsidP="009A340C">
      <w:pPr>
        <w:ind w:left="990" w:right="990"/>
        <w:rPr>
          <w:sz w:val="20"/>
          <w:szCs w:val="20"/>
        </w:rPr>
      </w:pPr>
      <w:r w:rsidRPr="00D71476">
        <w:rPr>
          <w:b/>
          <w:bCs/>
          <w:sz w:val="20"/>
          <w:szCs w:val="20"/>
        </w:rPr>
        <w:t>Table 2</w:t>
      </w:r>
      <w:r w:rsidR="00020F82">
        <w:rPr>
          <w:b/>
          <w:bCs/>
          <w:sz w:val="20"/>
          <w:szCs w:val="20"/>
        </w:rPr>
        <w:t>.</w:t>
      </w:r>
      <w:r w:rsidRPr="00D71476">
        <w:rPr>
          <w:b/>
          <w:bCs/>
          <w:sz w:val="20"/>
          <w:szCs w:val="20"/>
        </w:rPr>
        <w:t xml:space="preserve"> </w:t>
      </w:r>
      <w:r w:rsidRPr="00D71476">
        <w:rPr>
          <w:sz w:val="20"/>
          <w:szCs w:val="20"/>
        </w:rPr>
        <w:t xml:space="preserve">Sample sizes after </w:t>
      </w:r>
      <w:r w:rsidR="007D570A" w:rsidRPr="00D71476">
        <w:rPr>
          <w:sz w:val="20"/>
          <w:szCs w:val="20"/>
        </w:rPr>
        <w:t xml:space="preserve">genotype quality </w:t>
      </w:r>
      <w:r w:rsidRPr="00D71476">
        <w:rPr>
          <w:sz w:val="20"/>
          <w:szCs w:val="20"/>
        </w:rPr>
        <w:t xml:space="preserve">filtering </w:t>
      </w:r>
      <w:r w:rsidR="007D570A" w:rsidRPr="00D71476">
        <w:rPr>
          <w:sz w:val="20"/>
          <w:szCs w:val="20"/>
        </w:rPr>
        <w:t>of</w:t>
      </w:r>
      <w:r w:rsidRPr="00D71476">
        <w:rPr>
          <w:sz w:val="20"/>
          <w:szCs w:val="20"/>
        </w:rPr>
        <w:t xml:space="preserve"> salmon initially encountered at McKenzie or Leaburg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377412F3"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absolute difference in assignment rate for was </w:t>
      </w:r>
      <w:r w:rsidR="005D56C5" w:rsidRPr="00D71476">
        <w:t>0.7</w:t>
      </w:r>
      <w:r w:rsidRPr="00D71476">
        <w:t>%</w:t>
      </w:r>
      <w:r w:rsidR="009975A3" w:rsidRPr="00D71476">
        <w:t xml:space="preserve"> (Table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73F9F7E6" w14:textId="77777777" w:rsidR="000E4776" w:rsidRDefault="000E4776"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commentRangeStart w:id="44"/>
            <w:commentRangeEnd w:id="44"/>
            <w:r w:rsidR="00B74F59" w:rsidRPr="00D71476">
              <w:rPr>
                <w:rStyle w:val="CommentReference"/>
              </w:rPr>
              <w:commentReference w:id="44"/>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1642AC" w:rsidR="00A83BF3" w:rsidRPr="00D71476" w:rsidRDefault="009975A3" w:rsidP="009A340C">
      <w:pPr>
        <w:ind w:right="360"/>
        <w:rPr>
          <w:sz w:val="20"/>
          <w:szCs w:val="20"/>
        </w:rPr>
      </w:pPr>
      <w:commentRangeStart w:id="45"/>
      <w:r w:rsidRPr="00D71476">
        <w:rPr>
          <w:b/>
          <w:bCs/>
          <w:sz w:val="20"/>
          <w:szCs w:val="20"/>
        </w:rPr>
        <w:t>Table</w:t>
      </w:r>
      <w:commentRangeEnd w:id="45"/>
      <w:r w:rsidR="00785D1E">
        <w:rPr>
          <w:rStyle w:val="CommentReference"/>
        </w:rPr>
        <w:commentReference w:id="45"/>
      </w:r>
      <w:r w:rsidRPr="00D71476">
        <w:rPr>
          <w:b/>
          <w:bCs/>
          <w:sz w:val="20"/>
          <w:szCs w:val="20"/>
        </w:rPr>
        <w:t xml:space="preserve"> 3</w:t>
      </w:r>
      <w:r w:rsidR="00213091">
        <w:rPr>
          <w:b/>
          <w:bCs/>
          <w:sz w:val="20"/>
          <w:szCs w:val="20"/>
        </w:rPr>
        <w:t>.</w:t>
      </w:r>
      <w:r w:rsidRPr="00D71476">
        <w:rPr>
          <w:b/>
          <w:bCs/>
          <w:sz w:val="20"/>
          <w:szCs w:val="20"/>
        </w:rPr>
        <w:t xml:space="preserve"> </w:t>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0E4776" w:rsidRDefault="00704616" w:rsidP="00715942">
      <w:pPr>
        <w:ind w:left="1350" w:right="1260"/>
        <w:rPr>
          <w:sz w:val="20"/>
          <w:szCs w:val="20"/>
        </w:rPr>
      </w:pPr>
      <w:r w:rsidRPr="000E4776">
        <w:rPr>
          <w:b/>
          <w:bCs/>
          <w:sz w:val="20"/>
          <w:szCs w:val="20"/>
        </w:rPr>
        <w:t>Table 4:</w:t>
      </w:r>
      <w:r w:rsidRPr="000E4776">
        <w:rPr>
          <w:sz w:val="20"/>
          <w:szCs w:val="20"/>
        </w:rPr>
        <w:t xml:space="preserve"> </w:t>
      </w:r>
      <w:r w:rsidR="00B74F59" w:rsidRPr="000E4776">
        <w:rPr>
          <w:color w:val="333333"/>
          <w:sz w:val="20"/>
          <w:szCs w:val="20"/>
          <w:shd w:val="clear" w:color="auto" w:fill="FFFFFF"/>
        </w:rPr>
        <w:t xml:space="preserve">Number of individuals released or </w:t>
      </w:r>
      <w:r w:rsidR="00E22F70" w:rsidRPr="000E4776">
        <w:rPr>
          <w:color w:val="333333"/>
          <w:sz w:val="20"/>
          <w:szCs w:val="20"/>
          <w:shd w:val="clear" w:color="auto" w:fill="FFFFFF"/>
        </w:rPr>
        <w:t>otherwise sampled</w:t>
      </w:r>
      <w:r w:rsidR="00B74F59" w:rsidRPr="000E4776">
        <w:rPr>
          <w:color w:val="333333"/>
          <w:sz w:val="20"/>
          <w:szCs w:val="20"/>
          <w:shd w:val="clear" w:color="auto" w:fill="FFFFFF"/>
        </w:rPr>
        <w:t xml:space="preserve"> above </w:t>
      </w:r>
      <w:r w:rsidR="00B8490A" w:rsidRPr="000E4776">
        <w:rPr>
          <w:color w:val="333333"/>
          <w:sz w:val="20"/>
          <w:szCs w:val="20"/>
          <w:shd w:val="clear" w:color="auto" w:fill="FFFFFF"/>
        </w:rPr>
        <w:t>Cougar Dam</w:t>
      </w:r>
      <w:r w:rsidR="00B74F59" w:rsidRPr="000E4776">
        <w:rPr>
          <w:color w:val="333333"/>
          <w:sz w:val="20"/>
          <w:szCs w:val="20"/>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4C4A319B" w:rsidR="00A83BF3" w:rsidRPr="0076259D" w:rsidRDefault="00704616" w:rsidP="00704616">
      <w:pPr>
        <w:spacing w:line="360" w:lineRule="auto"/>
        <w:ind w:firstLine="720"/>
        <w:rPr>
          <w:color w:val="000000" w:themeColor="text1"/>
        </w:rPr>
      </w:pPr>
      <w:r w:rsidRPr="00D71476">
        <w:lastRenderedPageBreak/>
        <w:t>Considering only years whe</w:t>
      </w:r>
      <w:r w:rsidR="00526817">
        <w:t>n</w:t>
      </w:r>
      <w:r w:rsidRPr="00D71476">
        <w:t xml:space="preserve"> all potential parents were include</w:t>
      </w:r>
      <w:r w:rsidR="00ED707C">
        <w:t>d</w:t>
      </w:r>
      <w:r w:rsidRPr="00D71476">
        <w:t xml:space="preserve"> in the genetic parentage analysis as candidate parents (2013</w:t>
      </w:r>
      <w:r w:rsidR="006D2397">
        <w:t xml:space="preserve"> –</w:t>
      </w:r>
      <w:r w:rsidRPr="00D71476">
        <w:t xml:space="preserve">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B8490A">
        <w:t xml:space="preserve"> </w:t>
      </w:r>
      <w:r w:rsidRPr="00D71476">
        <w:t>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1469428" w:rsidR="0087067D" w:rsidRPr="009A340C" w:rsidRDefault="0087067D" w:rsidP="00481161">
      <w:pPr>
        <w:ind w:left="810" w:right="720"/>
        <w:rPr>
          <w:sz w:val="20"/>
          <w:szCs w:val="20"/>
        </w:rPr>
      </w:pPr>
      <w:r w:rsidRPr="009A340C">
        <w:rPr>
          <w:b/>
          <w:bCs/>
          <w:sz w:val="20"/>
          <w:szCs w:val="20"/>
        </w:rPr>
        <w:t>Table 5</w:t>
      </w:r>
      <w:r w:rsidR="00213091">
        <w:rPr>
          <w:b/>
          <w:bCs/>
          <w:sz w:val="20"/>
          <w:szCs w:val="20"/>
        </w:rPr>
        <w:t>.</w:t>
      </w:r>
      <w:r w:rsidRPr="009A340C">
        <w:rPr>
          <w:b/>
          <w:bCs/>
          <w:sz w:val="20"/>
          <w:szCs w:val="20"/>
        </w:rPr>
        <w:t xml:space="preserve">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03CBC489"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63729491" w:rsidR="004046CB" w:rsidRDefault="00C12CFA" w:rsidP="005741DF">
      <w:pPr>
        <w:spacing w:line="360" w:lineRule="auto"/>
      </w:pPr>
      <w:r>
        <w:tab/>
        <w:t xml:space="preserve">In </w:t>
      </w:r>
      <w:r w:rsidR="00526817">
        <w:t>2015 – 2020</w:t>
      </w:r>
      <w:r w:rsidR="000E4776">
        <w:t>,</w:t>
      </w:r>
      <w:r w:rsidR="00526817">
        <w:t xml:space="preserve"> when </w:t>
      </w:r>
      <w:r>
        <w:t xml:space="preserve">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600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0B123992"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5 (54.6%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w:t>
      </w:r>
      <w:r w:rsidR="00020F82">
        <w:t>could</w:t>
      </w:r>
      <w:r w:rsidRPr="00D71476">
        <w:t xml:space="preserve"> identify all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020F82">
        <w:t>F</w:t>
      </w:r>
      <w:r w:rsidRPr="00D71476">
        <w:t>ig</w:t>
      </w:r>
      <w:r w:rsidR="000E4776">
        <w:t>.</w:t>
      </w:r>
      <w:r w:rsidRPr="00D71476">
        <w:t xml:space="preserv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55374F49" w:rsidR="002F4D52" w:rsidRPr="00310607" w:rsidRDefault="007A0D87" w:rsidP="00310607">
      <w:pPr>
        <w:spacing w:line="360" w:lineRule="auto"/>
      </w:pPr>
      <w:r>
        <w:lastRenderedPageBreak/>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45E974AB" w:rsidR="00997BBA" w:rsidRPr="00D71476" w:rsidRDefault="00997BBA" w:rsidP="009A340C">
      <w:pPr>
        <w:ind w:left="1440" w:right="1260"/>
        <w:rPr>
          <w:sz w:val="20"/>
          <w:szCs w:val="20"/>
        </w:rPr>
      </w:pPr>
      <w:r w:rsidRPr="00D71476">
        <w:rPr>
          <w:b/>
          <w:bCs/>
          <w:sz w:val="20"/>
          <w:szCs w:val="20"/>
        </w:rPr>
        <w:t>Table 6</w:t>
      </w:r>
      <w:r w:rsidR="00213091">
        <w:rPr>
          <w:b/>
          <w:bCs/>
          <w:sz w:val="20"/>
          <w:szCs w:val="20"/>
        </w:rPr>
        <w:t>.</w:t>
      </w:r>
      <w:r w:rsidRPr="00D71476">
        <w:rPr>
          <w:b/>
          <w:bCs/>
          <w:sz w:val="20"/>
          <w:szCs w:val="20"/>
        </w:rPr>
        <w:t xml:space="preserve"> </w:t>
      </w:r>
      <w:r w:rsidR="004D2C50">
        <w:rPr>
          <w:sz w:val="20"/>
          <w:szCs w:val="20"/>
        </w:rPr>
        <w:t>Mean</w:t>
      </w:r>
      <w:r w:rsidRPr="00D71476">
        <w:rPr>
          <w:sz w:val="20"/>
          <w:szCs w:val="20"/>
        </w:rPr>
        <w:t xml:space="preserve"> TLF</w:t>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w:t>
      </w:r>
      <w:r w:rsidR="00785D1E" w:rsidRPr="00D71476">
        <w:rPr>
          <w:sz w:val="20"/>
          <w:szCs w:val="20"/>
        </w:rPr>
        <w:t>sex,</w:t>
      </w:r>
      <w:r w:rsidRPr="00D71476">
        <w:rPr>
          <w:sz w:val="20"/>
          <w:szCs w:val="20"/>
        </w:rPr>
        <w:t xml:space="preserve"> and origin.</w:t>
      </w:r>
    </w:p>
    <w:p w14:paraId="055FF3FD" w14:textId="46ACED31" w:rsidR="00997BBA" w:rsidRPr="00D71476" w:rsidRDefault="00997BBA" w:rsidP="009A340C">
      <w:pPr>
        <w:ind w:left="1440" w:right="1260"/>
        <w:rPr>
          <w:sz w:val="20"/>
          <w:szCs w:val="20"/>
        </w:rPr>
      </w:pPr>
      <w:r w:rsidRPr="00D71476">
        <w:rPr>
          <w:sz w:val="20"/>
          <w:szCs w:val="20"/>
        </w:rPr>
        <w:t xml:space="preserve">* Note that 2015 estimates do not include potential </w:t>
      </w:r>
      <w:r w:rsidR="00E874CC">
        <w:rPr>
          <w:sz w:val="20"/>
          <w:szCs w:val="20"/>
        </w:rPr>
        <w:t>age-</w:t>
      </w:r>
      <w:r w:rsidRPr="00D71476">
        <w:rPr>
          <w:sz w:val="20"/>
          <w:szCs w:val="20"/>
        </w:rPr>
        <w:t xml:space="preserve">6 offspring. </w:t>
      </w:r>
      <w:r w:rsidR="00785D1E" w:rsidRPr="00D71476">
        <w:rPr>
          <w:sz w:val="20"/>
          <w:szCs w:val="20"/>
        </w:rPr>
        <w:t>However,</w:t>
      </w:r>
      <w:r w:rsidRPr="00D71476">
        <w:rPr>
          <w:sz w:val="20"/>
          <w:szCs w:val="20"/>
        </w:rPr>
        <w:t xml:space="preserve"> we expect these offspring to contribute very little to TLF (&lt; 2%)</w:t>
      </w:r>
    </w:p>
    <w:p w14:paraId="3651D4DC" w14:textId="73145DD2" w:rsidR="001C4128" w:rsidRPr="00D71476" w:rsidRDefault="00997BBA" w:rsidP="009A340C">
      <w:pPr>
        <w:ind w:left="1440" w:right="1260"/>
        <w:rPr>
          <w:sz w:val="20"/>
          <w:szCs w:val="20"/>
        </w:rPr>
      </w:pPr>
      <w:r w:rsidRPr="00D71476">
        <w:rPr>
          <w:sz w:val="20"/>
          <w:szCs w:val="20"/>
        </w:rPr>
        <w:lastRenderedPageBreak/>
        <w:t xml:space="preserve">** Note that 2016 and 2017 offspring do not include potential </w:t>
      </w:r>
      <w:r w:rsidR="00E874CC">
        <w:rPr>
          <w:sz w:val="20"/>
          <w:szCs w:val="20"/>
        </w:rPr>
        <w:t>age-</w:t>
      </w:r>
      <w:r w:rsidRPr="00D71476">
        <w:rPr>
          <w:sz w:val="20"/>
          <w:szCs w:val="20"/>
        </w:rPr>
        <w:t>5 and</w:t>
      </w:r>
      <w:r w:rsidR="00E874CC">
        <w:rPr>
          <w:sz w:val="20"/>
          <w:szCs w:val="20"/>
        </w:rPr>
        <w:t xml:space="preserve"> age-</w:t>
      </w:r>
      <w:r w:rsidRPr="00D71476">
        <w:rPr>
          <w:sz w:val="20"/>
          <w:szCs w:val="20"/>
        </w:rPr>
        <w:t xml:space="preserve">6 offspring, and potential </w:t>
      </w:r>
      <w:r w:rsidR="00E874CC">
        <w:rPr>
          <w:sz w:val="20"/>
          <w:szCs w:val="20"/>
        </w:rPr>
        <w:t>age-</w:t>
      </w:r>
      <w:r w:rsidRPr="00D71476">
        <w:rPr>
          <w:sz w:val="20"/>
          <w:szCs w:val="20"/>
        </w:rPr>
        <w:t>4</w:t>
      </w:r>
      <w:r w:rsidR="00E874CC">
        <w:rPr>
          <w:sz w:val="20"/>
          <w:szCs w:val="20"/>
        </w:rPr>
        <w:t>,</w:t>
      </w:r>
      <w:r w:rsidRPr="00D71476">
        <w:rPr>
          <w:sz w:val="20"/>
          <w:szCs w:val="20"/>
        </w:rPr>
        <w:t xml:space="preserve"> </w:t>
      </w:r>
      <w:r w:rsidR="00E874CC">
        <w:rPr>
          <w:sz w:val="20"/>
          <w:szCs w:val="20"/>
        </w:rPr>
        <w:t>age-</w:t>
      </w:r>
      <w:r w:rsidRPr="00D71476">
        <w:rPr>
          <w:sz w:val="20"/>
          <w:szCs w:val="20"/>
        </w:rPr>
        <w:t xml:space="preserve">5 and </w:t>
      </w:r>
      <w:r w:rsidR="00E874CC">
        <w:rPr>
          <w:sz w:val="20"/>
          <w:szCs w:val="20"/>
        </w:rPr>
        <w:t>age-</w:t>
      </w:r>
      <w:r w:rsidRPr="00D71476">
        <w:rPr>
          <w:sz w:val="20"/>
          <w:szCs w:val="20"/>
        </w:rPr>
        <w:t>6 offspring</w:t>
      </w:r>
      <w:r w:rsidR="003E3D78">
        <w:rPr>
          <w:sz w:val="20"/>
          <w:szCs w:val="20"/>
        </w:rPr>
        <w:t>, respectively</w:t>
      </w:r>
      <w:r w:rsidRPr="00D71476">
        <w:rPr>
          <w:sz w:val="20"/>
          <w:szCs w:val="20"/>
        </w:rPr>
        <w:t xml:space="preserve">, which are expected to substantially contribute to TLF for these </w:t>
      </w:r>
      <w:r w:rsidR="00785D1E" w:rsidRPr="00D71476">
        <w:rPr>
          <w:sz w:val="20"/>
          <w:szCs w:val="20"/>
        </w:rPr>
        <w:t>parents’</w:t>
      </w:r>
      <w:r w:rsidRPr="00D71476">
        <w:rPr>
          <w:sz w:val="20"/>
          <w:szCs w:val="20"/>
        </w:rPr>
        <w:t xml:space="preserve">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31E486C" w:rsidR="00E432FA" w:rsidRPr="00D71476" w:rsidRDefault="00E432FA" w:rsidP="009A340C">
      <w:pPr>
        <w:rPr>
          <w:sz w:val="20"/>
          <w:szCs w:val="20"/>
        </w:rPr>
      </w:pPr>
      <w:commentRangeStart w:id="46"/>
      <w:commentRangeStart w:id="47"/>
      <w:r w:rsidRPr="00D71476">
        <w:rPr>
          <w:b/>
          <w:bCs/>
          <w:sz w:val="20"/>
          <w:szCs w:val="20"/>
        </w:rPr>
        <w:t>Figure 6</w:t>
      </w:r>
      <w:commentRangeEnd w:id="46"/>
      <w:r w:rsidRPr="00D71476">
        <w:rPr>
          <w:rStyle w:val="CommentReference"/>
          <w:sz w:val="20"/>
          <w:szCs w:val="20"/>
        </w:rPr>
        <w:commentReference w:id="46"/>
      </w:r>
      <w:commentRangeEnd w:id="47"/>
      <w:r w:rsidR="002E3E98">
        <w:rPr>
          <w:rStyle w:val="CommentReference"/>
        </w:rPr>
        <w:commentReference w:id="47"/>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0BC29A58" w:rsidR="00E432FA" w:rsidRPr="00E874CC" w:rsidRDefault="00E432FA" w:rsidP="009A340C">
      <w:pPr>
        <w:rPr>
          <w:rStyle w:val="Emphasis"/>
          <w:i w:val="0"/>
          <w:iCs w:val="0"/>
          <w:color w:val="333333"/>
          <w:sz w:val="20"/>
          <w:szCs w:val="20"/>
          <w:shd w:val="clear" w:color="auto" w:fill="FFFFFF"/>
        </w:rPr>
      </w:pPr>
      <w:r w:rsidRPr="00E874CC">
        <w:rPr>
          <w:rStyle w:val="Emphasis"/>
          <w:i w:val="0"/>
          <w:iCs w:val="0"/>
          <w:color w:val="333333"/>
          <w:sz w:val="20"/>
          <w:szCs w:val="20"/>
          <w:shd w:val="clear" w:color="auto" w:fill="FFFFFF"/>
        </w:rPr>
        <w:t>* Note that 2015</w:t>
      </w:r>
      <w:r w:rsidR="009A340C" w:rsidRPr="00E874CC">
        <w:rPr>
          <w:rStyle w:val="Emphasis"/>
          <w:i w:val="0"/>
          <w:iCs w:val="0"/>
          <w:color w:val="333333"/>
          <w:sz w:val="20"/>
          <w:szCs w:val="20"/>
          <w:shd w:val="clear" w:color="auto" w:fill="FFFFFF"/>
        </w:rPr>
        <w:t xml:space="preserve"> TLF</w:t>
      </w:r>
      <w:r w:rsidRPr="00E874CC">
        <w:rPr>
          <w:rStyle w:val="Emphasis"/>
          <w:i w:val="0"/>
          <w:iCs w:val="0"/>
          <w:color w:val="333333"/>
          <w:sz w:val="20"/>
          <w:szCs w:val="20"/>
          <w:shd w:val="clear" w:color="auto" w:fill="FFFFFF"/>
        </w:rPr>
        <w:t xml:space="preserve"> estimates do not include potential </w:t>
      </w:r>
      <w:r w:rsidR="00E874CC" w:rsidRPr="00E874CC">
        <w:rPr>
          <w:rStyle w:val="Emphasis"/>
          <w:i w:val="0"/>
          <w:iCs w:val="0"/>
          <w:color w:val="333333"/>
          <w:sz w:val="20"/>
          <w:szCs w:val="20"/>
          <w:shd w:val="clear" w:color="auto" w:fill="FFFFFF"/>
        </w:rPr>
        <w:t>age-</w:t>
      </w:r>
      <w:r w:rsidRPr="00E874CC">
        <w:rPr>
          <w:rStyle w:val="Emphasis"/>
          <w:i w:val="0"/>
          <w:iCs w:val="0"/>
          <w:color w:val="333333"/>
          <w:sz w:val="20"/>
          <w:szCs w:val="20"/>
          <w:shd w:val="clear" w:color="auto" w:fill="FFFFFF"/>
        </w:rPr>
        <w:t xml:space="preserve">6 offspring. </w:t>
      </w:r>
      <w:r w:rsidR="00785D1E"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219516A1"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77777777" w:rsidR="00E874CC" w:rsidRDefault="00E874CC" w:rsidP="00D92125">
      <w:pPr>
        <w:spacing w:line="360" w:lineRule="auto"/>
      </w:pPr>
    </w:p>
    <w:p w14:paraId="05B02654" w14:textId="77777777" w:rsidR="00761E19" w:rsidRPr="00D71476" w:rsidRDefault="00761E19" w:rsidP="00D92125">
      <w:pPr>
        <w:spacing w:line="360" w:lineRule="auto"/>
      </w:pPr>
    </w:p>
    <w:tbl>
      <w:tblPr>
        <w:tblW w:w="7467" w:type="dxa"/>
        <w:jc w:val="center"/>
        <w:tblLook w:val="04A0" w:firstRow="1" w:lastRow="0" w:firstColumn="1" w:lastColumn="0" w:noHBand="0" w:noVBand="1"/>
      </w:tblPr>
      <w:tblGrid>
        <w:gridCol w:w="1870"/>
        <w:gridCol w:w="902"/>
        <w:gridCol w:w="946"/>
        <w:gridCol w:w="823"/>
        <w:gridCol w:w="823"/>
        <w:gridCol w:w="1162"/>
        <w:gridCol w:w="924"/>
        <w:gridCol w:w="773"/>
      </w:tblGrid>
      <w:tr w:rsidR="004359A4" w:rsidRPr="00D71476" w14:paraId="7B2E0B99" w14:textId="77777777" w:rsidTr="003E3D78">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134FF322" w:rsidR="004359A4" w:rsidRPr="005D1256" w:rsidRDefault="004359A4" w:rsidP="004359A4">
            <w:pPr>
              <w:jc w:val="center"/>
              <w:rPr>
                <w:b/>
                <w:bCs/>
                <w:color w:val="000000"/>
                <w:sz w:val="20"/>
                <w:szCs w:val="20"/>
                <w:vertAlign w:val="subscript"/>
              </w:rPr>
            </w:pPr>
            <w:proofErr w:type="spellStart"/>
            <w:r w:rsidRPr="00D71476">
              <w:rPr>
                <w:b/>
                <w:bCs/>
                <w:color w:val="000000"/>
                <w:sz w:val="20"/>
                <w:szCs w:val="20"/>
              </w:rPr>
              <w:t>CRR</w:t>
            </w:r>
            <w:r w:rsidR="005D1256">
              <w:rPr>
                <w:b/>
                <w:bCs/>
                <w:color w:val="000000"/>
                <w:sz w:val="20"/>
                <w:szCs w:val="20"/>
                <w:vertAlign w:val="subscript"/>
              </w:rPr>
              <w:t>total</w:t>
            </w:r>
            <w:proofErr w:type="spellEnd"/>
          </w:p>
        </w:tc>
        <w:tc>
          <w:tcPr>
            <w:tcW w:w="924" w:type="dxa"/>
            <w:tcBorders>
              <w:top w:val="single" w:sz="4" w:space="0" w:color="auto"/>
              <w:left w:val="nil"/>
              <w:bottom w:val="single" w:sz="4" w:space="0" w:color="auto"/>
              <w:right w:val="nil"/>
            </w:tcBorders>
            <w:shd w:val="clear" w:color="auto" w:fill="auto"/>
            <w:noWrap/>
            <w:vAlign w:val="center"/>
            <w:hideMark/>
          </w:tcPr>
          <w:p w14:paraId="0F68743E" w14:textId="12ED02E2" w:rsidR="004359A4" w:rsidRPr="00C909E4" w:rsidRDefault="004359A4"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sidR="00C909E4">
              <w:rPr>
                <w:b/>
                <w:bCs/>
                <w:color w:val="000000"/>
                <w:sz w:val="20"/>
                <w:szCs w:val="20"/>
                <w:vertAlign w:val="superscript"/>
              </w:rPr>
              <w:t>**</w:t>
            </w:r>
          </w:p>
        </w:tc>
        <w:tc>
          <w:tcPr>
            <w:tcW w:w="773"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3E3D78">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48"/>
            <w:commentRangeStart w:id="49"/>
            <w:r w:rsidRPr="00D71476">
              <w:rPr>
                <w:color w:val="000000"/>
                <w:sz w:val="20"/>
                <w:szCs w:val="20"/>
              </w:rPr>
              <w:t>2007</w:t>
            </w:r>
            <w:commentRangeEnd w:id="48"/>
            <w:r w:rsidR="00A67FCF">
              <w:rPr>
                <w:rStyle w:val="CommentReference"/>
              </w:rPr>
              <w:commentReference w:id="48"/>
            </w:r>
            <w:commentRangeEnd w:id="49"/>
            <w:r w:rsidR="005A514E">
              <w:rPr>
                <w:rStyle w:val="CommentReference"/>
              </w:rPr>
              <w:commentReference w:id="49"/>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924"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73"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924"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73"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924"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924"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73"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924"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73"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924"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73"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924"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73"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3E3D78">
        <w:trPr>
          <w:trHeight w:val="320"/>
          <w:jc w:val="center"/>
        </w:trPr>
        <w:tc>
          <w:tcPr>
            <w:tcW w:w="1114" w:type="dxa"/>
            <w:tcBorders>
              <w:top w:val="nil"/>
              <w:left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924" w:type="dxa"/>
            <w:tcBorders>
              <w:top w:val="nil"/>
              <w:left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73" w:type="dxa"/>
            <w:tcBorders>
              <w:top w:val="nil"/>
              <w:left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3E3D78">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single" w:sz="4" w:space="0" w:color="auto"/>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single" w:sz="4" w:space="0" w:color="auto"/>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924" w:type="dxa"/>
            <w:tcBorders>
              <w:top w:val="nil"/>
              <w:left w:val="nil"/>
              <w:bottom w:val="single" w:sz="4" w:space="0" w:color="auto"/>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single" w:sz="4" w:space="0" w:color="auto"/>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bl>
    <w:p w14:paraId="4A95C11B" w14:textId="078AE9FF" w:rsidR="004359A4" w:rsidRPr="00E874CC" w:rsidRDefault="0071182D" w:rsidP="0071182D">
      <w:pPr>
        <w:ind w:left="1260" w:right="1170"/>
        <w:rPr>
          <w:rStyle w:val="Emphasis"/>
          <w:i w:val="0"/>
          <w:iCs w:val="0"/>
          <w:color w:val="333333"/>
          <w:sz w:val="20"/>
          <w:szCs w:val="20"/>
          <w:shd w:val="clear" w:color="auto" w:fill="FFFFFF"/>
        </w:rPr>
      </w:pPr>
      <w:r w:rsidRPr="00D71476">
        <w:rPr>
          <w:rStyle w:val="Strong"/>
          <w:color w:val="333333"/>
          <w:sz w:val="20"/>
          <w:szCs w:val="20"/>
          <w:shd w:val="clear" w:color="auto" w:fill="FFFFFF"/>
        </w:rPr>
        <w:t>Table 7</w:t>
      </w:r>
      <w:r w:rsidR="00213091">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xml:space="preserve">* Note that 2015 estimates do not include potential </w:t>
      </w:r>
      <w:r w:rsidR="0071050F" w:rsidRPr="00E874CC">
        <w:rPr>
          <w:rStyle w:val="Emphasis"/>
          <w:i w:val="0"/>
          <w:iCs w:val="0"/>
          <w:color w:val="333333"/>
          <w:sz w:val="20"/>
          <w:szCs w:val="20"/>
          <w:shd w:val="clear" w:color="auto" w:fill="FFFFFF"/>
        </w:rPr>
        <w:t>age-6</w:t>
      </w:r>
      <w:r w:rsidR="00E874CC" w:rsidRPr="00E874CC">
        <w:rPr>
          <w:rStyle w:val="Emphasis"/>
          <w:i w:val="0"/>
          <w:iCs w:val="0"/>
          <w:color w:val="333333"/>
          <w:sz w:val="20"/>
          <w:szCs w:val="20"/>
          <w:shd w:val="clear" w:color="auto" w:fill="FFFFFF"/>
        </w:rPr>
        <w:t xml:space="preserve"> offspring</w:t>
      </w:r>
      <w:r w:rsidRPr="00E874CC">
        <w:rPr>
          <w:rStyle w:val="Emphasis"/>
          <w:i w:val="0"/>
          <w:iCs w:val="0"/>
          <w:color w:val="333333"/>
          <w:sz w:val="20"/>
          <w:szCs w:val="20"/>
          <w:shd w:val="clear" w:color="auto" w:fill="FFFFFF"/>
        </w:rPr>
        <w:t xml:space="preserve">. </w:t>
      </w:r>
      <w:r w:rsidR="0071050F"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p>
    <w:p w14:paraId="6196D153" w14:textId="730B7F63" w:rsidR="00C909E4" w:rsidRPr="00E874CC" w:rsidRDefault="00C909E4" w:rsidP="0071182D">
      <w:pPr>
        <w:ind w:left="1260" w:right="117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w:t>
      </w:r>
      <w:r w:rsidR="005D1256" w:rsidRPr="00E874CC">
        <w:rPr>
          <w:rStyle w:val="Strong"/>
          <w:b w:val="0"/>
          <w:bCs w:val="0"/>
          <w:color w:val="333333"/>
          <w:sz w:val="20"/>
          <w:szCs w:val="20"/>
          <w:shd w:val="clear" w:color="auto" w:fill="FFFFFF"/>
        </w:rPr>
        <w:t>“</w:t>
      </w:r>
      <w:r w:rsidRPr="00E874CC">
        <w:rPr>
          <w:rStyle w:val="Strong"/>
          <w:b w:val="0"/>
          <w:bCs w:val="0"/>
          <w:color w:val="333333"/>
          <w:sz w:val="20"/>
          <w:szCs w:val="20"/>
          <w:shd w:val="clear" w:color="auto" w:fill="FFFFFF"/>
        </w:rPr>
        <w:t>CRR</w:t>
      </w:r>
      <w:r w:rsidR="005D1256" w:rsidRPr="00E874CC">
        <w:rPr>
          <w:rStyle w:val="Strong"/>
          <w:b w:val="0"/>
          <w:bCs w:val="0"/>
          <w:color w:val="333333"/>
          <w:sz w:val="20"/>
          <w:szCs w:val="20"/>
          <w:shd w:val="clear" w:color="auto" w:fill="FFFFFF"/>
        </w:rPr>
        <w:t>”</w:t>
      </w:r>
      <w:r w:rsidRPr="00E874CC">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F1C193E"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874CC" w:rsidRPr="00DA3E76">
        <w:rPr>
          <w:color w:val="000000" w:themeColor="text1"/>
        </w:rPr>
        <w:t>The</w:t>
      </w:r>
      <w:r w:rsidR="00E874CC">
        <w:rPr>
          <w:color w:val="000000" w:themeColor="text1"/>
        </w:rPr>
        <w:t xml:space="preserve"> ratio between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E874CC">
        <w:t xml:space="preserve">and the number of successful parents was substantially greater than one (1.5x) in four of the nine years that we considered (Table 8).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874CC">
        <w:t xml:space="preserve"> However, estimates of </w:t>
      </w:r>
      <w:r w:rsidR="00E874CC" w:rsidRPr="000F316F">
        <w:rPr>
          <w:i/>
          <w:iCs/>
        </w:rPr>
        <w:t>N</w:t>
      </w:r>
      <w:r w:rsidR="00E874CC" w:rsidRPr="000F316F">
        <w:rPr>
          <w:i/>
          <w:iCs/>
          <w:vertAlign w:val="subscript"/>
        </w:rPr>
        <w:t>b</w:t>
      </w:r>
      <w:r w:rsidR="00E874CC" w:rsidRPr="000F316F">
        <w:rPr>
          <w:vertAlign w:val="subscript"/>
        </w:rPr>
        <w:t xml:space="preserve"> </w:t>
      </w:r>
      <w:r w:rsidR="00E874CC">
        <w:t xml:space="preserve">in these years were associated with smaller datasets </w:t>
      </w:r>
      <w:r w:rsidR="00E874CC" w:rsidRPr="000F316F">
        <w:t>(</w:t>
      </w:r>
      <w:proofErr w:type="spellStart"/>
      <w:r w:rsidR="00E874CC" w:rsidRPr="000F316F">
        <w:rPr>
          <w:i/>
          <w:iCs/>
          <w:color w:val="000000"/>
        </w:rPr>
        <w:t>n</w:t>
      </w:r>
      <w:r w:rsidR="00E874CC" w:rsidRPr="000F316F">
        <w:rPr>
          <w:i/>
          <w:iCs/>
          <w:color w:val="000000"/>
          <w:vertAlign w:val="subscript"/>
        </w:rPr>
        <w:t>offspring</w:t>
      </w:r>
      <w:proofErr w:type="spellEnd"/>
      <w:r w:rsidR="00E874CC" w:rsidRPr="000F316F">
        <w:rPr>
          <w:color w:val="000000"/>
        </w:rPr>
        <w:t>) and lar</w:t>
      </w:r>
      <w:r w:rsidR="00E874CC">
        <w:rPr>
          <w:color w:val="000000"/>
        </w:rPr>
        <w:t>ger confidence intervals than other years</w:t>
      </w:r>
      <w:r w:rsidR="00E874CC" w:rsidRPr="000F316F">
        <w: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r w:rsidR="00EF621B">
        <w:rPr>
          <w:color w:val="000000" w:themeColor="text1"/>
        </w:rPr>
        <w:t xml:space="preserve"> </w:t>
      </w:r>
      <w:r w:rsidR="00E874CC">
        <w:rPr>
          <w:color w:val="000000" w:themeColor="text1"/>
        </w:rPr>
        <w:t xml:space="preserve">No </w:t>
      </w:r>
      <w:r w:rsidR="00E874CC" w:rsidRPr="00E874CC">
        <w:rPr>
          <w:i/>
          <w:iCs/>
          <w:color w:val="000000" w:themeColor="text1"/>
        </w:rPr>
        <w:t>N</w:t>
      </w:r>
      <w:r w:rsidR="00E874CC" w:rsidRPr="00E874CC">
        <w:rPr>
          <w:i/>
          <w:iCs/>
          <w:color w:val="000000" w:themeColor="text1"/>
          <w:vertAlign w:val="subscript"/>
        </w:rPr>
        <w:t>b</w:t>
      </w:r>
      <w:r w:rsidR="00E874CC">
        <w:rPr>
          <w:color w:val="000000" w:themeColor="text1"/>
        </w:rPr>
        <w:t xml:space="preserve"> estimates were substantially (1.5x) lower than the number of successful parents.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10FDF81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00213091">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53BBAFA8" w:rsidR="00A06A19" w:rsidRPr="00D71476" w:rsidRDefault="00A06A19" w:rsidP="005B3AF6">
      <w:pPr>
        <w:ind w:left="720"/>
        <w:rPr>
          <w:sz w:val="20"/>
          <w:szCs w:val="20"/>
        </w:rPr>
      </w:pPr>
      <w:r w:rsidRPr="00D71476">
        <w:rPr>
          <w:rStyle w:val="Emphasis"/>
          <w:color w:val="333333"/>
          <w:sz w:val="20"/>
          <w:szCs w:val="20"/>
          <w:shd w:val="clear" w:color="auto" w:fill="FFFFFF"/>
        </w:rPr>
        <w:t xml:space="preserve">* Note that 2015 estimates do not include potential year 6 offspring. </w:t>
      </w:r>
      <w:r w:rsidR="00B420EE" w:rsidRPr="00D71476">
        <w:rPr>
          <w:rStyle w:val="Emphasis"/>
          <w:color w:val="333333"/>
          <w:sz w:val="20"/>
          <w:szCs w:val="20"/>
          <w:shd w:val="clear" w:color="auto" w:fill="FFFFFF"/>
        </w:rPr>
        <w:t>However,</w:t>
      </w:r>
      <w:r w:rsidRPr="00D71476">
        <w:rPr>
          <w:rStyle w:val="Emphasis"/>
          <w:color w:val="333333"/>
          <w:sz w:val="20"/>
          <w:szCs w:val="20"/>
          <w:shd w:val="clear" w:color="auto" w:fill="FFFFFF"/>
        </w:rPr>
        <w:t xml:space="preserve">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00CCC3BC"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7504A81B" w:rsidR="00796EB3" w:rsidRDefault="00796EB3" w:rsidP="006D5CC7">
      <w:pPr>
        <w:spacing w:after="112" w:line="360" w:lineRule="auto"/>
        <w:ind w:firstLine="720"/>
        <w:rPr>
          <w:i/>
          <w:iCs/>
        </w:rPr>
      </w:pPr>
    </w:p>
    <w:p w14:paraId="4EB20DB7" w14:textId="77777777" w:rsidR="00796EB3" w:rsidRDefault="00796EB3"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lastRenderedPageBreak/>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1B9EEAB8"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00213091">
        <w:rPr>
          <w:b/>
          <w:bCs/>
          <w:sz w:val="20"/>
          <w:szCs w:val="20"/>
        </w:rPr>
        <w:t>.</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4ABE7170"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w:t>
      </w:r>
      <w:r w:rsidR="00DD4593">
        <w:t>.</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6B73DF12" w:rsidR="004E734D" w:rsidRDefault="004E734D" w:rsidP="004E734D">
      <w:pPr>
        <w:ind w:firstLine="720"/>
      </w:pPr>
      <w:commentRangeStart w:id="50"/>
      <w:commentRangeStart w:id="51"/>
      <w:commentRangeStart w:id="52"/>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ins w:id="53" w:author="Kathleen O'Malley" w:date="2022-11-26T10:06:00Z">
        <w:r w:rsidR="00625E79">
          <w:t>-</w:t>
        </w:r>
      </w:ins>
      <w:del w:id="54" w:author="Kathleen O'Malley" w:date="2022-11-26T10:06:00Z">
        <w:r w:rsidRPr="004E734D" w:rsidDel="00625E79">
          <w:delText xml:space="preserve"> </w:delText>
        </w:r>
      </w:del>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commentRangeEnd w:id="50"/>
      <w:r w:rsidR="002E3E98">
        <w:rPr>
          <w:rStyle w:val="CommentReference"/>
        </w:rPr>
        <w:commentReference w:id="50"/>
      </w:r>
      <w:commentRangeEnd w:id="51"/>
      <w:r w:rsidR="00876AD1">
        <w:rPr>
          <w:rStyle w:val="CommentReference"/>
        </w:rPr>
        <w:commentReference w:id="51"/>
      </w:r>
      <w:commentRangeEnd w:id="52"/>
      <w:r w:rsidR="00625E79">
        <w:rPr>
          <w:rStyle w:val="CommentReference"/>
        </w:rPr>
        <w:commentReference w:id="52"/>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707D7E1F" w:rsidR="00AD329B" w:rsidRPr="004E734D" w:rsidRDefault="004E734D" w:rsidP="00AD329B">
      <w:pPr>
        <w:ind w:left="1170" w:right="1260"/>
        <w:rPr>
          <w:sz w:val="20"/>
          <w:szCs w:val="20"/>
        </w:rPr>
      </w:pPr>
      <w:r w:rsidRPr="004E734D">
        <w:rPr>
          <w:b/>
          <w:bCs/>
          <w:sz w:val="20"/>
          <w:szCs w:val="20"/>
        </w:rPr>
        <w:t>Fig. 8</w:t>
      </w:r>
      <w:r w:rsidR="00213091">
        <w:rPr>
          <w:b/>
          <w:bCs/>
          <w:sz w:val="20"/>
          <w:szCs w:val="20"/>
        </w:rPr>
        <w:t>.</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7DA360C8"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073DA0E1" w:rsidR="00AD329B" w:rsidRPr="008471F2" w:rsidRDefault="00AD329B" w:rsidP="00AD329B">
      <w:pPr>
        <w:ind w:left="1350" w:right="450"/>
      </w:pPr>
      <w:r w:rsidRPr="004E734D">
        <w:rPr>
          <w:b/>
          <w:bCs/>
          <w:sz w:val="20"/>
          <w:szCs w:val="20"/>
        </w:rPr>
        <w:t xml:space="preserve">Fig. </w:t>
      </w:r>
      <w:r>
        <w:rPr>
          <w:b/>
          <w:bCs/>
          <w:sz w:val="20"/>
          <w:szCs w:val="20"/>
        </w:rPr>
        <w:t>9</w:t>
      </w:r>
      <w:r w:rsidR="00213091">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35FAA433"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4403026C"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w:t>
      </w:r>
      <w:r w:rsidR="006D2397">
        <w:t xml:space="preserve"> – </w:t>
      </w:r>
      <w:r>
        <w:t>2020</w:t>
      </w:r>
      <w:r w:rsidRPr="00D71476">
        <w:t xml:space="preserve"> </w:t>
      </w:r>
      <w:r>
        <w:t>were produced above Cougar Dam. Leaving 29% remaining as likely immigrants.</w:t>
      </w:r>
    </w:p>
    <w:p w14:paraId="41C9818E" w14:textId="77777777"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many as 49% and as few as 6% of NOR salmon collected at the Cougar Trap were immigrants in 2019 and 2020, respectively. </w:t>
      </w:r>
    </w:p>
    <w:p w14:paraId="6A7C0D69" w14:textId="7777777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3E0D3B">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0366D75C" w:rsidR="0036597F" w:rsidRPr="000D6AF0" w:rsidRDefault="0036597F" w:rsidP="0036597F">
      <w:pPr>
        <w:pStyle w:val="ListParagraph"/>
        <w:numPr>
          <w:ilvl w:val="0"/>
          <w:numId w:val="4"/>
        </w:numPr>
        <w:spacing w:line="360" w:lineRule="auto"/>
        <w:rPr>
          <w:i/>
          <w:iCs/>
        </w:rPr>
      </w:pPr>
      <w:commentRangeStart w:id="55"/>
      <w:commentRangeStart w:id="56"/>
      <w:commentRangeStart w:id="57"/>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Pr>
          <w:color w:val="222222"/>
          <w:shd w:val="clear" w:color="auto" w:fill="FFFFFF"/>
        </w:rPr>
        <w:t xml:space="preserve">only </w:t>
      </w:r>
      <w:r>
        <w:rPr>
          <w:color w:val="222222"/>
          <w:shd w:val="clear" w:color="auto" w:fill="FFFFFF"/>
        </w:rPr>
        <w:t>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commentRangeEnd w:id="55"/>
      <w:r w:rsidR="00B713C6">
        <w:rPr>
          <w:rStyle w:val="CommentReference"/>
        </w:rPr>
        <w:commentReference w:id="55"/>
      </w:r>
      <w:commentRangeEnd w:id="56"/>
      <w:r w:rsidR="00B713C6">
        <w:rPr>
          <w:rStyle w:val="CommentReference"/>
        </w:rPr>
        <w:commentReference w:id="56"/>
      </w:r>
      <w:commentRangeEnd w:id="57"/>
      <w:r w:rsidR="003E52BD">
        <w:rPr>
          <w:rStyle w:val="CommentReference"/>
        </w:rPr>
        <w:commentReference w:id="57"/>
      </w:r>
    </w:p>
    <w:p w14:paraId="2CD40449" w14:textId="77777777" w:rsidR="0036597F" w:rsidRPr="003E0D3B" w:rsidRDefault="0036597F" w:rsidP="0036597F">
      <w:pPr>
        <w:spacing w:line="360" w:lineRule="auto"/>
        <w:rPr>
          <w:i/>
          <w:iCs/>
        </w:rPr>
      </w:pPr>
      <w:r w:rsidRPr="003E0D3B">
        <w:rPr>
          <w:i/>
          <w:iCs/>
        </w:rPr>
        <w:t>Demography</w:t>
      </w:r>
    </w:p>
    <w:p w14:paraId="5CB5227C" w14:textId="77777777"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(54.6%</w:t>
      </w:r>
      <w:r>
        <w:t>) or age-5 (</w:t>
      </w:r>
      <w:r w:rsidRPr="00D71476">
        <w:t>42.0%</w:t>
      </w:r>
      <w:r>
        <w:t>)</w:t>
      </w:r>
      <w:r w:rsidRPr="00D71476">
        <w:t>, with few returning at age</w:t>
      </w:r>
      <w:r>
        <w:t>-</w:t>
      </w:r>
      <w:r w:rsidRPr="00D71476">
        <w:t>3</w:t>
      </w:r>
      <w:r>
        <w:t xml:space="preserve"> (</w:t>
      </w:r>
      <w:r w:rsidRPr="00D71476">
        <w:t>1.6%</w:t>
      </w:r>
      <w:r>
        <w:t>)</w:t>
      </w:r>
      <w:r w:rsidRPr="00D71476">
        <w:t xml:space="preserve"> or </w:t>
      </w:r>
      <w:r>
        <w:t>age-</w:t>
      </w:r>
      <w:r w:rsidRPr="00D71476">
        <w:t>6</w:t>
      </w:r>
      <w:r>
        <w:t xml:space="preserve"> (</w:t>
      </w:r>
      <w:r w:rsidRPr="00D71476">
        <w:t>1.8%</w:t>
      </w:r>
      <w:r>
        <w:t>).</w:t>
      </w:r>
    </w:p>
    <w:p w14:paraId="2BF8D134" w14:textId="057F7DEC" w:rsidR="0036597F" w:rsidRPr="0078131B" w:rsidRDefault="0036597F" w:rsidP="0036597F">
      <w:pPr>
        <w:pStyle w:val="ListParagraph"/>
        <w:numPr>
          <w:ilvl w:val="0"/>
          <w:numId w:val="10"/>
        </w:numPr>
        <w:spacing w:line="360" w:lineRule="auto"/>
        <w:rPr>
          <w:u w:val="single"/>
        </w:rPr>
      </w:pPr>
      <w:commentRangeStart w:id="58"/>
      <w:commentRangeStart w:id="59"/>
      <w:commentRangeStart w:id="60"/>
      <w:commentRangeStart w:id="61"/>
      <w:r>
        <w:t>Most (80%) candidate parents from 2007 – 2015 did not produce a single offspring (TLF = 0) that returned to the Cougar Trap</w:t>
      </w:r>
      <w:r w:rsidR="001C75AA">
        <w:t xml:space="preserve"> as an adult</w:t>
      </w:r>
      <w:r>
        <w:t xml:space="preserve">, or was sampled as a carcass, </w:t>
      </w:r>
      <w:commentRangeEnd w:id="58"/>
      <w:r w:rsidR="00B713C6">
        <w:rPr>
          <w:rStyle w:val="CommentReference"/>
        </w:rPr>
        <w:commentReference w:id="58"/>
      </w:r>
      <w:commentRangeEnd w:id="59"/>
      <w:r w:rsidR="003E52BD">
        <w:rPr>
          <w:rStyle w:val="CommentReference"/>
        </w:rPr>
        <w:commentReference w:id="59"/>
      </w:r>
      <w:commentRangeEnd w:id="60"/>
      <w:r w:rsidR="00EF2BC9">
        <w:rPr>
          <w:rStyle w:val="CommentReference"/>
        </w:rPr>
        <w:commentReference w:id="60"/>
      </w:r>
      <w:commentRangeEnd w:id="61"/>
      <w:r w:rsidR="00DD4593">
        <w:rPr>
          <w:rStyle w:val="CommentReference"/>
        </w:rPr>
        <w:commentReference w:id="61"/>
      </w:r>
    </w:p>
    <w:p w14:paraId="037E8FC9" w14:textId="77777777" w:rsidR="0036597F" w:rsidRDefault="0036597F" w:rsidP="0036597F">
      <w:pPr>
        <w:pStyle w:val="ListParagraph"/>
        <w:numPr>
          <w:ilvl w:val="0"/>
          <w:numId w:val="10"/>
        </w:numPr>
        <w:spacing w:line="360" w:lineRule="auto"/>
      </w:pPr>
      <w:r>
        <w:t xml:space="preserve">Mean TLF was 0.36. TLF was highly variable at the individual level and ranged 0 - 17.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77777777" w:rsidR="0036597F" w:rsidRDefault="0036597F" w:rsidP="0036597F">
      <w:pPr>
        <w:pStyle w:val="ListParagraph"/>
        <w:numPr>
          <w:ilvl w:val="0"/>
          <w:numId w:val="10"/>
        </w:numPr>
        <w:spacing w:line="360" w:lineRule="auto"/>
      </w:pPr>
      <w:r>
        <w:t xml:space="preserve">In the nine years where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54E106FB" w14:textId="77777777" w:rsidR="0036597F" w:rsidRDefault="0036597F" w:rsidP="0036597F">
      <w:pPr>
        <w:pStyle w:val="ListParagraph"/>
        <w:numPr>
          <w:ilvl w:val="0"/>
          <w:numId w:val="10"/>
        </w:numPr>
        <w:spacing w:line="360" w:lineRule="auto"/>
      </w:pPr>
      <w:commentRangeStart w:id="62"/>
      <w:commentRangeStart w:id="63"/>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commentRangeEnd w:id="62"/>
      <w:r w:rsidR="00B713C6">
        <w:rPr>
          <w:rStyle w:val="CommentReference"/>
        </w:rPr>
        <w:commentReference w:id="62"/>
      </w:r>
      <w:commentRangeEnd w:id="63"/>
      <w:r w:rsidR="00CB2EF5">
        <w:rPr>
          <w:rStyle w:val="CommentReference"/>
        </w:rPr>
        <w:commentReference w:id="63"/>
      </w:r>
    </w:p>
    <w:p w14:paraId="57D5A5C5" w14:textId="77777777"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5038488D" w:rsidR="0036597F" w:rsidRDefault="0036597F" w:rsidP="0036597F">
      <w:pPr>
        <w:pStyle w:val="ListParagraph"/>
        <w:numPr>
          <w:ilvl w:val="0"/>
          <w:numId w:val="11"/>
        </w:numPr>
        <w:spacing w:line="360" w:lineRule="auto"/>
      </w:pPr>
      <w:r w:rsidRPr="00D7409D">
        <w:t xml:space="preserve">NOR males are predicted to be </w:t>
      </w:r>
      <w:ins w:id="64" w:author="Kathleen O'Malley" w:date="2022-11-26T10:42:00Z">
        <w:r w:rsidR="003F7A51" w:rsidRPr="00D7409D">
          <w:t>2.1-fold</w:t>
        </w:r>
      </w:ins>
      <w:r w:rsidRPr="00D7409D">
        <w:t xml:space="preserve"> more fit the HOR males, and NOR females are predicted to be 1.6 fold more fit than HOR females.</w:t>
      </w:r>
    </w:p>
    <w:p w14:paraId="1768C0A0" w14:textId="46627698" w:rsidR="0036597F" w:rsidRDefault="0036597F" w:rsidP="0036597F">
      <w:pPr>
        <w:pStyle w:val="ListParagraph"/>
        <w:numPr>
          <w:ilvl w:val="0"/>
          <w:numId w:val="11"/>
        </w:numPr>
        <w:spacing w:line="360" w:lineRule="auto"/>
      </w:pPr>
      <w:r>
        <w:t>Both males and females are predicted to have higher TLF when the sex ratio is male</w:t>
      </w:r>
      <w:ins w:id="65" w:author="Kathleen O'Malley" w:date="2022-11-26T10:43:00Z">
        <w:r w:rsidR="003F7A51">
          <w:t>-</w:t>
        </w:r>
      </w:ins>
      <w:r>
        <w:t xml:space="preserve">biased, but this effect is much stronger for females than males. </w:t>
      </w:r>
      <w:r w:rsidRPr="004E734D">
        <w:t>Using the most extreme values in observed in any year</w:t>
      </w:r>
      <w:r>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28B28761" w14:textId="14AD0873" w:rsidR="0036597F" w:rsidRDefault="0036597F" w:rsidP="0036597F">
      <w:pPr>
        <w:pStyle w:val="ListParagraph"/>
        <w:numPr>
          <w:ilvl w:val="0"/>
          <w:numId w:val="11"/>
        </w:numPr>
        <w:spacing w:line="360" w:lineRule="auto"/>
      </w:pPr>
      <w:commentRangeStart w:id="66"/>
      <w:commentRangeStart w:id="67"/>
      <w:r w:rsidRPr="001A3153">
        <w:t xml:space="preserve">Individuals released on the earliest </w:t>
      </w:r>
      <w:r w:rsidR="001C75AA">
        <w:t xml:space="preserve">release </w:t>
      </w:r>
      <w:r w:rsidRPr="001A3153">
        <w:t>day in the dataset are predicted to have 1.7 fold greater fitness than the latest release day.</w:t>
      </w:r>
      <w:commentRangeEnd w:id="66"/>
      <w:r w:rsidR="00B713C6">
        <w:rPr>
          <w:rStyle w:val="CommentReference"/>
        </w:rPr>
        <w:commentReference w:id="66"/>
      </w:r>
      <w:commentRangeEnd w:id="67"/>
      <w:r w:rsidR="00804EFE">
        <w:rPr>
          <w:rStyle w:val="CommentReference"/>
        </w:rPr>
        <w:commentReference w:id="67"/>
      </w:r>
    </w:p>
    <w:p w14:paraId="64005221" w14:textId="7C920A95"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that are nested within year and release group</w:t>
      </w:r>
      <w:r>
        <w:t xml:space="preserve"> have a large effect on TLF. </w:t>
      </w:r>
    </w:p>
    <w:p w14:paraId="2B311192" w14:textId="3B9024A1" w:rsidR="0036597F" w:rsidRDefault="0036597F" w:rsidP="0036597F">
      <w:pPr>
        <w:pStyle w:val="ListParagraph"/>
        <w:numPr>
          <w:ilvl w:val="0"/>
          <w:numId w:val="11"/>
        </w:numPr>
        <w:spacing w:line="360" w:lineRule="auto"/>
      </w:pPr>
      <w:r>
        <w:t xml:space="preserve">NOR salmon are larger than HOR salmon, 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commentRangeStart w:id="68"/>
      <w:r w:rsidRPr="00D71476">
        <w:rPr>
          <w:u w:val="single"/>
        </w:rPr>
        <w:t>Assignment Rates</w:t>
      </w:r>
      <w:commentRangeEnd w:id="68"/>
      <w:r w:rsidR="00FB2FB1">
        <w:rPr>
          <w:rStyle w:val="CommentReference"/>
        </w:rPr>
        <w:commentReference w:id="68"/>
      </w:r>
    </w:p>
    <w:p w14:paraId="6E8CB56F" w14:textId="3F5690D6"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ins w:id="69" w:author="Kathleen O'Malley" w:date="2022-11-26T10:46:00Z">
        <w:r w:rsidR="003F7A51">
          <w:t xml:space="preserve">to? </w:t>
        </w:r>
      </w:ins>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w:t>
      </w:r>
      <w:commentRangeStart w:id="70"/>
      <w:r w:rsidR="007146B5">
        <w:t xml:space="preserve">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7146B5">
        <w:t>.</w:t>
      </w:r>
      <w:commentRangeEnd w:id="70"/>
      <w:r w:rsidR="003F7A51">
        <w:rPr>
          <w:rStyle w:val="CommentReference"/>
        </w:rPr>
        <w:commentReference w:id="70"/>
      </w:r>
    </w:p>
    <w:p w14:paraId="5C7289C1" w14:textId="3996A78E" w:rsidR="00B61F97" w:rsidRDefault="002D41FB" w:rsidP="005D4051">
      <w:pPr>
        <w:spacing w:line="360" w:lineRule="auto"/>
      </w:pPr>
      <w:r>
        <w:tab/>
        <w:t xml:space="preserve">Our </w:t>
      </w:r>
      <w:r w:rsidR="00466CE7">
        <w:t xml:space="preserve">assignment results </w:t>
      </w:r>
      <w:r w:rsidR="002939A5">
        <w:t xml:space="preserve">broadly </w:t>
      </w:r>
      <w:r>
        <w:t>corroborate those presented in previous reports. 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are able to assign potential offspring sampled at the </w:t>
      </w:r>
      <w:r w:rsidR="00B8490A">
        <w:t>Cougar Trap</w:t>
      </w:r>
      <w:r w:rsidR="00432748">
        <w:t xml:space="preserve"> to all </w:t>
      </w:r>
      <w:r w:rsidR="00A64B85">
        <w:t xml:space="preserve">of their </w:t>
      </w:r>
      <w:r w:rsidR="00432748">
        <w:t>candidate parents (</w:t>
      </w:r>
      <w:r w:rsidR="002939A5">
        <w:t xml:space="preserve">offspring sampled from </w:t>
      </w:r>
      <w:r w:rsidR="00432748">
        <w:t xml:space="preserve">2013 – 2020), 29% </w:t>
      </w:r>
      <w:r w:rsidR="00A64B85">
        <w:t xml:space="preserve">of NOR salmon collected at the </w:t>
      </w:r>
      <w:r w:rsidR="00B8490A">
        <w:t>Cougar Trap</w:t>
      </w:r>
      <w:r w:rsidR="00A64B85">
        <w:t xml:space="preserve"> </w:t>
      </w:r>
      <w:r w:rsidR="00432748">
        <w:t xml:space="preserve">did not assign to </w:t>
      </w:r>
      <w:r w:rsidR="00432748">
        <w:lastRenderedPageBreak/>
        <w:t>a</w:t>
      </w:r>
      <w:r w:rsidR="005E5401">
        <w:t>ny candidate</w:t>
      </w:r>
      <w:r w:rsidR="00432748">
        <w:t xml:space="preserve"> parent and were inferred to be NOR immigrants</w:t>
      </w:r>
      <w:r w:rsidR="00A26EDC">
        <w:t xml:space="preserve"> produced below the dam or elsewhere</w:t>
      </w:r>
      <w:r w:rsidR="00432748">
        <w:t>. However, we found s</w:t>
      </w:r>
      <w:r w:rsidR="00466CE7">
        <w:t>ignificant</w:t>
      </w:r>
      <w:r w:rsidR="00432748">
        <w:t xml:space="preserve"> variation in assignment rate throughout a season and </w:t>
      </w:r>
      <w:r w:rsidR="00466CE7">
        <w:t>among years</w:t>
      </w:r>
      <w:r w:rsidR="00432748">
        <w:t xml:space="preserve">. </w:t>
      </w:r>
    </w:p>
    <w:p w14:paraId="5A2F95B7" w14:textId="4E51854C" w:rsidR="00C83ECC"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506404">
        <w:t>We corroborated previous findings that NOR fitness is greater than HOR fitness and that CRR for the above dam population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w:t>
      </w:r>
      <w:r w:rsidR="002939A5">
        <w:t xml:space="preserve">salmon </w:t>
      </w:r>
      <w:r w:rsidR="00506404">
        <w:t xml:space="preserve">above </w:t>
      </w:r>
      <w:r w:rsidR="00B8490A">
        <w:t>Cougar Dam</w:t>
      </w:r>
      <w:r w:rsidR="00506404">
        <w:t xml:space="preserve"> </w:t>
      </w:r>
      <w:r w:rsidR="0042646B">
        <w:t xml:space="preserve">than </w:t>
      </w:r>
      <w:r w:rsidR="00EC1D79">
        <w:t>for</w:t>
      </w:r>
      <w:r w:rsidR="00506404">
        <w:t xml:space="preserve"> NOR salmon </w:t>
      </w:r>
      <w:r w:rsidR="00B53230">
        <w:t xml:space="preserve">below the dam </w:t>
      </w:r>
      <w:r w:rsidR="00EC1D79">
        <w:t xml:space="preserve">and </w:t>
      </w:r>
      <w:r w:rsidR="00B53230">
        <w:t xml:space="preserve">more </w:t>
      </w:r>
      <w:r w:rsidR="00506404">
        <w:t>broadly throughout</w:t>
      </w:r>
      <w:r w:rsidR="00EC1D79">
        <w:t xml:space="preserve"> the</w:t>
      </w:r>
      <w:r w:rsidR="00506404">
        <w:t xml:space="preserve"> </w:t>
      </w:r>
      <w:commentRangeStart w:id="71"/>
      <w:commentRangeStart w:id="72"/>
      <w:r w:rsidR="00506404">
        <w:t>McKenzie basin.</w:t>
      </w:r>
      <w:commentRangeEnd w:id="71"/>
      <w:r w:rsidR="00506404">
        <w:rPr>
          <w:rStyle w:val="CommentReference"/>
        </w:rPr>
        <w:commentReference w:id="71"/>
      </w:r>
      <w:commentRangeEnd w:id="72"/>
      <w:r w:rsidR="008202FE">
        <w:rPr>
          <w:rStyle w:val="CommentReference"/>
        </w:rPr>
        <w:commentReference w:id="72"/>
      </w:r>
      <w:r w:rsidR="00506404">
        <w:t xml:space="preserve"> </w:t>
      </w:r>
      <w:r w:rsidR="00C83ECC">
        <w:t>Specifically, above dam transport of NOR salmon may provide several benefits to the reintroduction program</w:t>
      </w:r>
      <w:r w:rsidR="002939A5">
        <w:t xml:space="preserve"> above Cougar Dam</w:t>
      </w:r>
      <w:r w:rsidR="00803AD1">
        <w:t>. First,</w:t>
      </w:r>
      <w:r w:rsidR="00C83ECC">
        <w:t xml:space="preserve"> NOR salmon produced above the dam are able to contribute to the </w:t>
      </w:r>
      <w:r w:rsidR="00366539">
        <w:t xml:space="preserve">future </w:t>
      </w:r>
      <w:r w:rsidR="00C83ECC">
        <w:t>productivity of their source population</w:t>
      </w:r>
      <w:r w:rsidR="00803AD1">
        <w:t xml:space="preserve">. Second, </w:t>
      </w:r>
      <w:r w:rsidR="00C83ECC">
        <w:t xml:space="preserve">NOR salmon are more fit than their HOR counterparts above the dam, </w:t>
      </w:r>
      <w:r w:rsidR="00A26EDC">
        <w:t>therefore</w:t>
      </w:r>
      <w:r w:rsidR="00C83ECC">
        <w:t xml:space="preserve"> decreasing the </w:t>
      </w:r>
      <w:r w:rsidR="00466CE7" w:rsidRPr="00466CE7">
        <w:t>proport</w:t>
      </w:r>
      <w:r w:rsidR="00466CE7" w:rsidRPr="004D2A60">
        <w:t>ion of HOR spawners</w:t>
      </w:r>
      <w:r w:rsidR="00C83ECC" w:rsidRPr="004D2A60">
        <w:t xml:space="preserve"> above the dam </w:t>
      </w:r>
      <w:r w:rsidR="00A26EDC" w:rsidRPr="004D2A60">
        <w:t>is expected to</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2A2D23">
        <w:t xml:space="preserve">in particular </w:t>
      </w:r>
      <w:r w:rsidR="004D2A60" w:rsidRPr="004D2A60">
        <w:t xml:space="preserve">may promote the adaptive potential and long-term productivity of the above dam </w:t>
      </w:r>
      <w:commentRangeStart w:id="73"/>
      <w:commentRangeStart w:id="74"/>
      <w:r w:rsidR="00C83ECC" w:rsidRPr="004D2A60">
        <w:t>population</w:t>
      </w:r>
      <w:commentRangeEnd w:id="73"/>
      <w:r w:rsidR="008202FE" w:rsidRPr="004D2A60">
        <w:rPr>
          <w:rStyle w:val="CommentReference"/>
        </w:rPr>
        <w:commentReference w:id="73"/>
      </w:r>
      <w:commentRangeEnd w:id="74"/>
      <w:r w:rsidR="00F13626" w:rsidRPr="004D2A60">
        <w:rPr>
          <w:rStyle w:val="CommentReference"/>
        </w:rPr>
        <w:commentReference w:id="74"/>
      </w:r>
      <w:r w:rsidR="00C83ECC" w:rsidRPr="004D2A60">
        <w:t>.</w:t>
      </w:r>
      <w:r w:rsidR="004D2A60" w:rsidRPr="004D2A60">
        <w:t xml:space="preserve"> </w:t>
      </w:r>
      <w:r w:rsidR="00C83ECC" w:rsidRPr="004D2A60">
        <w:t>Implementing 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which is associated with reduced 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39F23622" w14:textId="4458EB90"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3965D6">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3965D6">
        <w:rPr>
          <w:noProof/>
        </w:rPr>
        <w:t>(Romer et al. 2013; Beeman et al. 2014)</w:t>
      </w:r>
      <w:r w:rsidR="00804EFE">
        <w:fldChar w:fldCharType="end"/>
      </w:r>
      <w:r>
        <w:t xml:space="preserve">. </w:t>
      </w:r>
      <w:r w:rsidR="00C83ECC">
        <w:t>A</w:t>
      </w:r>
      <w:r w:rsidR="009D15AE">
        <w:t xml:space="preserve">bove dam transport of NOR salmon, regardless of whether they are produced above the dam or not, </w:t>
      </w:r>
      <w:r w:rsidR="009D15AE">
        <w:lastRenderedPageBreak/>
        <w:t xml:space="preserve">presumably </w:t>
      </w:r>
      <w:r w:rsidR="00C83ECC">
        <w:t>negatively</w:t>
      </w:r>
      <w:r w:rsidR="009D15AE">
        <w:t xml:space="preserve"> influences NOR production basin wide, because the above dam habitat is a net demographic sink</w:t>
      </w:r>
      <w:r w:rsidR="00531536">
        <w:t xml:space="preserve">, </w:t>
      </w:r>
      <w:r w:rsidR="009D15AE">
        <w:t>CRR less than one</w:t>
      </w:r>
      <w:r w:rsidR="00B2752D">
        <w:t xml:space="preserve"> in all years from 2007 – 2015</w:t>
      </w:r>
      <w:r w:rsidR="009D15AE">
        <w:t>.</w:t>
      </w:r>
    </w:p>
    <w:p w14:paraId="3CDC69DA" w14:textId="69780318"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in light of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w:t>
      </w:r>
      <w:r w:rsidR="0052260E">
        <w:t xml:space="preserve">significantly </w:t>
      </w:r>
      <w:r w:rsidR="00E9657D" w:rsidRPr="00E9657D">
        <w:t>more likely to return a second time after being recycled downstream than NOR immigrant</w:t>
      </w:r>
      <w:r w:rsidR="00B2752D">
        <w:t>s</w:t>
      </w:r>
      <w:r w:rsidR="00E9657D">
        <w:t xml:space="preserve">. </w:t>
      </w:r>
      <w:r w:rsidR="00866C97">
        <w:t>As a consequence,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 xml:space="preserve">mplementing </w:t>
      </w:r>
      <w:commentRangeStart w:id="75"/>
      <w:r w:rsidR="00E42A4E">
        <w:t xml:space="preserve">LSDR </w:t>
      </w:r>
      <w:r w:rsidR="0052260E">
        <w:t>with a September 1</w:t>
      </w:r>
      <w:r w:rsidR="0052260E" w:rsidRPr="0052260E">
        <w:rPr>
          <w:vertAlign w:val="superscript"/>
        </w:rPr>
        <w:t>st</w:t>
      </w:r>
      <w:r w:rsidR="0052260E">
        <w:t xml:space="preserve"> cutoff </w:t>
      </w:r>
      <w:commentRangeEnd w:id="75"/>
      <w:r w:rsidR="003B7E6F">
        <w:rPr>
          <w:rStyle w:val="CommentReference"/>
        </w:rPr>
        <w:commentReference w:id="75"/>
      </w:r>
      <w:r w:rsidR="00E42A4E">
        <w:t>in place of recycling during th</w:t>
      </w:r>
      <w:r w:rsidR="00192EB1">
        <w:t>e same</w:t>
      </w:r>
      <w:r w:rsidR="00E42A4E">
        <w:t xml:space="preserve"> period</w:t>
      </w:r>
      <w:r w:rsidR="0052260E">
        <w:t>,</w:t>
      </w:r>
      <w:r w:rsidR="00E42A4E">
        <w:t xml:space="preserve">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t xml:space="preserve">37%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w:t>
      </w:r>
      <w:r w:rsidR="002A2D23">
        <w:t>the</w:t>
      </w:r>
      <w:r w:rsidR="00192EB1">
        <w:t xml:space="preserve"> GLMM</w:t>
      </w:r>
      <w:r w:rsidR="002A2D23">
        <w:rPr>
          <w:vertAlign w:val="subscript"/>
        </w:rPr>
        <w:t>TLF</w:t>
      </w:r>
      <w:r w:rsidR="00606370">
        <w:t xml:space="preserve">, and the delay in release associated with recycling is predicted to reduce fitness </w:t>
      </w:r>
      <w:r w:rsidR="00192EB1">
        <w:t xml:space="preserve">of NOR salmon above the dam </w:t>
      </w:r>
      <w:r w:rsidR="00606370">
        <w:t xml:space="preserve">by </w:t>
      </w:r>
      <w:r w:rsidR="00192EB1">
        <w:t>12</w:t>
      </w:r>
      <w:r w:rsidR="00606370">
        <w:t>%</w:t>
      </w:r>
      <w:r>
        <w:t>.</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02694888" w:rsidR="002E7344" w:rsidRDefault="002E7344" w:rsidP="002E7344">
      <w:pPr>
        <w:spacing w:line="360" w:lineRule="auto"/>
      </w:pPr>
      <w:r w:rsidRPr="00D71476">
        <w:tab/>
      </w:r>
      <w:r>
        <w:t xml:space="preserve">Previous reports have found that spring </w:t>
      </w:r>
      <w:r w:rsidRPr="003965D6">
        <w:t>Chinook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EN.CITE.DATA </w:instrText>
      </w:r>
      <w:r>
        <w:fldChar w:fldCharType="end"/>
      </w:r>
      <w:r>
        <w:fldChar w:fldCharType="separate"/>
      </w:r>
      <w:r>
        <w:rPr>
          <w:noProof/>
        </w:rPr>
        <w:t>(Banks et al. 2013; Banks et al. 2014; Banks et al. 2016)</w:t>
      </w:r>
      <w:r>
        <w:fldChar w:fldCharType="end"/>
      </w:r>
      <w:r>
        <w:t xml:space="preserve">. The cohort replacement rate was substantially less than one from 2007 – 2010. These reports attributed the low productivity of the above dam population to the low survival of juveniles through Cougar Dam </w:t>
      </w:r>
      <w:r>
        <w:fldChar w:fldCharType="begin"/>
      </w:r>
      <w:r>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Pr>
          <w:noProof/>
        </w:rPr>
        <w:t>(Romer et al. 2013; Beeman et al. 2014)</w:t>
      </w:r>
      <w:r>
        <w:fldChar w:fldCharType="end"/>
      </w:r>
      <w:r>
        <w:t>, but shared a hopeful outlook for future years given the increased fitness of NOR salmon released above the dam and possib</w:t>
      </w:r>
      <w:r w:rsidR="00F44DBA">
        <w:t xml:space="preserve">le implementation </w:t>
      </w:r>
      <w:r>
        <w:t>of measures to increase downstream passage survival. Our analysis extended estimates of the cohort replacement rate to include 2011 – 2015. We found that the above dam population is not replacing itself</w:t>
      </w:r>
      <w:r w:rsidR="00531536">
        <w:t xml:space="preserve"> in these years</w:t>
      </w:r>
      <w:r>
        <w:t xml:space="preserve">. The cohort replacement rate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62413C09" w14:textId="032B33F0" w:rsidR="00B95D11" w:rsidRDefault="00B95D11" w:rsidP="002E7344">
      <w:pPr>
        <w:spacing w:line="360" w:lineRule="auto"/>
      </w:pPr>
      <w:r>
        <w:tab/>
      </w:r>
      <w:r w:rsidR="005E1DFB">
        <w:t>N</w:t>
      </w:r>
      <w:r w:rsidR="005E1DFB" w:rsidRPr="005E1DFB">
        <w:rPr>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w:t>
      </w:r>
      <w:r w:rsidR="005E1DFB">
        <w:lastRenderedPageBreak/>
        <w:t>population. Given the population genetic structure of Chinook salmon generally, spring Chinook salmon released above Cougar dam are more appropriately considered a component of the larger McKenzie River total population.</w:t>
      </w:r>
      <w:r w:rsidR="004F3FE5">
        <w:t xml:space="preserve"> </w:t>
      </w:r>
      <w:commentRangeStart w:id="76"/>
      <w:commentRangeStart w:id="77"/>
      <w:r w:rsidR="004F3FE5">
        <w:t xml:space="preserve">Genetic diversity </w:t>
      </w:r>
      <w:r w:rsidR="00C64DD7">
        <w:t xml:space="preserve">among salmon released above the dam </w:t>
      </w:r>
      <w:commentRangeEnd w:id="76"/>
      <w:r w:rsidR="00531536">
        <w:rPr>
          <w:rStyle w:val="CommentReference"/>
        </w:rPr>
        <w:commentReference w:id="76"/>
      </w:r>
      <w:r w:rsidR="00C64DD7">
        <w:t>depends on the genetic diversity among hatchery outplants and NOR immigrants</w:t>
      </w:r>
      <w:r w:rsidR="00531536">
        <w:t xml:space="preserve">, and so long as the above dam population continues to be supplemented with hatchery outplants or NOR immigrants there is no reason to believe inbreeding depression represents </w:t>
      </w:r>
      <w:commentRangeEnd w:id="77"/>
      <w:r w:rsidR="00AF3F80">
        <w:rPr>
          <w:rStyle w:val="CommentReference"/>
        </w:rPr>
        <w:commentReference w:id="77"/>
      </w:r>
      <w:r w:rsidR="00531536">
        <w:t>a risk to future productivity</w:t>
      </w:r>
      <w:r w:rsidR="00C64DD7">
        <w:t>.</w:t>
      </w:r>
    </w:p>
    <w:p w14:paraId="042C8092" w14:textId="1BDD3F09" w:rsidR="002E7344" w:rsidRPr="002E7344" w:rsidRDefault="002E7344" w:rsidP="005D4051">
      <w:pPr>
        <w:spacing w:line="360" w:lineRule="auto"/>
      </w:pPr>
      <w:r>
        <w:tab/>
      </w:r>
      <w:r w:rsidR="00531536" w:rsidRPr="002F2AF1">
        <w:rPr>
          <w:highlight w:val="yellow"/>
        </w:rPr>
        <w:t xml:space="preserve">Banks </w:t>
      </w:r>
      <w:r w:rsidR="00531536" w:rsidRPr="002F2AF1">
        <w:rPr>
          <w:i/>
          <w:iCs/>
          <w:highlight w:val="yellow"/>
        </w:rPr>
        <w:t xml:space="preserve">et al </w:t>
      </w:r>
      <w:r w:rsidR="00531536" w:rsidRPr="002F2AF1">
        <w:rPr>
          <w:highlight w:val="yellow"/>
        </w:rPr>
        <w:t xml:space="preserve">(2016) </w:t>
      </w:r>
      <w:r w:rsidRPr="002F2AF1">
        <w:rPr>
          <w:highlight w:val="yellow"/>
        </w:rPr>
        <w:t xml:space="preserve">genotyped individuals at an </w:t>
      </w:r>
      <w:commentRangeStart w:id="78"/>
      <w:commentRangeStart w:id="79"/>
      <w:r w:rsidRPr="002F2AF1">
        <w:rPr>
          <w:highlight w:val="yellow"/>
        </w:rPr>
        <w:t xml:space="preserve">additional suite of microsatellite markers </w:t>
      </w:r>
      <w:commentRangeEnd w:id="78"/>
      <w:r w:rsidR="00AF3F80" w:rsidRPr="002F2AF1">
        <w:rPr>
          <w:rStyle w:val="CommentReference"/>
          <w:highlight w:val="yellow"/>
        </w:rPr>
        <w:commentReference w:id="78"/>
      </w:r>
      <w:commentRangeEnd w:id="79"/>
      <w:r w:rsidR="002F2AF1">
        <w:rPr>
          <w:rStyle w:val="CommentReference"/>
        </w:rPr>
        <w:commentReference w:id="79"/>
      </w:r>
      <w:r w:rsidRPr="002F2AF1">
        <w:rPr>
          <w:highlight w:val="yellow"/>
        </w:rPr>
        <w:t>and conducted</w:t>
      </w:r>
      <w:r>
        <w:t xml:space="preserve"> </w:t>
      </w:r>
      <w:proofErr w:type="spellStart"/>
      <w:r>
        <w:t>grandparentage</w:t>
      </w:r>
      <w:proofErr w:type="spellEnd"/>
      <w:r>
        <w:t xml:space="preserve"> analysis to infer that unsampled </w:t>
      </w:r>
      <w:proofErr w:type="spellStart"/>
      <w:r>
        <w:t>adfluvial</w:t>
      </w:r>
      <w:proofErr w:type="spellEnd"/>
      <w:r>
        <w:t xml:space="preserve"> females and precocial males very likely contribute to productivity above the dam. </w:t>
      </w:r>
      <w:commentRangeStart w:id="80"/>
      <w:r>
        <w:t>We</w:t>
      </w:r>
      <w:commentRangeEnd w:id="80"/>
      <w:r w:rsidR="00AD35A3">
        <w:rPr>
          <w:rStyle w:val="CommentReference"/>
        </w:rPr>
        <w:commentReference w:id="80"/>
      </w:r>
      <w:r>
        <w:t xml:space="preserve"> found that our estimate of N</w:t>
      </w:r>
      <w:r w:rsidRPr="004F30E4">
        <w:rPr>
          <w:vertAlign w:val="subscript"/>
        </w:rPr>
        <w:t>b</w:t>
      </w:r>
      <w:r>
        <w:t xml:space="preserve"> was </w:t>
      </w:r>
      <w:commentRangeStart w:id="81"/>
      <w:r>
        <w:t>sometimes</w:t>
      </w:r>
      <w:commentRangeEnd w:id="81"/>
      <w:r w:rsidR="00AF3F80">
        <w:rPr>
          <w:rStyle w:val="CommentReference"/>
        </w:rPr>
        <w:commentReference w:id="81"/>
      </w:r>
      <w:r>
        <w:t xml:space="preserve"> greater than the number of successful parents in the pedigree, a result potentially explained by unsampled parents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226AD12B"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parental cohort years</w:t>
      </w:r>
      <w:r w:rsidR="000009F0">
        <w:t>, p</w:t>
      </w:r>
      <w:r>
        <w:t xml:space="preserve">revious </w:t>
      </w:r>
      <w:r w:rsidR="000009F0">
        <w:t xml:space="preserve">modeling approaches used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to identify significant predictors of fitness.</w:t>
      </w:r>
      <w:r w:rsidR="0040476A">
        <w:t xml:space="preserve"> We found that variation in TLF can be predicted by origin, release day, annual sex ratio, an origin by sex interaction and an annual sex ratio by sex interaction. </w:t>
      </w:r>
      <w:r w:rsidR="00B95D11">
        <w:t xml:space="preserve">We also found that there was much variation in TLF among years and release groups after accounting for the effects of the significant predictors and residual </w:t>
      </w:r>
      <w:r w:rsidR="00B95D11">
        <w:lastRenderedPageBreak/>
        <w:t>variation, suggesting that other unmeasured variables that operate at the level of year or release group likely influence TLF.</w:t>
      </w:r>
    </w:p>
    <w:p w14:paraId="2802EB7E" w14:textId="73450F99"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re predicted to be 1.6 fold more fit than HOR females.</w:t>
      </w:r>
      <w:r>
        <w:t xml:space="preserve"> </w:t>
      </w:r>
      <w:r w:rsidR="006B2DED">
        <w:t>Consistent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mediated by </w:t>
      </w:r>
      <w:r w:rsidR="00F44DBA">
        <w:t xml:space="preserve">the </w:t>
      </w:r>
      <w:r w:rsidR="00124268">
        <w:t>differen</w:t>
      </w:r>
      <w:r w:rsidR="00B2752D">
        <w:t xml:space="preserve">t sizes of </w:t>
      </w:r>
      <w:r w:rsidR="00124268">
        <w:t xml:space="preserve">NOR and HOR salmon. </w:t>
      </w:r>
    </w:p>
    <w:p w14:paraId="10C6B19D" w14:textId="50D2775E"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w:t>
      </w:r>
      <w:commentRangeStart w:id="82"/>
      <w:r w:rsidR="00E37857" w:rsidRPr="008471F2">
        <w:t>predicted</w:t>
      </w:r>
      <w:commentRangeEnd w:id="82"/>
      <w:r w:rsidR="00A02F29">
        <w:rPr>
          <w:rStyle w:val="CommentReference"/>
        </w:rPr>
        <w:commentReference w:id="82"/>
      </w:r>
      <w:r w:rsidR="00E37857" w:rsidRPr="008471F2">
        <w:t xml:space="preserve"> to have greater </w:t>
      </w:r>
      <w:r w:rsidR="004B1E03">
        <w:t>TLF</w:t>
      </w:r>
      <w:r w:rsidR="00E37857" w:rsidRPr="008471F2">
        <w:t xml:space="preserve"> than </w:t>
      </w:r>
      <w:r w:rsidR="00E37857">
        <w:t xml:space="preserve">those released later. Previous genetic parentage analyses of UWR spring Chinook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ZXQgYWwuIDIwMTY7IEV2YW5zIGV0IGFsLiAyMDE2OyBTYXJkIGV0IGFsLiAyMDE2KTwvRGlzcGxh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7448A5">
        <w:instrText xml:space="preserve"> ADDIN EN.CITE </w:instrTex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ZXQgYWwuIDIwMTY7IEV2YW5zIGV0IGFsLiAyMDE2OyBTYXJkIGV0IGFsLiAyMDE2KTwvRGlzcGxh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7448A5">
        <w:instrText xml:space="preserve"> ADDIN EN.CITE.DATA </w:instrText>
      </w:r>
      <w:r w:rsidR="007448A5">
        <w:fldChar w:fldCharType="end"/>
      </w:r>
      <w:r w:rsidR="007448A5">
        <w:fldChar w:fldCharType="separate"/>
      </w:r>
      <w:r w:rsidR="007448A5">
        <w:rPr>
          <w:noProof/>
        </w:rPr>
        <w:t>(Banks et al. 2014; Banks et al. 2016; Evans et al. 2016; Sard et al. 2016)</w:t>
      </w:r>
      <w:r w:rsidR="007448A5">
        <w:fldChar w:fldCharType="end"/>
      </w:r>
      <w:r w:rsidR="007448A5">
        <w:t xml:space="preserve">. </w:t>
      </w:r>
      <w:r w:rsidR="00E37857" w:rsidRPr="00544F55">
        <w:rPr>
          <w:color w:val="FF0000"/>
          <w:highlight w:val="yellow"/>
        </w:rPr>
        <w:t>Later</w:t>
      </w:r>
      <w:r w:rsidR="00E37857">
        <w:t xml:space="preserve"> 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7448A5">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7448A5">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interannual variation in the proportion of hatchery</w:t>
      </w:r>
      <w:ins w:id="83" w:author="Kathleen O'Malley" w:date="2022-11-26T11:20:00Z">
        <w:r w:rsidR="008409B4">
          <w:t>-</w:t>
        </w:r>
      </w:ins>
      <w:del w:id="84" w:author="Kathleen O'Malley" w:date="2022-11-26T11:20:00Z">
        <w:r w:rsidR="00914D3B" w:rsidDel="008409B4">
          <w:delText xml:space="preserve"> </w:delText>
        </w:r>
      </w:del>
      <w:r w:rsidR="00914D3B">
        <w:t>origin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bHM+PC9yZWNvcmQ+PC9DaXRlPjxDaXRlPjxBdXRob3I+RXZhbnM8L0F1dGhvcj48WWVhcj4yMDE2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3C3D51">
        <w:instrText xml:space="preserve"> ADDIN EN.CITE </w:instrTex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bHM+PC9yZWNvcmQ+PC9DaXRlPjxDaXRlPjxBdXRob3I+RXZhbnM8L0F1dGhvcj48WWVhcj4yMDE2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3C3D51">
        <w:instrText xml:space="preserve"> ADDIN EN.CITE.DATA </w:instrText>
      </w:r>
      <w:r w:rsidR="003C3D51">
        <w:fldChar w:fldCharType="end"/>
      </w:r>
      <w:r w:rsidR="003C3D51">
        <w:fldChar w:fldCharType="separate"/>
      </w:r>
      <w:r w:rsidR="003C3D51">
        <w:rPr>
          <w:noProof/>
        </w:rPr>
        <w:t>(Banks et al. 2014; Banks et al. 2016; Evans et al. 2016; Sard et al. 2016)</w:t>
      </w:r>
      <w:r w:rsidR="003C3D51">
        <w:fldChar w:fldCharType="end"/>
      </w:r>
      <w:r w:rsidR="00914D3B">
        <w:t>. W</w:t>
      </w:r>
      <w:r w:rsidR="004E0819">
        <w:t xml:space="preserve">hile we also found that there was some variation among years in the effect of release day on TLF, </w:t>
      </w:r>
      <w:commentRangeStart w:id="85"/>
      <w:commentRangeStart w:id="86"/>
      <w:r w:rsidR="004E0819">
        <w:t>for 7 of the 9 years evaluated in the dataset, a later release date was associated with reduced fitness</w:t>
      </w:r>
      <w:commentRangeEnd w:id="85"/>
      <w:r w:rsidR="00C66633">
        <w:rPr>
          <w:rStyle w:val="CommentReference"/>
        </w:rPr>
        <w:commentReference w:id="85"/>
      </w:r>
      <w:commentRangeEnd w:id="86"/>
      <w:r w:rsidR="008409B4">
        <w:rPr>
          <w:rStyle w:val="CommentReference"/>
        </w:rPr>
        <w:commentReference w:id="86"/>
      </w:r>
      <w:r w:rsidR="00C66633">
        <w:t>, and the overall effect over 9 years was negative.</w:t>
      </w:r>
      <w:r w:rsidR="004E0819">
        <w:t xml:space="preserve"> </w:t>
      </w:r>
    </w:p>
    <w:p w14:paraId="6CB816EC" w14:textId="70475E31" w:rsidR="005425AE"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 xml:space="preserve">re predicted to have greater fitness when the sex ratio is male 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5425AE">
        <w:t>(</w:t>
      </w:r>
      <w:r w:rsidR="002F0D3A">
        <w:t xml:space="preserve">O’Malley </w:t>
      </w:r>
      <w:r w:rsidR="002F0D3A">
        <w:rPr>
          <w:i/>
          <w:iCs/>
        </w:rPr>
        <w:t>et al</w:t>
      </w:r>
      <w:ins w:id="87" w:author="Kathleen O'Malley" w:date="2022-11-26T11:21:00Z">
        <w:r w:rsidR="008409B4">
          <w:t>.</w:t>
        </w:r>
      </w:ins>
      <w:del w:id="88" w:author="Kathleen O'Malley" w:date="2022-11-26T11:21:00Z">
        <w:r w:rsidR="002F0D3A" w:rsidDel="008409B4">
          <w:delText>,</w:delText>
        </w:r>
      </w:del>
      <w:r w:rsidR="002F0D3A">
        <w:t xml:space="preserve"> 2022</w:t>
      </w:r>
      <w:r w:rsidR="005425AE">
        <w:t>)</w:t>
      </w:r>
      <w:r w:rsidR="0085722A">
        <w:t>. W</w:t>
      </w:r>
      <w:r w:rsidR="005425AE">
        <w:t xml:space="preserve">hile the range of sex ratios used in both rivers was similar, and similar numbers of salmon were released above both dams, </w:t>
      </w:r>
      <w:r w:rsidR="0085722A">
        <w:t xml:space="preserve">we note that </w:t>
      </w:r>
      <w:r w:rsidR="005425AE">
        <w:t xml:space="preserve">many ecological processes may mediate the relationship between sex ratio and TLF and these </w:t>
      </w:r>
      <w:r w:rsidR="0085722A">
        <w:t xml:space="preserve">processes </w:t>
      </w:r>
      <w:r w:rsidR="005425AE">
        <w:t xml:space="preserve">may vary between the two </w:t>
      </w:r>
      <w:commentRangeStart w:id="89"/>
      <w:commentRangeStart w:id="90"/>
      <w:r w:rsidR="005425AE">
        <w:t xml:space="preserve">rivers. </w:t>
      </w:r>
      <w:commentRangeEnd w:id="89"/>
      <w:r w:rsidR="006D6142">
        <w:rPr>
          <w:rStyle w:val="CommentReference"/>
        </w:rPr>
        <w:commentReference w:id="89"/>
      </w:r>
      <w:commentRangeEnd w:id="90"/>
      <w:r w:rsidR="00153A94">
        <w:rPr>
          <w:rStyle w:val="CommentReference"/>
        </w:rPr>
        <w:commentReference w:id="90"/>
      </w:r>
      <w:r w:rsidR="008C23FC">
        <w:t xml:space="preserve"> </w:t>
      </w:r>
      <w:r w:rsidR="005425AE">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w:t>
      </w:r>
      <w:r w:rsidR="003B7E6F">
        <w:lastRenderedPageBreak/>
        <w:t>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012AA11E" w:rsidR="00C7241F" w:rsidRDefault="00C7241F" w:rsidP="005C6AE6">
      <w:pPr>
        <w:spacing w:line="360" w:lineRule="auto"/>
      </w:pPr>
      <w:r>
        <w:tab/>
        <w:t>Previous reports found that the above dam population was not reaching replacement</w:t>
      </w:r>
      <w:r w:rsidR="006F0E92">
        <w:t xml:space="preserve"> when only HOR salmon were released. However, early evidence suggested that NOR fitness was greater than HOR fitness above </w:t>
      </w:r>
      <w:r w:rsidR="005E4833">
        <w:t xml:space="preserve">Cougar Dam, suggesting that productivity may increase in later years. </w:t>
      </w:r>
      <w:r>
        <w:t>In this report, we extend</w:t>
      </w:r>
      <w:r w:rsidR="00E75FAE">
        <w:t>ed</w:t>
      </w:r>
      <w:r>
        <w:t xml:space="preserve"> previous results by evaluating five additional years of releases above </w:t>
      </w:r>
      <w:r w:rsidR="00B8490A">
        <w:t>Cougar Dam</w:t>
      </w:r>
      <w:r>
        <w:t xml:space="preserve"> that include </w:t>
      </w:r>
      <w:r w:rsidR="008B48C8">
        <w:t xml:space="preserve">both </w:t>
      </w:r>
      <w:r>
        <w:t>HOR and NOR salmon. While NOR salmon</w:t>
      </w:r>
      <w:r w:rsidR="00E75FAE">
        <w:t xml:space="preserve"> indeed</w:t>
      </w:r>
      <w:r>
        <w:t xml:space="preserve"> demonstrated substantially greater fitness than HOR salmon, the cohort replacement rate never approached one</w:t>
      </w:r>
      <w:r w:rsidR="008B48C8">
        <w:t xml:space="preserve"> in any year</w:t>
      </w:r>
      <w:r>
        <w:t xml:space="preserve">. </w:t>
      </w:r>
    </w:p>
    <w:p w14:paraId="42E6B040" w14:textId="76BF442C"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When evaluating these programs, m</w:t>
      </w:r>
      <w:r w:rsidR="00AF3D23">
        <w:t>anagers must weigh the expected demographic and genetic benefits of above dam transport of NOR salmon to the above dam population against its expected costs to overall NOR productivity basin-wide.</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91"/>
      <w:r w:rsidRPr="00710DB0">
        <w:rPr>
          <w:b/>
          <w:bCs/>
        </w:rPr>
        <w:lastRenderedPageBreak/>
        <w:t>References</w:t>
      </w:r>
      <w:commentRangeEnd w:id="91"/>
      <w:r w:rsidR="007611F6" w:rsidRPr="00710DB0">
        <w:rPr>
          <w:rStyle w:val="CommentReference"/>
          <w:sz w:val="24"/>
          <w:szCs w:val="24"/>
        </w:rPr>
        <w:commentReference w:id="91"/>
      </w:r>
    </w:p>
    <w:p w14:paraId="53A22496" w14:textId="77777777" w:rsidR="006605AD" w:rsidRPr="00710DB0" w:rsidRDefault="006605AD" w:rsidP="00710DB0"/>
    <w:p w14:paraId="02821952" w14:textId="77777777" w:rsidR="004C6540" w:rsidRPr="004C6540" w:rsidRDefault="005C6AE6" w:rsidP="004C6540">
      <w:pPr>
        <w:pStyle w:val="EndNoteBibliography"/>
        <w:spacing w:after="240"/>
        <w:rPr>
          <w:noProof/>
        </w:rPr>
      </w:pPr>
      <w:r w:rsidRPr="00710DB0">
        <w:fldChar w:fldCharType="begin"/>
      </w:r>
      <w:r w:rsidRPr="00710DB0">
        <w:instrText xml:space="preserve"> ADDIN EN.REFLIST </w:instrText>
      </w:r>
      <w:r w:rsidRPr="00710DB0">
        <w:fldChar w:fldCharType="separate"/>
      </w:r>
      <w:r w:rsidR="004C6540" w:rsidRPr="004C6540">
        <w:rPr>
          <w:noProof/>
        </w:rPr>
        <w:t>Banks M, Blouin M, Baldwin B, Rashbrook V, Fitzgerald H, Blankenship S, Hedgecock D (1999) Isolation and inheritance of novel microsatellites in chinook salmon (Oncorhynchus tschawytscha). Journal of Heredity, 90, 281-288.</w:t>
      </w:r>
    </w:p>
    <w:p w14:paraId="12A2B645" w14:textId="77777777" w:rsidR="004C6540" w:rsidRPr="004C6540" w:rsidRDefault="004C6540" w:rsidP="004C6540">
      <w:pPr>
        <w:pStyle w:val="EndNoteBibliography"/>
        <w:spacing w:after="240"/>
        <w:rPr>
          <w:noProof/>
        </w:rPr>
      </w:pPr>
      <w:r w:rsidRPr="004C6540">
        <w:rPr>
          <w:noProof/>
        </w:rPr>
        <w:t>Banks MA, O’Malley KG, Sard NM, Jacobson DP, Hogansen MJ, Schroeder RK, Johnson MA (2013) Genetic Pedigree Analysis of Spring Chinook Salmon Outplanted above Cougar Dam, South Fork McKenzie River. US Army Corps of Engineers.</w:t>
      </w:r>
    </w:p>
    <w:p w14:paraId="00AC4233" w14:textId="77777777" w:rsidR="004C6540" w:rsidRPr="004C6540" w:rsidRDefault="004C6540" w:rsidP="004C6540">
      <w:pPr>
        <w:pStyle w:val="EndNoteBibliography"/>
        <w:spacing w:after="240"/>
        <w:rPr>
          <w:noProof/>
        </w:rPr>
      </w:pPr>
      <w:r w:rsidRPr="004C6540">
        <w:rPr>
          <w:noProof/>
        </w:rPr>
        <w:t>Banks MA, Sard NM, O’Malley KG, Jacobson DP, Hogansen MJ, Johnson MA (2016) A genetics-based evaluation of the spring Chinook salmon reintroduction program above Cougar Dam, South Fork McKenzie River, 2013-2015. US Army Corps of Engineers.</w:t>
      </w:r>
    </w:p>
    <w:p w14:paraId="251EA92A" w14:textId="77777777" w:rsidR="004C6540" w:rsidRPr="004C6540" w:rsidRDefault="004C6540" w:rsidP="004C6540">
      <w:pPr>
        <w:pStyle w:val="EndNoteBibliography"/>
        <w:spacing w:after="240"/>
        <w:rPr>
          <w:noProof/>
        </w:rPr>
      </w:pPr>
      <w:r w:rsidRPr="004C6540">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6FFCB440" w14:textId="77777777" w:rsidR="004C6540" w:rsidRPr="004C6540" w:rsidRDefault="004C6540" w:rsidP="004C6540">
      <w:pPr>
        <w:pStyle w:val="EndNoteBibliography"/>
        <w:spacing w:after="240"/>
        <w:rPr>
          <w:noProof/>
        </w:rPr>
      </w:pPr>
      <w:r w:rsidRPr="004C6540">
        <w:rPr>
          <w:noProof/>
        </w:rPr>
        <w:t>Beeman JW, Evans SD, Haner PV, Hansel HC, Hansen AC, Smith CD, Sprando JM (2014) Passage and survival probabilities of juvenile Chinook salmon at Cougar Dam, Oregon, 2012. US Geological Survey.</w:t>
      </w:r>
    </w:p>
    <w:p w14:paraId="16582AE9" w14:textId="77777777" w:rsidR="004C6540" w:rsidRPr="004C6540" w:rsidRDefault="004C6540" w:rsidP="004C6540">
      <w:pPr>
        <w:pStyle w:val="EndNoteBibliography"/>
        <w:spacing w:after="240"/>
        <w:rPr>
          <w:noProof/>
        </w:rPr>
      </w:pPr>
      <w:r w:rsidRPr="004C6540">
        <w:rPr>
          <w:noProof/>
        </w:rPr>
        <w:t>Bolker BM (2015) Linear and generalized linear mixed models. Ecological statistics: contemporary theory and application, 309-333.</w:t>
      </w:r>
    </w:p>
    <w:p w14:paraId="5EB06BB9" w14:textId="77777777" w:rsidR="004C6540" w:rsidRPr="004C6540" w:rsidRDefault="004C6540" w:rsidP="004C6540">
      <w:pPr>
        <w:pStyle w:val="EndNoteBibliography"/>
        <w:spacing w:after="240"/>
        <w:rPr>
          <w:noProof/>
        </w:rPr>
      </w:pPr>
      <w:r w:rsidRPr="004C6540">
        <w:rPr>
          <w:noProof/>
        </w:rPr>
        <w:t>Botsford LW, Brittnacher JG (1998) Viability of sacramento river winter‐run Chinook salmon. Conservation Biology, 12, 65-79.</w:t>
      </w:r>
    </w:p>
    <w:p w14:paraId="609D78D8" w14:textId="77777777" w:rsidR="004C6540" w:rsidRPr="004C6540" w:rsidRDefault="004C6540" w:rsidP="004C6540">
      <w:pPr>
        <w:pStyle w:val="EndNoteBibliography"/>
        <w:spacing w:after="240"/>
        <w:rPr>
          <w:noProof/>
        </w:rPr>
      </w:pPr>
      <w:r w:rsidRPr="004C6540">
        <w:rPr>
          <w:noProof/>
        </w:rPr>
        <w:t>Brunelli JP, Wertzler KJ, Sundin K, Thorgaard GH (2008) Y-specific sequences and polymorphisms in rainbow trout and Chinook salmon. Genome, 51, 739-748.</w:t>
      </w:r>
    </w:p>
    <w:p w14:paraId="55B53C82" w14:textId="77777777" w:rsidR="004C6540" w:rsidRPr="004C6540" w:rsidRDefault="004C6540" w:rsidP="004C6540">
      <w:pPr>
        <w:pStyle w:val="EndNoteBibliography"/>
        <w:spacing w:after="240"/>
        <w:rPr>
          <w:noProof/>
        </w:rPr>
      </w:pPr>
      <w:r w:rsidRPr="004C6540">
        <w:rPr>
          <w:noProof/>
        </w:rPr>
        <w:t>Christie MR (2010) Parentage in natural populations: novel methods to detect parent-offspring pairs in large data sets. Mol Ecol Resour, 10, 115-128.</w:t>
      </w:r>
    </w:p>
    <w:p w14:paraId="6D143C62" w14:textId="77777777" w:rsidR="004C6540" w:rsidRPr="004C6540" w:rsidRDefault="004C6540" w:rsidP="004C6540">
      <w:pPr>
        <w:pStyle w:val="EndNoteBibliography"/>
        <w:spacing w:after="240"/>
        <w:rPr>
          <w:noProof/>
        </w:rPr>
      </w:pPr>
      <w:r w:rsidRPr="004C6540">
        <w:rPr>
          <w:noProof/>
        </w:rPr>
        <w:t>Do C, Waples RS, Peel D, Macbeth G, Tillett BJ, Ovenden JR (2014) NeEstimator v2: re‐implementation of software for the estimation of contemporary effective population size (Ne) from genetic data. Molecular ecology resources, 14, 209-214.</w:t>
      </w:r>
    </w:p>
    <w:p w14:paraId="4DDEC716" w14:textId="77777777" w:rsidR="004C6540" w:rsidRPr="004C6540" w:rsidRDefault="004C6540" w:rsidP="004C6540">
      <w:pPr>
        <w:pStyle w:val="EndNoteBibliography"/>
        <w:spacing w:after="240"/>
        <w:rPr>
          <w:noProof/>
        </w:rPr>
      </w:pPr>
      <w:r w:rsidRPr="004C6540">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3C8B46C8" w14:textId="77777777" w:rsidR="004C6540" w:rsidRPr="004C6540" w:rsidRDefault="004C6540" w:rsidP="004C6540">
      <w:pPr>
        <w:pStyle w:val="EndNoteBibliography"/>
        <w:spacing w:after="240"/>
        <w:rPr>
          <w:noProof/>
        </w:rPr>
      </w:pPr>
      <w:r w:rsidRPr="004C6540">
        <w:rPr>
          <w:noProof/>
        </w:rPr>
        <w:t>Greig C, Jacobson DP, Banks MA (2003) New tetranucleotide microsatellites for fine‐scale discrimination among endangered Chinook salmon (Oncorhynchus tshawytscha). Molecular Ecology Notes, 3, 376-379.</w:t>
      </w:r>
    </w:p>
    <w:p w14:paraId="4E0350B5" w14:textId="77777777" w:rsidR="004C6540" w:rsidRPr="004C6540" w:rsidRDefault="004C6540" w:rsidP="004C6540">
      <w:pPr>
        <w:pStyle w:val="EndNoteBibliography"/>
        <w:spacing w:after="240"/>
        <w:rPr>
          <w:noProof/>
        </w:rPr>
      </w:pPr>
      <w:r w:rsidRPr="004C6540">
        <w:rPr>
          <w:noProof/>
        </w:rPr>
        <w:lastRenderedPageBreak/>
        <w:t>Harrison HB, Saenz‐Agudelo P, Planes S, Jones GP, Berumen ML (2013) Relative accuracy of three common methods of parentage analysis in natural populations. Molecular ecology, 22, 1158-1170.</w:t>
      </w:r>
    </w:p>
    <w:p w14:paraId="4D4E1B1A" w14:textId="77777777" w:rsidR="004C6540" w:rsidRPr="004C6540" w:rsidRDefault="004C6540" w:rsidP="004C6540">
      <w:pPr>
        <w:pStyle w:val="EndNoteBibliography"/>
        <w:spacing w:after="240"/>
        <w:rPr>
          <w:noProof/>
        </w:rPr>
      </w:pPr>
      <w:r w:rsidRPr="004C6540">
        <w:rPr>
          <w:noProof/>
        </w:rPr>
        <w:t>Ivanova NV, Dewaard JR, Hebert PDN (2006) An inexpensive, automation-friendly protocol for recovering high-quality DNA. Molecular Ecology Notes, 6, 998-1002.</w:t>
      </w:r>
    </w:p>
    <w:p w14:paraId="0D7D03F2" w14:textId="77777777" w:rsidR="004C6540" w:rsidRPr="004C6540" w:rsidRDefault="004C6540" w:rsidP="004C6540">
      <w:pPr>
        <w:pStyle w:val="EndNoteBibliography"/>
        <w:spacing w:after="240"/>
        <w:rPr>
          <w:noProof/>
        </w:rPr>
      </w:pPr>
      <w:r w:rsidRPr="004C6540">
        <w:rPr>
          <w:noProof/>
        </w:rPr>
        <w:t>Johnson MA, Friesen TA (2010) Spring Chinook Salmon hatcheries in the Willamette basin: existing data, discernable patterns and information gaps. US Army Corps Eng Task Order NWPPM-09-FH-05, 88.</w:t>
      </w:r>
    </w:p>
    <w:p w14:paraId="4FF83FFC" w14:textId="77777777" w:rsidR="004C6540" w:rsidRPr="004C6540" w:rsidRDefault="004C6540" w:rsidP="004C6540">
      <w:pPr>
        <w:pStyle w:val="EndNoteBibliography"/>
        <w:spacing w:after="240"/>
        <w:rPr>
          <w:noProof/>
        </w:rPr>
      </w:pPr>
      <w:r w:rsidRPr="004C6540">
        <w:rPr>
          <w:noProof/>
        </w:rPr>
        <w:t>Jones OR, Wang J (2010) COLONY: a program for parentage and sibship inference from multilocus genotype data. Molecular ecology resources, 10, 551-555.</w:t>
      </w:r>
    </w:p>
    <w:p w14:paraId="144FA413" w14:textId="77777777" w:rsidR="004C6540" w:rsidRPr="004C6540" w:rsidRDefault="004C6540" w:rsidP="004C6540">
      <w:pPr>
        <w:pStyle w:val="EndNoteBibliography"/>
        <w:spacing w:after="240"/>
        <w:rPr>
          <w:noProof/>
        </w:rPr>
      </w:pPr>
      <w:r w:rsidRPr="004C6540">
        <w:rPr>
          <w:noProof/>
        </w:rPr>
        <w:t>Kalinowski ST, Taper ML, Marshall TC (2007) Revising how the computer program CERVUS accommodates genotyping error increases success in paternity assignment. Molecular ecology, 16, 1099-1106.</w:t>
      </w:r>
    </w:p>
    <w:p w14:paraId="2329C74B" w14:textId="77777777" w:rsidR="004C6540" w:rsidRPr="004C6540" w:rsidRDefault="004C6540" w:rsidP="004C6540">
      <w:pPr>
        <w:pStyle w:val="EndNoteBibliography"/>
        <w:spacing w:after="240"/>
        <w:rPr>
          <w:noProof/>
        </w:rPr>
      </w:pPr>
      <w:r w:rsidRPr="004C6540">
        <w:rPr>
          <w:noProof/>
        </w:rPr>
        <w:t>Keefer M, Taylor G, Garletts D, Gauthier G, Pierce T, Caudill C (2010) Prespawn mortality in adult spring Chinook salmon outplanted above barrier dams. Ecology of Freshwater Fish, 19, 361-372.</w:t>
      </w:r>
    </w:p>
    <w:p w14:paraId="7C294AA9" w14:textId="77777777" w:rsidR="004C6540" w:rsidRPr="004C6540" w:rsidRDefault="004C6540" w:rsidP="004C6540">
      <w:pPr>
        <w:pStyle w:val="EndNoteBibliography"/>
        <w:spacing w:after="240"/>
        <w:rPr>
          <w:noProof/>
        </w:rPr>
      </w:pPr>
      <w:r w:rsidRPr="004C6540">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9B59C2E" w14:textId="77777777" w:rsidR="004C6540" w:rsidRPr="004C6540" w:rsidRDefault="004C6540" w:rsidP="004C6540">
      <w:pPr>
        <w:pStyle w:val="EndNoteBibliography"/>
        <w:spacing w:after="240"/>
        <w:rPr>
          <w:noProof/>
        </w:rPr>
      </w:pPr>
      <w:r w:rsidRPr="004C6540">
        <w:rPr>
          <w:noProof/>
        </w:rPr>
        <w:t>Naish KA, Park LK (2002) Linkage relationships for 35 new microsatellite loci in chinook salmon Oncorhynchus tshawytscha.</w:t>
      </w:r>
    </w:p>
    <w:p w14:paraId="29F4BC18" w14:textId="77777777" w:rsidR="004C6540" w:rsidRPr="004C6540" w:rsidRDefault="004C6540" w:rsidP="004C6540">
      <w:pPr>
        <w:pStyle w:val="EndNoteBibliography"/>
        <w:spacing w:after="240"/>
        <w:rPr>
          <w:noProof/>
        </w:rPr>
      </w:pPr>
      <w:r w:rsidRPr="004C6540">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790E16A4" w14:textId="77777777" w:rsidR="004C6540" w:rsidRPr="004C6540" w:rsidRDefault="004C6540" w:rsidP="004C6540">
      <w:pPr>
        <w:pStyle w:val="EndNoteBibliography"/>
        <w:spacing w:after="240"/>
        <w:rPr>
          <w:noProof/>
        </w:rPr>
      </w:pPr>
      <w:r w:rsidRPr="004C6540">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7014D859" w14:textId="77777777" w:rsidR="004C6540" w:rsidRPr="004C6540" w:rsidRDefault="004C6540" w:rsidP="004C6540">
      <w:pPr>
        <w:pStyle w:val="EndNoteBibliography"/>
        <w:spacing w:after="240"/>
        <w:rPr>
          <w:noProof/>
        </w:rPr>
      </w:pPr>
      <w:r w:rsidRPr="004C6540">
        <w:rPr>
          <w:noProof/>
        </w:rPr>
        <w:t>Romer JD, Monzyk FR, Emig R, Friesen TA (2013) Juvenile salmonid outmigration monitoring at Willamette Valley Project reservoirs. Annual Report of Oregon Department of Fish and Wildlife (ODFW) to US Army Corps of Engineers, Portland, Oregon.</w:t>
      </w:r>
    </w:p>
    <w:p w14:paraId="079C1185" w14:textId="77777777" w:rsidR="004C6540" w:rsidRPr="004C6540" w:rsidRDefault="004C6540" w:rsidP="004C6540">
      <w:pPr>
        <w:pStyle w:val="EndNoteBibliography"/>
        <w:spacing w:after="240"/>
        <w:rPr>
          <w:noProof/>
        </w:rPr>
      </w:pPr>
      <w:r w:rsidRPr="004C6540">
        <w:rPr>
          <w:noProof/>
        </w:rPr>
        <w:t>Sard NM, Johnson MA, Jacobson DP, Hogansen MJ, O'Malley KG, Banks MA (2016) Genetic monitoring guides adaptive management of a migratory fish reintroduction program. Animal Conservation, 19, 570-577.</w:t>
      </w:r>
    </w:p>
    <w:p w14:paraId="5C61BB51" w14:textId="77777777" w:rsidR="004C6540" w:rsidRPr="004C6540" w:rsidRDefault="004C6540" w:rsidP="004C6540">
      <w:pPr>
        <w:pStyle w:val="EndNoteBibliography"/>
        <w:spacing w:after="240"/>
        <w:rPr>
          <w:noProof/>
        </w:rPr>
      </w:pPr>
      <w:r w:rsidRPr="004C6540">
        <w:rPr>
          <w:noProof/>
        </w:rPr>
        <w:lastRenderedPageBreak/>
        <w:t>Sard NM, O’Malley KG, Jacobson DP, Hogansen MJ, Johnson MA, Banks MA (2015) Factors influencing spawner success in a spring Chinook salmon (Oncorhynchus tshawytscha) reintroduction program. Canadian Journal of Fisheries and Aquatic Sciences, 72, 1390-1397.</w:t>
      </w:r>
    </w:p>
    <w:p w14:paraId="621B697B" w14:textId="77777777" w:rsidR="004C6540" w:rsidRPr="004C6540" w:rsidRDefault="004C6540" w:rsidP="004C6540">
      <w:pPr>
        <w:pStyle w:val="EndNoteBibliography"/>
        <w:spacing w:after="240"/>
        <w:rPr>
          <w:noProof/>
        </w:rPr>
      </w:pPr>
      <w:r w:rsidRPr="004C6540">
        <w:rPr>
          <w:noProof/>
        </w:rPr>
        <w:t>Wang J (2018) Estimating genotyping errors from genotype and reconstructed pedigree data. Methods in Ecology and Evolution, 9, 109-120.</w:t>
      </w:r>
    </w:p>
    <w:p w14:paraId="74E7A421" w14:textId="77777777" w:rsidR="004C6540" w:rsidRPr="004C6540" w:rsidRDefault="004C6540" w:rsidP="004C6540">
      <w:pPr>
        <w:pStyle w:val="EndNoteBibliography"/>
        <w:spacing w:after="240"/>
        <w:rPr>
          <w:noProof/>
        </w:rPr>
      </w:pPr>
      <w:r w:rsidRPr="004C6540">
        <w:rPr>
          <w:noProof/>
        </w:rPr>
        <w:t>Waples RS, Do C (2008) LDNE: a program for estimating effective population size from data on linkage disequilibrium. Molecular ecology resources, 8, 753-756.</w:t>
      </w:r>
    </w:p>
    <w:p w14:paraId="4D71B07A" w14:textId="77777777" w:rsidR="004C6540" w:rsidRPr="004C6540" w:rsidRDefault="004C6540" w:rsidP="004C6540">
      <w:pPr>
        <w:pStyle w:val="EndNoteBibliography"/>
        <w:spacing w:after="240"/>
        <w:rPr>
          <w:noProof/>
        </w:rPr>
      </w:pPr>
      <w:r w:rsidRPr="004C6540">
        <w:rPr>
          <w:noProof/>
        </w:rPr>
        <w:t>Williamson KS, Cordes JF, May B (2002) Characterization of microsatellite loci in Chinook salmon (Oncorhynchus tshawytscha) and cross‐species amplification in other salmonids. Molecular Ecology Notes, 2, 17-19.</w:t>
      </w:r>
    </w:p>
    <w:p w14:paraId="24F17A6B" w14:textId="77777777" w:rsidR="004C6540" w:rsidRPr="004C6540" w:rsidRDefault="004C6540" w:rsidP="004C6540">
      <w:pPr>
        <w:pStyle w:val="EndNoteBibliography"/>
        <w:rPr>
          <w:noProof/>
        </w:rPr>
      </w:pPr>
      <w:r w:rsidRPr="004C6540">
        <w:rPr>
          <w:noProof/>
        </w:rPr>
        <w:t>Zuur AF, Ieno EN, Walker NJ, Saveliev AA, Smith GM (2009) Mixed effects models and extensions in ecology with R. Springer.</w:t>
      </w:r>
    </w:p>
    <w:p w14:paraId="0D385F0D" w14:textId="1D8C2844"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706DF6">
          <w:footerReference w:type="default" r:id="rId24"/>
          <w:pgSz w:w="12240" w:h="15840"/>
          <w:pgMar w:top="1440" w:right="1440" w:bottom="1440" w:left="1440" w:header="720" w:footer="720" w:gutter="0"/>
          <w:lnNumType w:countBy="1" w:restart="continuous"/>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4E816E4E"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6114AFF2" w:rsidR="00706DF6" w:rsidRDefault="00706DF6">
      <w:pPr>
        <w:pStyle w:val="CommentText"/>
      </w:pPr>
      <w:r>
        <w:rPr>
          <w:rStyle w:val="CommentReference"/>
        </w:rPr>
        <w:annotationRef/>
      </w:r>
      <w:r>
        <w:t>These are just for coauthors to keep things straight for now, and discuss alternative terms</w:t>
      </w:r>
    </w:p>
  </w:comment>
  <w:comment w:id="1" w:author="David Dayan" w:date="2022-09-30T14:26:00Z" w:initials="DD">
    <w:p w14:paraId="4CB8A940" w14:textId="7BC30163" w:rsidR="00706DF6" w:rsidRDefault="00706DF6">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706DF6" w:rsidRPr="00AD6AF1" w:rsidRDefault="00706DF6">
      <w:pPr>
        <w:pStyle w:val="CommentText"/>
        <w:rPr>
          <w:rFonts w:ascii="Arial" w:hAnsi="Arial" w:cs="Arial"/>
        </w:rPr>
      </w:pPr>
      <w:r>
        <w:rPr>
          <w:rFonts w:ascii="Arial" w:hAnsi="Arial" w:cs="Arial"/>
        </w:rPr>
        <w:t>Font: Arial 12</w:t>
      </w:r>
    </w:p>
    <w:p w14:paraId="44D14653" w14:textId="77777777" w:rsidR="00706DF6" w:rsidRPr="00AD6AF1" w:rsidRDefault="00706DF6">
      <w:pPr>
        <w:pStyle w:val="CommentText"/>
        <w:rPr>
          <w:rFonts w:ascii="Arial" w:hAnsi="Arial" w:cs="Arial"/>
          <w:b/>
          <w:bCs/>
        </w:rPr>
      </w:pPr>
    </w:p>
    <w:p w14:paraId="17131EAA" w14:textId="7EA45627" w:rsidR="00706DF6" w:rsidRDefault="00706DF6">
      <w:pPr>
        <w:pStyle w:val="CommentText"/>
        <w:rPr>
          <w:rFonts w:ascii="Arial" w:hAnsi="Arial" w:cs="Arial"/>
          <w:b/>
          <w:bCs/>
        </w:rPr>
      </w:pPr>
      <w:r w:rsidRPr="00AD6AF1">
        <w:rPr>
          <w:rFonts w:ascii="Arial" w:hAnsi="Arial" w:cs="Arial"/>
          <w:b/>
          <w:bCs/>
        </w:rPr>
        <w:t>Bold Main Headers</w:t>
      </w:r>
    </w:p>
    <w:p w14:paraId="018A1361" w14:textId="7ADB0955" w:rsidR="00706DF6" w:rsidRPr="00171088" w:rsidRDefault="00706DF6">
      <w:pPr>
        <w:pStyle w:val="CommentText"/>
        <w:rPr>
          <w:rFonts w:ascii="Arial" w:hAnsi="Arial" w:cs="Arial"/>
          <w:u w:val="single"/>
        </w:rPr>
      </w:pPr>
      <w:r>
        <w:rPr>
          <w:rFonts w:ascii="Arial" w:hAnsi="Arial" w:cs="Arial"/>
          <w:u w:val="single"/>
        </w:rPr>
        <w:t>Underline Sub-header</w:t>
      </w:r>
    </w:p>
    <w:p w14:paraId="620AAEF9" w14:textId="16CAD6EF" w:rsidR="00706DF6" w:rsidRPr="00AD6AF1" w:rsidRDefault="00706DF6">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706DF6" w:rsidRPr="00AD6AF1" w:rsidRDefault="00706DF6">
      <w:pPr>
        <w:pStyle w:val="CommentText"/>
        <w:rPr>
          <w:rFonts w:ascii="Arial" w:hAnsi="Arial" w:cs="Arial"/>
          <w:i/>
          <w:iCs/>
        </w:rPr>
      </w:pPr>
    </w:p>
    <w:p w14:paraId="20B7325D" w14:textId="54F6E7A0" w:rsidR="00706DF6" w:rsidRPr="00AD6AF1" w:rsidRDefault="00706DF6">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706DF6" w:rsidRPr="00AD6AF1" w:rsidRDefault="00706DF6">
      <w:pPr>
        <w:pStyle w:val="CommentText"/>
        <w:rPr>
          <w:rFonts w:ascii="Arial" w:hAnsi="Arial" w:cs="Arial"/>
        </w:rPr>
      </w:pPr>
      <w:r w:rsidRPr="00AD6AF1">
        <w:rPr>
          <w:rFonts w:ascii="Arial" w:hAnsi="Arial" w:cs="Arial"/>
        </w:rPr>
        <w:t>1.5x Line spacing</w:t>
      </w:r>
    </w:p>
    <w:p w14:paraId="7548B190" w14:textId="79514870" w:rsidR="00706DF6" w:rsidRDefault="00706DF6">
      <w:pPr>
        <w:pStyle w:val="CommentText"/>
        <w:rPr>
          <w:rFonts w:ascii="Arial" w:hAnsi="Arial" w:cs="Arial"/>
        </w:rPr>
      </w:pPr>
      <w:r w:rsidRPr="00AD6AF1">
        <w:rPr>
          <w:rFonts w:ascii="Arial" w:hAnsi="Arial" w:cs="Arial"/>
        </w:rPr>
        <w:t>No interstitial spacing between paragraphs</w:t>
      </w:r>
    </w:p>
    <w:p w14:paraId="3E54E0A1" w14:textId="4644D44B" w:rsidR="00706DF6" w:rsidRPr="00AD6AF1" w:rsidRDefault="00706DF6">
      <w:pPr>
        <w:pStyle w:val="CommentText"/>
        <w:rPr>
          <w:rFonts w:ascii="Arial" w:hAnsi="Arial" w:cs="Arial"/>
        </w:rPr>
      </w:pPr>
      <w:r>
        <w:rPr>
          <w:rFonts w:ascii="Arial" w:hAnsi="Arial" w:cs="Arial"/>
        </w:rPr>
        <w:t xml:space="preserve">No blank line at start of new text after header </w:t>
      </w:r>
    </w:p>
    <w:p w14:paraId="20827E11" w14:textId="7CD46FA8" w:rsidR="00706DF6" w:rsidRDefault="00706DF6">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706DF6" w:rsidRDefault="00706DF6">
      <w:pPr>
        <w:pStyle w:val="CommentText"/>
        <w:rPr>
          <w:rFonts w:ascii="Arial" w:hAnsi="Arial" w:cs="Arial"/>
        </w:rPr>
      </w:pPr>
      <w:r>
        <w:rPr>
          <w:rFonts w:ascii="Arial" w:hAnsi="Arial" w:cs="Arial"/>
        </w:rPr>
        <w:t>Page break between main headers</w:t>
      </w:r>
    </w:p>
    <w:p w14:paraId="66C72283" w14:textId="77777777" w:rsidR="00706DF6" w:rsidRDefault="00706DF6">
      <w:pPr>
        <w:pStyle w:val="CommentText"/>
        <w:rPr>
          <w:rFonts w:ascii="Arial" w:hAnsi="Arial" w:cs="Arial"/>
        </w:rPr>
      </w:pPr>
    </w:p>
    <w:p w14:paraId="2F3B23F1" w14:textId="77777777" w:rsidR="00706DF6" w:rsidRDefault="00706DF6">
      <w:pPr>
        <w:pStyle w:val="CommentText"/>
        <w:rPr>
          <w:rFonts w:ascii="Arial" w:hAnsi="Arial" w:cs="Arial"/>
        </w:rPr>
      </w:pPr>
      <w:r>
        <w:rPr>
          <w:rFonts w:ascii="Arial" w:hAnsi="Arial" w:cs="Arial"/>
        </w:rPr>
        <w:t>Tables and Figures:</w:t>
      </w:r>
    </w:p>
    <w:p w14:paraId="7C171EA6" w14:textId="77777777" w:rsidR="00706DF6" w:rsidRDefault="00706DF6">
      <w:pPr>
        <w:pStyle w:val="CommentText"/>
        <w:rPr>
          <w:rFonts w:ascii="Arial" w:hAnsi="Arial" w:cs="Arial"/>
        </w:rPr>
      </w:pPr>
      <w:r>
        <w:rPr>
          <w:rFonts w:ascii="Arial" w:hAnsi="Arial" w:cs="Arial"/>
        </w:rPr>
        <w:t>In line with text</w:t>
      </w:r>
    </w:p>
    <w:p w14:paraId="75560753" w14:textId="77777777" w:rsidR="00706DF6" w:rsidRDefault="00706DF6">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706DF6" w:rsidRDefault="00706DF6">
      <w:pPr>
        <w:pStyle w:val="CommentText"/>
        <w:rPr>
          <w:rFonts w:ascii="Arial" w:hAnsi="Arial" w:cs="Arial"/>
        </w:rPr>
      </w:pPr>
    </w:p>
    <w:p w14:paraId="59045F7D" w14:textId="77777777" w:rsidR="00706DF6" w:rsidRDefault="00706DF6">
      <w:pPr>
        <w:pStyle w:val="CommentText"/>
        <w:rPr>
          <w:rFonts w:ascii="Arial" w:hAnsi="Arial" w:cs="Arial"/>
        </w:rPr>
      </w:pPr>
      <w:r>
        <w:rPr>
          <w:rFonts w:ascii="Arial" w:hAnsi="Arial" w:cs="Arial"/>
        </w:rPr>
        <w:t>Color Scheme:</w:t>
      </w:r>
    </w:p>
    <w:p w14:paraId="232E7E8C" w14:textId="77777777" w:rsidR="00706DF6" w:rsidRDefault="00706DF6">
      <w:pPr>
        <w:pStyle w:val="CommentText"/>
        <w:rPr>
          <w:rFonts w:ascii="Arial" w:hAnsi="Arial" w:cs="Arial"/>
        </w:rPr>
      </w:pPr>
      <w:r>
        <w:rPr>
          <w:rFonts w:ascii="Arial" w:hAnsi="Arial" w:cs="Arial"/>
        </w:rPr>
        <w:t>Paul Tol’s Bright Color Scheme for unordered categorical variables</w:t>
      </w:r>
    </w:p>
    <w:p w14:paraId="6C774086" w14:textId="733E8406" w:rsidR="00706DF6" w:rsidRDefault="00706DF6">
      <w:pPr>
        <w:pStyle w:val="CommentText"/>
        <w:rPr>
          <w:rFonts w:ascii="Arial" w:hAnsi="Arial" w:cs="Arial"/>
        </w:rPr>
      </w:pPr>
      <w:r>
        <w:rPr>
          <w:rFonts w:ascii="Arial" w:hAnsi="Arial" w:cs="Arial"/>
        </w:rPr>
        <w:t>Viridis for continuous, or ordered variables</w:t>
      </w:r>
    </w:p>
    <w:p w14:paraId="617558C0" w14:textId="5F6FCC61" w:rsidR="00706DF6" w:rsidRPr="00171088" w:rsidRDefault="00706DF6">
      <w:pPr>
        <w:pStyle w:val="CommentText"/>
      </w:pPr>
    </w:p>
  </w:comment>
  <w:comment w:id="2" w:author="COUTURE Ryan B * ODFW" w:date="2022-11-14T15:44:00Z" w:initials="CRB*O">
    <w:p w14:paraId="323633C6" w14:textId="77777777" w:rsidR="00706DF6" w:rsidRDefault="00706DF6" w:rsidP="001F7B0A">
      <w:pPr>
        <w:pStyle w:val="CommentText"/>
      </w:pPr>
      <w:r>
        <w:rPr>
          <w:rStyle w:val="CommentReference"/>
        </w:rPr>
        <w:annotationRef/>
      </w:r>
      <w:r>
        <w:t>There "may" be samples from Above Cougar for some of these years as well.  Do we have any of these samples or data?</w:t>
      </w:r>
    </w:p>
  </w:comment>
  <w:comment w:id="3" w:author="COUTURE Ryan B * ODFW" w:date="2022-11-14T15:54:00Z" w:initials="CRB*O">
    <w:p w14:paraId="78F475B3" w14:textId="77777777" w:rsidR="00706DF6" w:rsidRDefault="00706DF6" w:rsidP="001F7B0A">
      <w:pPr>
        <w:pStyle w:val="CommentText"/>
      </w:pPr>
      <w:r>
        <w:rPr>
          <w:rStyle w:val="CommentReference"/>
        </w:rPr>
        <w:annotationRef/>
      </w:r>
      <w:r>
        <w:t>Below in the methods there is a comment about above dam SGS</w:t>
      </w:r>
    </w:p>
  </w:comment>
  <w:comment w:id="4" w:author="David Dayan" w:date="2022-11-17T17:32:00Z" w:initials="DD">
    <w:p w14:paraId="5EF16421" w14:textId="740AA789" w:rsidR="00706DF6" w:rsidRDefault="00706DF6">
      <w:pPr>
        <w:pStyle w:val="CommentText"/>
      </w:pPr>
      <w:r>
        <w:rPr>
          <w:rStyle w:val="CommentReference"/>
        </w:rPr>
        <w:annotationRef/>
      </w:r>
      <w:r>
        <w:t xml:space="preserve">Yes, there are 12 precocial males and 5 NOR carcasses from above the dam that are evaluated as candidate parents. </w:t>
      </w:r>
    </w:p>
  </w:comment>
  <w:comment w:id="5" w:author="David Dayan" w:date="2022-11-01T15:41:00Z" w:initials="DD">
    <w:p w14:paraId="25F51C9C" w14:textId="57CA1CA4" w:rsidR="00706DF6" w:rsidRDefault="00706DF6">
      <w:pPr>
        <w:pStyle w:val="CommentText"/>
      </w:pPr>
      <w:r>
        <w:rPr>
          <w:rStyle w:val="CommentReference"/>
        </w:rPr>
        <w:annotationRef/>
      </w:r>
      <w:r>
        <w:t xml:space="preserve">Our research addresses the RM&amp;E needs of more RPAs than we listed in NSNT report. I included them in the draft here, using prior MCKR reports for guidance, but they should probably be reviewed carefully by those more familiar with the </w:t>
      </w:r>
      <w:proofErr w:type="spellStart"/>
      <w:r>
        <w:t>BiOp</w:t>
      </w:r>
      <w:proofErr w:type="spellEnd"/>
      <w:r>
        <w:t xml:space="preserve">. </w:t>
      </w:r>
    </w:p>
    <w:p w14:paraId="7B10AEC8" w14:textId="77777777" w:rsidR="00706DF6" w:rsidRDefault="00706DF6">
      <w:pPr>
        <w:pStyle w:val="CommentText"/>
      </w:pPr>
    </w:p>
    <w:p w14:paraId="24941711" w14:textId="77777777" w:rsidR="00706DF6" w:rsidRDefault="00706DF6">
      <w:pPr>
        <w:pStyle w:val="CommentText"/>
      </w:pPr>
      <w:r>
        <w:t xml:space="preserve">I included a rationale as a comment for each of the RPAs that I included in addition to those identified by Banks 2014. </w:t>
      </w:r>
    </w:p>
    <w:p w14:paraId="6A86FC1D" w14:textId="77777777" w:rsidR="00706DF6" w:rsidRDefault="00706DF6">
      <w:pPr>
        <w:pStyle w:val="CommentText"/>
      </w:pPr>
    </w:p>
    <w:p w14:paraId="71EF79D4" w14:textId="4ECB2F2A" w:rsidR="00706DF6" w:rsidRDefault="00706DF6" w:rsidP="00970706">
      <w:pPr>
        <w:pStyle w:val="CommentText"/>
      </w:pPr>
      <w:r>
        <w:t xml:space="preserve">Please delete the RPAs as necessary. </w:t>
      </w:r>
    </w:p>
  </w:comment>
  <w:comment w:id="6" w:author="David Dayan" w:date="2022-11-01T15:43:00Z" w:initials="DD">
    <w:p w14:paraId="4BB53B45" w14:textId="77777777" w:rsidR="00706DF6" w:rsidRDefault="00706DF6">
      <w:pPr>
        <w:pStyle w:val="CommentText"/>
      </w:pPr>
      <w:r>
        <w:rPr>
          <w:rStyle w:val="CommentReference"/>
        </w:rPr>
        <w:annotationRef/>
      </w:r>
      <w:r>
        <w:t>Not included in list provided in Banks 2014.</w:t>
      </w:r>
    </w:p>
    <w:p w14:paraId="29175C1D" w14:textId="77777777" w:rsidR="00706DF6" w:rsidRDefault="00706DF6">
      <w:pPr>
        <w:pStyle w:val="CommentText"/>
      </w:pPr>
    </w:p>
    <w:p w14:paraId="6AB748DD" w14:textId="504C998C" w:rsidR="00706DF6" w:rsidRDefault="00706DF6">
      <w:pPr>
        <w:pStyle w:val="CommentText"/>
      </w:pPr>
      <w:r>
        <w:t xml:space="preserve">Evaluating release group level variables allows us to recommend optimization of protocols for handling and release conditions. For example, release group density is included as a fixed effect in the GLMM but is excluded during model selection indicating that the range of densities currently in use are probably working equally well. </w:t>
      </w:r>
    </w:p>
  </w:comment>
  <w:comment w:id="7" w:author="David Dayan" w:date="2022-11-01T15:53:00Z" w:initials="DD">
    <w:p w14:paraId="326705D3" w14:textId="32F40469" w:rsidR="00706DF6" w:rsidRDefault="00706DF6">
      <w:pPr>
        <w:pStyle w:val="CommentText"/>
      </w:pPr>
      <w:r>
        <w:rPr>
          <w:rStyle w:val="CommentReference"/>
        </w:rPr>
        <w:annotationRef/>
      </w:r>
      <w:r>
        <w:t>Not included in list provided in Banks 2014, but this one is pretty straightforward</w:t>
      </w:r>
    </w:p>
  </w:comment>
  <w:comment w:id="8" w:author="David Dayan" w:date="2022-11-01T16:48:00Z" w:initials="DD">
    <w:p w14:paraId="28E1CC18" w14:textId="1BAA42F5" w:rsidR="00706DF6" w:rsidRDefault="00706DF6">
      <w:pPr>
        <w:pStyle w:val="CommentText"/>
      </w:pPr>
      <w:r>
        <w:rPr>
          <w:rStyle w:val="CommentReference"/>
        </w:rPr>
        <w:annotationRef/>
      </w:r>
      <w:r>
        <w:t>Not included in list provided in Banks 2014, but this one is pretty straightforward as well</w:t>
      </w:r>
    </w:p>
  </w:comment>
  <w:comment w:id="9" w:author="David Dayan" w:date="2022-11-01T16:49:00Z" w:initials="DD">
    <w:p w14:paraId="1710B16F" w14:textId="77777777" w:rsidR="00706DF6" w:rsidRDefault="00706DF6">
      <w:pPr>
        <w:pStyle w:val="CommentText"/>
      </w:pPr>
      <w:r>
        <w:rPr>
          <w:rStyle w:val="CommentReference"/>
        </w:rPr>
        <w:annotationRef/>
      </w:r>
      <w:r>
        <w:t>This one is included in Banks 2014, but might need to be removed because it may be focused on RS, not TLF.</w:t>
      </w:r>
    </w:p>
    <w:p w14:paraId="3EF2F3A7" w14:textId="1C9EE700" w:rsidR="00706DF6" w:rsidRDefault="00706DF6">
      <w:pPr>
        <w:pStyle w:val="CommentText"/>
      </w:pPr>
      <w:r>
        <w:t xml:space="preserve"> </w:t>
      </w:r>
    </w:p>
    <w:p w14:paraId="1C7484BC" w14:textId="1360580B" w:rsidR="00706DF6" w:rsidRDefault="00706DF6">
      <w:pPr>
        <w:pStyle w:val="CommentText"/>
      </w:pPr>
      <w:r>
        <w:t>I think it might be worth including because (1) RS and TLF are somewhat correlated, and (2) I think we can infer from its inclusion in the broader RPA (9.5.1) that the question being addressed here is related to adverse effects of hatchery influence on fitness generally, not RS specifically</w:t>
      </w:r>
    </w:p>
  </w:comment>
  <w:comment w:id="10" w:author="Kathleen O'Malley" w:date="2022-11-25T10:59:00Z" w:initials="OMKG">
    <w:p w14:paraId="03F3A267" w14:textId="77777777" w:rsidR="00706DF6" w:rsidRDefault="00706DF6">
      <w:pPr>
        <w:pStyle w:val="CommentText"/>
      </w:pPr>
      <w:r>
        <w:rPr>
          <w:rStyle w:val="CommentReference"/>
        </w:rPr>
        <w:annotationRef/>
      </w:r>
      <w:r>
        <w:t>We can discuss these.</w:t>
      </w:r>
    </w:p>
    <w:p w14:paraId="794C03DE" w14:textId="77777777" w:rsidR="00706DF6" w:rsidRDefault="00706DF6">
      <w:pPr>
        <w:pStyle w:val="CommentText"/>
      </w:pPr>
    </w:p>
    <w:p w14:paraId="2AEE5C29" w14:textId="3AE0BFF7" w:rsidR="00706DF6" w:rsidRDefault="00706DF6">
      <w:pPr>
        <w:pStyle w:val="CommentText"/>
      </w:pPr>
      <w:r>
        <w:t xml:space="preserve">Ryan, I am interested to hear your thoughts regarding these </w:t>
      </w:r>
    </w:p>
  </w:comment>
  <w:comment w:id="11" w:author="COUTURE Ryan B * ODFW" w:date="2022-11-14T15:47:00Z" w:initials="CRB*O">
    <w:p w14:paraId="24E68621" w14:textId="1A1019B8" w:rsidR="00706DF6" w:rsidRDefault="00706DF6" w:rsidP="001F7B0A">
      <w:pPr>
        <w:pStyle w:val="CommentText"/>
      </w:pPr>
      <w:r>
        <w:rPr>
          <w:rStyle w:val="CommentReference"/>
        </w:rPr>
        <w:annotationRef/>
      </w:r>
      <w:r>
        <w:t>HOR's, to my knowledge, collected at Cougar are not hauled and released above Cougar.  Do we have data/samples to support this?</w:t>
      </w:r>
      <w:r>
        <w:br/>
      </w:r>
    </w:p>
  </w:comment>
  <w:comment w:id="12" w:author="David Dayan" w:date="2022-11-29T14:34:00Z" w:initials="DD">
    <w:p w14:paraId="3777EABC" w14:textId="77777777" w:rsidR="00706DF6" w:rsidRDefault="00706DF6">
      <w:pPr>
        <w:pStyle w:val="CommentText"/>
      </w:pPr>
      <w:r>
        <w:rPr>
          <w:rStyle w:val="CommentReference"/>
        </w:rPr>
        <w:annotationRef/>
      </w:r>
      <w:r>
        <w:t>Yes, see email exchange on Nov 17</w:t>
      </w:r>
      <w:r w:rsidRPr="00647F90">
        <w:rPr>
          <w:vertAlign w:val="superscript"/>
        </w:rPr>
        <w:t>th</w:t>
      </w:r>
      <w:r>
        <w:t>.</w:t>
      </w:r>
    </w:p>
    <w:p w14:paraId="3830D622" w14:textId="77777777" w:rsidR="00706DF6" w:rsidRDefault="00706DF6">
      <w:pPr>
        <w:pStyle w:val="CommentText"/>
      </w:pPr>
    </w:p>
    <w:p w14:paraId="1ACB91D6" w14:textId="773D8FDA" w:rsidR="00706DF6" w:rsidRDefault="00706DF6">
      <w:pPr>
        <w:pStyle w:val="CommentText"/>
      </w:pPr>
      <w:r>
        <w:t>However they make up only 8% of all individuals recorded at the trap, so I revised this to “primarily NOR”</w:t>
      </w:r>
    </w:p>
  </w:comment>
  <w:comment w:id="13" w:author="David Dayan" w:date="2022-10-05T17:29:00Z" w:initials="DD">
    <w:p w14:paraId="7640737F" w14:textId="141DDAEB" w:rsidR="00706DF6" w:rsidRDefault="00706DF6">
      <w:pPr>
        <w:pStyle w:val="CommentText"/>
      </w:pPr>
      <w:r>
        <w:rPr>
          <w:rStyle w:val="CommentReference"/>
        </w:rPr>
        <w:annotationRef/>
      </w:r>
      <w:r>
        <w:t>Construction of downstream passage was supposed to start this year? USACE has been enjoined to lower reservoir levels to just 25ft above the RO, but the reservoir is clearly higher than that? It’s very hard to understand what is actually happening on this front from the outside. Will be good to get input form Ryan.</w:t>
      </w:r>
    </w:p>
  </w:comment>
  <w:comment w:id="14" w:author="COUTURE Ryan B * ODFW" w:date="2022-11-14T15:50:00Z" w:initials="CRB*O">
    <w:p w14:paraId="151E4AAA" w14:textId="77777777" w:rsidR="00706DF6" w:rsidRDefault="00706DF6" w:rsidP="001F7B0A">
      <w:pPr>
        <w:pStyle w:val="CommentText"/>
      </w:pPr>
      <w:r>
        <w:rPr>
          <w:rStyle w:val="CommentReference"/>
        </w:rPr>
        <w:annotationRef/>
      </w:r>
      <w:r>
        <w:t>I can try to help on this one.  There are a number of injunction measures intended to increase downstream passage survival.  No construction is planned in the near term, just draw down, etc.</w:t>
      </w:r>
    </w:p>
  </w:comment>
  <w:comment w:id="15" w:author="COUTURE Ryan B * ODFW" w:date="2022-11-14T15:50:00Z" w:initials="CRB*O">
    <w:p w14:paraId="6CD55E46" w14:textId="77777777" w:rsidR="00706DF6" w:rsidRDefault="00706DF6" w:rsidP="001F7B0A">
      <w:pPr>
        <w:pStyle w:val="CommentText"/>
      </w:pPr>
      <w:r>
        <w:rPr>
          <w:rStyle w:val="CommentReference"/>
        </w:rPr>
        <w:annotationRef/>
      </w:r>
      <w:r>
        <w:t>I may need to get some clarification from Jeff Ziller if we need more detail here</w:t>
      </w:r>
    </w:p>
  </w:comment>
  <w:comment w:id="18" w:author="David Dayan" w:date="2022-10-07T12:16:00Z" w:initials="DD">
    <w:p w14:paraId="3C71B80D" w14:textId="2DFDA2F9" w:rsidR="00706DF6" w:rsidRDefault="00706DF6">
      <w:pPr>
        <w:pStyle w:val="CommentText"/>
      </w:pPr>
      <w:r>
        <w:rPr>
          <w:rStyle w:val="CommentReference"/>
        </w:rPr>
        <w:annotationRef/>
      </w:r>
      <w:r>
        <w:t>This is the map from Sard 2016. Time permitting, I’d really like to create a new map that demonstrates the location of the downstream release site, all sites above the dam with names, both the Leaburg and McKenzie hatcheries, and some depiction of the LSDR/recycling program</w:t>
      </w:r>
    </w:p>
  </w:comment>
  <w:comment w:id="19" w:author="Kathleen O'Malley" w:date="2022-10-15T14:24:00Z" w:initials="OMKG">
    <w:p w14:paraId="4E0DD0B5" w14:textId="4A2C9B06" w:rsidR="00706DF6" w:rsidRDefault="00706DF6">
      <w:pPr>
        <w:pStyle w:val="CommentText"/>
      </w:pPr>
      <w:r>
        <w:rPr>
          <w:rStyle w:val="CommentReference"/>
        </w:rPr>
        <w:annotationRef/>
      </w:r>
      <w:r>
        <w:t>Sounds good</w:t>
      </w:r>
    </w:p>
  </w:comment>
  <w:comment w:id="20" w:author="David Dayan" w:date="2022-10-21T15:08:00Z" w:initials="DD">
    <w:p w14:paraId="72F4E345" w14:textId="29EC2D94" w:rsidR="00706DF6" w:rsidRDefault="00706DF6">
      <w:pPr>
        <w:pStyle w:val="CommentText"/>
      </w:pPr>
      <w:r>
        <w:rPr>
          <w:rStyle w:val="CommentReference"/>
        </w:rPr>
        <w:annotationRef/>
      </w:r>
      <w:r>
        <w:t>Current figure doesn’t include Forest Glen (downstream release site)</w:t>
      </w:r>
    </w:p>
  </w:comment>
  <w:comment w:id="22" w:author="COUTURE Ryan B * ODFW" w:date="2022-11-14T15:52:00Z" w:initials="CRB*O">
    <w:p w14:paraId="24BB4FBB" w14:textId="77777777" w:rsidR="00706DF6" w:rsidRDefault="00706DF6" w:rsidP="001F7B0A">
      <w:pPr>
        <w:pStyle w:val="CommentText"/>
      </w:pPr>
      <w:r>
        <w:rPr>
          <w:rStyle w:val="CommentReference"/>
        </w:rPr>
        <w:annotationRef/>
      </w:r>
      <w:r>
        <w:t xml:space="preserve">As noted above, I didn't think this was the practice, but USACE operates this facility.  </w:t>
      </w:r>
    </w:p>
  </w:comment>
  <w:comment w:id="23" w:author="David Dayan" w:date="2022-11-14T17:06:00Z" w:initials="DD">
    <w:p w14:paraId="4D1ECB78" w14:textId="7EE598D2" w:rsidR="00706DF6" w:rsidRDefault="00706DF6">
      <w:pPr>
        <w:pStyle w:val="CommentText"/>
      </w:pPr>
      <w:r>
        <w:rPr>
          <w:rStyle w:val="CommentReference"/>
        </w:rPr>
        <w:annotationRef/>
      </w:r>
      <w:r>
        <w:t>See email correspondence Nov 17th</w:t>
      </w:r>
    </w:p>
  </w:comment>
  <w:comment w:id="24" w:author="Kathleen O'Malley" w:date="2022-11-25T11:32:00Z" w:initials="OMKG">
    <w:p w14:paraId="5A51BEBC" w14:textId="09003C7C" w:rsidR="00706DF6" w:rsidRDefault="00706DF6">
      <w:pPr>
        <w:pStyle w:val="CommentText"/>
      </w:pPr>
      <w:r>
        <w:rPr>
          <w:rStyle w:val="CommentReference"/>
        </w:rPr>
        <w:annotationRef/>
      </w:r>
      <w:r>
        <w:t xml:space="preserve">Let’s chat about this paragraph </w:t>
      </w:r>
    </w:p>
  </w:comment>
  <w:comment w:id="25" w:author="COUTURE Ryan B * ODFW" w:date="2022-11-14T15:58:00Z" w:initials="CRB*O">
    <w:p w14:paraId="0CD5EE18" w14:textId="77777777" w:rsidR="00706DF6" w:rsidRDefault="00706DF6" w:rsidP="001F7B0A">
      <w:pPr>
        <w:pStyle w:val="CommentText"/>
      </w:pPr>
      <w:r>
        <w:rPr>
          <w:rStyle w:val="CommentReference"/>
        </w:rPr>
        <w:annotationRef/>
      </w:r>
      <w:r>
        <w:t>Is there a way to differentiate whether these would have been HOR or NOR parents, or a combination of HxW?</w:t>
      </w:r>
    </w:p>
  </w:comment>
  <w:comment w:id="26" w:author="David Dayan" w:date="2022-11-18T16:00:00Z" w:initials="DD">
    <w:p w14:paraId="1A97070D" w14:textId="7E2D7510" w:rsidR="00706DF6" w:rsidRDefault="00706DF6">
      <w:pPr>
        <w:pStyle w:val="CommentText"/>
      </w:pPr>
      <w:r>
        <w:rPr>
          <w:rStyle w:val="CommentReference"/>
        </w:rPr>
        <w:annotationRef/>
      </w:r>
      <w:r>
        <w:t>Edited with more detail to address a similar question from Kathleen (why not attempt to assign offspring to below dam parents as well):</w:t>
      </w:r>
    </w:p>
    <w:p w14:paraId="35DB826D" w14:textId="77777777" w:rsidR="00706DF6" w:rsidRDefault="00706DF6">
      <w:pPr>
        <w:pStyle w:val="CommentText"/>
      </w:pPr>
    </w:p>
    <w:p w14:paraId="4198A270" w14:textId="599F8218" w:rsidR="00706DF6" w:rsidRDefault="00706DF6">
      <w:pPr>
        <w:pStyle w:val="CommentText"/>
      </w:pPr>
      <w:r>
        <w:t xml:space="preserve">We are not able to differentiate whether these would have been HOR or NOR parents, or a combination of </w:t>
      </w:r>
      <w:proofErr w:type="spellStart"/>
      <w:r>
        <w:t>HxW</w:t>
      </w:r>
      <w:proofErr w:type="spellEnd"/>
      <w:r>
        <w:t xml:space="preserve"> without further genotyping of their likely parents (i.e. the entire hatchery broodstock and NOR salmon below the dam). </w:t>
      </w:r>
    </w:p>
    <w:p w14:paraId="66349D50" w14:textId="77777777" w:rsidR="00706DF6" w:rsidRDefault="00706DF6">
      <w:pPr>
        <w:pStyle w:val="CommentText"/>
      </w:pPr>
    </w:p>
    <w:p w14:paraId="3B4AA5D5" w14:textId="77777777" w:rsidR="00706DF6" w:rsidRDefault="00706DF6">
      <w:pPr>
        <w:pStyle w:val="CommentText"/>
      </w:pPr>
      <w:r>
        <w:t xml:space="preserve">Our assignment procedures require an estimate of the ratio of sampled to unsampled parents. As this ratio falls, the power to make assignments is reduced. </w:t>
      </w:r>
    </w:p>
    <w:p w14:paraId="628AC4F5" w14:textId="77777777" w:rsidR="00706DF6" w:rsidRDefault="00706DF6">
      <w:pPr>
        <w:pStyle w:val="CommentText"/>
      </w:pPr>
    </w:p>
    <w:p w14:paraId="68169CF5" w14:textId="4E0AD49F" w:rsidR="00706DF6" w:rsidRDefault="00706DF6">
      <w:pPr>
        <w:pStyle w:val="CommentText"/>
      </w:pPr>
      <w:r>
        <w:t xml:space="preserve">In the case of assigning potential offspring to below dam parents, this ratio is likely to be so low as to make all assignments null. </w:t>
      </w:r>
    </w:p>
    <w:p w14:paraId="788CA6EB" w14:textId="282B0904" w:rsidR="00706DF6" w:rsidRDefault="00706DF6">
      <w:pPr>
        <w:pStyle w:val="CommentText"/>
      </w:pPr>
    </w:p>
    <w:p w14:paraId="160597A0" w14:textId="2BC5E53E" w:rsidR="00706DF6" w:rsidRDefault="00706DF6">
      <w:pPr>
        <w:pStyle w:val="CommentText"/>
      </w:pPr>
      <w:r>
        <w:t xml:space="preserve">Pooling our limited sample of below dam parents with the well sampled above dam parents would improve the ratio, but come at the cost of drastically reducing power to make assign offspring to above dam parents. </w:t>
      </w:r>
    </w:p>
    <w:p w14:paraId="27B16E2D" w14:textId="77777777" w:rsidR="00706DF6" w:rsidRDefault="00706DF6">
      <w:pPr>
        <w:pStyle w:val="CommentText"/>
      </w:pPr>
    </w:p>
    <w:p w14:paraId="4924BC68" w14:textId="3D525FB0" w:rsidR="00706DF6" w:rsidRDefault="00706DF6">
      <w:pPr>
        <w:pStyle w:val="CommentText"/>
      </w:pPr>
      <w:r>
        <w:t>I do address Ryan’s question for the above dam parents (</w:t>
      </w:r>
      <w:proofErr w:type="spellStart"/>
      <w:r>
        <w:t>WxW</w:t>
      </w:r>
      <w:proofErr w:type="spellEnd"/>
      <w:r>
        <w:t xml:space="preserve"> vs </w:t>
      </w:r>
      <w:proofErr w:type="spellStart"/>
      <w:r>
        <w:t>HxW</w:t>
      </w:r>
      <w:proofErr w:type="spellEnd"/>
      <w:r>
        <w:t xml:space="preserve"> and </w:t>
      </w:r>
      <w:proofErr w:type="spellStart"/>
      <w:r>
        <w:t>HxH</w:t>
      </w:r>
      <w:proofErr w:type="spellEnd"/>
      <w:r>
        <w:t xml:space="preserve">), but didn’t include this in the report. </w:t>
      </w:r>
    </w:p>
  </w:comment>
  <w:comment w:id="30" w:author="David Dayan" w:date="2022-10-19T16:49:00Z" w:initials="DD">
    <w:p w14:paraId="77D7639B" w14:textId="2763C600" w:rsidR="00706DF6" w:rsidRPr="00554D18" w:rsidRDefault="00706DF6">
      <w:pPr>
        <w:pStyle w:val="CommentText"/>
        <w:rPr>
          <w:highlight w:val="cyan"/>
        </w:rPr>
      </w:pPr>
      <w:r>
        <w:rPr>
          <w:rStyle w:val="CommentReference"/>
        </w:rPr>
        <w:annotationRef/>
      </w:r>
      <w:r w:rsidRPr="00113D3A">
        <w:rPr>
          <w:highlight w:val="cyan"/>
        </w:rPr>
        <w:t xml:space="preserve">Here is the first place that we note all results presented here  </w:t>
      </w:r>
      <w:r w:rsidRPr="00554D18">
        <w:rPr>
          <w:highlight w:val="cyan"/>
        </w:rPr>
        <w:t>are recalculated using the new pedigrees.</w:t>
      </w:r>
    </w:p>
    <w:p w14:paraId="5D46159A" w14:textId="64B78BEF" w:rsidR="00706DF6" w:rsidRPr="00554D18" w:rsidRDefault="00706DF6">
      <w:pPr>
        <w:pStyle w:val="CommentText"/>
        <w:rPr>
          <w:highlight w:val="cyan"/>
        </w:rPr>
      </w:pPr>
    </w:p>
    <w:p w14:paraId="70804B9A" w14:textId="04D18D12" w:rsidR="00706DF6" w:rsidRDefault="00706DF6">
      <w:pPr>
        <w:pStyle w:val="CommentText"/>
      </w:pPr>
      <w:r w:rsidRPr="00554D18">
        <w:rPr>
          <w:highlight w:val="cyan"/>
        </w:rPr>
        <w:t>Really this entire paragraph serves to explain the differences between this report and the previous reports.</w:t>
      </w:r>
    </w:p>
    <w:p w14:paraId="7FFE31B8" w14:textId="45F23490" w:rsidR="00706DF6" w:rsidRDefault="00706DF6">
      <w:pPr>
        <w:pStyle w:val="CommentText"/>
      </w:pPr>
    </w:p>
  </w:comment>
  <w:comment w:id="31" w:author="COUTURE Ryan B * ODFW" w:date="2022-11-14T16:03:00Z" w:initials="CRB*O">
    <w:p w14:paraId="55C88042" w14:textId="77777777" w:rsidR="00706DF6" w:rsidRDefault="00706DF6" w:rsidP="001F7B0A">
      <w:pPr>
        <w:pStyle w:val="CommentText"/>
      </w:pPr>
      <w:r>
        <w:rPr>
          <w:rStyle w:val="CommentReference"/>
        </w:rPr>
        <w:annotationRef/>
      </w:r>
      <w:r>
        <w:t>To confirm, recalculating results from the Banks papers as well as Sard?</w:t>
      </w:r>
    </w:p>
  </w:comment>
  <w:comment w:id="32" w:author="David Dayan" w:date="2022-11-18T16:07:00Z" w:initials="DD">
    <w:p w14:paraId="6F5E5493" w14:textId="634E66ED" w:rsidR="00706DF6" w:rsidRDefault="00706DF6">
      <w:pPr>
        <w:pStyle w:val="CommentText"/>
      </w:pPr>
      <w:r>
        <w:rPr>
          <w:rStyle w:val="CommentReference"/>
        </w:rPr>
        <w:annotationRef/>
      </w:r>
      <w:r>
        <w:t xml:space="preserve">Yes. The Sard 2016 analysis and results is very similar to the Banks 2014 report. </w:t>
      </w:r>
    </w:p>
  </w:comment>
  <w:comment w:id="33" w:author="David Dayan" w:date="2022-11-14T13:09:00Z" w:initials="DD">
    <w:p w14:paraId="1DAE01B0" w14:textId="15714045" w:rsidR="00706DF6" w:rsidRDefault="00706DF6">
      <w:pPr>
        <w:pStyle w:val="CommentText"/>
        <w:rPr>
          <w:rStyle w:val="CommentReference"/>
        </w:rPr>
      </w:pPr>
      <w:r>
        <w:rPr>
          <w:rStyle w:val="CommentReference"/>
        </w:rPr>
        <w:annotationRef/>
      </w:r>
      <w:r>
        <w:rPr>
          <w:rStyle w:val="CommentReference"/>
        </w:rPr>
        <w:t xml:space="preserve">My preference is to keep the name of this variable (TLF – the number of adult offspring assigned to a candidate parent), and simply note where our pedigree underestimates TLF. </w:t>
      </w:r>
    </w:p>
    <w:p w14:paraId="49EF337F" w14:textId="77777777" w:rsidR="00706DF6" w:rsidRDefault="00706DF6">
      <w:pPr>
        <w:pStyle w:val="CommentText"/>
        <w:rPr>
          <w:rStyle w:val="CommentReference"/>
        </w:rPr>
      </w:pPr>
    </w:p>
    <w:p w14:paraId="464AB315" w14:textId="04791A10" w:rsidR="00706DF6" w:rsidRDefault="00706DF6">
      <w:pPr>
        <w:pStyle w:val="CommentText"/>
      </w:pPr>
      <w:r>
        <w:rPr>
          <w:rStyle w:val="CommentReference"/>
        </w:rPr>
        <w:t xml:space="preserve">The alternative, changing the variable name to “fitness” when, for example, age 6 offspring are excluded, seems very confusing to me, particularly because we talk about multiple measures of fitness in the discussion. Previous reports present both reproductive success (age 1 offspring assigned to candidate parents), and TLF, then synthesize these results to discuss “fitness” generally. </w:t>
      </w:r>
    </w:p>
  </w:comment>
  <w:comment w:id="34" w:author="COUTURE Ryan B * ODFW" w:date="2022-11-14T16:14:00Z" w:initials="CRB*O">
    <w:p w14:paraId="5C6CCBBC" w14:textId="77777777" w:rsidR="00706DF6" w:rsidRDefault="00706DF6" w:rsidP="001F7B0A">
      <w:pPr>
        <w:pStyle w:val="CommentText"/>
      </w:pPr>
      <w:r>
        <w:rPr>
          <w:rStyle w:val="CommentReference"/>
        </w:rPr>
        <w:annotationRef/>
      </w:r>
      <w:r>
        <w:t xml:space="preserve">To ensure I follow, this is because all returning adults (offspring) from these candidate parent cohorts have not yet returned?  </w:t>
      </w:r>
    </w:p>
  </w:comment>
  <w:comment w:id="35" w:author="COUTURE Ryan B * ODFW" w:date="2022-11-14T16:15:00Z" w:initials="CRB*O">
    <w:p w14:paraId="2154E048" w14:textId="29427FB1" w:rsidR="00706DF6" w:rsidRDefault="00706DF6" w:rsidP="001F7B0A">
      <w:pPr>
        <w:pStyle w:val="CommentText"/>
      </w:pPr>
      <w:r>
        <w:rPr>
          <w:rStyle w:val="CommentReference"/>
        </w:rPr>
        <w:annotationRef/>
      </w:r>
      <w:r>
        <w:t>Maybe I'm missing something because it seems like we would have complete data sets at least for 2015...</w:t>
      </w:r>
    </w:p>
  </w:comment>
  <w:comment w:id="36" w:author="David Dayan" w:date="2022-11-18T16:08:00Z" w:initials="DD">
    <w:p w14:paraId="566BB623" w14:textId="77777777" w:rsidR="00706DF6" w:rsidRDefault="00706DF6">
      <w:pPr>
        <w:pStyle w:val="CommentText"/>
      </w:pPr>
      <w:r>
        <w:rPr>
          <w:rStyle w:val="CommentReference"/>
        </w:rPr>
        <w:annotationRef/>
      </w:r>
      <w:r>
        <w:t xml:space="preserve">2015 parent TLF would require sampling offspring in 2018, 2019, 2020 and </w:t>
      </w:r>
      <w:r w:rsidRPr="00B20065">
        <w:rPr>
          <w:b/>
          <w:bCs/>
        </w:rPr>
        <w:t>2021</w:t>
      </w:r>
      <w:r>
        <w:rPr>
          <w:b/>
          <w:bCs/>
        </w:rPr>
        <w:t xml:space="preserve">. </w:t>
      </w:r>
      <w:r>
        <w:t>The 2021 offspring are not included in this report, but expected to contribute little to overall fitness (~ 2%).</w:t>
      </w:r>
    </w:p>
    <w:p w14:paraId="49B07D35" w14:textId="77777777" w:rsidR="00706DF6" w:rsidRDefault="00706DF6">
      <w:pPr>
        <w:pStyle w:val="CommentText"/>
      </w:pPr>
    </w:p>
    <w:p w14:paraId="56E0BE56" w14:textId="7E1FDDCD" w:rsidR="00706DF6" w:rsidRDefault="00706DF6">
      <w:pPr>
        <w:pStyle w:val="CommentText"/>
      </w:pPr>
      <w:r>
        <w:t>We’ve had some back and forth internally about what to do here: call it TLF with a *, partial TLF or something along the lines of “partial fitness”</w:t>
      </w:r>
      <w:r w:rsidRPr="00B20065">
        <w:rPr>
          <w:b/>
          <w:bCs/>
        </w:rPr>
        <w:t xml:space="preserve">  </w:t>
      </w:r>
    </w:p>
  </w:comment>
  <w:comment w:id="37" w:author="Kathleen O'Malley" w:date="2022-11-25T15:18:00Z" w:initials="OMKG">
    <w:p w14:paraId="11BD07E7" w14:textId="0323F3BE" w:rsidR="00706DF6" w:rsidRDefault="00706DF6">
      <w:pPr>
        <w:pStyle w:val="CommentText"/>
      </w:pPr>
      <w:r>
        <w:rPr>
          <w:rStyle w:val="CommentReference"/>
        </w:rPr>
        <w:annotationRef/>
      </w:r>
      <w:r>
        <w:t>Not sure what you are stating here. We know the general age structure of McKenzie Chinook salmon.</w:t>
      </w:r>
    </w:p>
  </w:comment>
  <w:comment w:id="38" w:author="David Dayan" w:date="2022-11-29T18:23:00Z" w:initials="DD">
    <w:p w14:paraId="68A344F7" w14:textId="066877EF" w:rsidR="00706DF6" w:rsidRDefault="00706DF6" w:rsidP="00F22A6C">
      <w:pPr>
        <w:pStyle w:val="CommentText"/>
      </w:pPr>
      <w:r>
        <w:rPr>
          <w:rStyle w:val="CommentReference"/>
        </w:rPr>
        <w:annotationRef/>
      </w:r>
      <w:r>
        <w:t xml:space="preserve">Yes, I’m saying that once we evaluate the age structure (in the results) we will be able to estimate how much TLF is underestimated. </w:t>
      </w:r>
    </w:p>
    <w:p w14:paraId="70CDBC86" w14:textId="1FC6636F" w:rsidR="00706DF6" w:rsidRDefault="00706DF6" w:rsidP="00F22A6C">
      <w:pPr>
        <w:pStyle w:val="CommentText"/>
      </w:pPr>
    </w:p>
    <w:p w14:paraId="18E14B74" w14:textId="05787DAF" w:rsidR="00706DF6" w:rsidRDefault="00706DF6" w:rsidP="00F22A6C">
      <w:pPr>
        <w:pStyle w:val="CommentText"/>
      </w:pPr>
      <w:r>
        <w:t xml:space="preserve">For example, we feel comfortable presenting 2015 TLF using only age 3 – 5 offspring because age 6 offspring represent only 2% of offspring. </w:t>
      </w:r>
    </w:p>
    <w:p w14:paraId="5BD420F5" w14:textId="740138EF" w:rsidR="00706DF6" w:rsidRDefault="00706DF6" w:rsidP="00F22A6C">
      <w:pPr>
        <w:pStyle w:val="CommentText"/>
      </w:pPr>
    </w:p>
    <w:p w14:paraId="6DF2122C" w14:textId="5DF9AFDC" w:rsidR="00706DF6" w:rsidRDefault="00706DF6" w:rsidP="00F22A6C">
      <w:pPr>
        <w:pStyle w:val="CommentText"/>
      </w:pPr>
      <w:r>
        <w:t xml:space="preserve">Perhaps it would be best to just delete the entire clause, if it’s confusing? </w:t>
      </w:r>
    </w:p>
    <w:p w14:paraId="3F30DAA6" w14:textId="50DB3D48" w:rsidR="00706DF6" w:rsidRDefault="00706DF6">
      <w:pPr>
        <w:pStyle w:val="CommentText"/>
      </w:pPr>
      <w:r>
        <w:t xml:space="preserve"> </w:t>
      </w:r>
    </w:p>
  </w:comment>
  <w:comment w:id="39" w:author="Kathleen O'Malley" w:date="2022-11-25T15:32:00Z" w:initials="OMKG">
    <w:p w14:paraId="2B15AA84" w14:textId="202A2396" w:rsidR="00706DF6" w:rsidRDefault="00706DF6">
      <w:pPr>
        <w:pStyle w:val="CommentText"/>
      </w:pPr>
      <w:r>
        <w:rPr>
          <w:rStyle w:val="CommentReference"/>
        </w:rPr>
        <w:annotationRef/>
      </w:r>
      <w:r>
        <w:t>Right?</w:t>
      </w:r>
    </w:p>
  </w:comment>
  <w:comment w:id="40" w:author="David Dayan" w:date="2022-11-29T18:35:00Z" w:initials="DD">
    <w:p w14:paraId="19F28E5D" w14:textId="77777777" w:rsidR="00706DF6" w:rsidRDefault="00706DF6">
      <w:pPr>
        <w:pStyle w:val="CommentText"/>
      </w:pPr>
      <w:r>
        <w:rPr>
          <w:rStyle w:val="CommentReference"/>
        </w:rPr>
        <w:annotationRef/>
      </w:r>
      <w:r>
        <w:t>Yes, by our definition, the previously reported “CRR” should be described here as CRR</w:t>
      </w:r>
      <w:r>
        <w:rPr>
          <w:vertAlign w:val="subscript"/>
        </w:rPr>
        <w:t>F</w:t>
      </w:r>
      <w:r>
        <w:t>. I used the more inclusive CRR because this captures both, but I prefer your revision.</w:t>
      </w:r>
    </w:p>
    <w:p w14:paraId="500EE50A" w14:textId="77777777" w:rsidR="00706DF6" w:rsidRDefault="00706DF6">
      <w:pPr>
        <w:pStyle w:val="CommentText"/>
      </w:pPr>
    </w:p>
    <w:p w14:paraId="7D1FE450" w14:textId="3B1D00A6" w:rsidR="00706DF6" w:rsidRDefault="00706DF6">
      <w:pPr>
        <w:pStyle w:val="CommentText"/>
      </w:pPr>
      <w:r>
        <w:t xml:space="preserve">Add explicitly that we include carcasses and </w:t>
      </w:r>
      <w:proofErr w:type="spellStart"/>
      <w:r>
        <w:t>adfluvial</w:t>
      </w:r>
      <w:proofErr w:type="spellEnd"/>
    </w:p>
  </w:comment>
  <w:comment w:id="41" w:author="COUTURE Ryan B * ODFW" w:date="2022-11-14T16:19:00Z" w:initials="CRB*O">
    <w:p w14:paraId="45C12487" w14:textId="77777777" w:rsidR="00706DF6" w:rsidRDefault="00706DF6" w:rsidP="001F7B0A">
      <w:pPr>
        <w:pStyle w:val="CommentText"/>
      </w:pPr>
      <w:r>
        <w:rPr>
          <w:rStyle w:val="CommentReference"/>
        </w:rPr>
        <w:annotationRef/>
      </w:r>
      <w:r>
        <w:t>Does this mean we didn't get (don’t have) samples for all NOR's placed above Cougar?</w:t>
      </w:r>
    </w:p>
  </w:comment>
  <w:comment w:id="42" w:author="David Dayan" w:date="2022-11-14T17:24:00Z" w:initials="DD">
    <w:p w14:paraId="110542B4" w14:textId="0AA0BE2F" w:rsidR="00706DF6" w:rsidRDefault="00706DF6">
      <w:pPr>
        <w:pStyle w:val="CommentText"/>
      </w:pPr>
      <w:r>
        <w:rPr>
          <w:rStyle w:val="CommentReference"/>
        </w:rPr>
        <w:annotationRef/>
      </w:r>
      <w:r>
        <w:t xml:space="preserve">My understanding is that we have fin clips from </w:t>
      </w:r>
      <w:r>
        <w:rPr>
          <w:i/>
          <w:iCs/>
        </w:rPr>
        <w:t xml:space="preserve">essentially </w:t>
      </w:r>
      <w:r>
        <w:t xml:space="preserve">every NOR placed above Cougar, but Banks et al 2016 present strong evidence that both </w:t>
      </w:r>
      <w:proofErr w:type="spellStart"/>
      <w:r>
        <w:t>precocials</w:t>
      </w:r>
      <w:proofErr w:type="spellEnd"/>
      <w:r>
        <w:t xml:space="preserve"> and </w:t>
      </w:r>
      <w:proofErr w:type="spellStart"/>
      <w:r>
        <w:t>adfluvials</w:t>
      </w:r>
      <w:proofErr w:type="spellEnd"/>
      <w:r>
        <w:t xml:space="preserve"> spawn above the dam. </w:t>
      </w:r>
    </w:p>
    <w:p w14:paraId="5BB20506" w14:textId="77777777" w:rsidR="00706DF6" w:rsidRDefault="00706DF6">
      <w:pPr>
        <w:pStyle w:val="CommentText"/>
      </w:pPr>
    </w:p>
    <w:p w14:paraId="6AB448F2" w14:textId="5D4C784D" w:rsidR="00706DF6" w:rsidRDefault="00706DF6">
      <w:pPr>
        <w:pStyle w:val="CommentText"/>
      </w:pPr>
      <w:r>
        <w:t xml:space="preserve">So, a big disconnect between Nb and </w:t>
      </w:r>
      <w:proofErr w:type="spellStart"/>
      <w:r>
        <w:t>Ncand</w:t>
      </w:r>
      <w:proofErr w:type="spellEnd"/>
      <w:r>
        <w:t xml:space="preserve"> would provide some evidence that we need to take these unsampled </w:t>
      </w:r>
      <w:proofErr w:type="spellStart"/>
      <w:r>
        <w:t>precocials</w:t>
      </w:r>
      <w:proofErr w:type="spellEnd"/>
      <w:r>
        <w:t xml:space="preserve"> and </w:t>
      </w:r>
      <w:proofErr w:type="spellStart"/>
      <w:r>
        <w:t>adfluvials</w:t>
      </w:r>
      <w:proofErr w:type="spellEnd"/>
      <w:r>
        <w:t xml:space="preserve"> into account.</w:t>
      </w:r>
    </w:p>
  </w:comment>
  <w:comment w:id="43" w:author="David Dayan" w:date="2022-10-18T12:57:00Z" w:initials="DD">
    <w:p w14:paraId="13EDAFC1" w14:textId="1BC744DC" w:rsidR="00706DF6" w:rsidRDefault="00706DF6">
      <w:pPr>
        <w:pStyle w:val="CommentText"/>
      </w:pPr>
      <w:r>
        <w:rPr>
          <w:rStyle w:val="CommentReference"/>
        </w:rPr>
        <w:annotationRef/>
      </w:r>
      <w:r>
        <w:t xml:space="preserve">Unlike others, this table entered manually, should be proofed against itself (i.e. does the starting, missing, duplicate and final numbers add up?) and table 2 </w:t>
      </w:r>
      <w:r w:rsidRPr="00AD3A95">
        <w:rPr>
          <w:i/>
          <w:iCs/>
        </w:rPr>
        <w:t>at least</w:t>
      </w:r>
      <w:r>
        <w:t xml:space="preserve"> one more time before publishing</w:t>
      </w:r>
    </w:p>
  </w:comment>
  <w:comment w:id="44" w:author="David Dayan" w:date="2022-10-07T14:30:00Z" w:initials="DD">
    <w:p w14:paraId="65C9AC14" w14:textId="24A35A74" w:rsidR="00706DF6" w:rsidRDefault="00706DF6">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45" w:author="Kathleen O'Malley" w:date="2022-11-25T16:22:00Z" w:initials="OMKG">
    <w:p w14:paraId="0D01BF41" w14:textId="17A8F186" w:rsidR="00706DF6" w:rsidRDefault="00706DF6">
      <w:pPr>
        <w:pStyle w:val="CommentText"/>
      </w:pPr>
      <w:r>
        <w:rPr>
          <w:rStyle w:val="CommentReference"/>
        </w:rPr>
        <w:annotationRef/>
      </w:r>
      <w:r>
        <w:t>Make sure font size for table captions is consistent throughout. Same for font in the table.</w:t>
      </w:r>
    </w:p>
  </w:comment>
  <w:comment w:id="46" w:author="David Dayan" w:date="2022-10-07T16:30:00Z" w:initials="DD">
    <w:p w14:paraId="33794CE8" w14:textId="5E6954C0" w:rsidR="00706DF6" w:rsidRDefault="00706DF6">
      <w:pPr>
        <w:pStyle w:val="CommentText"/>
      </w:pPr>
      <w:r>
        <w:rPr>
          <w:rStyle w:val="CommentReference"/>
        </w:rPr>
        <w:annotationRef/>
      </w:r>
    </w:p>
    <w:p w14:paraId="72487BF2" w14:textId="0833CB61" w:rsidR="00706DF6" w:rsidRDefault="00706DF6">
      <w:pPr>
        <w:pStyle w:val="CommentText"/>
      </w:pPr>
      <w:r>
        <w:t>In general though I think presenting a TLF figure will be useful:</w:t>
      </w:r>
    </w:p>
    <w:p w14:paraId="62AA5A69" w14:textId="77777777" w:rsidR="00706DF6" w:rsidRDefault="00706DF6">
      <w:pPr>
        <w:pStyle w:val="CommentText"/>
      </w:pPr>
    </w:p>
    <w:p w14:paraId="288D3F24" w14:textId="77777777" w:rsidR="00706DF6" w:rsidRDefault="00706DF6" w:rsidP="00E432FA">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From the figure, some trends appear that might be more difficult for some to notice in the tables:</w:t>
      </w:r>
    </w:p>
    <w:p w14:paraId="7B058C6A" w14:textId="2D336A99" w:rsidR="00706DF6" w:rsidRDefault="00706DF6" w:rsidP="00E432FA">
      <w:pPr>
        <w:rPr>
          <w:rFonts w:ascii="Helvetica Neue" w:hAnsi="Helvetica Neue"/>
          <w:color w:val="333333"/>
          <w:sz w:val="21"/>
          <w:szCs w:val="21"/>
          <w:shd w:val="clear" w:color="auto" w:fill="FFFFFF"/>
        </w:rPr>
      </w:pPr>
      <w:r>
        <w:rPr>
          <w:rFonts w:ascii="Helvetica Neue" w:hAnsi="Helvetica Neue"/>
          <w:color w:val="333333"/>
          <w:sz w:val="21"/>
          <w:szCs w:val="21"/>
        </w:rPr>
        <w:br/>
      </w:r>
      <w:r>
        <w:rPr>
          <w:rFonts w:ascii="Helvetica Neue" w:hAnsi="Helvetica Neue"/>
          <w:color w:val="333333"/>
          <w:sz w:val="21"/>
          <w:szCs w:val="21"/>
          <w:shd w:val="clear" w:color="auto" w:fill="FFFFFF"/>
        </w:rPr>
        <w:t>(1) NOR usually have higher TLF than HOR</w:t>
      </w:r>
    </w:p>
    <w:p w14:paraId="3018FC25" w14:textId="17E2C7E6" w:rsidR="00706DF6" w:rsidRDefault="00706DF6" w:rsidP="00E432FA">
      <w:r>
        <w:rPr>
          <w:rFonts w:ascii="Helvetica Neue" w:hAnsi="Helvetica Neue"/>
          <w:color w:val="333333"/>
          <w:sz w:val="21"/>
          <w:szCs w:val="21"/>
          <w:shd w:val="clear" w:color="auto" w:fill="FFFFFF"/>
        </w:rPr>
        <w:t>(2) Male TLF is almost always lower than female TLF among HOR, but not among NOR.</w:t>
      </w:r>
      <w:r>
        <w:rPr>
          <w:rFonts w:ascii="Helvetica Neue" w:hAnsi="Helvetica Neue"/>
          <w:color w:val="333333"/>
          <w:sz w:val="21"/>
          <w:szCs w:val="21"/>
        </w:rPr>
        <w:br/>
      </w:r>
      <w:r>
        <w:rPr>
          <w:rFonts w:ascii="Helvetica Neue" w:hAnsi="Helvetica Neue"/>
          <w:color w:val="333333"/>
          <w:sz w:val="21"/>
          <w:szCs w:val="21"/>
          <w:shd w:val="clear" w:color="auto" w:fill="FFFFFF"/>
        </w:rPr>
        <w:t>(3) Changes in fitness from year to year appear correlated between HORs and NORs,and this interannual variation operates on a similar scale to the HOR NOR fitness differences (indeed we find this in the GLMM too).</w:t>
      </w:r>
    </w:p>
    <w:p w14:paraId="3429E2BF" w14:textId="518334A1" w:rsidR="00706DF6" w:rsidRDefault="00706DF6">
      <w:pPr>
        <w:pStyle w:val="CommentText"/>
      </w:pPr>
    </w:p>
    <w:p w14:paraId="3186D4D0" w14:textId="071D1C6B" w:rsidR="00706DF6" w:rsidRDefault="00706DF6">
      <w:pPr>
        <w:pStyle w:val="CommentText"/>
      </w:pPr>
      <w:r>
        <w:t xml:space="preserve">Also note one unusual year (2011), where HOR females  break from their otherwise tight correlation with HOR males and perform better than NOR females. </w:t>
      </w:r>
    </w:p>
    <w:p w14:paraId="57D1C888" w14:textId="6D78198E" w:rsidR="00706DF6" w:rsidRDefault="00706DF6">
      <w:pPr>
        <w:pStyle w:val="CommentText"/>
      </w:pPr>
    </w:p>
  </w:comment>
  <w:comment w:id="47" w:author="COUTURE Ryan B * ODFW" w:date="2022-11-14T16:36:00Z" w:initials="CRB*O">
    <w:p w14:paraId="7CAC4C60" w14:textId="77777777" w:rsidR="00706DF6" w:rsidRDefault="00706DF6" w:rsidP="001F7B0A">
      <w:pPr>
        <w:pStyle w:val="CommentText"/>
      </w:pPr>
      <w:r>
        <w:rPr>
          <w:rStyle w:val="CommentReference"/>
        </w:rPr>
        <w:annotationRef/>
      </w:r>
      <w:r>
        <w:t>It is interesting to see that other than HOR males, the groups track pretty close</w:t>
      </w:r>
    </w:p>
  </w:comment>
  <w:comment w:id="48" w:author="David Dayan" w:date="2022-10-19T17:28:00Z" w:initials="DD">
    <w:p w14:paraId="4F2BE960" w14:textId="77777777" w:rsidR="00706DF6" w:rsidRPr="00E511D3" w:rsidRDefault="00706DF6">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706DF6" w:rsidRPr="00E511D3" w:rsidRDefault="00706DF6">
      <w:pPr>
        <w:pStyle w:val="CommentText"/>
        <w:rPr>
          <w:highlight w:val="cyan"/>
        </w:rPr>
      </w:pPr>
    </w:p>
    <w:p w14:paraId="1D248576" w14:textId="0EAB3C72" w:rsidR="00706DF6" w:rsidRPr="00E511D3" w:rsidRDefault="00706DF6">
      <w:pPr>
        <w:pStyle w:val="CommentText"/>
        <w:rPr>
          <w:highlight w:val="cyan"/>
        </w:rPr>
      </w:pPr>
      <w:r w:rsidRPr="00E511D3">
        <w:rPr>
          <w:highlight w:val="cyan"/>
        </w:rPr>
        <w:t xml:space="preserve">CRR can vary </w:t>
      </w:r>
      <w:r>
        <w:rPr>
          <w:highlight w:val="cyan"/>
        </w:rPr>
        <w:t>a little</w:t>
      </w:r>
      <w:r w:rsidRPr="00E511D3">
        <w:rPr>
          <w:highlight w:val="cyan"/>
        </w:rPr>
        <w:t xml:space="preserve"> between this table and previous reports, but they are also calculated very differently. Given the comments on the NSNT report, I think we should report CRR</w:t>
      </w:r>
      <w:r>
        <w:rPr>
          <w:highlight w:val="cyan"/>
          <w:vertAlign w:val="subscript"/>
        </w:rPr>
        <w:t>total</w:t>
      </w:r>
      <w:r w:rsidRPr="00E511D3">
        <w:rPr>
          <w:highlight w:val="cyan"/>
        </w:rPr>
        <w:t xml:space="preserve"> (</w:t>
      </w:r>
      <w:r>
        <w:rPr>
          <w:highlight w:val="cyan"/>
        </w:rPr>
        <w:t xml:space="preserve">i.e. </w:t>
      </w:r>
      <w:r w:rsidRPr="00E511D3">
        <w:rPr>
          <w:highlight w:val="cyan"/>
        </w:rPr>
        <w:t>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706DF6" w:rsidRPr="00E511D3" w:rsidRDefault="00706DF6">
      <w:pPr>
        <w:pStyle w:val="CommentText"/>
        <w:rPr>
          <w:highlight w:val="cyan"/>
        </w:rPr>
      </w:pPr>
    </w:p>
    <w:p w14:paraId="37E7ABE5" w14:textId="4DBA4C94" w:rsidR="00706DF6" w:rsidRDefault="00706DF6">
      <w:pPr>
        <w:pStyle w:val="CommentText"/>
        <w:rPr>
          <w:sz w:val="22"/>
          <w:szCs w:val="22"/>
          <w:highlight w:val="cyan"/>
        </w:rPr>
      </w:pPr>
      <w:r w:rsidRPr="00B01C3C">
        <w:rPr>
          <w:b/>
          <w:bCs/>
          <w:highlight w:val="cyan"/>
        </w:rPr>
        <w:t>Banks 2014:</w:t>
      </w:r>
      <w:r w:rsidRPr="00E511D3">
        <w:rPr>
          <w:highlight w:val="cyan"/>
        </w:rPr>
        <w:t xml:space="preserve"> “</w:t>
      </w:r>
      <w:r w:rsidRPr="00E511D3">
        <w:rPr>
          <w:sz w:val="22"/>
          <w:szCs w:val="22"/>
          <w:highlight w:val="cyan"/>
        </w:rPr>
        <w:t>We only used females in our calculations because the sex ratio was male biased in both years”</w:t>
      </w:r>
    </w:p>
    <w:p w14:paraId="7F18A22D" w14:textId="77777777" w:rsidR="00706DF6" w:rsidRDefault="00706DF6">
      <w:pPr>
        <w:pStyle w:val="CommentText"/>
        <w:rPr>
          <w:sz w:val="22"/>
          <w:szCs w:val="22"/>
          <w:highlight w:val="cyan"/>
        </w:rPr>
      </w:pPr>
    </w:p>
    <w:p w14:paraId="52B66663" w14:textId="3B251C4A" w:rsidR="00706DF6" w:rsidRPr="00E511D3" w:rsidRDefault="00706DF6">
      <w:pPr>
        <w:pStyle w:val="CommentText"/>
        <w:rPr>
          <w:sz w:val="22"/>
          <w:szCs w:val="22"/>
          <w:highlight w:val="cyan"/>
        </w:rPr>
      </w:pPr>
      <w:r w:rsidRPr="00E511D3">
        <w:rPr>
          <w:sz w:val="22"/>
          <w:szCs w:val="22"/>
          <w:highlight w:val="cyan"/>
        </w:rPr>
        <w:t>So the CRR</w:t>
      </w:r>
      <w:r w:rsidRPr="00E511D3">
        <w:rPr>
          <w:sz w:val="22"/>
          <w:szCs w:val="22"/>
          <w:highlight w:val="cyan"/>
          <w:vertAlign w:val="subscript"/>
        </w:rPr>
        <w:t>F</w:t>
      </w:r>
      <w:r w:rsidRPr="00E511D3">
        <w:rPr>
          <w:sz w:val="22"/>
          <w:szCs w:val="22"/>
          <w:highlight w:val="cyan"/>
        </w:rPr>
        <w:t xml:space="preserve"> presented in our table matches to </w:t>
      </w:r>
      <w:r>
        <w:rPr>
          <w:sz w:val="22"/>
          <w:szCs w:val="22"/>
          <w:highlight w:val="cyan"/>
        </w:rPr>
        <w:t>“</w:t>
      </w:r>
      <w:r w:rsidRPr="00E511D3">
        <w:rPr>
          <w:sz w:val="22"/>
          <w:szCs w:val="22"/>
          <w:highlight w:val="cyan"/>
        </w:rPr>
        <w:t>CRR</w:t>
      </w:r>
      <w:r>
        <w:rPr>
          <w:sz w:val="22"/>
          <w:szCs w:val="22"/>
          <w:highlight w:val="cyan"/>
        </w:rPr>
        <w:t>”</w:t>
      </w:r>
      <w:r w:rsidRPr="00E511D3">
        <w:rPr>
          <w:sz w:val="22"/>
          <w:szCs w:val="22"/>
          <w:highlight w:val="cyan"/>
        </w:rPr>
        <w:t xml:space="preserve"> from Banks 2014. Their reported values are 0.41 and 0.31 for 2007 and 2008, ours are somewhat different (0.36 and 0.30). Also, carcasses are excluded from the</w:t>
      </w:r>
      <w:r>
        <w:rPr>
          <w:sz w:val="22"/>
          <w:szCs w:val="22"/>
          <w:highlight w:val="cyan"/>
        </w:rPr>
        <w:t>ir</w:t>
      </w:r>
      <w:r w:rsidRPr="00E511D3">
        <w:rPr>
          <w:sz w:val="22"/>
          <w:szCs w:val="22"/>
          <w:highlight w:val="cyan"/>
        </w:rPr>
        <w:t xml:space="preserve"> calculation.</w:t>
      </w:r>
    </w:p>
    <w:p w14:paraId="6476B007" w14:textId="77777777" w:rsidR="00706DF6" w:rsidRPr="00E511D3" w:rsidRDefault="00706DF6">
      <w:pPr>
        <w:pStyle w:val="CommentText"/>
        <w:rPr>
          <w:sz w:val="22"/>
          <w:szCs w:val="22"/>
          <w:highlight w:val="cyan"/>
        </w:rPr>
      </w:pPr>
    </w:p>
    <w:p w14:paraId="525DDC22" w14:textId="77777777" w:rsidR="00706DF6" w:rsidRPr="00E511D3" w:rsidRDefault="00706DF6">
      <w:pPr>
        <w:pStyle w:val="CommentText"/>
        <w:rPr>
          <w:sz w:val="22"/>
          <w:szCs w:val="22"/>
          <w:highlight w:val="cyan"/>
        </w:rPr>
      </w:pPr>
      <w:r w:rsidRPr="00B01C3C">
        <w:rPr>
          <w:b/>
          <w:bCs/>
          <w:sz w:val="22"/>
          <w:szCs w:val="22"/>
          <w:highlight w:val="cyan"/>
        </w:rPr>
        <w:t>Sard 2016:</w:t>
      </w:r>
      <w:r w:rsidRPr="00E511D3">
        <w:rPr>
          <w:sz w:val="22"/>
          <w:szCs w:val="22"/>
          <w:highlight w:val="cyan"/>
        </w:rPr>
        <w:t xml:space="preserve"> Same as Banks 2014. </w:t>
      </w:r>
    </w:p>
    <w:p w14:paraId="258C6615" w14:textId="77777777" w:rsidR="00706DF6" w:rsidRPr="00E511D3" w:rsidRDefault="00706DF6">
      <w:pPr>
        <w:pStyle w:val="CommentText"/>
        <w:rPr>
          <w:sz w:val="22"/>
          <w:szCs w:val="22"/>
          <w:highlight w:val="cyan"/>
        </w:rPr>
      </w:pPr>
    </w:p>
    <w:p w14:paraId="0E0A113E" w14:textId="77777777" w:rsidR="00706DF6" w:rsidRDefault="00706DF6">
      <w:pPr>
        <w:pStyle w:val="CommentText"/>
        <w:rPr>
          <w:sz w:val="22"/>
          <w:szCs w:val="22"/>
        </w:rPr>
      </w:pPr>
      <w:r w:rsidRPr="00B01C3C">
        <w:rPr>
          <w:b/>
          <w:bCs/>
          <w:sz w:val="22"/>
          <w:szCs w:val="22"/>
          <w:highlight w:val="cyan"/>
        </w:rPr>
        <w:t>Banks 2016:</w:t>
      </w:r>
      <w:r w:rsidRPr="00E511D3">
        <w:rPr>
          <w:sz w:val="22"/>
          <w:szCs w:val="22"/>
          <w:highlight w:val="cyan"/>
        </w:rPr>
        <w:t xml:space="preserve">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grandparentage analysis and assigned carcasses are added to the number of offspring contributing to their parent’s CRR. This allows them to revise CRR up for 2007 (0.46) and 2008 (0.45) and present new CRRs for 2009 (0.07) and 2010 (0.18).</w:t>
      </w:r>
    </w:p>
    <w:p w14:paraId="7F9FC10A" w14:textId="77777777" w:rsidR="00706DF6" w:rsidRDefault="00706DF6">
      <w:pPr>
        <w:pStyle w:val="CommentText"/>
        <w:rPr>
          <w:sz w:val="22"/>
          <w:szCs w:val="22"/>
        </w:rPr>
      </w:pPr>
      <w:r w:rsidRPr="00E511D3">
        <w:rPr>
          <w:sz w:val="22"/>
          <w:szCs w:val="22"/>
          <w:highlight w:val="cyan"/>
        </w:rPr>
        <w:t>The inferred F1s have little impact on the CRRs in 2009 and 2010, contributing 0.0017 to CRR in 2009 and 0 in 2010</w:t>
      </w:r>
      <w:r>
        <w:rPr>
          <w:sz w:val="22"/>
          <w:szCs w:val="22"/>
        </w:rPr>
        <w:t xml:space="preserve"> </w:t>
      </w:r>
    </w:p>
    <w:p w14:paraId="3CDD1C8E" w14:textId="77777777" w:rsidR="00706DF6" w:rsidRDefault="00706DF6">
      <w:pPr>
        <w:pStyle w:val="CommentText"/>
        <w:rPr>
          <w:sz w:val="22"/>
          <w:szCs w:val="22"/>
        </w:rPr>
      </w:pPr>
    </w:p>
    <w:p w14:paraId="2A6036F2" w14:textId="10CFE767" w:rsidR="00706DF6" w:rsidRDefault="00706DF6">
      <w:pPr>
        <w:pStyle w:val="CommentText"/>
        <w:rPr>
          <w:sz w:val="22"/>
          <w:szCs w:val="22"/>
        </w:rPr>
      </w:pPr>
      <w:r>
        <w:rPr>
          <w:sz w:val="22"/>
          <w:szCs w:val="22"/>
        </w:rPr>
        <w:t>If we use the values without inferred F1s, the Pearson correlation between our CRR</w:t>
      </w:r>
      <w:r>
        <w:rPr>
          <w:sz w:val="22"/>
          <w:szCs w:val="22"/>
          <w:vertAlign w:val="subscript"/>
        </w:rPr>
        <w:t>F</w:t>
      </w:r>
      <w:r>
        <w:rPr>
          <w:sz w:val="22"/>
          <w:szCs w:val="22"/>
        </w:rPr>
        <w:t xml:space="preserve"> values and previous values is 0.985. So, just as with the assignment % comparisons, we can see that changes to the assignment methods and filtering have only a limited effect on a downstream result: CRR</w:t>
      </w:r>
      <w:r>
        <w:rPr>
          <w:sz w:val="22"/>
          <w:szCs w:val="22"/>
          <w:vertAlign w:val="subscript"/>
        </w:rPr>
        <w:t>F</w:t>
      </w:r>
      <w:r>
        <w:rPr>
          <w:sz w:val="22"/>
          <w:szCs w:val="22"/>
        </w:rPr>
        <w:t>.</w:t>
      </w:r>
    </w:p>
    <w:p w14:paraId="494C98B8" w14:textId="124E365C" w:rsidR="00706DF6" w:rsidRDefault="00706DF6">
      <w:pPr>
        <w:pStyle w:val="CommentText"/>
      </w:pPr>
    </w:p>
  </w:comment>
  <w:comment w:id="49" w:author="Kathleen O'Malley" w:date="2022-11-25T16:41:00Z" w:initials="OMKG">
    <w:p w14:paraId="738CA207" w14:textId="4A627C37" w:rsidR="00706DF6" w:rsidRDefault="00706DF6">
      <w:pPr>
        <w:pStyle w:val="CommentText"/>
      </w:pPr>
      <w:r>
        <w:rPr>
          <w:rStyle w:val="CommentReference"/>
        </w:rPr>
        <w:annotationRef/>
      </w:r>
      <w:r>
        <w:t>We can discuss briefly at lab meeting</w:t>
      </w:r>
    </w:p>
  </w:comment>
  <w:comment w:id="50" w:author="COUTURE Ryan B * ODFW" w:date="2022-11-14T16:42:00Z" w:initials="CRB*O">
    <w:p w14:paraId="7DEBEF31" w14:textId="77777777" w:rsidR="00706DF6" w:rsidRDefault="00706DF6" w:rsidP="001F7B0A">
      <w:pPr>
        <w:pStyle w:val="CommentText"/>
      </w:pPr>
      <w:r>
        <w:rPr>
          <w:rStyle w:val="CommentReference"/>
        </w:rPr>
        <w:annotationRef/>
      </w:r>
      <w:r>
        <w:t>Is this the opposite of results for the N. Santiam?  Would be good to did into this a bit more if so</w:t>
      </w:r>
    </w:p>
  </w:comment>
  <w:comment w:id="51" w:author="David Dayan" w:date="2022-11-14T17:32:00Z" w:initials="DD">
    <w:p w14:paraId="29F15587" w14:textId="2BE96665" w:rsidR="00706DF6" w:rsidRDefault="00706DF6">
      <w:pPr>
        <w:pStyle w:val="CommentText"/>
      </w:pPr>
      <w:r>
        <w:rPr>
          <w:rStyle w:val="CommentReference"/>
        </w:rPr>
        <w:annotationRef/>
      </w:r>
      <w:r>
        <w:t>Yes, it is different from the North Santiam. I think we want to keep the report mostly focused on McKenzie, but I agree we should think about how to synthesize the McKenzie results with the North Santiam, and perhaps we can include some of this synthesis in the discussion.</w:t>
      </w:r>
    </w:p>
    <w:p w14:paraId="5F62CA95" w14:textId="1381902B" w:rsidR="00706DF6" w:rsidRDefault="00706DF6">
      <w:pPr>
        <w:pStyle w:val="CommentText"/>
      </w:pPr>
    </w:p>
    <w:p w14:paraId="6C847685" w14:textId="1855EE4B" w:rsidR="00706DF6" w:rsidRDefault="00706DF6">
      <w:pPr>
        <w:pStyle w:val="CommentText"/>
      </w:pPr>
      <w:r>
        <w:t>Some additional info on this topic to consider:</w:t>
      </w:r>
    </w:p>
    <w:p w14:paraId="33A3733C" w14:textId="77777777" w:rsidR="00706DF6" w:rsidRDefault="00706DF6">
      <w:pPr>
        <w:pStyle w:val="CommentText"/>
      </w:pPr>
    </w:p>
    <w:p w14:paraId="04586E1B" w14:textId="2B455541" w:rsidR="00706DF6" w:rsidRDefault="00706DF6">
      <w:pPr>
        <w:pStyle w:val="CommentText"/>
      </w:pPr>
      <w:r>
        <w:t>(1) The overall range of sex ratios between the McKenzie and North Santiam reports is similar. (0.6 to 2.0) vs (0.8 to 2.0)</w:t>
      </w:r>
    </w:p>
    <w:p w14:paraId="1DE469B2" w14:textId="77777777" w:rsidR="00706DF6" w:rsidRDefault="00706DF6">
      <w:pPr>
        <w:pStyle w:val="CommentText"/>
      </w:pPr>
    </w:p>
    <w:p w14:paraId="0532E0BA" w14:textId="622EDA40" w:rsidR="00706DF6" w:rsidRDefault="00706DF6">
      <w:pPr>
        <w:pStyle w:val="CommentText"/>
      </w:pPr>
      <w:r>
        <w:t>(2) But, there are more years included in the model for McKenzie than for North Santiam (9 versus 5), and there is only one year with a female biased sex ratio in the North Santiam.</w:t>
      </w:r>
    </w:p>
    <w:p w14:paraId="4181477E" w14:textId="77777777" w:rsidR="00706DF6" w:rsidRDefault="00706DF6">
      <w:pPr>
        <w:pStyle w:val="CommentText"/>
      </w:pPr>
    </w:p>
    <w:p w14:paraId="7DE21712" w14:textId="070D1B6F" w:rsidR="00706DF6" w:rsidRDefault="00706DF6">
      <w:pPr>
        <w:pStyle w:val="CommentText"/>
      </w:pPr>
      <w:r>
        <w:t xml:space="preserve">(3) Similar numbers of salmon are released above the dams on average, but the percent of HOR spawners released above Cougar Dam varies from 47% - 100%. In contrast, with the exception of one year, all salmon released above Detroit Dam were HOR. There are a number of reasons why this might mediate the effects of sex ratio, including effects related to mate-choice, </w:t>
      </w:r>
      <w:proofErr w:type="spellStart"/>
      <w:r>
        <w:t>redd</w:t>
      </w:r>
      <w:proofErr w:type="spellEnd"/>
      <w:r>
        <w:t xml:space="preserve"> superimposition and others.</w:t>
      </w:r>
    </w:p>
    <w:p w14:paraId="030B95B6" w14:textId="77777777" w:rsidR="00706DF6" w:rsidRDefault="00706DF6">
      <w:pPr>
        <w:pStyle w:val="CommentText"/>
      </w:pPr>
    </w:p>
    <w:p w14:paraId="69085FC1" w14:textId="2CBB652D" w:rsidR="00706DF6" w:rsidRDefault="00706DF6">
      <w:pPr>
        <w:pStyle w:val="CommentText"/>
      </w:pPr>
      <w:r>
        <w:t xml:space="preserve">(4) It seems like salmon released above Cougar Dam dispersed after release much more than those released above Detroit Dam. This is very back of the napkin stuff, but for the 1258 mate pairs identified in the McKenzie pedigree, 571 (55%) were between salmon released in different locations, but in the North Santiam only 1789/2220 (19%) mate pairs were between individuals released in different locations, despite the fact that there are many more release sites in the North Santiam. This suggests that spawners may be more free to disperse to optimize the operational sex ratio. </w:t>
      </w:r>
    </w:p>
    <w:p w14:paraId="30A8E760" w14:textId="08174CFB" w:rsidR="00706DF6" w:rsidRDefault="00706DF6">
      <w:pPr>
        <w:pStyle w:val="CommentText"/>
      </w:pPr>
    </w:p>
    <w:p w14:paraId="00F0F0DC" w14:textId="6D902E02" w:rsidR="00706DF6" w:rsidRDefault="00706DF6">
      <w:pPr>
        <w:pStyle w:val="CommentText"/>
      </w:pPr>
      <w:r>
        <w:t xml:space="preserve">My suspicion is that either the North Santiam result is spurious, or the sex ratio effect is mediated by the either the </w:t>
      </w:r>
      <w:proofErr w:type="spellStart"/>
      <w:r>
        <w:t>pHOS</w:t>
      </w:r>
      <w:proofErr w:type="spellEnd"/>
      <w:r>
        <w:t xml:space="preserve"> or the ability for spawners to disperse to optimize the operational sex ratio, but I’m not sure we can do much more than speculate here.  </w:t>
      </w:r>
    </w:p>
    <w:p w14:paraId="30858FCD" w14:textId="77777777" w:rsidR="00706DF6" w:rsidRDefault="00706DF6">
      <w:pPr>
        <w:pStyle w:val="CommentText"/>
      </w:pPr>
    </w:p>
    <w:p w14:paraId="0F156DBB" w14:textId="659C195A" w:rsidR="00706DF6" w:rsidRDefault="00706DF6">
      <w:pPr>
        <w:pStyle w:val="CommentText"/>
      </w:pPr>
    </w:p>
  </w:comment>
  <w:comment w:id="52" w:author="Kathleen O'Malley" w:date="2022-11-26T10:10:00Z" w:initials="OMKG">
    <w:p w14:paraId="100CEE64" w14:textId="77777777" w:rsidR="00706DF6" w:rsidRDefault="00706DF6">
      <w:pPr>
        <w:pStyle w:val="CommentText"/>
      </w:pPr>
      <w:r>
        <w:rPr>
          <w:rStyle w:val="CommentReference"/>
        </w:rPr>
        <w:annotationRef/>
      </w:r>
      <w:r>
        <w:t>Let’s discuss. I agree with Ryan that will have to address the difference with North Santiam in the Discussion.</w:t>
      </w:r>
    </w:p>
    <w:p w14:paraId="3B31EA32" w14:textId="77777777" w:rsidR="00706DF6" w:rsidRDefault="00706DF6">
      <w:pPr>
        <w:pStyle w:val="CommentText"/>
      </w:pPr>
    </w:p>
    <w:p w14:paraId="6B966C71" w14:textId="77777777" w:rsidR="00706DF6" w:rsidRDefault="00706DF6">
      <w:pPr>
        <w:pStyle w:val="CommentText"/>
      </w:pPr>
    </w:p>
    <w:p w14:paraId="747681B7" w14:textId="772ECDCC" w:rsidR="00706DF6" w:rsidRDefault="00706DF6">
      <w:pPr>
        <w:pStyle w:val="CommentText"/>
      </w:pPr>
      <w:r>
        <w:t>There are three years of female-biased sex ratios. I think it would be good to add a column to table 7 listing the sex ratio for each year.</w:t>
      </w:r>
    </w:p>
  </w:comment>
  <w:comment w:id="55" w:author="COUTURE Ryan B * ODFW" w:date="2022-11-14T16:46:00Z" w:initials="CRB*O">
    <w:p w14:paraId="422BE55D" w14:textId="77777777" w:rsidR="00706DF6" w:rsidRDefault="00706DF6" w:rsidP="001F7B0A">
      <w:pPr>
        <w:pStyle w:val="CommentText"/>
      </w:pPr>
      <w:r>
        <w:rPr>
          <w:rStyle w:val="CommentReference"/>
        </w:rPr>
        <w:annotationRef/>
      </w:r>
      <w:r>
        <w:t>Just so I understand, this infers that timing of recycling is more critical, in terms of NOR's produced above, than recycling itself?</w:t>
      </w:r>
    </w:p>
  </w:comment>
  <w:comment w:id="56" w:author="COUTURE Ryan B * ODFW" w:date="2022-11-14T16:48:00Z" w:initials="CRB*O">
    <w:p w14:paraId="1143085F" w14:textId="77777777" w:rsidR="00706DF6" w:rsidRDefault="00706DF6" w:rsidP="001F7B0A">
      <w:pPr>
        <w:pStyle w:val="CommentText"/>
      </w:pPr>
      <w:r>
        <w:rPr>
          <w:rStyle w:val="CommentReference"/>
        </w:rPr>
        <w:annotationRef/>
      </w:r>
      <w:r>
        <w:t>Just trying to think through the mgmt implications</w:t>
      </w:r>
    </w:p>
  </w:comment>
  <w:comment w:id="57" w:author="David Dayan" w:date="2022-11-15T13:05:00Z" w:initials="DD">
    <w:p w14:paraId="0FAB82FA" w14:textId="5812D14F" w:rsidR="00706DF6" w:rsidRDefault="00706DF6">
      <w:pPr>
        <w:pStyle w:val="CommentText"/>
      </w:pPr>
      <w:r>
        <w:rPr>
          <w:rStyle w:val="CommentReference"/>
        </w:rPr>
        <w:annotationRef/>
      </w:r>
      <w:r>
        <w:t>I tend to think of it this way:</w:t>
      </w:r>
    </w:p>
    <w:p w14:paraId="5CC85FE5" w14:textId="61F660DB" w:rsidR="00706DF6" w:rsidRDefault="00706DF6">
      <w:pPr>
        <w:pStyle w:val="CommentText"/>
      </w:pPr>
    </w:p>
    <w:p w14:paraId="43EE8F98" w14:textId="3CCFD4D7" w:rsidR="00706DF6" w:rsidRDefault="00706DF6">
      <w:pPr>
        <w:pStyle w:val="CommentText"/>
      </w:pPr>
      <w:r>
        <w:t>Most salmon produced above the dam will still try to return above the dam after downstream recycling, but most NOR immigrants will not.</w:t>
      </w:r>
    </w:p>
    <w:p w14:paraId="0C2517D2" w14:textId="4F23516D" w:rsidR="00706DF6" w:rsidRDefault="00706DF6">
      <w:pPr>
        <w:pStyle w:val="CommentText"/>
      </w:pPr>
    </w:p>
    <w:p w14:paraId="18F7B1DE" w14:textId="2643800B" w:rsidR="00706DF6" w:rsidRDefault="00706DF6">
      <w:pPr>
        <w:pStyle w:val="CommentText"/>
      </w:pPr>
      <w:r>
        <w:t>Additionally, individuals arrive at the dam in two pulses, and the proportion of NOR immigrants increases over time, and when you put these two effects together you get an early pulse consisting of mostly salmon produced above the dam, and second consisting mostly of NOR immigrants (see below).</w:t>
      </w:r>
    </w:p>
    <w:p w14:paraId="78BD443B" w14:textId="0FEF8B0A" w:rsidR="00706DF6" w:rsidRDefault="00706DF6">
      <w:pPr>
        <w:pStyle w:val="CommentText"/>
      </w:pPr>
    </w:p>
    <w:p w14:paraId="73B5BEFE" w14:textId="73232249" w:rsidR="00706DF6" w:rsidRDefault="00706DF6">
      <w:pPr>
        <w:pStyle w:val="CommentText"/>
      </w:pPr>
      <w:r w:rsidRPr="003D3D49">
        <w:rPr>
          <w:noProof/>
        </w:rPr>
        <w:drawing>
          <wp:inline distT="0" distB="0" distL="0" distR="0" wp14:anchorId="25E74D92" wp14:editId="5A130FC6">
            <wp:extent cx="2445058" cy="1638709"/>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
                    <a:stretch>
                      <a:fillRect/>
                    </a:stretch>
                  </pic:blipFill>
                  <pic:spPr>
                    <a:xfrm>
                      <a:off x="0" y="0"/>
                      <a:ext cx="2450864" cy="1642600"/>
                    </a:xfrm>
                    <a:prstGeom prst="rect">
                      <a:avLst/>
                    </a:prstGeom>
                  </pic:spPr>
                </pic:pic>
              </a:graphicData>
            </a:graphic>
          </wp:inline>
        </w:drawing>
      </w:r>
    </w:p>
    <w:p w14:paraId="47D0F65F" w14:textId="77777777" w:rsidR="00706DF6" w:rsidRDefault="00706DF6" w:rsidP="003D3D49">
      <w:pPr>
        <w:pStyle w:val="CommentText"/>
      </w:pPr>
    </w:p>
    <w:p w14:paraId="1E94C927" w14:textId="02606A0C" w:rsidR="00706DF6" w:rsidRDefault="00706DF6" w:rsidP="003D3D49">
      <w:pPr>
        <w:pStyle w:val="CommentText"/>
      </w:pPr>
      <w:r>
        <w:t xml:space="preserve">So managers should pick a cutoff date for LSDR that balances the costs and benefits of above dam transport for these two types of salmon collected at the trap. I hope the framing of the discussion will clarify this. </w:t>
      </w:r>
    </w:p>
    <w:p w14:paraId="5E11CCFC" w14:textId="44A07CD3" w:rsidR="00706DF6" w:rsidRDefault="00706DF6">
      <w:pPr>
        <w:pStyle w:val="CommentText"/>
      </w:pPr>
      <w:r>
        <w:t>.</w:t>
      </w:r>
    </w:p>
  </w:comment>
  <w:comment w:id="58" w:author="COUTURE Ryan B * ODFW" w:date="2022-11-14T16:48:00Z" w:initials="CRB*O">
    <w:p w14:paraId="2C4E0A2B" w14:textId="77777777" w:rsidR="00706DF6" w:rsidRDefault="00706DF6" w:rsidP="001F7B0A">
      <w:pPr>
        <w:pStyle w:val="CommentText"/>
      </w:pPr>
      <w:r>
        <w:rPr>
          <w:rStyle w:val="CommentReference"/>
        </w:rPr>
        <w:annotationRef/>
      </w:r>
      <w:r>
        <w:t>Is this similar to other studies?</w:t>
      </w:r>
    </w:p>
  </w:comment>
  <w:comment w:id="59" w:author="David Dayan" w:date="2022-11-15T13:06:00Z" w:initials="DD">
    <w:p w14:paraId="474E3B87" w14:textId="71999B90" w:rsidR="00706DF6" w:rsidRDefault="00706DF6">
      <w:pPr>
        <w:pStyle w:val="CommentText"/>
      </w:pPr>
      <w:r>
        <w:rPr>
          <w:rStyle w:val="CommentReference"/>
        </w:rPr>
        <w:annotationRef/>
      </w:r>
      <w:r>
        <w:t xml:space="preserve">Yes, this value is similar to those from the North Santiam report (20% below Big Cliff and 30% above Detroit). A key takeaway here is that there is a lot of variance in fitness between spawners (most have zero fitness, but others have 17!), a common finding (Evans et al 2016, Anderson et al 2013). </w:t>
      </w:r>
    </w:p>
  </w:comment>
  <w:comment w:id="60" w:author="Kathleen O'Malley" w:date="2022-11-26T10:23:00Z" w:initials="OMKG">
    <w:p w14:paraId="1EF0513B" w14:textId="627B77F6" w:rsidR="00706DF6" w:rsidRDefault="00706DF6">
      <w:pPr>
        <w:pStyle w:val="CommentText"/>
      </w:pPr>
      <w:r>
        <w:rPr>
          <w:rStyle w:val="CommentReference"/>
        </w:rPr>
        <w:annotationRef/>
      </w:r>
      <w:r>
        <w:t>David, did you mean to state (80% below Big Cliff and 70% above Detroit) to align with the highlighted statement and Ryan’s question?</w:t>
      </w:r>
    </w:p>
  </w:comment>
  <w:comment w:id="61" w:author="David Dayan" w:date="2022-11-29T19:15:00Z" w:initials="DD">
    <w:p w14:paraId="2DC6B406" w14:textId="0714E43D" w:rsidR="00706DF6" w:rsidRDefault="00706DF6">
      <w:pPr>
        <w:pStyle w:val="CommentText"/>
      </w:pPr>
      <w:r>
        <w:rPr>
          <w:rStyle w:val="CommentReference"/>
        </w:rPr>
        <w:annotationRef/>
      </w:r>
      <w:r>
        <w:t xml:space="preserve">Yes, I flipped successful and unsuccessful parents in my parenthetical </w:t>
      </w:r>
    </w:p>
    <w:p w14:paraId="6485BE43" w14:textId="77777777" w:rsidR="00706DF6" w:rsidRDefault="00706DF6">
      <w:pPr>
        <w:pStyle w:val="CommentText"/>
      </w:pPr>
    </w:p>
    <w:p w14:paraId="4C188FEC" w14:textId="3CC52092" w:rsidR="00706DF6" w:rsidRDefault="00706DF6">
      <w:pPr>
        <w:pStyle w:val="CommentText"/>
      </w:pPr>
      <w:r>
        <w:t>The values are similar. Here is the relevant text from the NSNT report:</w:t>
      </w:r>
    </w:p>
    <w:p w14:paraId="78AA5C90" w14:textId="417C8C91" w:rsidR="00706DF6" w:rsidRDefault="00706DF6" w:rsidP="00DD4593">
      <w:pPr>
        <w:pStyle w:val="ListParagraph"/>
        <w:spacing w:after="4" w:line="360" w:lineRule="auto"/>
        <w:ind w:left="0" w:right="55"/>
      </w:pPr>
      <w:r>
        <w:t>- Above Detroit Dam, about 30% of Chinook salmon, on average, produced at least one adult offspring that was identified through genetic parentage analysis.</w:t>
      </w:r>
    </w:p>
    <w:p w14:paraId="68573870" w14:textId="1FF118C9" w:rsidR="00706DF6" w:rsidRDefault="00706DF6" w:rsidP="00F13626">
      <w:pPr>
        <w:pStyle w:val="ListParagraph"/>
        <w:spacing w:after="4" w:line="360" w:lineRule="auto"/>
        <w:ind w:left="0" w:right="55"/>
      </w:pPr>
      <w:r>
        <w:t xml:space="preserve">- Below Big Cliff Dam, approximately 20%, on average, of salmon reintroduced in 2013-2015 produced at least one adult offspring that was identified through genetic parentage analysis. </w:t>
      </w:r>
    </w:p>
    <w:p w14:paraId="1F8D24A2" w14:textId="65562840" w:rsidR="00706DF6" w:rsidRDefault="00706DF6">
      <w:pPr>
        <w:pStyle w:val="CommentText"/>
      </w:pPr>
      <w:r>
        <w:t xml:space="preserve"> </w:t>
      </w:r>
    </w:p>
  </w:comment>
  <w:comment w:id="62" w:author="COUTURE Ryan B * ODFW" w:date="2022-11-14T16:50:00Z" w:initials="CRB*O">
    <w:p w14:paraId="1F5487B7" w14:textId="77777777" w:rsidR="00706DF6" w:rsidRDefault="00706DF6" w:rsidP="001F7B0A">
      <w:pPr>
        <w:pStyle w:val="CommentText"/>
      </w:pPr>
      <w:r>
        <w:rPr>
          <w:rStyle w:val="CommentReference"/>
        </w:rPr>
        <w:annotationRef/>
      </w:r>
      <w:r>
        <w:t xml:space="preserve">Also limited </w:t>
      </w:r>
      <w:proofErr w:type="spellStart"/>
      <w:r>
        <w:t>affect</w:t>
      </w:r>
      <w:proofErr w:type="spellEnd"/>
      <w:r>
        <w:t xml:space="preserve"> of sex ration bias? Is that because the sex ratios were less skewed?  Than say the NS results</w:t>
      </w:r>
    </w:p>
  </w:comment>
  <w:comment w:id="63" w:author="David Dayan" w:date="2022-11-15T13:26:00Z" w:initials="DD">
    <w:p w14:paraId="0DFE6E6F" w14:textId="35DFD508" w:rsidR="00706DF6" w:rsidRDefault="00706DF6">
      <w:pPr>
        <w:pStyle w:val="CommentText"/>
      </w:pPr>
      <w:r>
        <w:rPr>
          <w:rStyle w:val="CommentReference"/>
        </w:rPr>
        <w:annotationRef/>
      </w:r>
      <w:r>
        <w:t>The total range of modeled sex ratios is similar, but skews are not similar between the two reports. North Santiam skewed sex ratios are mostly male biased, and therefore we can really only determine that strongly male skewed sex ratios are worse than neutral sex ratios. McKenzie includes both male and female biased years (and more years).</w:t>
      </w:r>
    </w:p>
  </w:comment>
  <w:comment w:id="66" w:author="COUTURE Ryan B * ODFW" w:date="2022-11-14T16:52:00Z" w:initials="CRB*O">
    <w:p w14:paraId="44C1F1E9" w14:textId="77777777" w:rsidR="00706DF6" w:rsidRDefault="00706DF6" w:rsidP="001F7B0A">
      <w:pPr>
        <w:pStyle w:val="CommentText"/>
      </w:pPr>
      <w:r>
        <w:rPr>
          <w:rStyle w:val="CommentReference"/>
        </w:rPr>
        <w:annotationRef/>
      </w:r>
      <w:r>
        <w:t>Need to think through how this impacts/supports the LSDR protocols...</w:t>
      </w:r>
    </w:p>
  </w:comment>
  <w:comment w:id="67" w:author="David Dayan" w:date="2022-11-15T14:15:00Z" w:initials="DD">
    <w:p w14:paraId="03DB3966" w14:textId="2EC4BBBF" w:rsidR="00706DF6" w:rsidRDefault="00706DF6">
      <w:pPr>
        <w:pStyle w:val="CommentText"/>
      </w:pPr>
      <w:r>
        <w:rPr>
          <w:rStyle w:val="CommentReference"/>
        </w:rPr>
        <w:annotationRef/>
      </w:r>
      <w:r>
        <w:t xml:space="preserve">I get into this in the discussion, hopefully it is </w:t>
      </w:r>
      <w:proofErr w:type="spellStart"/>
      <w:r>
        <w:t>clarifiying</w:t>
      </w:r>
      <w:proofErr w:type="spellEnd"/>
      <w:r>
        <w:t xml:space="preserve">. </w:t>
      </w:r>
    </w:p>
  </w:comment>
  <w:comment w:id="68" w:author="David Dayan" w:date="2022-11-03T18:22:00Z" w:initials="DD">
    <w:p w14:paraId="2F88FF3B" w14:textId="62468467" w:rsidR="00706DF6" w:rsidRDefault="00706DF6">
      <w:pPr>
        <w:pStyle w:val="CommentText"/>
      </w:pPr>
      <w:r>
        <w:rPr>
          <w:rStyle w:val="CommentReference"/>
        </w:rPr>
        <w:annotationRef/>
      </w:r>
      <w:r>
        <w:t xml:space="preserve">Throughout this section I think it is crucial to avoid assumptions about the motivations of managers in implementing LSDR and Recycling. </w:t>
      </w:r>
    </w:p>
    <w:p w14:paraId="3BDFA2D8" w14:textId="77777777" w:rsidR="00706DF6" w:rsidRDefault="00706DF6">
      <w:pPr>
        <w:pStyle w:val="CommentText"/>
      </w:pPr>
    </w:p>
    <w:p w14:paraId="0DCE09B4" w14:textId="5B5AD070" w:rsidR="00706DF6" w:rsidRDefault="00706DF6">
      <w:pPr>
        <w:pStyle w:val="CommentText"/>
      </w:pPr>
      <w:r>
        <w:t>I try to clearly outline the costs and benefits of transporting NORs above the dam to both the reintroduction program and to NOR productivity basin-wide. Then, I describe how implementation of recycling influenced the disposition of both NOR immigrants and NORs produced above the dam, compared to either simply transporting all NORs at Cougar above the dam or implementing LSDR.</w:t>
      </w:r>
    </w:p>
    <w:p w14:paraId="2BB2D620" w14:textId="06CD4113" w:rsidR="00706DF6" w:rsidRDefault="00706DF6">
      <w:pPr>
        <w:pStyle w:val="CommentText"/>
      </w:pPr>
    </w:p>
    <w:p w14:paraId="0B463944" w14:textId="5C799789" w:rsidR="00706DF6" w:rsidRDefault="00706DF6">
      <w:pPr>
        <w:pStyle w:val="CommentText"/>
      </w:pPr>
      <w:r>
        <w:t>This differs from the approach taken in the previous reports, where LSDR (in 2013 and 2014) was explicitly evaluated on its ability to selectively limit above dam transport of NOR immigrants while permitting above dam transport of NORs produced above the dam.</w:t>
      </w:r>
    </w:p>
    <w:p w14:paraId="064D460A" w14:textId="77777777" w:rsidR="00706DF6" w:rsidRDefault="00706DF6">
      <w:pPr>
        <w:pStyle w:val="CommentText"/>
      </w:pPr>
    </w:p>
    <w:p w14:paraId="530E5794" w14:textId="7EC82FDC" w:rsidR="00706DF6" w:rsidRDefault="00706DF6">
      <w:pPr>
        <w:pStyle w:val="CommentText"/>
      </w:pPr>
      <w:r>
        <w:t>This way we can present the EFFECTS of the LSDR and recycling, rather than evaluating whether or not it was “successful,” or biasing interpretation by selectively presenting only some comparisons.</w:t>
      </w:r>
    </w:p>
    <w:p w14:paraId="50B2CF12" w14:textId="0FEC5BEC" w:rsidR="00706DF6" w:rsidRDefault="00706DF6">
      <w:pPr>
        <w:pStyle w:val="CommentText"/>
      </w:pPr>
    </w:p>
  </w:comment>
  <w:comment w:id="70" w:author="Kathleen O'Malley" w:date="2022-11-26T10:48:00Z" w:initials="OMKG">
    <w:p w14:paraId="647DB562" w14:textId="1A52C1E7" w:rsidR="00706DF6" w:rsidRDefault="00706DF6">
      <w:pPr>
        <w:pStyle w:val="CommentText"/>
      </w:pPr>
      <w:r>
        <w:rPr>
          <w:rStyle w:val="CommentReference"/>
        </w:rPr>
        <w:annotationRef/>
      </w:r>
    </w:p>
  </w:comment>
  <w:comment w:id="71" w:author="David Dayan" w:date="2022-11-03T16:35:00Z" w:initials="DD">
    <w:p w14:paraId="40DC954C" w14:textId="77777777" w:rsidR="00706DF6" w:rsidRDefault="00706DF6">
      <w:pPr>
        <w:pStyle w:val="CommentText"/>
      </w:pPr>
      <w:r>
        <w:rPr>
          <w:rStyle w:val="CommentReference"/>
        </w:rPr>
        <w:annotationRef/>
      </w:r>
      <w:r>
        <w:t>Or should this just be south fork below the dam?</w:t>
      </w:r>
    </w:p>
    <w:p w14:paraId="36AD66FE" w14:textId="77777777" w:rsidR="00706DF6" w:rsidRDefault="00706DF6">
      <w:pPr>
        <w:pStyle w:val="CommentText"/>
      </w:pPr>
    </w:p>
    <w:p w14:paraId="4FEA5421" w14:textId="4DB975D9" w:rsidR="00706DF6" w:rsidRDefault="00706DF6">
      <w:pPr>
        <w:pStyle w:val="CommentText"/>
      </w:pPr>
      <w:r>
        <w:t xml:space="preserve">The primary downstream recycling location is in the mainstem, so NORs released downstream could easily contribute to the mainstem production or production in other </w:t>
      </w:r>
      <w:proofErr w:type="spellStart"/>
      <w:r>
        <w:t>tribs</w:t>
      </w:r>
      <w:proofErr w:type="spellEnd"/>
      <w:r>
        <w:t xml:space="preserve">. </w:t>
      </w:r>
    </w:p>
  </w:comment>
  <w:comment w:id="72" w:author="Kathleen O'Malley" w:date="2022-11-26T10:53:00Z" w:initials="OMKG">
    <w:p w14:paraId="6E3BD131" w14:textId="75251C2A" w:rsidR="00706DF6" w:rsidRDefault="00706DF6">
      <w:pPr>
        <w:pStyle w:val="CommentText"/>
      </w:pPr>
      <w:r>
        <w:rPr>
          <w:rStyle w:val="CommentReference"/>
        </w:rPr>
        <w:annotationRef/>
      </w:r>
      <w:r>
        <w:t>I think McKenzie basin is appropriate. What do you think Ryan?</w:t>
      </w:r>
    </w:p>
  </w:comment>
  <w:comment w:id="73" w:author="Kathleen O'Malley" w:date="2022-11-26T10:55:00Z" w:initials="OMKG">
    <w:p w14:paraId="7DF7C35B" w14:textId="402E0EC7" w:rsidR="00706DF6" w:rsidRDefault="00706DF6">
      <w:pPr>
        <w:pStyle w:val="CommentText"/>
      </w:pPr>
      <w:r>
        <w:rPr>
          <w:rStyle w:val="CommentReference"/>
        </w:rPr>
        <w:annotationRef/>
      </w:r>
      <w:r>
        <w:t>Can you be more specific here?</w:t>
      </w:r>
    </w:p>
  </w:comment>
  <w:comment w:id="74" w:author="David Dayan" w:date="2022-11-29T19:22:00Z" w:initials="DD">
    <w:p w14:paraId="316D7C1A" w14:textId="6A240606" w:rsidR="00706DF6" w:rsidRDefault="00706DF6">
      <w:pPr>
        <w:pStyle w:val="CommentText"/>
      </w:pPr>
      <w:r>
        <w:rPr>
          <w:rStyle w:val="CommentReference"/>
        </w:rPr>
        <w:annotationRef/>
      </w:r>
      <w:r>
        <w:t>Yes, but it broke the list style. Broke out into individual sentences, and expanded on the NOR immigrant -&gt; increased adaptive potential idea.</w:t>
      </w:r>
    </w:p>
  </w:comment>
  <w:comment w:id="75" w:author="David Dayan" w:date="2022-11-18T13:16:00Z" w:initials="DD">
    <w:p w14:paraId="15E0400F" w14:textId="45C19578" w:rsidR="00706DF6" w:rsidRDefault="00706DF6">
      <w:pPr>
        <w:pStyle w:val="CommentText"/>
      </w:pPr>
      <w:r>
        <w:rPr>
          <w:rStyle w:val="CommentReference"/>
        </w:rPr>
        <w:annotationRef/>
      </w:r>
      <w:r>
        <w:t>It is possible to create a model of the estimated proportions of NOR immigrants and NORs produced above the dam ultimately released above the dam across a range of LSDR cutoff dates. This would provide managers with the information they need to set the LSDR date to meet certain targets if they choose to implement LSDR again in the future.</w:t>
      </w:r>
    </w:p>
    <w:p w14:paraId="281B0EE3" w14:textId="77777777" w:rsidR="00706DF6" w:rsidRDefault="00706DF6">
      <w:pPr>
        <w:pStyle w:val="CommentText"/>
      </w:pPr>
    </w:p>
    <w:p w14:paraId="342A08A5" w14:textId="01F97BE1" w:rsidR="00706DF6" w:rsidRDefault="00706DF6">
      <w:pPr>
        <w:pStyle w:val="CommentText"/>
      </w:pPr>
      <w:r>
        <w:t xml:space="preserve">For example, a </w:t>
      </w:r>
      <w:proofErr w:type="spellStart"/>
      <w:r>
        <w:t>mid July</w:t>
      </w:r>
      <w:proofErr w:type="spellEnd"/>
      <w:r>
        <w:t xml:space="preserve"> LSDR cutoff would drastically increase above dam release of the NORs produced above the dam, with much smaller increase to above dam transport NOR immigrants.</w:t>
      </w:r>
    </w:p>
  </w:comment>
  <w:comment w:id="76" w:author="David Dayan" w:date="2022-11-18T16:43:00Z" w:initials="DD">
    <w:p w14:paraId="0D1B3756" w14:textId="2B520A46" w:rsidR="00706DF6" w:rsidRDefault="00706DF6">
      <w:pPr>
        <w:pStyle w:val="CommentText"/>
      </w:pPr>
      <w:r>
        <w:rPr>
          <w:rStyle w:val="CommentReference"/>
        </w:rPr>
        <w:annotationRef/>
      </w:r>
      <w:r>
        <w:t xml:space="preserve">Yet another result that we did not present, but might be useful for the discussion here. HOR outplants have similar genetic diversity to NOR immigrants, but F1s (offspring of </w:t>
      </w:r>
      <w:proofErr w:type="spellStart"/>
      <w:r>
        <w:t>HORxHOR</w:t>
      </w:r>
      <w:proofErr w:type="spellEnd"/>
      <w:r>
        <w:t xml:space="preserve"> crosses) have significantly lower genetic diversity than both NOR immigrants and HOR outplants</w:t>
      </w:r>
    </w:p>
  </w:comment>
  <w:comment w:id="77" w:author="Kathleen O'Malley" w:date="2022-11-26T11:03:00Z" w:initials="OMKG">
    <w:p w14:paraId="503EF989" w14:textId="1AF7E2E6" w:rsidR="00706DF6" w:rsidRDefault="00706DF6">
      <w:pPr>
        <w:pStyle w:val="CommentText"/>
      </w:pPr>
      <w:r>
        <w:rPr>
          <w:rStyle w:val="CommentReference"/>
        </w:rPr>
        <w:annotationRef/>
      </w:r>
    </w:p>
  </w:comment>
  <w:comment w:id="78" w:author="Kathleen O'Malley" w:date="2022-11-26T11:05:00Z" w:initials="OMKG">
    <w:p w14:paraId="3FD8BDCD" w14:textId="3059ECCA" w:rsidR="00706DF6" w:rsidRDefault="00706DF6">
      <w:pPr>
        <w:pStyle w:val="CommentText"/>
      </w:pPr>
      <w:r>
        <w:rPr>
          <w:rStyle w:val="CommentReference"/>
        </w:rPr>
        <w:annotationRef/>
      </w:r>
      <w:r>
        <w:t xml:space="preserve">Add a bit more detail here </w:t>
      </w:r>
    </w:p>
  </w:comment>
  <w:comment w:id="79" w:author="David Dayan" w:date="2022-11-30T13:20:00Z" w:initials="DD">
    <w:p w14:paraId="4662F402" w14:textId="588B4545" w:rsidR="00706DF6" w:rsidRDefault="00706DF6">
      <w:pPr>
        <w:pStyle w:val="CommentText"/>
      </w:pPr>
      <w:r>
        <w:rPr>
          <w:rStyle w:val="CommentReference"/>
        </w:rPr>
        <w:annotationRef/>
      </w:r>
      <w:r>
        <w:t xml:space="preserve">Change this. There was a typo in the 2016 report that said </w:t>
      </w:r>
      <w:proofErr w:type="spellStart"/>
      <w:r>
        <w:t>grandparentage</w:t>
      </w:r>
      <w:proofErr w:type="spellEnd"/>
      <w:r>
        <w:t xml:space="preserve"> used 15 markers, but this isn’t borne out by the datasets submitted to SOLOMON or the separate </w:t>
      </w:r>
      <w:proofErr w:type="spellStart"/>
      <w:r>
        <w:t>grandparentage</w:t>
      </w:r>
      <w:proofErr w:type="spellEnd"/>
      <w:r>
        <w:t xml:space="preserve"> paper in Ecology and Evolution, which both use the same 11 </w:t>
      </w:r>
      <w:proofErr w:type="spellStart"/>
      <w:r>
        <w:t>microsat</w:t>
      </w:r>
      <w:proofErr w:type="spellEnd"/>
      <w:r>
        <w:t xml:space="preserve"> dataset. I’ve been running with the </w:t>
      </w:r>
      <w:proofErr w:type="spellStart"/>
      <w:r>
        <w:t>ida</w:t>
      </w:r>
      <w:proofErr w:type="spellEnd"/>
      <w:r>
        <w:t xml:space="preserve"> that we can’t do </w:t>
      </w:r>
      <w:proofErr w:type="spellStart"/>
      <w:r>
        <w:t>grandparentage</w:t>
      </w:r>
      <w:proofErr w:type="spellEnd"/>
      <w:r>
        <w:t xml:space="preserve"> for over a year because of this typo…</w:t>
      </w:r>
    </w:p>
  </w:comment>
  <w:comment w:id="80" w:author="David Dayan" w:date="2022-11-30T13:23:00Z" w:initials="DD">
    <w:p w14:paraId="78CBBA24" w14:textId="21D6DA2E" w:rsidR="00706DF6" w:rsidRDefault="00706DF6">
      <w:pPr>
        <w:pStyle w:val="CommentText"/>
      </w:pPr>
      <w:r>
        <w:rPr>
          <w:rStyle w:val="CommentReference"/>
        </w:rPr>
        <w:annotationRef/>
      </w:r>
      <w:r>
        <w:t>Cite paper as well</w:t>
      </w:r>
    </w:p>
  </w:comment>
  <w:comment w:id="81" w:author="Kathleen O'Malley" w:date="2022-11-26T11:07:00Z" w:initials="OMKG">
    <w:p w14:paraId="6759DEDC" w14:textId="77777777" w:rsidR="00706DF6" w:rsidRDefault="00706DF6">
      <w:pPr>
        <w:pStyle w:val="CommentText"/>
      </w:pPr>
      <w:r>
        <w:rPr>
          <w:rStyle w:val="CommentReference"/>
        </w:rPr>
        <w:annotationRef/>
      </w:r>
      <w:r>
        <w:t>Insert number of years for detail.</w:t>
      </w:r>
    </w:p>
    <w:p w14:paraId="72F3247A" w14:textId="77777777" w:rsidR="00706DF6" w:rsidRDefault="00706DF6">
      <w:pPr>
        <w:pStyle w:val="CommentText"/>
      </w:pPr>
    </w:p>
    <w:p w14:paraId="0A6C8F29" w14:textId="1B4F6E8B" w:rsidR="00706DF6" w:rsidRDefault="00706DF6">
      <w:pPr>
        <w:pStyle w:val="CommentText"/>
      </w:pPr>
      <w:r>
        <w:t xml:space="preserve">Note that in the NS below Big Cliff, Nb was higher than number of successful parents in all 3 years. </w:t>
      </w:r>
    </w:p>
  </w:comment>
  <w:comment w:id="82" w:author="David Dayan" w:date="2022-11-15T15:56:00Z" w:initials="DD">
    <w:p w14:paraId="68E1582B" w14:textId="57F3B65E" w:rsidR="00706DF6" w:rsidRDefault="00706DF6">
      <w:pPr>
        <w:pStyle w:val="CommentText"/>
      </w:pPr>
      <w:r>
        <w:rPr>
          <w:rStyle w:val="CommentReference"/>
        </w:rPr>
        <w:annotationRef/>
      </w:r>
      <w:r>
        <w:t xml:space="preserve">I also keep this brief and avoid specific recommendations: While earlier releases may be associated with greater fitness this doesn’t mean that shifting large numbers of releases earlier will increase overall productivity! </w:t>
      </w:r>
    </w:p>
    <w:p w14:paraId="4ED3C7D7" w14:textId="77777777" w:rsidR="00706DF6" w:rsidRDefault="00706DF6">
      <w:pPr>
        <w:pStyle w:val="CommentText"/>
      </w:pPr>
      <w:r>
        <w:t xml:space="preserve">Keeping the distribution of release dates wide has the benefit of distributing risk of </w:t>
      </w:r>
      <w:proofErr w:type="spellStart"/>
      <w:r>
        <w:t>prespawn</w:t>
      </w:r>
      <w:proofErr w:type="spellEnd"/>
      <w:r>
        <w:t xml:space="preserve"> mortality associated with environmental variation, and there may be negative density dependent effects that come with adding more fish earlier in the season. </w:t>
      </w:r>
    </w:p>
    <w:p w14:paraId="327EF854" w14:textId="614D5F93" w:rsidR="00706DF6" w:rsidRDefault="00706DF6">
      <w:pPr>
        <w:pStyle w:val="CommentText"/>
      </w:pPr>
      <w:r>
        <w:t>The big takeaway here has already been discussed. Delaying above dam transport for NORs collected at the trap likely reduces their fitness by ~12%.</w:t>
      </w:r>
    </w:p>
  </w:comment>
  <w:comment w:id="85" w:author="David Dayan" w:date="2022-11-15T15:54:00Z" w:initials="DD">
    <w:p w14:paraId="04D2DCE0" w14:textId="77777777" w:rsidR="00706DF6" w:rsidRDefault="00706DF6" w:rsidP="00C66633">
      <w:pPr>
        <w:pStyle w:val="CommentText"/>
      </w:pPr>
      <w:r>
        <w:rPr>
          <w:rStyle w:val="CommentReference"/>
        </w:rPr>
        <w:annotationRef/>
      </w:r>
      <w:r>
        <w:rPr>
          <w:rStyle w:val="CommentReference"/>
        </w:rPr>
        <w:annotationRef/>
      </w:r>
      <w:r>
        <w:t xml:space="preserve">I just realized this part of this sentence is supported by a result not presented in the report, so maybe it should be cut? </w:t>
      </w:r>
    </w:p>
    <w:p w14:paraId="74EEF744" w14:textId="77777777" w:rsidR="00706DF6" w:rsidRDefault="00706DF6" w:rsidP="00C66633">
      <w:pPr>
        <w:pStyle w:val="CommentText"/>
      </w:pPr>
    </w:p>
    <w:p w14:paraId="13C4C5D2" w14:textId="28703D5E" w:rsidR="00706DF6" w:rsidRDefault="00706DF6" w:rsidP="00C66633">
      <w:pPr>
        <w:pStyle w:val="CommentText"/>
      </w:pPr>
      <w:r>
        <w:t xml:space="preserve">I chose not to clutter the results with individual GLMs, and instead only present the combined GLMM. Here’s what the year-to-year pattern looks like. </w:t>
      </w:r>
      <w:r w:rsidRPr="00C66633">
        <w:rPr>
          <w:noProof/>
        </w:rPr>
        <w:drawing>
          <wp:inline distT="0" distB="0" distL="0" distR="0" wp14:anchorId="355519F5" wp14:editId="1CD1A865">
            <wp:extent cx="2792505" cy="1871573"/>
            <wp:effectExtent l="0" t="0" r="190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
                    <a:stretch>
                      <a:fillRect/>
                    </a:stretch>
                  </pic:blipFill>
                  <pic:spPr>
                    <a:xfrm>
                      <a:off x="0" y="0"/>
                      <a:ext cx="2808013" cy="1881967"/>
                    </a:xfrm>
                    <a:prstGeom prst="rect">
                      <a:avLst/>
                    </a:prstGeom>
                  </pic:spPr>
                </pic:pic>
              </a:graphicData>
            </a:graphic>
          </wp:inline>
        </w:drawing>
      </w:r>
      <w:r>
        <w:t xml:space="preserve">Release date is positively associated TLF in two years, but never significantly. In contrast release date is negatively associated with TLF in 7 years, and several of these associations are significant. </w:t>
      </w:r>
    </w:p>
    <w:p w14:paraId="7EE5C959" w14:textId="4E737B37" w:rsidR="00706DF6" w:rsidRDefault="00706DF6" w:rsidP="00C66633">
      <w:pPr>
        <w:pStyle w:val="CommentText"/>
      </w:pPr>
    </w:p>
    <w:p w14:paraId="096FA1AD" w14:textId="7C85B4C4" w:rsidR="00706DF6" w:rsidRDefault="00706DF6">
      <w:pPr>
        <w:pStyle w:val="CommentText"/>
      </w:pPr>
      <w:r>
        <w:t>Interested to hear what others think here, should we add more results to the report, leave the statement without the associated results, or just cut this from the discussion.</w:t>
      </w:r>
    </w:p>
  </w:comment>
  <w:comment w:id="86" w:author="Kathleen O'Malley" w:date="2022-11-26T11:20:00Z" w:initials="OMKG">
    <w:p w14:paraId="6FAF5795" w14:textId="64A41AB0" w:rsidR="00706DF6" w:rsidRDefault="00706DF6">
      <w:pPr>
        <w:pStyle w:val="CommentText"/>
      </w:pPr>
      <w:r>
        <w:rPr>
          <w:rStyle w:val="CommentReference"/>
        </w:rPr>
        <w:annotationRef/>
      </w:r>
      <w:r>
        <w:t>Yes, might be good to remove this since the result is not presented in the report.</w:t>
      </w:r>
    </w:p>
  </w:comment>
  <w:comment w:id="89" w:author="David Dayan" w:date="2022-11-17T15:26:00Z" w:initials="DD">
    <w:p w14:paraId="277E0B3F" w14:textId="6AA02CBB" w:rsidR="00706DF6" w:rsidRDefault="00706DF6">
      <w:pPr>
        <w:pStyle w:val="CommentText"/>
      </w:pPr>
      <w:r>
        <w:rPr>
          <w:rStyle w:val="CommentReference"/>
        </w:rPr>
        <w:annotationRef/>
      </w:r>
      <w:r>
        <w:t>Once again, we can go into more detail here, but I chose to keep the discussion concise, because there are many explanations, they are mostly speculative and this would require the presentation of additional results that might clutter the report and detract from the main message. I’m happy to discuss this in more detail together.</w:t>
      </w:r>
    </w:p>
    <w:p w14:paraId="053C62CA" w14:textId="77777777" w:rsidR="00706DF6" w:rsidRDefault="00706DF6">
      <w:pPr>
        <w:pStyle w:val="CommentText"/>
      </w:pPr>
    </w:p>
    <w:p w14:paraId="3F27027A" w14:textId="3E5FD08B" w:rsidR="00706DF6" w:rsidRDefault="00706DF6">
      <w:pPr>
        <w:pStyle w:val="CommentText"/>
      </w:pPr>
      <w:r>
        <w:t xml:space="preserve">Here’s just one (of many) potential explanation supported in part by the data: </w:t>
      </w:r>
    </w:p>
    <w:p w14:paraId="7DF224A0" w14:textId="58347B4B" w:rsidR="00706DF6" w:rsidRDefault="00706DF6">
      <w:pPr>
        <w:pStyle w:val="CommentText"/>
      </w:pPr>
      <w:r>
        <w:t>In all but one year the percent of hatchery-origin spawners above Detroit Dam was 100%, while natural origin salmon contribute substantially to spawning above Cougar Dam for six of the nine years analyzed. It is possible that the presence of larger NOR males reduces the deleterious effects of strongly male-biased sex ratios we observed in the North Santiam, by providing the opportunity for mate choice (Auld 2019) or reducing the tendency for females to delay spawning in the presence of a high proportion of small males (</w:t>
      </w:r>
      <w:r w:rsidRPr="006D6142">
        <w:t>Berejikian</w:t>
      </w:r>
      <w:r>
        <w:t>, et al 2005). Indeed, we found that natural origin males are overrepresented among successful crosses with both hatchery and natural origin females in our pedigree, given the relative frequencies of NOR and HOR males in each year, but we do not include this result in the report.</w:t>
      </w:r>
    </w:p>
  </w:comment>
  <w:comment w:id="90" w:author="Kathleen O'Malley" w:date="2022-11-26T11:23:00Z" w:initials="OMKG">
    <w:p w14:paraId="7AED4764" w14:textId="4A9694D0" w:rsidR="00706DF6" w:rsidRDefault="00706DF6">
      <w:pPr>
        <w:pStyle w:val="CommentText"/>
      </w:pPr>
      <w:r>
        <w:rPr>
          <w:rStyle w:val="CommentReference"/>
        </w:rPr>
        <w:annotationRef/>
      </w:r>
      <w:r>
        <w:t>Yes, let’s revisit this in more detail in the next round of revisions.</w:t>
      </w:r>
    </w:p>
  </w:comment>
  <w:comment w:id="91" w:author="David Dayan" w:date="2022-10-07T11:17:00Z" w:initials="DD">
    <w:p w14:paraId="3A28DB12" w14:textId="1C6153DB" w:rsidR="00706DF6" w:rsidRDefault="00706DF6">
      <w:pPr>
        <w:pStyle w:val="CommentText"/>
      </w:pPr>
      <w:r>
        <w:rPr>
          <w:rStyle w:val="CommentReference"/>
        </w:rPr>
        <w:annotationRef/>
      </w:r>
      <w:r>
        <w:t>Will use endnote to format citations. Currently set to the Con Gen format that I find it easy to read, but it is easy to change to whatever format we want.</w:t>
      </w:r>
    </w:p>
    <w:p w14:paraId="499DA742" w14:textId="77777777" w:rsidR="00706DF6" w:rsidRDefault="00706DF6">
      <w:pPr>
        <w:pStyle w:val="CommentText"/>
      </w:pPr>
    </w:p>
    <w:p w14:paraId="505F5F8C" w14:textId="57CD4AB4" w:rsidR="00706DF6" w:rsidRDefault="00706DF6">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617558C0" w15:done="0"/>
  <w15:commentEx w15:paraId="323633C6" w15:done="0"/>
  <w15:commentEx w15:paraId="78F475B3" w15:paraIdParent="323633C6" w15:done="0"/>
  <w15:commentEx w15:paraId="5EF16421" w15:paraIdParent="323633C6" w15:done="0"/>
  <w15:commentEx w15:paraId="71EF79D4" w15:done="0"/>
  <w15:commentEx w15:paraId="6AB748DD" w15:done="0"/>
  <w15:commentEx w15:paraId="326705D3" w15:done="0"/>
  <w15:commentEx w15:paraId="28E1CC18" w15:done="0"/>
  <w15:commentEx w15:paraId="1C7484BC" w15:done="0"/>
  <w15:commentEx w15:paraId="2AEE5C29" w15:done="0"/>
  <w15:commentEx w15:paraId="24E68621" w15:done="0"/>
  <w15:commentEx w15:paraId="1ACB91D6" w15:paraIdParent="24E68621" w15:done="0"/>
  <w15:commentEx w15:paraId="7640737F" w15:done="0"/>
  <w15:commentEx w15:paraId="151E4AAA" w15:paraIdParent="7640737F" w15:done="0"/>
  <w15:commentEx w15:paraId="6CD55E46" w15:paraIdParent="7640737F" w15:done="0"/>
  <w15:commentEx w15:paraId="3C71B80D" w15:done="0"/>
  <w15:commentEx w15:paraId="4E0DD0B5" w15:paraIdParent="3C71B80D" w15:done="0"/>
  <w15:commentEx w15:paraId="72F4E345" w15:done="0"/>
  <w15:commentEx w15:paraId="24BB4FBB" w15:done="0"/>
  <w15:commentEx w15:paraId="4D1ECB78" w15:paraIdParent="24BB4FBB" w15:done="0"/>
  <w15:commentEx w15:paraId="5A51BEBC" w15:done="0"/>
  <w15:commentEx w15:paraId="0CD5EE18" w15:done="0"/>
  <w15:commentEx w15:paraId="4924BC68" w15:paraIdParent="0CD5EE18" w15:done="0"/>
  <w15:commentEx w15:paraId="7FFE31B8" w15:done="0"/>
  <w15:commentEx w15:paraId="55C88042" w15:paraIdParent="7FFE31B8" w15:done="0"/>
  <w15:commentEx w15:paraId="6F5E5493" w15:paraIdParent="7FFE31B8" w15:done="0"/>
  <w15:commentEx w15:paraId="464AB315" w15:done="0"/>
  <w15:commentEx w15:paraId="5C6CCBBC" w15:done="0"/>
  <w15:commentEx w15:paraId="2154E048" w15:paraIdParent="5C6CCBBC" w15:done="0"/>
  <w15:commentEx w15:paraId="56E0BE56" w15:paraIdParent="5C6CCBBC" w15:done="0"/>
  <w15:commentEx w15:paraId="11BD07E7" w15:done="0"/>
  <w15:commentEx w15:paraId="3F30DAA6" w15:paraIdParent="11BD07E7" w15:done="0"/>
  <w15:commentEx w15:paraId="2B15AA84" w15:done="0"/>
  <w15:commentEx w15:paraId="7D1FE450" w15:paraIdParent="2B15AA84" w15:done="0"/>
  <w15:commentEx w15:paraId="45C12487" w15:done="0"/>
  <w15:commentEx w15:paraId="6AB448F2" w15:paraIdParent="45C12487" w15:done="0"/>
  <w15:commentEx w15:paraId="13EDAFC1" w15:done="0"/>
  <w15:commentEx w15:paraId="65C9AC14" w15:done="0"/>
  <w15:commentEx w15:paraId="0D01BF41" w15:done="0"/>
  <w15:commentEx w15:paraId="57D1C888" w15:done="0"/>
  <w15:commentEx w15:paraId="7CAC4C60" w15:paraIdParent="57D1C888" w15:done="0"/>
  <w15:commentEx w15:paraId="494C98B8" w15:done="0"/>
  <w15:commentEx w15:paraId="738CA207" w15:paraIdParent="494C98B8" w15:done="0"/>
  <w15:commentEx w15:paraId="7DEBEF31" w15:done="0"/>
  <w15:commentEx w15:paraId="0F156DBB" w15:paraIdParent="7DEBEF31" w15:done="0"/>
  <w15:commentEx w15:paraId="747681B7" w15:paraIdParent="7DEBEF31" w15:done="0"/>
  <w15:commentEx w15:paraId="422BE55D" w15:done="0"/>
  <w15:commentEx w15:paraId="1143085F" w15:paraIdParent="422BE55D" w15:done="0"/>
  <w15:commentEx w15:paraId="5E11CCFC" w15:paraIdParent="422BE55D" w15:done="0"/>
  <w15:commentEx w15:paraId="2C4E0A2B" w15:done="0"/>
  <w15:commentEx w15:paraId="474E3B87" w15:paraIdParent="2C4E0A2B" w15:done="0"/>
  <w15:commentEx w15:paraId="1EF0513B" w15:paraIdParent="2C4E0A2B" w15:done="0"/>
  <w15:commentEx w15:paraId="1F8D24A2" w15:paraIdParent="2C4E0A2B" w15:done="0"/>
  <w15:commentEx w15:paraId="1F5487B7" w15:done="0"/>
  <w15:commentEx w15:paraId="0DFE6E6F" w15:paraIdParent="1F5487B7" w15:done="0"/>
  <w15:commentEx w15:paraId="44C1F1E9" w15:done="0"/>
  <w15:commentEx w15:paraId="03DB3966" w15:paraIdParent="44C1F1E9" w15:done="0"/>
  <w15:commentEx w15:paraId="50B2CF12" w15:done="0"/>
  <w15:commentEx w15:paraId="647DB562" w15:done="0"/>
  <w15:commentEx w15:paraId="4FEA5421" w15:done="0"/>
  <w15:commentEx w15:paraId="6E3BD131" w15:paraIdParent="4FEA5421" w15:done="0"/>
  <w15:commentEx w15:paraId="7DF7C35B" w15:done="0"/>
  <w15:commentEx w15:paraId="316D7C1A" w15:paraIdParent="7DF7C35B" w15:done="0"/>
  <w15:commentEx w15:paraId="342A08A5" w15:done="0"/>
  <w15:commentEx w15:paraId="0D1B3756" w15:done="0"/>
  <w15:commentEx w15:paraId="503EF989" w15:done="0"/>
  <w15:commentEx w15:paraId="3FD8BDCD" w15:done="0"/>
  <w15:commentEx w15:paraId="4662F402" w15:paraIdParent="3FD8BDCD" w15:done="0"/>
  <w15:commentEx w15:paraId="78CBBA24" w15:done="0"/>
  <w15:commentEx w15:paraId="0A6C8F29" w15:done="0"/>
  <w15:commentEx w15:paraId="327EF854" w15:done="0"/>
  <w15:commentEx w15:paraId="096FA1AD" w15:done="0"/>
  <w15:commentEx w15:paraId="6FAF5795" w15:paraIdParent="096FA1AD" w15:done="0"/>
  <w15:commentEx w15:paraId="7DF224A0" w15:done="0"/>
  <w15:commentEx w15:paraId="7AED4764" w15:paraIdParent="7DF224A0"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6E17B13" w16cex:dateUtc="2022-09-30T21:26:00Z"/>
  <w16cex:commentExtensible w16cex:durableId="271CE0F5" w16cex:dateUtc="2022-11-14T23:44:00Z"/>
  <w16cex:commentExtensible w16cex:durableId="271CE319" w16cex:dateUtc="2022-11-14T23:54:00Z"/>
  <w16cex:commentExtensible w16cex:durableId="2720EEBD" w16cex:dateUtc="2022-11-18T01:32:00Z"/>
  <w16cex:commentExtensible w16cex:durableId="270BBCB6" w16cex:dateUtc="2022-11-01T22:41:00Z"/>
  <w16cex:commentExtensible w16cex:durableId="270BBD28" w16cex:dateUtc="2022-11-01T22:43:00Z"/>
  <w16cex:commentExtensible w16cex:durableId="270BBF7B" w16cex:dateUtc="2022-11-01T22:53:00Z"/>
  <w16cex:commentExtensible w16cex:durableId="270BCC61" w16cex:dateUtc="2022-11-01T23:48:00Z"/>
  <w16cex:commentExtensible w16cex:durableId="270BCCB0" w16cex:dateUtc="2022-11-01T23:49:00Z"/>
  <w16cex:commentExtensible w16cex:durableId="272B1E79" w16cex:dateUtc="2022-11-25T18:59:00Z"/>
  <w16cex:commentExtensible w16cex:durableId="271CE19B" w16cex:dateUtc="2022-11-14T23:47:00Z"/>
  <w16cex:commentExtensible w16cex:durableId="2730970B" w16cex:dateUtc="2022-11-29T22:34:00Z"/>
  <w16cex:commentExtensible w16cex:durableId="26E83D65" w16cex:dateUtc="2022-10-06T00:29:00Z"/>
  <w16cex:commentExtensible w16cex:durableId="271CE247" w16cex:dateUtc="2022-11-14T23:50:00Z"/>
  <w16cex:commentExtensible w16cex:durableId="271CE263" w16cex:dateUtc="2022-11-14T23:50:00Z"/>
  <w16cex:commentExtensible w16cex:durableId="26EA9739" w16cex:dateUtc="2022-10-07T19:16:00Z"/>
  <w16cex:commentExtensible w16cex:durableId="26F54125" w16cex:dateUtc="2022-10-15T21:24:00Z"/>
  <w16cex:commentExtensible w16cex:durableId="26FD3481" w16cex:dateUtc="2022-10-21T22:08:00Z"/>
  <w16cex:commentExtensible w16cex:durableId="271CE2D8" w16cex:dateUtc="2022-11-14T23:52:00Z"/>
  <w16cex:commentExtensible w16cex:durableId="271CF405" w16cex:dateUtc="2022-11-15T01:06:00Z"/>
  <w16cex:commentExtensible w16cex:durableId="272B2659" w16cex:dateUtc="2022-11-25T19:32:00Z"/>
  <w16cex:commentExtensible w16cex:durableId="271CE422" w16cex:dateUtc="2022-11-14T23:58:00Z"/>
  <w16cex:commentExtensible w16cex:durableId="27222A9D" w16cex:dateUtc="2022-11-19T00:00:00Z"/>
  <w16cex:commentExtensible w16cex:durableId="26FAA90D" w16cex:dateUtc="2022-10-19T23:49:00Z"/>
  <w16cex:commentExtensible w16cex:durableId="271CE544" w16cex:dateUtc="2022-11-15T00:03:00Z"/>
  <w16cex:commentExtensible w16cex:durableId="27222C27" w16cex:dateUtc="2022-11-19T00:07:00Z"/>
  <w16cex:commentExtensible w16cex:durableId="271CBC90" w16cex:dateUtc="2022-11-14T21:09:00Z"/>
  <w16cex:commentExtensible w16cex:durableId="271CE7F6" w16cex:dateUtc="2022-11-15T00:14:00Z"/>
  <w16cex:commentExtensible w16cex:durableId="271CE824" w16cex:dateUtc="2022-11-15T00:15:00Z"/>
  <w16cex:commentExtensible w16cex:durableId="27222C8F" w16cex:dateUtc="2022-11-19T00:08:00Z"/>
  <w16cex:commentExtensible w16cex:durableId="272B5B4E" w16cex:dateUtc="2022-11-25T23:18:00Z"/>
  <w16cex:commentExtensible w16cex:durableId="2730CCB8" w16cex:dateUtc="2022-11-30T02:23:00Z"/>
  <w16cex:commentExtensible w16cex:durableId="272B5E94" w16cex:dateUtc="2022-11-25T23:32:00Z"/>
  <w16cex:commentExtensible w16cex:durableId="2730CF83" w16cex:dateUtc="2022-11-30T02:35:00Z"/>
  <w16cex:commentExtensible w16cex:durableId="271CE927" w16cex:dateUtc="2022-11-15T00:19:00Z"/>
  <w16cex:commentExtensible w16cex:durableId="271CF860" w16cex:dateUtc="2022-11-15T01:24:00Z"/>
  <w16cex:commentExtensible w16cex:durableId="26F9214C" w16cex:dateUtc="2022-10-18T19:57:00Z"/>
  <w16cex:commentExtensible w16cex:durableId="26EAB676" w16cex:dateUtc="2022-10-07T21:30:00Z"/>
  <w16cex:commentExtensible w16cex:durableId="272B6A44" w16cex:dateUtc="2022-11-26T00:22:00Z"/>
  <w16cex:commentExtensible w16cex:durableId="26EAD2C0" w16cex:dateUtc="2022-10-07T23:30:00Z"/>
  <w16cex:commentExtensible w16cex:durableId="271CECF8" w16cex:dateUtc="2022-11-15T00:36:00Z"/>
  <w16cex:commentExtensible w16cex:durableId="26FAB238" w16cex:dateUtc="2022-10-20T00:28:00Z"/>
  <w16cex:commentExtensible w16cex:durableId="272B6EAF" w16cex:dateUtc="2022-11-26T00:41:00Z"/>
  <w16cex:commentExtensible w16cex:durableId="271CEE8E" w16cex:dateUtc="2022-11-15T00:42:00Z"/>
  <w16cex:commentExtensible w16cex:durableId="271CFA35" w16cex:dateUtc="2022-11-15T01:32:00Z"/>
  <w16cex:commentExtensible w16cex:durableId="272C648E" w16cex:dateUtc="2022-11-26T18:10:00Z"/>
  <w16cex:commentExtensible w16cex:durableId="271CEF81" w16cex:dateUtc="2022-11-15T00:46:00Z"/>
  <w16cex:commentExtensible w16cex:durableId="271CEFC4" w16cex:dateUtc="2022-11-15T00:48:00Z"/>
  <w16cex:commentExtensible w16cex:durableId="271E0D17" w16cex:dateUtc="2022-11-15T21:05:00Z"/>
  <w16cex:commentExtensible w16cex:durableId="271CEFF4" w16cex:dateUtc="2022-11-15T00:48:00Z"/>
  <w16cex:commentExtensible w16cex:durableId="271E0D6B" w16cex:dateUtc="2022-11-15T21:06:00Z"/>
  <w16cex:commentExtensible w16cex:durableId="272C6788" w16cex:dateUtc="2022-11-26T18:23:00Z"/>
  <w16cex:commentExtensible w16cex:durableId="2730D8BD" w16cex:dateUtc="2022-11-30T03:15:00Z"/>
  <w16cex:commentExtensible w16cex:durableId="271CF059" w16cex:dateUtc="2022-11-15T00:50:00Z"/>
  <w16cex:commentExtensible w16cex:durableId="271E11FD" w16cex:dateUtc="2022-11-15T21:26:00Z"/>
  <w16cex:commentExtensible w16cex:durableId="271CF0D9" w16cex:dateUtc="2022-11-15T00:52:00Z"/>
  <w16cex:commentExtensible w16cex:durableId="271E1D7F" w16cex:dateUtc="2022-11-15T22:15:00Z"/>
  <w16cex:commentExtensible w16cex:durableId="270E855D" w16cex:dateUtc="2022-11-04T01:22:00Z"/>
  <w16cex:commentExtensible w16cex:durableId="272C6D8F" w16cex:dateUtc="2022-11-26T18:48:00Z"/>
  <w16cex:commentExtensible w16cex:durableId="270E6C34" w16cex:dateUtc="2022-11-03T23:35:00Z"/>
  <w16cex:commentExtensible w16cex:durableId="272C6E9E" w16cex:dateUtc="2022-11-26T18:53:00Z"/>
  <w16cex:commentExtensible w16cex:durableId="272C6F27" w16cex:dateUtc="2022-11-26T18:55:00Z"/>
  <w16cex:commentExtensible w16cex:durableId="2730DA67" w16cex:dateUtc="2022-11-30T03:22:00Z"/>
  <w16cex:commentExtensible w16cex:durableId="27220441" w16cex:dateUtc="2022-11-18T21:16:00Z"/>
  <w16cex:commentExtensible w16cex:durableId="272234AD" w16cex:dateUtc="2022-11-19T00:43:00Z"/>
  <w16cex:commentExtensible w16cex:durableId="272C70F1" w16cex:dateUtc="2022-11-26T19:03:00Z"/>
  <w16cex:commentExtensible w16cex:durableId="272C715E" w16cex:dateUtc="2022-11-26T19:05:00Z"/>
  <w16cex:commentExtensible w16cex:durableId="2731D73B" w16cex:dateUtc="2022-11-30T21:20:00Z"/>
  <w16cex:commentExtensible w16cex:durableId="2731D7C8" w16cex:dateUtc="2022-11-30T21:23:00Z"/>
  <w16cex:commentExtensible w16cex:durableId="272C71DC" w16cex:dateUtc="2022-11-26T19:07:00Z"/>
  <w16cex:commentExtensible w16cex:durableId="271E3542" w16cex:dateUtc="2022-11-15T23:56:00Z"/>
  <w16cex:commentExtensible w16cex:durableId="271E34A2" w16cex:dateUtc="2022-11-15T23:54:00Z"/>
  <w16cex:commentExtensible w16cex:durableId="272C7518" w16cex:dateUtc="2022-11-26T19:20:00Z"/>
  <w16cex:commentExtensible w16cex:durableId="2720D12E" w16cex:dateUtc="2022-11-17T23:26:00Z"/>
  <w16cex:commentExtensible w16cex:durableId="272C759E" w16cex:dateUtc="2022-11-26T19:23: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617558C0" w16cid:durableId="26E17B13"/>
  <w16cid:commentId w16cid:paraId="323633C6" w16cid:durableId="271CE0F5"/>
  <w16cid:commentId w16cid:paraId="78F475B3" w16cid:durableId="271CE319"/>
  <w16cid:commentId w16cid:paraId="5EF16421" w16cid:durableId="2720EEBD"/>
  <w16cid:commentId w16cid:paraId="71EF79D4" w16cid:durableId="270BBCB6"/>
  <w16cid:commentId w16cid:paraId="6AB748DD" w16cid:durableId="270BBD28"/>
  <w16cid:commentId w16cid:paraId="326705D3" w16cid:durableId="270BBF7B"/>
  <w16cid:commentId w16cid:paraId="28E1CC18" w16cid:durableId="270BCC61"/>
  <w16cid:commentId w16cid:paraId="1C7484BC" w16cid:durableId="270BCCB0"/>
  <w16cid:commentId w16cid:paraId="2AEE5C29" w16cid:durableId="272B1E79"/>
  <w16cid:commentId w16cid:paraId="24E68621" w16cid:durableId="271CE19B"/>
  <w16cid:commentId w16cid:paraId="1ACB91D6" w16cid:durableId="2730970B"/>
  <w16cid:commentId w16cid:paraId="7640737F" w16cid:durableId="26E83D65"/>
  <w16cid:commentId w16cid:paraId="151E4AAA" w16cid:durableId="271CE247"/>
  <w16cid:commentId w16cid:paraId="6CD55E46" w16cid:durableId="271CE263"/>
  <w16cid:commentId w16cid:paraId="3C71B80D" w16cid:durableId="26EA9739"/>
  <w16cid:commentId w16cid:paraId="4E0DD0B5" w16cid:durableId="26F54125"/>
  <w16cid:commentId w16cid:paraId="72F4E345" w16cid:durableId="26FD3481"/>
  <w16cid:commentId w16cid:paraId="24BB4FBB" w16cid:durableId="271CE2D8"/>
  <w16cid:commentId w16cid:paraId="4D1ECB78" w16cid:durableId="271CF405"/>
  <w16cid:commentId w16cid:paraId="5A51BEBC" w16cid:durableId="272B2659"/>
  <w16cid:commentId w16cid:paraId="0CD5EE18" w16cid:durableId="271CE422"/>
  <w16cid:commentId w16cid:paraId="4924BC68" w16cid:durableId="27222A9D"/>
  <w16cid:commentId w16cid:paraId="7FFE31B8" w16cid:durableId="26FAA90D"/>
  <w16cid:commentId w16cid:paraId="55C88042" w16cid:durableId="271CE544"/>
  <w16cid:commentId w16cid:paraId="6F5E5493" w16cid:durableId="27222C27"/>
  <w16cid:commentId w16cid:paraId="464AB315" w16cid:durableId="271CBC90"/>
  <w16cid:commentId w16cid:paraId="5C6CCBBC" w16cid:durableId="271CE7F6"/>
  <w16cid:commentId w16cid:paraId="2154E048" w16cid:durableId="271CE824"/>
  <w16cid:commentId w16cid:paraId="56E0BE56" w16cid:durableId="27222C8F"/>
  <w16cid:commentId w16cid:paraId="11BD07E7" w16cid:durableId="272B5B4E"/>
  <w16cid:commentId w16cid:paraId="3F30DAA6" w16cid:durableId="2730CCB8"/>
  <w16cid:commentId w16cid:paraId="2B15AA84" w16cid:durableId="272B5E94"/>
  <w16cid:commentId w16cid:paraId="7D1FE450" w16cid:durableId="2730CF83"/>
  <w16cid:commentId w16cid:paraId="45C12487" w16cid:durableId="271CE927"/>
  <w16cid:commentId w16cid:paraId="6AB448F2" w16cid:durableId="271CF860"/>
  <w16cid:commentId w16cid:paraId="13EDAFC1" w16cid:durableId="26F9214C"/>
  <w16cid:commentId w16cid:paraId="65C9AC14" w16cid:durableId="26EAB676"/>
  <w16cid:commentId w16cid:paraId="0D01BF41" w16cid:durableId="272B6A44"/>
  <w16cid:commentId w16cid:paraId="57D1C888" w16cid:durableId="26EAD2C0"/>
  <w16cid:commentId w16cid:paraId="7CAC4C60" w16cid:durableId="271CECF8"/>
  <w16cid:commentId w16cid:paraId="494C98B8" w16cid:durableId="26FAB238"/>
  <w16cid:commentId w16cid:paraId="738CA207" w16cid:durableId="272B6EAF"/>
  <w16cid:commentId w16cid:paraId="7DEBEF31" w16cid:durableId="271CEE8E"/>
  <w16cid:commentId w16cid:paraId="0F156DBB" w16cid:durableId="271CFA35"/>
  <w16cid:commentId w16cid:paraId="747681B7" w16cid:durableId="272C648E"/>
  <w16cid:commentId w16cid:paraId="422BE55D" w16cid:durableId="271CEF81"/>
  <w16cid:commentId w16cid:paraId="1143085F" w16cid:durableId="271CEFC4"/>
  <w16cid:commentId w16cid:paraId="5E11CCFC" w16cid:durableId="271E0D17"/>
  <w16cid:commentId w16cid:paraId="2C4E0A2B" w16cid:durableId="271CEFF4"/>
  <w16cid:commentId w16cid:paraId="474E3B87" w16cid:durableId="271E0D6B"/>
  <w16cid:commentId w16cid:paraId="1EF0513B" w16cid:durableId="272C6788"/>
  <w16cid:commentId w16cid:paraId="1F8D24A2" w16cid:durableId="2730D8BD"/>
  <w16cid:commentId w16cid:paraId="1F5487B7" w16cid:durableId="271CF059"/>
  <w16cid:commentId w16cid:paraId="0DFE6E6F" w16cid:durableId="271E11FD"/>
  <w16cid:commentId w16cid:paraId="44C1F1E9" w16cid:durableId="271CF0D9"/>
  <w16cid:commentId w16cid:paraId="03DB3966" w16cid:durableId="271E1D7F"/>
  <w16cid:commentId w16cid:paraId="50B2CF12" w16cid:durableId="270E855D"/>
  <w16cid:commentId w16cid:paraId="647DB562" w16cid:durableId="272C6D8F"/>
  <w16cid:commentId w16cid:paraId="4FEA5421" w16cid:durableId="270E6C34"/>
  <w16cid:commentId w16cid:paraId="6E3BD131" w16cid:durableId="272C6E9E"/>
  <w16cid:commentId w16cid:paraId="7DF7C35B" w16cid:durableId="272C6F27"/>
  <w16cid:commentId w16cid:paraId="316D7C1A" w16cid:durableId="2730DA67"/>
  <w16cid:commentId w16cid:paraId="342A08A5" w16cid:durableId="27220441"/>
  <w16cid:commentId w16cid:paraId="0D1B3756" w16cid:durableId="272234AD"/>
  <w16cid:commentId w16cid:paraId="503EF989" w16cid:durableId="272C70F1"/>
  <w16cid:commentId w16cid:paraId="3FD8BDCD" w16cid:durableId="272C715E"/>
  <w16cid:commentId w16cid:paraId="4662F402" w16cid:durableId="2731D73B"/>
  <w16cid:commentId w16cid:paraId="78CBBA24" w16cid:durableId="2731D7C8"/>
  <w16cid:commentId w16cid:paraId="0A6C8F29" w16cid:durableId="272C71DC"/>
  <w16cid:commentId w16cid:paraId="327EF854" w16cid:durableId="271E3542"/>
  <w16cid:commentId w16cid:paraId="096FA1AD" w16cid:durableId="271E34A2"/>
  <w16cid:commentId w16cid:paraId="6FAF5795" w16cid:durableId="272C7518"/>
  <w16cid:commentId w16cid:paraId="7DF224A0" w16cid:durableId="2720D12E"/>
  <w16cid:commentId w16cid:paraId="7AED4764" w16cid:durableId="272C759E"/>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829BD" w14:textId="77777777" w:rsidR="00DF209B" w:rsidRDefault="00DF209B" w:rsidP="00F4375E">
      <w:r>
        <w:separator/>
      </w:r>
    </w:p>
  </w:endnote>
  <w:endnote w:type="continuationSeparator" w:id="0">
    <w:p w14:paraId="23985ADE" w14:textId="77777777" w:rsidR="00DF209B" w:rsidRDefault="00DF209B" w:rsidP="00F4375E">
      <w:r>
        <w:continuationSeparator/>
      </w:r>
    </w:p>
  </w:endnote>
  <w:endnote w:type="continuationNotice" w:id="1">
    <w:p w14:paraId="61CD71F9" w14:textId="77777777" w:rsidR="00DF209B" w:rsidRDefault="00DF20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706DF6" w:rsidRDefault="00706DF6"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706DF6" w:rsidRDefault="00706DF6"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706DF6" w:rsidRDefault="00706DF6"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706DF6" w:rsidRDefault="00706DF6"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706DF6" w:rsidRDefault="00706DF6"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706DF6" w:rsidRDefault="00706DF6"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F9B1C" w14:textId="77777777" w:rsidR="00DF209B" w:rsidRDefault="00DF209B" w:rsidP="00F4375E">
      <w:r>
        <w:separator/>
      </w:r>
    </w:p>
  </w:footnote>
  <w:footnote w:type="continuationSeparator" w:id="0">
    <w:p w14:paraId="306BCEF0" w14:textId="77777777" w:rsidR="00DF209B" w:rsidRDefault="00DF209B" w:rsidP="00F4375E">
      <w:r>
        <w:continuationSeparator/>
      </w:r>
    </w:p>
  </w:footnote>
  <w:footnote w:type="continuationNotice" w:id="1">
    <w:p w14:paraId="06EF7BB6" w14:textId="77777777" w:rsidR="00DF209B" w:rsidRDefault="00DF20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706DF6" w:rsidRPr="00935AE3" w:rsidRDefault="00706DF6">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
  </w:num>
  <w:num w:numId="4">
    <w:abstractNumId w:val="11"/>
  </w:num>
  <w:num w:numId="5">
    <w:abstractNumId w:val="13"/>
  </w:num>
  <w:num w:numId="6">
    <w:abstractNumId w:val="10"/>
  </w:num>
  <w:num w:numId="7">
    <w:abstractNumId w:val="5"/>
  </w:num>
  <w:num w:numId="8">
    <w:abstractNumId w:val="3"/>
  </w:num>
  <w:num w:numId="9">
    <w:abstractNumId w:val="0"/>
  </w:num>
  <w:num w:numId="10">
    <w:abstractNumId w:val="7"/>
  </w:num>
  <w:num w:numId="11">
    <w:abstractNumId w:val="14"/>
  </w:num>
  <w:num w:numId="12">
    <w:abstractNumId w:val="2"/>
  </w:num>
  <w:num w:numId="13">
    <w:abstractNumId w:val="8"/>
  </w:num>
  <w:num w:numId="14">
    <w:abstractNumId w:val="12"/>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COUTURE Ryan B * ODFW">
    <w15:presenceInfo w15:providerId="AD" w15:userId="S::Ryan.B.Couture@odfw.oregon.gov::1ba254d6-9af9-405d-a7e5-e09e5576e2a2"/>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record-ids&gt;&lt;/item&gt;&lt;/Libraries&gt;"/>
  </w:docVars>
  <w:rsids>
    <w:rsidRoot w:val="00F4375E"/>
    <w:rsid w:val="000009F0"/>
    <w:rsid w:val="00003A77"/>
    <w:rsid w:val="0000684E"/>
    <w:rsid w:val="00007022"/>
    <w:rsid w:val="0000704A"/>
    <w:rsid w:val="00007102"/>
    <w:rsid w:val="000111E4"/>
    <w:rsid w:val="00013BAD"/>
    <w:rsid w:val="00014E24"/>
    <w:rsid w:val="00020F82"/>
    <w:rsid w:val="00027C48"/>
    <w:rsid w:val="00030C22"/>
    <w:rsid w:val="0003616B"/>
    <w:rsid w:val="00037BCB"/>
    <w:rsid w:val="00041311"/>
    <w:rsid w:val="0004730E"/>
    <w:rsid w:val="000539A7"/>
    <w:rsid w:val="00054265"/>
    <w:rsid w:val="00067F1B"/>
    <w:rsid w:val="00070FBD"/>
    <w:rsid w:val="0007174F"/>
    <w:rsid w:val="0007271E"/>
    <w:rsid w:val="0007479D"/>
    <w:rsid w:val="00075AD1"/>
    <w:rsid w:val="0009633F"/>
    <w:rsid w:val="000A0CBD"/>
    <w:rsid w:val="000A1C89"/>
    <w:rsid w:val="000A1DDC"/>
    <w:rsid w:val="000A2DAF"/>
    <w:rsid w:val="000A65AC"/>
    <w:rsid w:val="000A7C20"/>
    <w:rsid w:val="000B4CED"/>
    <w:rsid w:val="000B5941"/>
    <w:rsid w:val="000B5E81"/>
    <w:rsid w:val="000D4D4B"/>
    <w:rsid w:val="000D645F"/>
    <w:rsid w:val="000D6AF0"/>
    <w:rsid w:val="000E20F1"/>
    <w:rsid w:val="000E2638"/>
    <w:rsid w:val="000E4776"/>
    <w:rsid w:val="000E5DD2"/>
    <w:rsid w:val="000E6CDE"/>
    <w:rsid w:val="000F1A6A"/>
    <w:rsid w:val="000F316F"/>
    <w:rsid w:val="000F492B"/>
    <w:rsid w:val="000F5CEA"/>
    <w:rsid w:val="000F607E"/>
    <w:rsid w:val="00102F62"/>
    <w:rsid w:val="00104E4C"/>
    <w:rsid w:val="001052C3"/>
    <w:rsid w:val="001053B0"/>
    <w:rsid w:val="00106CBD"/>
    <w:rsid w:val="001100E4"/>
    <w:rsid w:val="00113C0B"/>
    <w:rsid w:val="00113D3A"/>
    <w:rsid w:val="00113D3D"/>
    <w:rsid w:val="001175E4"/>
    <w:rsid w:val="00117E1E"/>
    <w:rsid w:val="00120826"/>
    <w:rsid w:val="00124268"/>
    <w:rsid w:val="0012502A"/>
    <w:rsid w:val="0013106B"/>
    <w:rsid w:val="00137EE0"/>
    <w:rsid w:val="00140F68"/>
    <w:rsid w:val="0014653B"/>
    <w:rsid w:val="00152ADB"/>
    <w:rsid w:val="00153134"/>
    <w:rsid w:val="00153167"/>
    <w:rsid w:val="00153A94"/>
    <w:rsid w:val="001552C3"/>
    <w:rsid w:val="001574F8"/>
    <w:rsid w:val="00161359"/>
    <w:rsid w:val="00162905"/>
    <w:rsid w:val="00163028"/>
    <w:rsid w:val="00164D7C"/>
    <w:rsid w:val="00165A2D"/>
    <w:rsid w:val="00165A45"/>
    <w:rsid w:val="00165E9C"/>
    <w:rsid w:val="00171088"/>
    <w:rsid w:val="00176B57"/>
    <w:rsid w:val="00180609"/>
    <w:rsid w:val="0018163C"/>
    <w:rsid w:val="0018251A"/>
    <w:rsid w:val="0018281E"/>
    <w:rsid w:val="001876DC"/>
    <w:rsid w:val="00192EB1"/>
    <w:rsid w:val="001930BA"/>
    <w:rsid w:val="0019419C"/>
    <w:rsid w:val="001954E0"/>
    <w:rsid w:val="001A3153"/>
    <w:rsid w:val="001A7E0A"/>
    <w:rsid w:val="001B4514"/>
    <w:rsid w:val="001C0357"/>
    <w:rsid w:val="001C0FB7"/>
    <w:rsid w:val="001C1598"/>
    <w:rsid w:val="001C1F44"/>
    <w:rsid w:val="001C4128"/>
    <w:rsid w:val="001C6C4D"/>
    <w:rsid w:val="001C724D"/>
    <w:rsid w:val="001C75AA"/>
    <w:rsid w:val="001D0CE5"/>
    <w:rsid w:val="001F7B0A"/>
    <w:rsid w:val="00203F86"/>
    <w:rsid w:val="00213089"/>
    <w:rsid w:val="00213091"/>
    <w:rsid w:val="0021359F"/>
    <w:rsid w:val="0021593D"/>
    <w:rsid w:val="00216690"/>
    <w:rsid w:val="00221155"/>
    <w:rsid w:val="002234CD"/>
    <w:rsid w:val="00223702"/>
    <w:rsid w:val="00223E46"/>
    <w:rsid w:val="00227165"/>
    <w:rsid w:val="00227A30"/>
    <w:rsid w:val="0023110E"/>
    <w:rsid w:val="00231533"/>
    <w:rsid w:val="00233719"/>
    <w:rsid w:val="00235640"/>
    <w:rsid w:val="0023721B"/>
    <w:rsid w:val="002415CD"/>
    <w:rsid w:val="00243AC3"/>
    <w:rsid w:val="0024618C"/>
    <w:rsid w:val="00247D13"/>
    <w:rsid w:val="002547A2"/>
    <w:rsid w:val="00254D5C"/>
    <w:rsid w:val="00257BE3"/>
    <w:rsid w:val="0026006C"/>
    <w:rsid w:val="002602F7"/>
    <w:rsid w:val="00262BF8"/>
    <w:rsid w:val="00275133"/>
    <w:rsid w:val="00275BC0"/>
    <w:rsid w:val="00275E96"/>
    <w:rsid w:val="0027726B"/>
    <w:rsid w:val="00291C4E"/>
    <w:rsid w:val="0029245D"/>
    <w:rsid w:val="002935A6"/>
    <w:rsid w:val="002939A5"/>
    <w:rsid w:val="002A1615"/>
    <w:rsid w:val="002A23D0"/>
    <w:rsid w:val="002A2D23"/>
    <w:rsid w:val="002A45D2"/>
    <w:rsid w:val="002B1AF7"/>
    <w:rsid w:val="002B68CB"/>
    <w:rsid w:val="002B68CF"/>
    <w:rsid w:val="002C21B9"/>
    <w:rsid w:val="002D067D"/>
    <w:rsid w:val="002D1525"/>
    <w:rsid w:val="002D41FB"/>
    <w:rsid w:val="002D5BB5"/>
    <w:rsid w:val="002E3E98"/>
    <w:rsid w:val="002E7344"/>
    <w:rsid w:val="002F0B67"/>
    <w:rsid w:val="002F0D3A"/>
    <w:rsid w:val="002F2AF1"/>
    <w:rsid w:val="002F34CE"/>
    <w:rsid w:val="002F4363"/>
    <w:rsid w:val="002F4D52"/>
    <w:rsid w:val="002F5744"/>
    <w:rsid w:val="002F61EB"/>
    <w:rsid w:val="002F7B96"/>
    <w:rsid w:val="00304913"/>
    <w:rsid w:val="00310607"/>
    <w:rsid w:val="0031214F"/>
    <w:rsid w:val="003126DF"/>
    <w:rsid w:val="00312D99"/>
    <w:rsid w:val="0031436F"/>
    <w:rsid w:val="00316240"/>
    <w:rsid w:val="00322706"/>
    <w:rsid w:val="00323764"/>
    <w:rsid w:val="003239BB"/>
    <w:rsid w:val="0033060C"/>
    <w:rsid w:val="00330A0F"/>
    <w:rsid w:val="003336B0"/>
    <w:rsid w:val="00342451"/>
    <w:rsid w:val="0034255E"/>
    <w:rsid w:val="003500C2"/>
    <w:rsid w:val="00351BC1"/>
    <w:rsid w:val="00353BF3"/>
    <w:rsid w:val="003576F2"/>
    <w:rsid w:val="00364EC9"/>
    <w:rsid w:val="0036597F"/>
    <w:rsid w:val="00366539"/>
    <w:rsid w:val="00366D7A"/>
    <w:rsid w:val="00373152"/>
    <w:rsid w:val="003736AD"/>
    <w:rsid w:val="00373EBF"/>
    <w:rsid w:val="00374007"/>
    <w:rsid w:val="00374E16"/>
    <w:rsid w:val="00382C7C"/>
    <w:rsid w:val="003839CB"/>
    <w:rsid w:val="003965D6"/>
    <w:rsid w:val="003A0E98"/>
    <w:rsid w:val="003A3549"/>
    <w:rsid w:val="003B1343"/>
    <w:rsid w:val="003B3BF7"/>
    <w:rsid w:val="003B7E6F"/>
    <w:rsid w:val="003C1673"/>
    <w:rsid w:val="003C1EFD"/>
    <w:rsid w:val="003C3D51"/>
    <w:rsid w:val="003C3F11"/>
    <w:rsid w:val="003D25F7"/>
    <w:rsid w:val="003D3D49"/>
    <w:rsid w:val="003D67A9"/>
    <w:rsid w:val="003D77FB"/>
    <w:rsid w:val="003E00C6"/>
    <w:rsid w:val="003E0D3B"/>
    <w:rsid w:val="003E1B07"/>
    <w:rsid w:val="003E20A4"/>
    <w:rsid w:val="003E2E8C"/>
    <w:rsid w:val="003E3D78"/>
    <w:rsid w:val="003E489D"/>
    <w:rsid w:val="003E52BD"/>
    <w:rsid w:val="003E580D"/>
    <w:rsid w:val="003F45DC"/>
    <w:rsid w:val="003F7A51"/>
    <w:rsid w:val="0040081E"/>
    <w:rsid w:val="00404345"/>
    <w:rsid w:val="004046CB"/>
    <w:rsid w:val="0040476A"/>
    <w:rsid w:val="004068B0"/>
    <w:rsid w:val="00413EC0"/>
    <w:rsid w:val="0041598A"/>
    <w:rsid w:val="0042646B"/>
    <w:rsid w:val="00427D7C"/>
    <w:rsid w:val="00432748"/>
    <w:rsid w:val="00433FE0"/>
    <w:rsid w:val="004359A4"/>
    <w:rsid w:val="00440FD4"/>
    <w:rsid w:val="004445C8"/>
    <w:rsid w:val="0044510A"/>
    <w:rsid w:val="00450411"/>
    <w:rsid w:val="00455EEF"/>
    <w:rsid w:val="00457AFE"/>
    <w:rsid w:val="00463744"/>
    <w:rsid w:val="004640B8"/>
    <w:rsid w:val="00466CE7"/>
    <w:rsid w:val="00474686"/>
    <w:rsid w:val="00476E8E"/>
    <w:rsid w:val="00477332"/>
    <w:rsid w:val="00480CF1"/>
    <w:rsid w:val="00481161"/>
    <w:rsid w:val="00483928"/>
    <w:rsid w:val="004856A0"/>
    <w:rsid w:val="00491AB3"/>
    <w:rsid w:val="00492217"/>
    <w:rsid w:val="00495708"/>
    <w:rsid w:val="004A18E6"/>
    <w:rsid w:val="004A6BF6"/>
    <w:rsid w:val="004A7EB4"/>
    <w:rsid w:val="004B05F6"/>
    <w:rsid w:val="004B1E03"/>
    <w:rsid w:val="004B1E4A"/>
    <w:rsid w:val="004B1EF0"/>
    <w:rsid w:val="004C6540"/>
    <w:rsid w:val="004C657D"/>
    <w:rsid w:val="004C7A87"/>
    <w:rsid w:val="004D21D3"/>
    <w:rsid w:val="004D2A60"/>
    <w:rsid w:val="004D2C50"/>
    <w:rsid w:val="004D3358"/>
    <w:rsid w:val="004D6384"/>
    <w:rsid w:val="004D65BF"/>
    <w:rsid w:val="004E0819"/>
    <w:rsid w:val="004E0EED"/>
    <w:rsid w:val="004E5267"/>
    <w:rsid w:val="004E734D"/>
    <w:rsid w:val="004E7876"/>
    <w:rsid w:val="004F30E4"/>
    <w:rsid w:val="004F3FE5"/>
    <w:rsid w:val="004F40CE"/>
    <w:rsid w:val="004F4604"/>
    <w:rsid w:val="004F6A0D"/>
    <w:rsid w:val="004F702D"/>
    <w:rsid w:val="004F7A95"/>
    <w:rsid w:val="00501D4E"/>
    <w:rsid w:val="0050205B"/>
    <w:rsid w:val="00504444"/>
    <w:rsid w:val="00506404"/>
    <w:rsid w:val="00510BA6"/>
    <w:rsid w:val="0052260E"/>
    <w:rsid w:val="00523916"/>
    <w:rsid w:val="00525ECC"/>
    <w:rsid w:val="00526817"/>
    <w:rsid w:val="00526E4C"/>
    <w:rsid w:val="00530E1C"/>
    <w:rsid w:val="00531536"/>
    <w:rsid w:val="005338EA"/>
    <w:rsid w:val="00535525"/>
    <w:rsid w:val="00536822"/>
    <w:rsid w:val="00540A41"/>
    <w:rsid w:val="00541D35"/>
    <w:rsid w:val="005425AE"/>
    <w:rsid w:val="00544F55"/>
    <w:rsid w:val="00554D18"/>
    <w:rsid w:val="00555B38"/>
    <w:rsid w:val="00560106"/>
    <w:rsid w:val="00562F61"/>
    <w:rsid w:val="00565D64"/>
    <w:rsid w:val="0057299D"/>
    <w:rsid w:val="005741DF"/>
    <w:rsid w:val="00574900"/>
    <w:rsid w:val="00575AB5"/>
    <w:rsid w:val="00575C0C"/>
    <w:rsid w:val="00576BEE"/>
    <w:rsid w:val="005823FD"/>
    <w:rsid w:val="0058324B"/>
    <w:rsid w:val="0058797F"/>
    <w:rsid w:val="00590916"/>
    <w:rsid w:val="00590F8E"/>
    <w:rsid w:val="005930E1"/>
    <w:rsid w:val="005932F1"/>
    <w:rsid w:val="005A272D"/>
    <w:rsid w:val="005A514E"/>
    <w:rsid w:val="005A643D"/>
    <w:rsid w:val="005A7EA5"/>
    <w:rsid w:val="005B172E"/>
    <w:rsid w:val="005B307F"/>
    <w:rsid w:val="005B3AF6"/>
    <w:rsid w:val="005B5FDB"/>
    <w:rsid w:val="005B6D82"/>
    <w:rsid w:val="005C4896"/>
    <w:rsid w:val="005C5598"/>
    <w:rsid w:val="005C69B2"/>
    <w:rsid w:val="005C6A96"/>
    <w:rsid w:val="005C6AE6"/>
    <w:rsid w:val="005D1256"/>
    <w:rsid w:val="005D2D27"/>
    <w:rsid w:val="005D4051"/>
    <w:rsid w:val="005D4254"/>
    <w:rsid w:val="005D56C5"/>
    <w:rsid w:val="005D7078"/>
    <w:rsid w:val="005D720F"/>
    <w:rsid w:val="005E1882"/>
    <w:rsid w:val="005E196E"/>
    <w:rsid w:val="005E1DFB"/>
    <w:rsid w:val="005E4833"/>
    <w:rsid w:val="005E5401"/>
    <w:rsid w:val="005F0174"/>
    <w:rsid w:val="005F1A88"/>
    <w:rsid w:val="005F1EDE"/>
    <w:rsid w:val="005F41AF"/>
    <w:rsid w:val="005F43A2"/>
    <w:rsid w:val="005F4843"/>
    <w:rsid w:val="005F5DAC"/>
    <w:rsid w:val="005F60A2"/>
    <w:rsid w:val="006001FF"/>
    <w:rsid w:val="00606370"/>
    <w:rsid w:val="00613457"/>
    <w:rsid w:val="00620509"/>
    <w:rsid w:val="00621E22"/>
    <w:rsid w:val="006224B0"/>
    <w:rsid w:val="00623002"/>
    <w:rsid w:val="00625E79"/>
    <w:rsid w:val="0063046E"/>
    <w:rsid w:val="00631807"/>
    <w:rsid w:val="006407BF"/>
    <w:rsid w:val="00640EB6"/>
    <w:rsid w:val="00641413"/>
    <w:rsid w:val="00645F87"/>
    <w:rsid w:val="00647F90"/>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622"/>
    <w:rsid w:val="006B2DED"/>
    <w:rsid w:val="006B458C"/>
    <w:rsid w:val="006C210F"/>
    <w:rsid w:val="006D2397"/>
    <w:rsid w:val="006D5CC7"/>
    <w:rsid w:val="006D6142"/>
    <w:rsid w:val="006E21E8"/>
    <w:rsid w:val="006E3982"/>
    <w:rsid w:val="006E7497"/>
    <w:rsid w:val="006F0E92"/>
    <w:rsid w:val="006F0FFA"/>
    <w:rsid w:val="007004FD"/>
    <w:rsid w:val="00700AF3"/>
    <w:rsid w:val="00702BDA"/>
    <w:rsid w:val="00704616"/>
    <w:rsid w:val="00706DF6"/>
    <w:rsid w:val="0071050F"/>
    <w:rsid w:val="00710DB0"/>
    <w:rsid w:val="00711588"/>
    <w:rsid w:val="0071182D"/>
    <w:rsid w:val="007140B9"/>
    <w:rsid w:val="007146B5"/>
    <w:rsid w:val="00715942"/>
    <w:rsid w:val="00716D38"/>
    <w:rsid w:val="007210DF"/>
    <w:rsid w:val="00724B96"/>
    <w:rsid w:val="00727C4E"/>
    <w:rsid w:val="00727ED3"/>
    <w:rsid w:val="007309CB"/>
    <w:rsid w:val="007323AF"/>
    <w:rsid w:val="007331C0"/>
    <w:rsid w:val="007351E2"/>
    <w:rsid w:val="007448A5"/>
    <w:rsid w:val="00745BFC"/>
    <w:rsid w:val="007533C5"/>
    <w:rsid w:val="007579E9"/>
    <w:rsid w:val="007601B6"/>
    <w:rsid w:val="007611F6"/>
    <w:rsid w:val="00761E19"/>
    <w:rsid w:val="0076259D"/>
    <w:rsid w:val="00765354"/>
    <w:rsid w:val="00765402"/>
    <w:rsid w:val="00773A76"/>
    <w:rsid w:val="0078131B"/>
    <w:rsid w:val="0078196E"/>
    <w:rsid w:val="00785D1E"/>
    <w:rsid w:val="00796EB3"/>
    <w:rsid w:val="007A014D"/>
    <w:rsid w:val="007A0D87"/>
    <w:rsid w:val="007A0E65"/>
    <w:rsid w:val="007A1AD0"/>
    <w:rsid w:val="007A2276"/>
    <w:rsid w:val="007A2414"/>
    <w:rsid w:val="007A5A45"/>
    <w:rsid w:val="007B1890"/>
    <w:rsid w:val="007B19FA"/>
    <w:rsid w:val="007B4C6C"/>
    <w:rsid w:val="007C1107"/>
    <w:rsid w:val="007C21D5"/>
    <w:rsid w:val="007C45CA"/>
    <w:rsid w:val="007C49ED"/>
    <w:rsid w:val="007D02F8"/>
    <w:rsid w:val="007D0D36"/>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409B4"/>
    <w:rsid w:val="00843565"/>
    <w:rsid w:val="008469FF"/>
    <w:rsid w:val="008471F2"/>
    <w:rsid w:val="008511CF"/>
    <w:rsid w:val="00853153"/>
    <w:rsid w:val="00853B1C"/>
    <w:rsid w:val="008546E7"/>
    <w:rsid w:val="00854FDB"/>
    <w:rsid w:val="00856FFB"/>
    <w:rsid w:val="008570EB"/>
    <w:rsid w:val="0085722A"/>
    <w:rsid w:val="00857780"/>
    <w:rsid w:val="00866C97"/>
    <w:rsid w:val="00867C2B"/>
    <w:rsid w:val="00867D03"/>
    <w:rsid w:val="0087067D"/>
    <w:rsid w:val="00872E56"/>
    <w:rsid w:val="00876AD1"/>
    <w:rsid w:val="00876CA5"/>
    <w:rsid w:val="00877487"/>
    <w:rsid w:val="00882739"/>
    <w:rsid w:val="008847A1"/>
    <w:rsid w:val="008920DB"/>
    <w:rsid w:val="00895C8E"/>
    <w:rsid w:val="00897CE9"/>
    <w:rsid w:val="008A10CA"/>
    <w:rsid w:val="008A5770"/>
    <w:rsid w:val="008B2ECB"/>
    <w:rsid w:val="008B374F"/>
    <w:rsid w:val="008B48C8"/>
    <w:rsid w:val="008C0238"/>
    <w:rsid w:val="008C0417"/>
    <w:rsid w:val="008C23FC"/>
    <w:rsid w:val="008C662F"/>
    <w:rsid w:val="008D42E4"/>
    <w:rsid w:val="008D47EB"/>
    <w:rsid w:val="008D5578"/>
    <w:rsid w:val="008D6FFC"/>
    <w:rsid w:val="008E3978"/>
    <w:rsid w:val="008F0BC2"/>
    <w:rsid w:val="008F17F8"/>
    <w:rsid w:val="008F2C42"/>
    <w:rsid w:val="00900606"/>
    <w:rsid w:val="00903BBF"/>
    <w:rsid w:val="00904350"/>
    <w:rsid w:val="00906B4E"/>
    <w:rsid w:val="00906BF8"/>
    <w:rsid w:val="0091120E"/>
    <w:rsid w:val="00914C9F"/>
    <w:rsid w:val="00914D3B"/>
    <w:rsid w:val="00923965"/>
    <w:rsid w:val="009331C4"/>
    <w:rsid w:val="00935AE3"/>
    <w:rsid w:val="00941B17"/>
    <w:rsid w:val="00942208"/>
    <w:rsid w:val="00947960"/>
    <w:rsid w:val="00952FC9"/>
    <w:rsid w:val="009561E7"/>
    <w:rsid w:val="009570A4"/>
    <w:rsid w:val="0096558E"/>
    <w:rsid w:val="009674BE"/>
    <w:rsid w:val="00970706"/>
    <w:rsid w:val="00975870"/>
    <w:rsid w:val="00976FA0"/>
    <w:rsid w:val="009773EE"/>
    <w:rsid w:val="00977CE8"/>
    <w:rsid w:val="00980761"/>
    <w:rsid w:val="0098710C"/>
    <w:rsid w:val="009924DE"/>
    <w:rsid w:val="009937D7"/>
    <w:rsid w:val="00994789"/>
    <w:rsid w:val="00994B6F"/>
    <w:rsid w:val="00996809"/>
    <w:rsid w:val="009975A3"/>
    <w:rsid w:val="00997BBA"/>
    <w:rsid w:val="009A0B01"/>
    <w:rsid w:val="009A2A69"/>
    <w:rsid w:val="009A340C"/>
    <w:rsid w:val="009B1E99"/>
    <w:rsid w:val="009B2709"/>
    <w:rsid w:val="009C3DE6"/>
    <w:rsid w:val="009C3E15"/>
    <w:rsid w:val="009D0411"/>
    <w:rsid w:val="009D15AE"/>
    <w:rsid w:val="009D5B66"/>
    <w:rsid w:val="009E05FE"/>
    <w:rsid w:val="009E19FA"/>
    <w:rsid w:val="009E502A"/>
    <w:rsid w:val="009F1A5A"/>
    <w:rsid w:val="009F3717"/>
    <w:rsid w:val="009F3912"/>
    <w:rsid w:val="00A02B7B"/>
    <w:rsid w:val="00A02F29"/>
    <w:rsid w:val="00A05EA3"/>
    <w:rsid w:val="00A06A19"/>
    <w:rsid w:val="00A102AE"/>
    <w:rsid w:val="00A13211"/>
    <w:rsid w:val="00A149F8"/>
    <w:rsid w:val="00A15E5C"/>
    <w:rsid w:val="00A22ADA"/>
    <w:rsid w:val="00A24BC1"/>
    <w:rsid w:val="00A26EDC"/>
    <w:rsid w:val="00A276E8"/>
    <w:rsid w:val="00A27A15"/>
    <w:rsid w:val="00A33A3D"/>
    <w:rsid w:val="00A357CF"/>
    <w:rsid w:val="00A41545"/>
    <w:rsid w:val="00A45344"/>
    <w:rsid w:val="00A46650"/>
    <w:rsid w:val="00A53F27"/>
    <w:rsid w:val="00A54542"/>
    <w:rsid w:val="00A5756E"/>
    <w:rsid w:val="00A6050F"/>
    <w:rsid w:val="00A61C14"/>
    <w:rsid w:val="00A63806"/>
    <w:rsid w:val="00A64B85"/>
    <w:rsid w:val="00A669F4"/>
    <w:rsid w:val="00A67FCF"/>
    <w:rsid w:val="00A71A92"/>
    <w:rsid w:val="00A80E7E"/>
    <w:rsid w:val="00A83BF3"/>
    <w:rsid w:val="00A8498A"/>
    <w:rsid w:val="00A86C6F"/>
    <w:rsid w:val="00A95FF5"/>
    <w:rsid w:val="00A96E09"/>
    <w:rsid w:val="00AA110D"/>
    <w:rsid w:val="00AA21AE"/>
    <w:rsid w:val="00AA23FB"/>
    <w:rsid w:val="00AA73DE"/>
    <w:rsid w:val="00AB6B2E"/>
    <w:rsid w:val="00AC1F74"/>
    <w:rsid w:val="00AD329B"/>
    <w:rsid w:val="00AD35A3"/>
    <w:rsid w:val="00AD3A95"/>
    <w:rsid w:val="00AD3B92"/>
    <w:rsid w:val="00AD5274"/>
    <w:rsid w:val="00AD5AC1"/>
    <w:rsid w:val="00AD6AF1"/>
    <w:rsid w:val="00AE423F"/>
    <w:rsid w:val="00AF3D23"/>
    <w:rsid w:val="00AF3F80"/>
    <w:rsid w:val="00AF57A9"/>
    <w:rsid w:val="00B00A8A"/>
    <w:rsid w:val="00B01C3C"/>
    <w:rsid w:val="00B06BF2"/>
    <w:rsid w:val="00B10BC9"/>
    <w:rsid w:val="00B13265"/>
    <w:rsid w:val="00B134BB"/>
    <w:rsid w:val="00B13F3E"/>
    <w:rsid w:val="00B1409A"/>
    <w:rsid w:val="00B20065"/>
    <w:rsid w:val="00B20E51"/>
    <w:rsid w:val="00B2108F"/>
    <w:rsid w:val="00B2256C"/>
    <w:rsid w:val="00B22743"/>
    <w:rsid w:val="00B2752D"/>
    <w:rsid w:val="00B3104D"/>
    <w:rsid w:val="00B33440"/>
    <w:rsid w:val="00B356E9"/>
    <w:rsid w:val="00B36002"/>
    <w:rsid w:val="00B420EE"/>
    <w:rsid w:val="00B53230"/>
    <w:rsid w:val="00B543DD"/>
    <w:rsid w:val="00B54D09"/>
    <w:rsid w:val="00B60370"/>
    <w:rsid w:val="00B61F97"/>
    <w:rsid w:val="00B713C6"/>
    <w:rsid w:val="00B72883"/>
    <w:rsid w:val="00B7497F"/>
    <w:rsid w:val="00B74F59"/>
    <w:rsid w:val="00B75CAB"/>
    <w:rsid w:val="00B800BA"/>
    <w:rsid w:val="00B83605"/>
    <w:rsid w:val="00B842FD"/>
    <w:rsid w:val="00B8490A"/>
    <w:rsid w:val="00B8616D"/>
    <w:rsid w:val="00B92690"/>
    <w:rsid w:val="00B94ECE"/>
    <w:rsid w:val="00B94EDA"/>
    <w:rsid w:val="00B95D11"/>
    <w:rsid w:val="00B96263"/>
    <w:rsid w:val="00B96810"/>
    <w:rsid w:val="00BA3C42"/>
    <w:rsid w:val="00BB15CC"/>
    <w:rsid w:val="00BB55F1"/>
    <w:rsid w:val="00BB6CE7"/>
    <w:rsid w:val="00BC3443"/>
    <w:rsid w:val="00BC3506"/>
    <w:rsid w:val="00BC609F"/>
    <w:rsid w:val="00BD3D59"/>
    <w:rsid w:val="00BE2449"/>
    <w:rsid w:val="00BE5147"/>
    <w:rsid w:val="00BE71C6"/>
    <w:rsid w:val="00BF46EF"/>
    <w:rsid w:val="00BF78E1"/>
    <w:rsid w:val="00C00F65"/>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A7054"/>
    <w:rsid w:val="00CB2EF5"/>
    <w:rsid w:val="00CB3A82"/>
    <w:rsid w:val="00CC6317"/>
    <w:rsid w:val="00CC70B7"/>
    <w:rsid w:val="00CC754A"/>
    <w:rsid w:val="00CD6806"/>
    <w:rsid w:val="00CE10D6"/>
    <w:rsid w:val="00CE4412"/>
    <w:rsid w:val="00CF20A6"/>
    <w:rsid w:val="00CF44B7"/>
    <w:rsid w:val="00D00DAB"/>
    <w:rsid w:val="00D103FD"/>
    <w:rsid w:val="00D1383A"/>
    <w:rsid w:val="00D206B8"/>
    <w:rsid w:val="00D22DD3"/>
    <w:rsid w:val="00D3710E"/>
    <w:rsid w:val="00D46780"/>
    <w:rsid w:val="00D46CF1"/>
    <w:rsid w:val="00D65024"/>
    <w:rsid w:val="00D67897"/>
    <w:rsid w:val="00D71476"/>
    <w:rsid w:val="00D71F78"/>
    <w:rsid w:val="00D733D9"/>
    <w:rsid w:val="00D7409D"/>
    <w:rsid w:val="00D8524B"/>
    <w:rsid w:val="00D92125"/>
    <w:rsid w:val="00D93099"/>
    <w:rsid w:val="00D9781A"/>
    <w:rsid w:val="00DA3083"/>
    <w:rsid w:val="00DA3BD9"/>
    <w:rsid w:val="00DA3E76"/>
    <w:rsid w:val="00DB02B1"/>
    <w:rsid w:val="00DB04B9"/>
    <w:rsid w:val="00DB2C47"/>
    <w:rsid w:val="00DB2D3C"/>
    <w:rsid w:val="00DB35AA"/>
    <w:rsid w:val="00DB54D5"/>
    <w:rsid w:val="00DB5827"/>
    <w:rsid w:val="00DB7260"/>
    <w:rsid w:val="00DC39BA"/>
    <w:rsid w:val="00DD0610"/>
    <w:rsid w:val="00DD25F4"/>
    <w:rsid w:val="00DD4593"/>
    <w:rsid w:val="00DD4B71"/>
    <w:rsid w:val="00DD514B"/>
    <w:rsid w:val="00DE0E74"/>
    <w:rsid w:val="00DE3A21"/>
    <w:rsid w:val="00DE4036"/>
    <w:rsid w:val="00DF209B"/>
    <w:rsid w:val="00DF5602"/>
    <w:rsid w:val="00E12367"/>
    <w:rsid w:val="00E140E8"/>
    <w:rsid w:val="00E1434C"/>
    <w:rsid w:val="00E14BA5"/>
    <w:rsid w:val="00E169DC"/>
    <w:rsid w:val="00E17E1D"/>
    <w:rsid w:val="00E22F70"/>
    <w:rsid w:val="00E24452"/>
    <w:rsid w:val="00E24995"/>
    <w:rsid w:val="00E34F5E"/>
    <w:rsid w:val="00E37857"/>
    <w:rsid w:val="00E42A4E"/>
    <w:rsid w:val="00E432FA"/>
    <w:rsid w:val="00E511D3"/>
    <w:rsid w:val="00E53851"/>
    <w:rsid w:val="00E60979"/>
    <w:rsid w:val="00E6119F"/>
    <w:rsid w:val="00E6547C"/>
    <w:rsid w:val="00E75FAE"/>
    <w:rsid w:val="00E805CD"/>
    <w:rsid w:val="00E806CB"/>
    <w:rsid w:val="00E874CC"/>
    <w:rsid w:val="00E93792"/>
    <w:rsid w:val="00E952E2"/>
    <w:rsid w:val="00E95373"/>
    <w:rsid w:val="00E95D9A"/>
    <w:rsid w:val="00E95DE5"/>
    <w:rsid w:val="00E9657D"/>
    <w:rsid w:val="00E9700D"/>
    <w:rsid w:val="00EA2B57"/>
    <w:rsid w:val="00EA6259"/>
    <w:rsid w:val="00EB0332"/>
    <w:rsid w:val="00EB6C0E"/>
    <w:rsid w:val="00EC1D79"/>
    <w:rsid w:val="00EC2FB5"/>
    <w:rsid w:val="00EC4478"/>
    <w:rsid w:val="00ED1BA2"/>
    <w:rsid w:val="00ED45D6"/>
    <w:rsid w:val="00ED5A88"/>
    <w:rsid w:val="00ED707C"/>
    <w:rsid w:val="00EE22FC"/>
    <w:rsid w:val="00EE2FDD"/>
    <w:rsid w:val="00EE4267"/>
    <w:rsid w:val="00EE5FC8"/>
    <w:rsid w:val="00EF0C5D"/>
    <w:rsid w:val="00EF2BC9"/>
    <w:rsid w:val="00EF310E"/>
    <w:rsid w:val="00EF366A"/>
    <w:rsid w:val="00EF42EE"/>
    <w:rsid w:val="00EF55CB"/>
    <w:rsid w:val="00EF57D5"/>
    <w:rsid w:val="00EF621B"/>
    <w:rsid w:val="00EF7F67"/>
    <w:rsid w:val="00F021CF"/>
    <w:rsid w:val="00F022E5"/>
    <w:rsid w:val="00F028E2"/>
    <w:rsid w:val="00F04EE7"/>
    <w:rsid w:val="00F069BD"/>
    <w:rsid w:val="00F07D4B"/>
    <w:rsid w:val="00F10FA2"/>
    <w:rsid w:val="00F13626"/>
    <w:rsid w:val="00F22A6C"/>
    <w:rsid w:val="00F26025"/>
    <w:rsid w:val="00F3156C"/>
    <w:rsid w:val="00F31798"/>
    <w:rsid w:val="00F3233C"/>
    <w:rsid w:val="00F3282A"/>
    <w:rsid w:val="00F33633"/>
    <w:rsid w:val="00F343BA"/>
    <w:rsid w:val="00F34C63"/>
    <w:rsid w:val="00F37A6D"/>
    <w:rsid w:val="00F413E1"/>
    <w:rsid w:val="00F4375E"/>
    <w:rsid w:val="00F44DBA"/>
    <w:rsid w:val="00F4748C"/>
    <w:rsid w:val="00F56D04"/>
    <w:rsid w:val="00F62545"/>
    <w:rsid w:val="00F635DF"/>
    <w:rsid w:val="00F64208"/>
    <w:rsid w:val="00F73FE6"/>
    <w:rsid w:val="00F8630C"/>
    <w:rsid w:val="00F93BDF"/>
    <w:rsid w:val="00F9443D"/>
    <w:rsid w:val="00F96472"/>
    <w:rsid w:val="00F96547"/>
    <w:rsid w:val="00FA7C05"/>
    <w:rsid w:val="00FB2FB1"/>
    <w:rsid w:val="00FB3952"/>
    <w:rsid w:val="00FB46DE"/>
    <w:rsid w:val="00FB4C06"/>
    <w:rsid w:val="00FB5A9F"/>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 w:type="character" w:styleId="LineNumber">
    <w:name w:val="line number"/>
    <w:basedOn w:val="DefaultParagraphFont"/>
    <w:uiPriority w:val="99"/>
    <w:semiHidden/>
    <w:unhideWhenUsed/>
    <w:rsid w:val="0070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1.tiff"/><Relationship Id="rId1" Type="http://schemas.openxmlformats.org/officeDocument/2006/relationships/image" Target="media/image10.tiff"/></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44</Pages>
  <Words>15130</Words>
  <Characters>86245</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23</cp:revision>
  <dcterms:created xsi:type="dcterms:W3CDTF">2022-11-29T21:54:00Z</dcterms:created>
  <dcterms:modified xsi:type="dcterms:W3CDTF">2022-12-05T21:23:00Z</dcterms:modified>
</cp:coreProperties>
</file>