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D46D40" w14:textId="32B8D670" w:rsidR="00F4375E" w:rsidRPr="00D71476" w:rsidRDefault="00F4375E" w:rsidP="00F4375E">
      <w:pPr>
        <w:spacing w:after="147" w:line="249" w:lineRule="auto"/>
        <w:ind w:left="195" w:right="240"/>
        <w:jc w:val="center"/>
      </w:pPr>
      <w:r w:rsidRPr="00D71476">
        <w:t xml:space="preserve">December 2022 Report </w:t>
      </w:r>
    </w:p>
    <w:p w14:paraId="48700ECF" w14:textId="77777777" w:rsidR="00F4375E" w:rsidRPr="00D71476" w:rsidRDefault="00F4375E" w:rsidP="00F4375E">
      <w:pPr>
        <w:spacing w:line="259" w:lineRule="auto"/>
      </w:pPr>
      <w:r w:rsidRPr="00D71476">
        <w:t xml:space="preserve"> </w:t>
      </w:r>
    </w:p>
    <w:p w14:paraId="0DF4FDE2" w14:textId="77777777" w:rsidR="00F4375E" w:rsidRPr="00D71476" w:rsidRDefault="00F4375E" w:rsidP="00F4375E">
      <w:pPr>
        <w:spacing w:line="259" w:lineRule="auto"/>
      </w:pPr>
      <w:r w:rsidRPr="00D71476">
        <w:t xml:space="preserve"> </w:t>
      </w:r>
    </w:p>
    <w:p w14:paraId="0ABC830C" w14:textId="77777777" w:rsidR="00F4375E" w:rsidRPr="00D71476" w:rsidRDefault="00F4375E" w:rsidP="00F4375E">
      <w:pPr>
        <w:spacing w:line="259" w:lineRule="auto"/>
      </w:pPr>
      <w:r w:rsidRPr="00D71476">
        <w:t xml:space="preserve"> </w:t>
      </w:r>
    </w:p>
    <w:p w14:paraId="6FD0CCB8" w14:textId="02F6C219" w:rsidR="00F4375E" w:rsidRPr="00D71476" w:rsidRDefault="00F4375E" w:rsidP="00F4375E">
      <w:pPr>
        <w:spacing w:line="259" w:lineRule="auto"/>
        <w:ind w:left="190" w:right="53"/>
        <w:jc w:val="center"/>
      </w:pPr>
      <w:r w:rsidRPr="00D71476">
        <w:t xml:space="preserve">EVALUATING SPRING CHINOOK SALMON RELEASES ABOVE </w:t>
      </w:r>
      <w:r w:rsidR="00B8490A">
        <w:t>COUGAR DAM</w:t>
      </w:r>
      <w:r w:rsidRPr="00D71476">
        <w:t>, ON THE SOUTH FORK MCKENZIE RIVER, USING GENETIC PARENTAGE ANALYSIS</w:t>
      </w:r>
    </w:p>
    <w:p w14:paraId="384AA78E" w14:textId="77777777" w:rsidR="00F4375E" w:rsidRPr="00D71476" w:rsidRDefault="00F4375E" w:rsidP="00F4375E">
      <w:pPr>
        <w:spacing w:line="259" w:lineRule="auto"/>
        <w:jc w:val="center"/>
      </w:pPr>
    </w:p>
    <w:p w14:paraId="230ABE0A" w14:textId="77777777" w:rsidR="00F4375E" w:rsidRPr="00D71476" w:rsidRDefault="00F4375E" w:rsidP="00F4375E">
      <w:pPr>
        <w:spacing w:line="259" w:lineRule="auto"/>
      </w:pPr>
      <w:r w:rsidRPr="00D71476">
        <w:t xml:space="preserve"> </w:t>
      </w:r>
    </w:p>
    <w:p w14:paraId="6E295C19" w14:textId="77777777" w:rsidR="00F4375E" w:rsidRPr="00D71476" w:rsidRDefault="00F4375E" w:rsidP="00F4375E">
      <w:pPr>
        <w:spacing w:after="15" w:line="249" w:lineRule="auto"/>
        <w:ind w:left="195" w:right="241"/>
        <w:jc w:val="center"/>
      </w:pPr>
      <w:r w:rsidRPr="00D71476">
        <w:t xml:space="preserve">Prepared for: </w:t>
      </w:r>
    </w:p>
    <w:p w14:paraId="43BF1C73" w14:textId="77777777" w:rsidR="00F4375E" w:rsidRPr="00D71476" w:rsidRDefault="00F4375E" w:rsidP="00F4375E">
      <w:pPr>
        <w:spacing w:line="259" w:lineRule="auto"/>
        <w:jc w:val="center"/>
      </w:pPr>
      <w:r w:rsidRPr="00D71476">
        <w:t xml:space="preserve"> </w:t>
      </w:r>
    </w:p>
    <w:p w14:paraId="15B33AE0" w14:textId="77777777" w:rsidR="00F4375E" w:rsidRPr="00D71476" w:rsidRDefault="00F4375E" w:rsidP="00F4375E">
      <w:pPr>
        <w:spacing w:after="15" w:line="249" w:lineRule="auto"/>
        <w:ind w:left="1546" w:right="1591"/>
        <w:jc w:val="center"/>
      </w:pPr>
      <w:r w:rsidRPr="00D71476">
        <w:t xml:space="preserve">U. S. ARMY CORPS OF ENGINEERS </w:t>
      </w:r>
    </w:p>
    <w:p w14:paraId="17E667B6" w14:textId="77777777" w:rsidR="00F4375E" w:rsidRPr="00D71476" w:rsidRDefault="00F4375E" w:rsidP="00F4375E">
      <w:pPr>
        <w:spacing w:after="15" w:line="249" w:lineRule="auto"/>
        <w:ind w:left="1546" w:right="1591"/>
        <w:jc w:val="center"/>
      </w:pPr>
      <w:r w:rsidRPr="00D71476">
        <w:t xml:space="preserve">PORTLAND DISTRICT - WILLAMETTE VALLEY PROJECT </w:t>
      </w:r>
    </w:p>
    <w:p w14:paraId="7D257DC4" w14:textId="77777777" w:rsidR="00F4375E" w:rsidRPr="00D71476" w:rsidRDefault="00F4375E" w:rsidP="00F4375E">
      <w:pPr>
        <w:spacing w:after="15" w:line="249" w:lineRule="auto"/>
        <w:ind w:left="195" w:right="236"/>
        <w:jc w:val="center"/>
      </w:pPr>
      <w:r w:rsidRPr="00D71476">
        <w:t xml:space="preserve">333 SW First Ave. </w:t>
      </w:r>
    </w:p>
    <w:p w14:paraId="2256C170" w14:textId="77777777" w:rsidR="00F4375E" w:rsidRPr="00D71476" w:rsidRDefault="00F4375E" w:rsidP="00F4375E">
      <w:pPr>
        <w:spacing w:after="15" w:line="249" w:lineRule="auto"/>
        <w:ind w:left="195" w:right="238"/>
        <w:jc w:val="center"/>
      </w:pPr>
      <w:r w:rsidRPr="00D71476">
        <w:t xml:space="preserve">Portland, Oregon 97204 </w:t>
      </w:r>
    </w:p>
    <w:p w14:paraId="7547BBA1" w14:textId="77777777" w:rsidR="00F4375E" w:rsidRPr="00D71476" w:rsidRDefault="00F4375E" w:rsidP="00F4375E">
      <w:pPr>
        <w:spacing w:line="259" w:lineRule="auto"/>
      </w:pPr>
      <w:r w:rsidRPr="00D71476">
        <w:t xml:space="preserve"> </w:t>
      </w:r>
    </w:p>
    <w:p w14:paraId="5BF5F670" w14:textId="77777777" w:rsidR="00F4375E" w:rsidRPr="00D71476" w:rsidRDefault="00F4375E" w:rsidP="00F4375E">
      <w:pPr>
        <w:spacing w:line="259" w:lineRule="auto"/>
      </w:pPr>
      <w:r w:rsidRPr="00D71476">
        <w:t xml:space="preserve"> </w:t>
      </w:r>
    </w:p>
    <w:p w14:paraId="05FC16B6" w14:textId="77777777" w:rsidR="00F4375E" w:rsidRPr="00D71476" w:rsidRDefault="00F4375E" w:rsidP="00F4375E">
      <w:pPr>
        <w:spacing w:line="259" w:lineRule="auto"/>
      </w:pPr>
      <w:r w:rsidRPr="00D71476">
        <w:t xml:space="preserve"> </w:t>
      </w:r>
    </w:p>
    <w:p w14:paraId="32FFE66F" w14:textId="77777777" w:rsidR="00F4375E" w:rsidRPr="00D71476" w:rsidRDefault="00F4375E" w:rsidP="00F4375E">
      <w:pPr>
        <w:spacing w:line="259" w:lineRule="auto"/>
      </w:pPr>
      <w:r w:rsidRPr="00D71476">
        <w:t xml:space="preserve"> </w:t>
      </w:r>
    </w:p>
    <w:p w14:paraId="1E381182" w14:textId="77777777" w:rsidR="00F4375E" w:rsidRPr="00D71476" w:rsidRDefault="00F4375E" w:rsidP="00F4375E">
      <w:pPr>
        <w:spacing w:after="15" w:line="249" w:lineRule="auto"/>
        <w:ind w:left="195" w:right="239"/>
        <w:jc w:val="center"/>
      </w:pPr>
      <w:r w:rsidRPr="00D71476">
        <w:t xml:space="preserve">Prepared by: </w:t>
      </w:r>
    </w:p>
    <w:p w14:paraId="68047241" w14:textId="77777777" w:rsidR="00F4375E" w:rsidRPr="00D71476" w:rsidRDefault="00F4375E" w:rsidP="00F4375E">
      <w:pPr>
        <w:spacing w:line="259" w:lineRule="auto"/>
        <w:jc w:val="center"/>
      </w:pPr>
      <w:r w:rsidRPr="00D71476">
        <w:t xml:space="preserve"> </w:t>
      </w:r>
    </w:p>
    <w:p w14:paraId="0DA01324" w14:textId="0BF97961" w:rsidR="00F4375E" w:rsidRPr="00D71476" w:rsidRDefault="00F4375E" w:rsidP="00F4375E">
      <w:pPr>
        <w:spacing w:after="15" w:line="249" w:lineRule="auto"/>
        <w:ind w:left="195" w:right="234"/>
        <w:jc w:val="center"/>
      </w:pPr>
      <w:r w:rsidRPr="00D71476">
        <w:t>Kathleen G. O’Malley</w:t>
      </w:r>
      <w:r w:rsidRPr="00D71476">
        <w:rPr>
          <w:vertAlign w:val="superscript"/>
        </w:rPr>
        <w:t>1</w:t>
      </w:r>
      <w:r w:rsidRPr="00D71476">
        <w:t>, David I. Dayan</w:t>
      </w:r>
      <w:r w:rsidRPr="00D71476">
        <w:rPr>
          <w:vertAlign w:val="superscript"/>
        </w:rPr>
        <w:t>1</w:t>
      </w:r>
      <w:r w:rsidRPr="00D71476">
        <w:t>, Cristín K. Fitzpatrick</w:t>
      </w:r>
      <w:r w:rsidRPr="00D71476">
        <w:rPr>
          <w:vertAlign w:val="superscript"/>
        </w:rPr>
        <w:t>1</w:t>
      </w:r>
      <w:r w:rsidRPr="00D71476">
        <w:t xml:space="preserve">, </w:t>
      </w:r>
      <w:r w:rsidR="00C131CD" w:rsidRPr="00D71476">
        <w:t>Ryan Couture</w:t>
      </w:r>
      <w:r w:rsidRPr="00D71476">
        <w:t>?</w:t>
      </w:r>
    </w:p>
    <w:p w14:paraId="510AF24A" w14:textId="77777777" w:rsidR="00F4375E" w:rsidRPr="00D71476" w:rsidRDefault="00F4375E" w:rsidP="00F4375E">
      <w:pPr>
        <w:spacing w:after="156" w:line="259" w:lineRule="auto"/>
        <w:ind w:right="10"/>
        <w:jc w:val="center"/>
      </w:pPr>
      <w:r w:rsidRPr="00D71476">
        <w:rPr>
          <w:sz w:val="16"/>
        </w:rPr>
        <w:t xml:space="preserve"> </w:t>
      </w:r>
    </w:p>
    <w:p w14:paraId="2BFDF326" w14:textId="77777777" w:rsidR="00F4375E" w:rsidRPr="00D71476" w:rsidRDefault="00F4375E" w:rsidP="00F4375E">
      <w:pPr>
        <w:spacing w:after="15" w:line="249" w:lineRule="auto"/>
        <w:ind w:left="195" w:right="236"/>
        <w:jc w:val="center"/>
      </w:pPr>
      <w:r w:rsidRPr="00D71476">
        <w:rPr>
          <w:vertAlign w:val="superscript"/>
        </w:rPr>
        <w:t>1</w:t>
      </w:r>
      <w:r w:rsidRPr="00D71476">
        <w:t>State Fisheries Genomics Lab,</w:t>
      </w:r>
    </w:p>
    <w:p w14:paraId="4865D2B8" w14:textId="77777777" w:rsidR="00F4375E" w:rsidRPr="00D71476" w:rsidRDefault="00F4375E" w:rsidP="00F4375E">
      <w:pPr>
        <w:spacing w:after="15" w:line="249" w:lineRule="auto"/>
        <w:ind w:left="195" w:right="236"/>
        <w:jc w:val="center"/>
      </w:pPr>
      <w:r w:rsidRPr="00D71476">
        <w:t xml:space="preserve">Coastal Oregon Marine Experiment Station </w:t>
      </w:r>
    </w:p>
    <w:p w14:paraId="0551B57D" w14:textId="77777777" w:rsidR="00F4375E" w:rsidRPr="00D71476" w:rsidRDefault="00F4375E" w:rsidP="00F4375E">
      <w:pPr>
        <w:spacing w:after="15" w:line="249" w:lineRule="auto"/>
        <w:ind w:left="195" w:right="235"/>
        <w:jc w:val="center"/>
      </w:pPr>
      <w:r w:rsidRPr="00D71476">
        <w:t>Department of Fisheries, Wildlife and Conservation Sciences,</w:t>
      </w:r>
    </w:p>
    <w:p w14:paraId="2AAC2B51" w14:textId="77777777" w:rsidR="00F4375E" w:rsidRPr="00D71476" w:rsidRDefault="00F4375E" w:rsidP="00F4375E">
      <w:pPr>
        <w:spacing w:after="15" w:line="249" w:lineRule="auto"/>
        <w:ind w:left="2927" w:right="2909"/>
        <w:jc w:val="center"/>
      </w:pPr>
      <w:r w:rsidRPr="00D71476">
        <w:t xml:space="preserve">Hatfield Marine Science Center, </w:t>
      </w:r>
    </w:p>
    <w:p w14:paraId="2A069107" w14:textId="77777777" w:rsidR="00F4375E" w:rsidRPr="00D71476" w:rsidRDefault="00F4375E" w:rsidP="00F4375E">
      <w:pPr>
        <w:spacing w:after="15" w:line="249" w:lineRule="auto"/>
        <w:ind w:left="195" w:right="236"/>
        <w:jc w:val="center"/>
      </w:pPr>
      <w:r w:rsidRPr="00D71476">
        <w:t>Oregon State University</w:t>
      </w:r>
    </w:p>
    <w:p w14:paraId="58F681C6" w14:textId="77777777" w:rsidR="00F4375E" w:rsidRPr="00D71476" w:rsidRDefault="00F4375E" w:rsidP="00F4375E">
      <w:pPr>
        <w:spacing w:after="15" w:line="249" w:lineRule="auto"/>
        <w:ind w:left="2927" w:right="2909"/>
        <w:jc w:val="center"/>
      </w:pPr>
      <w:r w:rsidRPr="00D71476">
        <w:t xml:space="preserve">2030 SE Marine Science Drive </w:t>
      </w:r>
    </w:p>
    <w:p w14:paraId="03DD66AB" w14:textId="77777777" w:rsidR="00F4375E" w:rsidRPr="00D71476" w:rsidRDefault="00F4375E" w:rsidP="00F4375E">
      <w:pPr>
        <w:spacing w:after="15" w:line="249" w:lineRule="auto"/>
        <w:ind w:left="195" w:right="241"/>
        <w:jc w:val="center"/>
      </w:pPr>
      <w:r w:rsidRPr="00D71476">
        <w:t xml:space="preserve">Newport, Oregon 97365 </w:t>
      </w:r>
    </w:p>
    <w:p w14:paraId="5FB86A83" w14:textId="77777777" w:rsidR="00F4375E" w:rsidRPr="00D71476" w:rsidRDefault="00F4375E" w:rsidP="00F4375E">
      <w:pPr>
        <w:spacing w:after="15" w:line="249" w:lineRule="auto"/>
        <w:ind w:left="195" w:right="241"/>
        <w:jc w:val="center"/>
      </w:pPr>
    </w:p>
    <w:p w14:paraId="6184A884" w14:textId="648E9548" w:rsidR="00F4375E" w:rsidRPr="00D71476" w:rsidRDefault="00F4375E" w:rsidP="00F4375E">
      <w:pPr>
        <w:spacing w:line="259" w:lineRule="auto"/>
        <w:jc w:val="center"/>
      </w:pPr>
    </w:p>
    <w:p w14:paraId="3941C584" w14:textId="77777777" w:rsidR="00F4375E" w:rsidRPr="00D71476" w:rsidRDefault="00F4375E" w:rsidP="00F4375E">
      <w:pPr>
        <w:spacing w:after="168" w:line="259" w:lineRule="auto"/>
        <w:ind w:right="10"/>
        <w:jc w:val="center"/>
      </w:pPr>
    </w:p>
    <w:p w14:paraId="2B433292" w14:textId="77777777" w:rsidR="00F4375E" w:rsidRPr="00D71476" w:rsidRDefault="00F4375E" w:rsidP="00F4375E">
      <w:pPr>
        <w:spacing w:after="136" w:line="259" w:lineRule="auto"/>
        <w:jc w:val="center"/>
      </w:pPr>
    </w:p>
    <w:p w14:paraId="4BF7C7CE" w14:textId="77777777" w:rsidR="00F4375E" w:rsidRPr="00D71476" w:rsidRDefault="00F4375E" w:rsidP="00F4375E">
      <w:pPr>
        <w:spacing w:after="1480" w:line="259" w:lineRule="auto"/>
      </w:pPr>
      <w:r w:rsidRPr="00D71476">
        <w:t xml:space="preserve"> </w:t>
      </w:r>
      <w:r w:rsidRPr="00D71476">
        <w:tab/>
        <w:t xml:space="preserve"> </w:t>
      </w:r>
    </w:p>
    <w:p w14:paraId="4B670CE5" w14:textId="77777777" w:rsidR="00D71476" w:rsidRDefault="00D71476">
      <w:pPr>
        <w:rPr>
          <w:b/>
          <w:bCs/>
        </w:rPr>
      </w:pPr>
    </w:p>
    <w:p w14:paraId="51782E69" w14:textId="03F0E3FD" w:rsidR="002234CD" w:rsidRPr="00D71476" w:rsidRDefault="002234CD">
      <w:pPr>
        <w:rPr>
          <w:b/>
          <w:bCs/>
        </w:rPr>
      </w:pPr>
      <w:commentRangeStart w:id="0"/>
      <w:r w:rsidRPr="00D71476">
        <w:rPr>
          <w:b/>
          <w:bCs/>
        </w:rPr>
        <w:lastRenderedPageBreak/>
        <w:t>Glossary</w:t>
      </w:r>
      <w:commentRangeEnd w:id="0"/>
      <w:r w:rsidR="00FB46DE">
        <w:rPr>
          <w:rStyle w:val="CommentReference"/>
        </w:rPr>
        <w:commentReference w:id="0"/>
      </w:r>
    </w:p>
    <w:p w14:paraId="37D0C5E3" w14:textId="5664A61B" w:rsidR="002234CD" w:rsidRDefault="002234CD">
      <w:pPr>
        <w:rPr>
          <w:i/>
          <w:iCs/>
        </w:rPr>
      </w:pPr>
    </w:p>
    <w:p w14:paraId="44EF816D" w14:textId="77777777" w:rsidR="00FB46DE" w:rsidRPr="00D71476" w:rsidRDefault="00FB46DE" w:rsidP="00EF0C5D">
      <w:pPr>
        <w:pStyle w:val="ListParagraph"/>
        <w:numPr>
          <w:ilvl w:val="0"/>
          <w:numId w:val="2"/>
        </w:numPr>
        <w:rPr>
          <w:i/>
          <w:iCs/>
        </w:rPr>
      </w:pPr>
      <w:r w:rsidRPr="00D71476">
        <w:t xml:space="preserve">Assignment – Offspring are </w:t>
      </w:r>
      <w:r w:rsidRPr="00D71476">
        <w:rPr>
          <w:i/>
          <w:iCs/>
        </w:rPr>
        <w:t>assigned to</w:t>
      </w:r>
      <w:r w:rsidRPr="00D71476">
        <w:t xml:space="preserve"> parents. </w:t>
      </w:r>
    </w:p>
    <w:p w14:paraId="33450073" w14:textId="2033B94C" w:rsidR="00FB46DE" w:rsidRPr="00D71476" w:rsidRDefault="00FB46DE" w:rsidP="002234CD">
      <w:pPr>
        <w:pStyle w:val="ListParagraph"/>
        <w:numPr>
          <w:ilvl w:val="0"/>
          <w:numId w:val="2"/>
        </w:numPr>
      </w:pPr>
      <w:r w:rsidRPr="00D71476">
        <w:t xml:space="preserve">Candidate Parent – </w:t>
      </w:r>
      <w:r>
        <w:t>Salmon</w:t>
      </w:r>
      <w:r w:rsidRPr="00D71476">
        <w:t xml:space="preserve"> released above </w:t>
      </w:r>
      <w:r w:rsidR="00B8490A">
        <w:t>Cougar Dam</w:t>
      </w:r>
      <w:r w:rsidRPr="00D71476">
        <w:t xml:space="preserve"> included in our parentage analysis as a potential parent (</w:t>
      </w:r>
      <w:proofErr w:type="spellStart"/>
      <w:r w:rsidRPr="00D71476">
        <w:t>i.e</w:t>
      </w:r>
      <w:proofErr w:type="spellEnd"/>
      <w:r w:rsidRPr="00D71476">
        <w:t xml:space="preserve"> in the filtered dataset)</w:t>
      </w:r>
    </w:p>
    <w:p w14:paraId="792F0B0C" w14:textId="77777777" w:rsidR="00FB46DE" w:rsidRPr="00D71476" w:rsidRDefault="00FB46DE" w:rsidP="002234CD">
      <w:pPr>
        <w:pStyle w:val="ListParagraph"/>
        <w:numPr>
          <w:ilvl w:val="0"/>
          <w:numId w:val="2"/>
        </w:numPr>
      </w:pPr>
      <w:r w:rsidRPr="00D71476">
        <w:t xml:space="preserve">Cohort – Set of </w:t>
      </w:r>
      <w:r>
        <w:t>salmon</w:t>
      </w:r>
      <w:r w:rsidRPr="00D71476">
        <w:t xml:space="preserve"> that could potentially spawn together. Not set of offspring descended from a set of parents that spawned together.</w:t>
      </w:r>
    </w:p>
    <w:p w14:paraId="1CC7D24F" w14:textId="77777777" w:rsidR="00FB46DE" w:rsidRPr="00D71476" w:rsidRDefault="00FB46DE" w:rsidP="00E95D9A">
      <w:pPr>
        <w:pStyle w:val="ListParagraph"/>
        <w:numPr>
          <w:ilvl w:val="0"/>
          <w:numId w:val="2"/>
        </w:numPr>
      </w:pPr>
      <w:r w:rsidRPr="00D71476">
        <w:t xml:space="preserve">CRR (Cohort Replacement Rate) – Number of offspring produced </w:t>
      </w:r>
      <w:ins w:id="1" w:author="Kathleen O'Malley" w:date="2022-10-15T14:10:00Z">
        <w:r w:rsidRPr="00D71476">
          <w:t xml:space="preserve">by </w:t>
        </w:r>
      </w:ins>
      <w:r w:rsidRPr="00D71476">
        <w:t xml:space="preserve">a cohort of parents, divided by the number of parents in the cohort. </w:t>
      </w:r>
    </w:p>
    <w:p w14:paraId="38DBD96C" w14:textId="77777777" w:rsidR="00FB46DE" w:rsidRPr="00D71476" w:rsidRDefault="00FB46DE" w:rsidP="002234CD">
      <w:pPr>
        <w:pStyle w:val="ListParagraph"/>
        <w:numPr>
          <w:ilvl w:val="0"/>
          <w:numId w:val="2"/>
        </w:numPr>
      </w:pPr>
      <w:r w:rsidRPr="00D71476">
        <w:t xml:space="preserve">Fitness – Number of offspring </w:t>
      </w:r>
      <w:r>
        <w:t>that return as an adult</w:t>
      </w:r>
    </w:p>
    <w:p w14:paraId="6530CAF7" w14:textId="4959BBD4" w:rsidR="00FB46DE" w:rsidRPr="00D71476" w:rsidRDefault="00FB46DE" w:rsidP="002234CD">
      <w:pPr>
        <w:pStyle w:val="ListParagraph"/>
        <w:numPr>
          <w:ilvl w:val="0"/>
          <w:numId w:val="2"/>
        </w:numPr>
      </w:pPr>
      <w:r w:rsidRPr="00D71476">
        <w:t xml:space="preserve">Hatchery </w:t>
      </w:r>
      <w:commentRangeStart w:id="2"/>
      <w:r w:rsidRPr="00D71476">
        <w:t>Outplant</w:t>
      </w:r>
      <w:commentRangeEnd w:id="2"/>
      <w:r w:rsidRPr="00D71476">
        <w:rPr>
          <w:rStyle w:val="CommentReference"/>
        </w:rPr>
        <w:commentReference w:id="2"/>
      </w:r>
      <w:r w:rsidRPr="00D71476">
        <w:t xml:space="preserve"> – </w:t>
      </w:r>
      <w:commentRangeStart w:id="3"/>
      <w:r w:rsidRPr="00D71476">
        <w:t>HOR</w:t>
      </w:r>
      <w:commentRangeEnd w:id="3"/>
      <w:r w:rsidRPr="00D71476">
        <w:rPr>
          <w:rStyle w:val="CommentReference"/>
        </w:rPr>
        <w:commentReference w:id="3"/>
      </w:r>
      <w:r w:rsidRPr="00D71476">
        <w:t xml:space="preserve"> salmon initially collected at a hatchery and outplanted above </w:t>
      </w:r>
      <w:r w:rsidR="00B8490A">
        <w:t>Cougar Dam</w:t>
      </w:r>
      <w:r w:rsidRPr="00D71476">
        <w:t xml:space="preserve">. </w:t>
      </w:r>
      <w:commentRangeStart w:id="4"/>
      <w:r w:rsidRPr="00D71476">
        <w:t xml:space="preserve">NOT HOR salmon collected at </w:t>
      </w:r>
      <w:r w:rsidR="00B8490A">
        <w:t>Cougar Trap</w:t>
      </w:r>
      <w:r w:rsidRPr="00D71476">
        <w:t xml:space="preserve"> and released above </w:t>
      </w:r>
      <w:r w:rsidR="00B8490A">
        <w:t>Cougar Dam</w:t>
      </w:r>
      <w:r w:rsidRPr="00D71476">
        <w:t>.</w:t>
      </w:r>
      <w:commentRangeEnd w:id="4"/>
      <w:r w:rsidRPr="00D71476">
        <w:rPr>
          <w:rStyle w:val="CommentReference"/>
        </w:rPr>
        <w:commentReference w:id="4"/>
      </w:r>
    </w:p>
    <w:p w14:paraId="1BE7518E" w14:textId="77777777" w:rsidR="00FB46DE" w:rsidRPr="00D71476" w:rsidRDefault="00FB46DE" w:rsidP="002234CD">
      <w:pPr>
        <w:pStyle w:val="ListParagraph"/>
        <w:numPr>
          <w:ilvl w:val="0"/>
          <w:numId w:val="2"/>
        </w:numPr>
      </w:pPr>
      <w:r w:rsidRPr="00D71476">
        <w:t>HOR (hatchery</w:t>
      </w:r>
      <w:ins w:id="5" w:author="Kathleen O'Malley" w:date="2022-10-15T14:11:00Z">
        <w:r w:rsidRPr="00D71476">
          <w:t>-</w:t>
        </w:r>
      </w:ins>
      <w:r w:rsidRPr="00D71476">
        <w:t xml:space="preserve">origin) – </w:t>
      </w:r>
    </w:p>
    <w:p w14:paraId="143076AD" w14:textId="740C6B3B" w:rsidR="00FB46DE" w:rsidRPr="00D71476" w:rsidRDefault="00FB46DE" w:rsidP="002234CD">
      <w:pPr>
        <w:pStyle w:val="ListParagraph"/>
        <w:numPr>
          <w:ilvl w:val="0"/>
          <w:numId w:val="2"/>
        </w:numPr>
      </w:pPr>
      <w:r w:rsidRPr="00D71476">
        <w:t xml:space="preserve">LSDR (late season downstream release) - Double </w:t>
      </w:r>
      <w:proofErr w:type="spellStart"/>
      <w:r w:rsidRPr="00D71476">
        <w:t>floy</w:t>
      </w:r>
      <w:proofErr w:type="spellEnd"/>
      <w:r w:rsidRPr="00D71476">
        <w:t xml:space="preserve"> tag and release salmon at Forest Glen (in mainstem, below confluence with South Fork) after September 1</w:t>
      </w:r>
      <w:r w:rsidRPr="00D71476">
        <w:rPr>
          <w:vertAlign w:val="superscript"/>
        </w:rPr>
        <w:t>st</w:t>
      </w:r>
      <w:r w:rsidRPr="00D71476">
        <w:t xml:space="preserve">. Only release above </w:t>
      </w:r>
      <w:r w:rsidR="00B8490A">
        <w:t>Cougar Dam</w:t>
      </w:r>
      <w:r w:rsidRPr="00D71476">
        <w:t xml:space="preserve"> if collected a second time at trap.</w:t>
      </w:r>
    </w:p>
    <w:p w14:paraId="22458645" w14:textId="77777777" w:rsidR="00FB46DE" w:rsidRPr="00D71476" w:rsidRDefault="00FB46DE" w:rsidP="002234CD">
      <w:pPr>
        <w:pStyle w:val="ListParagraph"/>
        <w:numPr>
          <w:ilvl w:val="0"/>
          <w:numId w:val="2"/>
        </w:numPr>
      </w:pPr>
      <w:r w:rsidRPr="00D71476">
        <w:rPr>
          <w:i/>
          <w:iCs/>
        </w:rPr>
        <w:t>N</w:t>
      </w:r>
      <w:r w:rsidRPr="00D71476">
        <w:rPr>
          <w:i/>
          <w:iCs/>
          <w:vertAlign w:val="subscript"/>
        </w:rPr>
        <w:t>b</w:t>
      </w:r>
      <w:r w:rsidRPr="00D71476">
        <w:t xml:space="preserve"> (Effective Number of Breeders) -</w:t>
      </w:r>
    </w:p>
    <w:p w14:paraId="603CBA1D" w14:textId="77777777" w:rsidR="00FB46DE" w:rsidRPr="00D71476" w:rsidRDefault="00FB46DE" w:rsidP="002234CD">
      <w:pPr>
        <w:pStyle w:val="ListParagraph"/>
        <w:numPr>
          <w:ilvl w:val="0"/>
          <w:numId w:val="2"/>
        </w:numPr>
      </w:pPr>
      <w:r w:rsidRPr="00D71476">
        <w:t>NOR (natural</w:t>
      </w:r>
      <w:ins w:id="6" w:author="Kathleen O'Malley" w:date="2022-10-15T14:14:00Z">
        <w:r w:rsidRPr="00D71476">
          <w:t>-</w:t>
        </w:r>
      </w:ins>
      <w:r w:rsidRPr="00D71476">
        <w:t xml:space="preserve">origin) – </w:t>
      </w:r>
    </w:p>
    <w:p w14:paraId="14BCDB74" w14:textId="77777777" w:rsidR="00FB46DE" w:rsidRPr="00D71476" w:rsidRDefault="00FB46DE" w:rsidP="002234CD">
      <w:pPr>
        <w:pStyle w:val="ListParagraph"/>
        <w:numPr>
          <w:ilvl w:val="0"/>
          <w:numId w:val="2"/>
        </w:numPr>
      </w:pPr>
      <w:r w:rsidRPr="00D71476">
        <w:t>Offspring Year – Calendar year an individual returns the South Fork McKenzie River to spawn</w:t>
      </w:r>
    </w:p>
    <w:p w14:paraId="2C3BC0B7" w14:textId="77777777" w:rsidR="00FB46DE" w:rsidRPr="00D71476" w:rsidRDefault="00FB46DE" w:rsidP="002234CD">
      <w:pPr>
        <w:pStyle w:val="ListParagraph"/>
        <w:numPr>
          <w:ilvl w:val="0"/>
          <w:numId w:val="2"/>
        </w:numPr>
      </w:pPr>
      <w:r w:rsidRPr="00D71476">
        <w:t xml:space="preserve">Origin – </w:t>
      </w:r>
    </w:p>
    <w:p w14:paraId="0B5D0294" w14:textId="77777777" w:rsidR="00FB46DE" w:rsidRPr="00D71476" w:rsidRDefault="00FB46DE" w:rsidP="002234CD">
      <w:pPr>
        <w:pStyle w:val="ListParagraph"/>
        <w:numPr>
          <w:ilvl w:val="0"/>
          <w:numId w:val="2"/>
        </w:numPr>
      </w:pPr>
      <w:commentRangeStart w:id="7"/>
      <w:commentRangeStart w:id="8"/>
      <w:r w:rsidRPr="00D71476">
        <w:t xml:space="preserve">Outplant – release HOR </w:t>
      </w:r>
      <w:commentRangeEnd w:id="7"/>
      <w:r w:rsidRPr="00D71476">
        <w:rPr>
          <w:rStyle w:val="CommentReference"/>
        </w:rPr>
        <w:commentReference w:id="7"/>
      </w:r>
      <w:commentRangeEnd w:id="8"/>
      <w:r>
        <w:rPr>
          <w:rStyle w:val="CommentReference"/>
        </w:rPr>
        <w:commentReference w:id="8"/>
      </w:r>
      <w:r w:rsidRPr="00D71476">
        <w:t>individual into inaccessible habitat (as verb, not noun)</w:t>
      </w:r>
      <w:r>
        <w:t xml:space="preserve"> DON’T USE.</w:t>
      </w:r>
    </w:p>
    <w:p w14:paraId="0A388FEE" w14:textId="77777777" w:rsidR="00FB46DE" w:rsidRPr="00D71476" w:rsidRDefault="00FB46DE" w:rsidP="002234CD">
      <w:pPr>
        <w:pStyle w:val="ListParagraph"/>
        <w:numPr>
          <w:ilvl w:val="0"/>
          <w:numId w:val="2"/>
        </w:numPr>
      </w:pPr>
      <w:r w:rsidRPr="00D71476">
        <w:t xml:space="preserve">Parent Year – Calendar year an individual returns </w:t>
      </w:r>
      <w:ins w:id="9" w:author="Kathleen O'Malley" w:date="2022-10-15T14:16:00Z">
        <w:r w:rsidRPr="00D71476">
          <w:t xml:space="preserve">to </w:t>
        </w:r>
      </w:ins>
      <w:r w:rsidRPr="00D71476">
        <w:t>the South Fork McKenzie River to spawn</w:t>
      </w:r>
    </w:p>
    <w:p w14:paraId="36F65EB9" w14:textId="77777777" w:rsidR="00FB46DE" w:rsidRPr="00D71476" w:rsidRDefault="00FB46DE" w:rsidP="002234CD">
      <w:pPr>
        <w:pStyle w:val="ListParagraph"/>
        <w:numPr>
          <w:ilvl w:val="0"/>
          <w:numId w:val="2"/>
        </w:numPr>
      </w:pPr>
      <w:r w:rsidRPr="00D71476">
        <w:t>Potential Offspring – Any NOR individual sampled in the South Fork McKenzie that remains in the dataset after genotype quality filtering</w:t>
      </w:r>
    </w:p>
    <w:p w14:paraId="249CC111" w14:textId="77777777" w:rsidR="00FB46DE" w:rsidRPr="00D71476" w:rsidRDefault="00FB46DE" w:rsidP="00FB46DE">
      <w:pPr>
        <w:pStyle w:val="ListParagraph"/>
        <w:numPr>
          <w:ilvl w:val="0"/>
          <w:numId w:val="2"/>
        </w:numPr>
      </w:pPr>
      <w:r w:rsidRPr="00D71476">
        <w:t>Progeny – sometimes used in place of offspring in NSNT report</w:t>
      </w:r>
      <w:r>
        <w:t>. DON’T USE.</w:t>
      </w:r>
    </w:p>
    <w:p w14:paraId="2CA76532" w14:textId="4A92C16E" w:rsidR="00FB46DE" w:rsidRPr="00D71476" w:rsidRDefault="00FB46DE" w:rsidP="002234CD">
      <w:pPr>
        <w:pStyle w:val="ListParagraph"/>
        <w:numPr>
          <w:ilvl w:val="0"/>
          <w:numId w:val="2"/>
        </w:numPr>
      </w:pPr>
      <w:r w:rsidRPr="00D71476">
        <w:t xml:space="preserve">Recycle – double </w:t>
      </w:r>
      <w:proofErr w:type="spellStart"/>
      <w:r w:rsidRPr="00D71476">
        <w:t>floy</w:t>
      </w:r>
      <w:proofErr w:type="spellEnd"/>
      <w:r w:rsidRPr="00D71476">
        <w:t xml:space="preserve"> tag and all release salmon at Forest Glen (in mainstem, below confluence with South Fork). Only release above </w:t>
      </w:r>
      <w:r w:rsidR="00B8490A">
        <w:t>Cougar Dam</w:t>
      </w:r>
      <w:r w:rsidRPr="00D71476">
        <w:t xml:space="preserve"> if collected a second time at trap.</w:t>
      </w:r>
    </w:p>
    <w:p w14:paraId="2CE1F599" w14:textId="77777777" w:rsidR="00FB46DE" w:rsidRPr="00D71476" w:rsidRDefault="00FB46DE" w:rsidP="002234CD">
      <w:pPr>
        <w:pStyle w:val="ListParagraph"/>
        <w:numPr>
          <w:ilvl w:val="0"/>
          <w:numId w:val="2"/>
        </w:numPr>
      </w:pPr>
      <w:r w:rsidRPr="00D71476">
        <w:t xml:space="preserve">Reintroduce – </w:t>
      </w:r>
      <w:r>
        <w:t xml:space="preserve">previously defined </w:t>
      </w:r>
      <w:r w:rsidRPr="00D71476">
        <w:t>release NOR individual into inaccessible habitat (as verb, not noun)</w:t>
      </w:r>
      <w:r>
        <w:t>. DON’T USE.</w:t>
      </w:r>
    </w:p>
    <w:p w14:paraId="7397BE87" w14:textId="77777777" w:rsidR="00FB46DE" w:rsidRPr="00D71476" w:rsidRDefault="00FB46DE" w:rsidP="00B94EDA">
      <w:pPr>
        <w:pStyle w:val="ListParagraph"/>
        <w:numPr>
          <w:ilvl w:val="0"/>
          <w:numId w:val="2"/>
        </w:numPr>
      </w:pPr>
      <w:r w:rsidRPr="00D71476">
        <w:t>Release – trap and haul salmon from below the dam to above the dam (use as verb, not noun)</w:t>
      </w:r>
    </w:p>
    <w:p w14:paraId="1F7539FB" w14:textId="36DF1394" w:rsidR="00FB46DE" w:rsidRPr="00D71476" w:rsidRDefault="00FB46DE" w:rsidP="002234CD">
      <w:pPr>
        <w:pStyle w:val="ListParagraph"/>
        <w:numPr>
          <w:ilvl w:val="0"/>
          <w:numId w:val="2"/>
        </w:numPr>
      </w:pPr>
      <w:r w:rsidRPr="00D71476">
        <w:t xml:space="preserve">Source – Where was a fish initially encountered for this study? This can be one of hatchery outplant (initially encountered at a hatchery), at the </w:t>
      </w:r>
      <w:r w:rsidR="00B8490A">
        <w:t>Cougar Trap</w:t>
      </w:r>
      <w:r w:rsidRPr="00D71476">
        <w:t xml:space="preserve">, as a carcass sample or as a precocial male above the dam. Note </w:t>
      </w:r>
      <w:proofErr w:type="spellStart"/>
      <w:r w:rsidRPr="00D71476">
        <w:t>th</w:t>
      </w:r>
      <w:proofErr w:type="spellEnd"/>
    </w:p>
    <w:p w14:paraId="6F3E0C40" w14:textId="0BFFA19F" w:rsidR="00FB46DE" w:rsidRPr="00D71476" w:rsidRDefault="00FB46DE" w:rsidP="002234CD">
      <w:pPr>
        <w:pStyle w:val="ListParagraph"/>
        <w:numPr>
          <w:ilvl w:val="0"/>
          <w:numId w:val="2"/>
        </w:numPr>
      </w:pPr>
      <w:r w:rsidRPr="00D71476">
        <w:t xml:space="preserve">TLF (Total Lifetime Fitness) – </w:t>
      </w:r>
      <w:r w:rsidR="0040081E">
        <w:t>total number of offspring assigned to a candidate parent</w:t>
      </w:r>
    </w:p>
    <w:p w14:paraId="75EA0C2F" w14:textId="294AD99A" w:rsidR="00935AE3" w:rsidRPr="00D71476" w:rsidRDefault="00F4375E">
      <w:pPr>
        <w:sectPr w:rsidR="00935AE3" w:rsidRPr="00D71476" w:rsidSect="00AD6AF1">
          <w:headerReference w:type="default" r:id="rId12"/>
          <w:footerReference w:type="even" r:id="rId13"/>
          <w:footerReference w:type="default" r:id="rId14"/>
          <w:pgSz w:w="12240" w:h="15840"/>
          <w:pgMar w:top="1440" w:right="1440" w:bottom="1440" w:left="1440" w:header="720" w:footer="720" w:gutter="0"/>
          <w:cols w:space="720"/>
          <w:titlePg/>
          <w:docGrid w:linePitch="360"/>
        </w:sectPr>
      </w:pPr>
      <w:r w:rsidRPr="00D71476">
        <w:br w:type="page"/>
      </w:r>
    </w:p>
    <w:p w14:paraId="1C7A154D" w14:textId="7EC4B3CD" w:rsidR="00B1409A" w:rsidRPr="00D71476" w:rsidRDefault="00935AE3">
      <w:pPr>
        <w:rPr>
          <w:b/>
          <w:bCs/>
        </w:rPr>
      </w:pPr>
      <w:commentRangeStart w:id="10"/>
      <w:r w:rsidRPr="00D71476">
        <w:rPr>
          <w:b/>
          <w:bCs/>
        </w:rPr>
        <w:lastRenderedPageBreak/>
        <w:t>Summary</w:t>
      </w:r>
      <w:commentRangeEnd w:id="10"/>
      <w:r w:rsidR="00AD6AF1" w:rsidRPr="00D71476">
        <w:rPr>
          <w:rStyle w:val="CommentReference"/>
        </w:rPr>
        <w:commentReference w:id="10"/>
      </w:r>
    </w:p>
    <w:p w14:paraId="7E2E2B84" w14:textId="45AEB9F5" w:rsidR="00935AE3" w:rsidRPr="00D71476" w:rsidRDefault="00935AE3">
      <w:pPr>
        <w:rPr>
          <w:b/>
          <w:bCs/>
          <w:u w:val="single"/>
        </w:rPr>
      </w:pPr>
    </w:p>
    <w:p w14:paraId="5B20D521" w14:textId="0BBE6786" w:rsidR="00935AE3" w:rsidRPr="00D71476" w:rsidRDefault="00935AE3" w:rsidP="00935AE3">
      <w:pPr>
        <w:spacing w:line="360" w:lineRule="auto"/>
      </w:pPr>
      <w:r w:rsidRPr="00D71476">
        <w:tab/>
        <w:t xml:space="preserve">Summary text. Lorem ipsum dolor sit </w:t>
      </w:r>
      <w:proofErr w:type="spellStart"/>
      <w:r w:rsidRPr="00D71476">
        <w:t>amet</w:t>
      </w:r>
      <w:proofErr w:type="spellEnd"/>
      <w:r w:rsidRPr="00D71476">
        <w:t xml:space="preserve">, </w:t>
      </w:r>
      <w:proofErr w:type="spellStart"/>
      <w:r w:rsidRPr="00D71476">
        <w:t>consectetur</w:t>
      </w:r>
      <w:proofErr w:type="spellEnd"/>
      <w:r w:rsidRPr="00D71476">
        <w:t xml:space="preserve"> </w:t>
      </w:r>
      <w:proofErr w:type="spellStart"/>
      <w:r w:rsidRPr="00D71476">
        <w:t>adipiscing</w:t>
      </w:r>
      <w:proofErr w:type="spellEnd"/>
      <w:r w:rsidRPr="00D71476">
        <w:t xml:space="preserve"> </w:t>
      </w:r>
      <w:proofErr w:type="spellStart"/>
      <w:r w:rsidRPr="00D71476">
        <w:t>elit</w:t>
      </w:r>
      <w:proofErr w:type="spellEnd"/>
      <w:r w:rsidRPr="00D71476">
        <w:t xml:space="preserve">, sed do </w:t>
      </w:r>
      <w:proofErr w:type="spellStart"/>
      <w:r w:rsidRPr="00D71476">
        <w:t>eiusmod</w:t>
      </w:r>
      <w:proofErr w:type="spellEnd"/>
      <w:r w:rsidRPr="00D71476">
        <w:t xml:space="preserve"> </w:t>
      </w:r>
      <w:proofErr w:type="spellStart"/>
      <w:r w:rsidRPr="00D71476">
        <w:t>tempor</w:t>
      </w:r>
      <w:proofErr w:type="spellEnd"/>
      <w:r w:rsidRPr="00D71476">
        <w:t xml:space="preserve"> </w:t>
      </w:r>
      <w:proofErr w:type="spellStart"/>
      <w:r w:rsidRPr="00D71476">
        <w:t>incididunt</w:t>
      </w:r>
      <w:proofErr w:type="spellEnd"/>
      <w:r w:rsidRPr="00D71476">
        <w:t xml:space="preserve"> </w:t>
      </w:r>
      <w:proofErr w:type="spellStart"/>
      <w:r w:rsidRPr="00D71476">
        <w:t>ut</w:t>
      </w:r>
      <w:proofErr w:type="spellEnd"/>
      <w:r w:rsidRPr="00D71476">
        <w:t xml:space="preserve"> labore et dolore magna </w:t>
      </w:r>
      <w:proofErr w:type="spellStart"/>
      <w:r w:rsidRPr="00D71476">
        <w:t>aliqua</w:t>
      </w:r>
      <w:proofErr w:type="spellEnd"/>
      <w:r w:rsidRPr="00D71476">
        <w:t xml:space="preserve">. Ut </w:t>
      </w:r>
      <w:proofErr w:type="spellStart"/>
      <w:r w:rsidRPr="00D71476">
        <w:t>enim</w:t>
      </w:r>
      <w:proofErr w:type="spellEnd"/>
      <w:r w:rsidRPr="00D71476">
        <w:t xml:space="preserve"> ad minim </w:t>
      </w:r>
      <w:proofErr w:type="spellStart"/>
      <w:r w:rsidRPr="00D71476">
        <w:t>veniam</w:t>
      </w:r>
      <w:proofErr w:type="spellEnd"/>
      <w:r w:rsidRPr="00D71476">
        <w:t xml:space="preserve">, </w:t>
      </w:r>
      <w:proofErr w:type="spellStart"/>
      <w:r w:rsidRPr="00D71476">
        <w:t>quis</w:t>
      </w:r>
      <w:proofErr w:type="spellEnd"/>
      <w:r w:rsidRPr="00D71476">
        <w:t xml:space="preserve"> </w:t>
      </w:r>
      <w:proofErr w:type="spellStart"/>
      <w:r w:rsidRPr="00D71476">
        <w:t>nostrud</w:t>
      </w:r>
      <w:proofErr w:type="spellEnd"/>
      <w:r w:rsidRPr="00D71476">
        <w:t xml:space="preserve"> exercitation </w:t>
      </w:r>
      <w:proofErr w:type="spellStart"/>
      <w:r w:rsidRPr="00D71476">
        <w:t>ullamco</w:t>
      </w:r>
      <w:proofErr w:type="spellEnd"/>
      <w:r w:rsidRPr="00D71476">
        <w:t xml:space="preserve"> </w:t>
      </w:r>
      <w:proofErr w:type="spellStart"/>
      <w:r w:rsidRPr="00D71476">
        <w:t>laboris</w:t>
      </w:r>
      <w:proofErr w:type="spellEnd"/>
      <w:r w:rsidRPr="00D71476">
        <w:t xml:space="preserve"> nisi </w:t>
      </w:r>
      <w:proofErr w:type="spellStart"/>
      <w:r w:rsidRPr="00D71476">
        <w:t>ut</w:t>
      </w:r>
      <w:proofErr w:type="spellEnd"/>
      <w:r w:rsidRPr="00D71476">
        <w:t xml:space="preserve"> </w:t>
      </w:r>
      <w:proofErr w:type="spellStart"/>
      <w:r w:rsidRPr="00D71476">
        <w:t>aliquip</w:t>
      </w:r>
      <w:proofErr w:type="spellEnd"/>
      <w:r w:rsidRPr="00D71476">
        <w:t xml:space="preserve"> ex </w:t>
      </w:r>
      <w:proofErr w:type="spellStart"/>
      <w:r w:rsidRPr="00D71476">
        <w:t>ea</w:t>
      </w:r>
      <w:proofErr w:type="spellEnd"/>
      <w:r w:rsidRPr="00D71476">
        <w:t xml:space="preserve"> </w:t>
      </w:r>
      <w:proofErr w:type="spellStart"/>
      <w:r w:rsidRPr="00D71476">
        <w:t>commodo</w:t>
      </w:r>
      <w:proofErr w:type="spellEnd"/>
      <w:r w:rsidRPr="00D71476">
        <w:t xml:space="preserve"> </w:t>
      </w:r>
      <w:proofErr w:type="spellStart"/>
      <w:r w:rsidRPr="00D71476">
        <w:t>consequat</w:t>
      </w:r>
      <w:proofErr w:type="spellEnd"/>
      <w:r w:rsidRPr="00D71476">
        <w:t xml:space="preserve">. Duis </w:t>
      </w:r>
      <w:proofErr w:type="spellStart"/>
      <w:r w:rsidRPr="00D71476">
        <w:t>aute</w:t>
      </w:r>
      <w:proofErr w:type="spellEnd"/>
      <w:r w:rsidRPr="00D71476">
        <w:t xml:space="preserve"> </w:t>
      </w:r>
      <w:proofErr w:type="spellStart"/>
      <w:r w:rsidRPr="00D71476">
        <w:t>irure</w:t>
      </w:r>
      <w:proofErr w:type="spellEnd"/>
      <w:r w:rsidRPr="00D71476">
        <w:t xml:space="preserve"> dolor in </w:t>
      </w:r>
      <w:proofErr w:type="spellStart"/>
      <w:r w:rsidRPr="00D71476">
        <w:t>reprehenderit</w:t>
      </w:r>
      <w:proofErr w:type="spellEnd"/>
      <w:r w:rsidRPr="00D71476">
        <w:t xml:space="preserve"> in </w:t>
      </w:r>
      <w:proofErr w:type="spellStart"/>
      <w:r w:rsidRPr="00D71476">
        <w:t>voluptate</w:t>
      </w:r>
      <w:proofErr w:type="spellEnd"/>
      <w:r w:rsidRPr="00D71476">
        <w:t xml:space="preserve"> </w:t>
      </w:r>
      <w:proofErr w:type="spellStart"/>
      <w:r w:rsidRPr="00D71476">
        <w:t>velit</w:t>
      </w:r>
      <w:proofErr w:type="spellEnd"/>
      <w:r w:rsidRPr="00D71476">
        <w:t xml:space="preserve"> </w:t>
      </w:r>
      <w:proofErr w:type="spellStart"/>
      <w:r w:rsidRPr="00D71476">
        <w:t>esse</w:t>
      </w:r>
      <w:proofErr w:type="spellEnd"/>
      <w:r w:rsidRPr="00D71476">
        <w:t xml:space="preserve"> </w:t>
      </w:r>
      <w:proofErr w:type="spellStart"/>
      <w:r w:rsidRPr="00D71476">
        <w:t>cillum</w:t>
      </w:r>
      <w:proofErr w:type="spellEnd"/>
      <w:r w:rsidRPr="00D71476">
        <w:t xml:space="preserve"> dolore </w:t>
      </w:r>
      <w:proofErr w:type="spellStart"/>
      <w:r w:rsidRPr="00D71476">
        <w:t>eu</w:t>
      </w:r>
      <w:proofErr w:type="spellEnd"/>
      <w:r w:rsidRPr="00D71476">
        <w:t xml:space="preserve"> </w:t>
      </w:r>
      <w:proofErr w:type="spellStart"/>
      <w:r w:rsidRPr="00D71476">
        <w:t>fugiat</w:t>
      </w:r>
      <w:proofErr w:type="spellEnd"/>
      <w:r w:rsidRPr="00D71476">
        <w:t xml:space="preserve"> </w:t>
      </w:r>
      <w:proofErr w:type="spellStart"/>
      <w:r w:rsidRPr="00D71476">
        <w:t>nulla</w:t>
      </w:r>
      <w:proofErr w:type="spellEnd"/>
      <w:r w:rsidRPr="00D71476">
        <w:t xml:space="preserve"> </w:t>
      </w:r>
      <w:proofErr w:type="spellStart"/>
      <w:r w:rsidRPr="00D71476">
        <w:t>pariatur</w:t>
      </w:r>
      <w:proofErr w:type="spellEnd"/>
      <w:r w:rsidRPr="00D71476">
        <w:t xml:space="preserve">. </w:t>
      </w:r>
      <w:proofErr w:type="spellStart"/>
      <w:r w:rsidRPr="00D71476">
        <w:t>Excepteur</w:t>
      </w:r>
      <w:proofErr w:type="spellEnd"/>
      <w:r w:rsidRPr="00D71476">
        <w:t xml:space="preserve"> </w:t>
      </w:r>
      <w:proofErr w:type="spellStart"/>
      <w:r w:rsidRPr="00D71476">
        <w:t>sint</w:t>
      </w:r>
      <w:proofErr w:type="spellEnd"/>
      <w:r w:rsidRPr="00D71476">
        <w:t xml:space="preserve"> </w:t>
      </w:r>
      <w:proofErr w:type="spellStart"/>
      <w:r w:rsidRPr="00D71476">
        <w:t>occaecat</w:t>
      </w:r>
      <w:proofErr w:type="spellEnd"/>
      <w:r w:rsidRPr="00D71476">
        <w:t xml:space="preserve"> </w:t>
      </w:r>
      <w:proofErr w:type="spellStart"/>
      <w:r w:rsidRPr="00D71476">
        <w:t>cupidatat</w:t>
      </w:r>
      <w:proofErr w:type="spellEnd"/>
      <w:r w:rsidRPr="00D71476">
        <w:t xml:space="preserve"> non </w:t>
      </w:r>
      <w:proofErr w:type="spellStart"/>
      <w:r w:rsidRPr="00D71476">
        <w:t>proident</w:t>
      </w:r>
      <w:proofErr w:type="spellEnd"/>
      <w:r w:rsidRPr="00D71476">
        <w:t xml:space="preserve">, sunt in culpa qui </w:t>
      </w:r>
      <w:proofErr w:type="spellStart"/>
      <w:r w:rsidRPr="00D71476">
        <w:t>officia</w:t>
      </w:r>
      <w:proofErr w:type="spellEnd"/>
      <w:r w:rsidRPr="00D71476">
        <w:t xml:space="preserve"> </w:t>
      </w:r>
      <w:proofErr w:type="spellStart"/>
      <w:r w:rsidRPr="00D71476">
        <w:t>deserunt</w:t>
      </w:r>
      <w:proofErr w:type="spellEnd"/>
      <w:r w:rsidRPr="00D71476">
        <w:t xml:space="preserve"> </w:t>
      </w:r>
      <w:proofErr w:type="spellStart"/>
      <w:r w:rsidRPr="00D71476">
        <w:t>mollit</w:t>
      </w:r>
      <w:proofErr w:type="spellEnd"/>
      <w:r w:rsidRPr="00D71476">
        <w:t xml:space="preserve"> </w:t>
      </w:r>
      <w:proofErr w:type="spellStart"/>
      <w:r w:rsidRPr="00D71476">
        <w:t>anim</w:t>
      </w:r>
      <w:proofErr w:type="spellEnd"/>
      <w:r w:rsidRPr="00D71476">
        <w:t xml:space="preserve"> id </w:t>
      </w:r>
      <w:proofErr w:type="spellStart"/>
      <w:r w:rsidRPr="00D71476">
        <w:t>est</w:t>
      </w:r>
      <w:proofErr w:type="spellEnd"/>
      <w:r w:rsidRPr="00D71476">
        <w:t xml:space="preserve"> </w:t>
      </w:r>
      <w:proofErr w:type="spellStart"/>
      <w:r w:rsidRPr="00D71476">
        <w:t>laborum</w:t>
      </w:r>
      <w:proofErr w:type="spellEnd"/>
      <w:r w:rsidRPr="00D71476">
        <w:t>.</w:t>
      </w:r>
    </w:p>
    <w:p w14:paraId="229635EE" w14:textId="2F369EF3" w:rsidR="00364EC9" w:rsidRDefault="00364EC9" w:rsidP="00935AE3">
      <w:pPr>
        <w:spacing w:line="360" w:lineRule="auto"/>
      </w:pPr>
      <w:r w:rsidRPr="00D71476">
        <w:tab/>
        <w:t xml:space="preserve">Lorem ipsum dolor sit </w:t>
      </w:r>
      <w:proofErr w:type="spellStart"/>
      <w:r w:rsidRPr="00D71476">
        <w:t>amet</w:t>
      </w:r>
      <w:proofErr w:type="spellEnd"/>
      <w:r w:rsidRPr="00D71476">
        <w:t xml:space="preserve">, </w:t>
      </w:r>
      <w:proofErr w:type="spellStart"/>
      <w:r w:rsidRPr="00D71476">
        <w:t>consectetur</w:t>
      </w:r>
      <w:proofErr w:type="spellEnd"/>
      <w:r w:rsidRPr="00D71476">
        <w:t xml:space="preserve"> </w:t>
      </w:r>
      <w:proofErr w:type="spellStart"/>
      <w:r w:rsidRPr="00D71476">
        <w:t>adipiscing</w:t>
      </w:r>
      <w:proofErr w:type="spellEnd"/>
      <w:r w:rsidRPr="00D71476">
        <w:t xml:space="preserve"> </w:t>
      </w:r>
      <w:proofErr w:type="spellStart"/>
      <w:r w:rsidRPr="00D71476">
        <w:t>elit</w:t>
      </w:r>
      <w:proofErr w:type="spellEnd"/>
      <w:r w:rsidRPr="00D71476">
        <w:t xml:space="preserve">, sed do </w:t>
      </w:r>
      <w:proofErr w:type="spellStart"/>
      <w:r w:rsidRPr="00D71476">
        <w:t>eiusmod</w:t>
      </w:r>
      <w:proofErr w:type="spellEnd"/>
      <w:r w:rsidRPr="00D71476">
        <w:t xml:space="preserve"> </w:t>
      </w:r>
      <w:proofErr w:type="spellStart"/>
      <w:r w:rsidRPr="00D71476">
        <w:t>tempor</w:t>
      </w:r>
      <w:proofErr w:type="spellEnd"/>
      <w:r w:rsidRPr="00D71476">
        <w:t xml:space="preserve"> </w:t>
      </w:r>
      <w:proofErr w:type="spellStart"/>
      <w:r w:rsidRPr="00D71476">
        <w:t>incididunt</w:t>
      </w:r>
      <w:proofErr w:type="spellEnd"/>
      <w:r w:rsidRPr="00D71476">
        <w:t xml:space="preserve"> </w:t>
      </w:r>
      <w:proofErr w:type="spellStart"/>
      <w:r w:rsidRPr="00D71476">
        <w:t>ut</w:t>
      </w:r>
      <w:proofErr w:type="spellEnd"/>
      <w:r w:rsidRPr="00D71476">
        <w:t xml:space="preserve"> labore et dolore magna </w:t>
      </w:r>
      <w:proofErr w:type="spellStart"/>
      <w:r w:rsidRPr="00D71476">
        <w:t>aliqua</w:t>
      </w:r>
      <w:proofErr w:type="spellEnd"/>
      <w:r w:rsidRPr="00D71476">
        <w:t xml:space="preserve">. Ut </w:t>
      </w:r>
      <w:proofErr w:type="spellStart"/>
      <w:r w:rsidRPr="00D71476">
        <w:t>enim</w:t>
      </w:r>
      <w:proofErr w:type="spellEnd"/>
      <w:r w:rsidRPr="00D71476">
        <w:t xml:space="preserve"> ad minim </w:t>
      </w:r>
      <w:proofErr w:type="spellStart"/>
      <w:r w:rsidRPr="00D71476">
        <w:t>veniam</w:t>
      </w:r>
      <w:proofErr w:type="spellEnd"/>
      <w:r w:rsidRPr="00D71476">
        <w:t xml:space="preserve">, </w:t>
      </w:r>
      <w:proofErr w:type="spellStart"/>
      <w:r w:rsidRPr="00D71476">
        <w:t>quis</w:t>
      </w:r>
      <w:proofErr w:type="spellEnd"/>
      <w:r w:rsidRPr="00D71476">
        <w:t xml:space="preserve"> </w:t>
      </w:r>
      <w:proofErr w:type="spellStart"/>
      <w:r w:rsidRPr="00D71476">
        <w:t>nostrud</w:t>
      </w:r>
      <w:proofErr w:type="spellEnd"/>
      <w:r w:rsidRPr="00D71476">
        <w:t xml:space="preserve"> exercitation </w:t>
      </w:r>
      <w:proofErr w:type="spellStart"/>
      <w:r w:rsidRPr="00D71476">
        <w:t>ullamco</w:t>
      </w:r>
      <w:proofErr w:type="spellEnd"/>
      <w:r w:rsidRPr="00D71476">
        <w:t xml:space="preserve"> </w:t>
      </w:r>
      <w:proofErr w:type="spellStart"/>
      <w:r w:rsidRPr="00D71476">
        <w:t>laboris</w:t>
      </w:r>
      <w:proofErr w:type="spellEnd"/>
      <w:r w:rsidRPr="00D71476">
        <w:t xml:space="preserve"> nisi </w:t>
      </w:r>
      <w:proofErr w:type="spellStart"/>
      <w:r w:rsidRPr="00D71476">
        <w:t>ut</w:t>
      </w:r>
      <w:proofErr w:type="spellEnd"/>
      <w:r w:rsidRPr="00D71476">
        <w:t xml:space="preserve"> </w:t>
      </w:r>
      <w:proofErr w:type="spellStart"/>
      <w:r w:rsidRPr="00D71476">
        <w:t>aliquip</w:t>
      </w:r>
      <w:proofErr w:type="spellEnd"/>
      <w:r w:rsidRPr="00D71476">
        <w:t xml:space="preserve"> ex </w:t>
      </w:r>
      <w:proofErr w:type="spellStart"/>
      <w:r w:rsidRPr="00D71476">
        <w:t>ea</w:t>
      </w:r>
      <w:proofErr w:type="spellEnd"/>
      <w:r w:rsidRPr="00D71476">
        <w:t xml:space="preserve"> </w:t>
      </w:r>
      <w:proofErr w:type="spellStart"/>
      <w:r w:rsidRPr="00D71476">
        <w:t>commodo</w:t>
      </w:r>
      <w:proofErr w:type="spellEnd"/>
      <w:r w:rsidRPr="00D71476">
        <w:t xml:space="preserve"> </w:t>
      </w:r>
      <w:proofErr w:type="spellStart"/>
      <w:r w:rsidRPr="00D71476">
        <w:t>consequat</w:t>
      </w:r>
      <w:proofErr w:type="spellEnd"/>
      <w:r w:rsidRPr="00D71476">
        <w:t xml:space="preserve">. Duis </w:t>
      </w:r>
      <w:proofErr w:type="spellStart"/>
      <w:r w:rsidRPr="00D71476">
        <w:t>aute</w:t>
      </w:r>
      <w:proofErr w:type="spellEnd"/>
      <w:r w:rsidRPr="00D71476">
        <w:t xml:space="preserve"> </w:t>
      </w:r>
      <w:proofErr w:type="spellStart"/>
      <w:r w:rsidRPr="00D71476">
        <w:t>irure</w:t>
      </w:r>
      <w:proofErr w:type="spellEnd"/>
      <w:r w:rsidRPr="00D71476">
        <w:t xml:space="preserve"> dolor in </w:t>
      </w:r>
      <w:proofErr w:type="spellStart"/>
      <w:r w:rsidRPr="00D71476">
        <w:t>reprehenderit</w:t>
      </w:r>
      <w:proofErr w:type="spellEnd"/>
      <w:r w:rsidRPr="00D71476">
        <w:t xml:space="preserve"> in </w:t>
      </w:r>
      <w:proofErr w:type="spellStart"/>
      <w:r w:rsidRPr="00D71476">
        <w:t>voluptate</w:t>
      </w:r>
      <w:proofErr w:type="spellEnd"/>
      <w:r w:rsidRPr="00D71476">
        <w:t xml:space="preserve"> </w:t>
      </w:r>
      <w:proofErr w:type="spellStart"/>
      <w:r w:rsidRPr="00D71476">
        <w:t>velit</w:t>
      </w:r>
      <w:proofErr w:type="spellEnd"/>
      <w:r w:rsidRPr="00D71476">
        <w:t xml:space="preserve"> </w:t>
      </w:r>
      <w:proofErr w:type="spellStart"/>
      <w:r w:rsidRPr="00D71476">
        <w:t>esse</w:t>
      </w:r>
      <w:proofErr w:type="spellEnd"/>
      <w:r w:rsidRPr="00D71476">
        <w:t xml:space="preserve"> </w:t>
      </w:r>
      <w:proofErr w:type="spellStart"/>
      <w:r w:rsidRPr="00D71476">
        <w:t>cillum</w:t>
      </w:r>
      <w:proofErr w:type="spellEnd"/>
      <w:r w:rsidRPr="00D71476">
        <w:t xml:space="preserve"> dolore </w:t>
      </w:r>
      <w:proofErr w:type="spellStart"/>
      <w:r w:rsidRPr="00D71476">
        <w:t>eu</w:t>
      </w:r>
      <w:proofErr w:type="spellEnd"/>
      <w:r w:rsidRPr="00D71476">
        <w:t xml:space="preserve"> </w:t>
      </w:r>
      <w:proofErr w:type="spellStart"/>
      <w:r w:rsidRPr="00D71476">
        <w:t>fugiat</w:t>
      </w:r>
      <w:proofErr w:type="spellEnd"/>
      <w:r w:rsidRPr="00D71476">
        <w:t xml:space="preserve"> </w:t>
      </w:r>
      <w:proofErr w:type="spellStart"/>
      <w:r w:rsidRPr="00D71476">
        <w:t>nulla</w:t>
      </w:r>
      <w:proofErr w:type="spellEnd"/>
      <w:r w:rsidRPr="00D71476">
        <w:t xml:space="preserve"> </w:t>
      </w:r>
      <w:proofErr w:type="spellStart"/>
      <w:r w:rsidRPr="00D71476">
        <w:t>pariatur</w:t>
      </w:r>
      <w:proofErr w:type="spellEnd"/>
      <w:r w:rsidRPr="00D71476">
        <w:t xml:space="preserve">. </w:t>
      </w:r>
      <w:proofErr w:type="spellStart"/>
      <w:r w:rsidRPr="00D71476">
        <w:t>Excepteur</w:t>
      </w:r>
      <w:proofErr w:type="spellEnd"/>
      <w:r w:rsidRPr="00D71476">
        <w:t xml:space="preserve"> </w:t>
      </w:r>
      <w:proofErr w:type="spellStart"/>
      <w:r w:rsidRPr="00D71476">
        <w:t>sint</w:t>
      </w:r>
      <w:proofErr w:type="spellEnd"/>
      <w:r w:rsidRPr="00D71476">
        <w:t xml:space="preserve"> </w:t>
      </w:r>
      <w:proofErr w:type="spellStart"/>
      <w:r w:rsidRPr="00D71476">
        <w:t>occaecat</w:t>
      </w:r>
      <w:proofErr w:type="spellEnd"/>
      <w:r w:rsidRPr="00D71476">
        <w:t xml:space="preserve"> </w:t>
      </w:r>
      <w:proofErr w:type="spellStart"/>
      <w:r w:rsidRPr="00D71476">
        <w:t>cupidatat</w:t>
      </w:r>
      <w:proofErr w:type="spellEnd"/>
      <w:r w:rsidRPr="00D71476">
        <w:t xml:space="preserve"> non </w:t>
      </w:r>
      <w:proofErr w:type="spellStart"/>
      <w:r w:rsidRPr="00D71476">
        <w:t>proident</w:t>
      </w:r>
      <w:proofErr w:type="spellEnd"/>
      <w:r w:rsidRPr="00D71476">
        <w:t xml:space="preserve">, sunt in culpa qui </w:t>
      </w:r>
      <w:proofErr w:type="spellStart"/>
      <w:r w:rsidRPr="00D71476">
        <w:t>officia</w:t>
      </w:r>
      <w:proofErr w:type="spellEnd"/>
      <w:r w:rsidRPr="00D71476">
        <w:t xml:space="preserve"> </w:t>
      </w:r>
      <w:proofErr w:type="spellStart"/>
      <w:r w:rsidRPr="00D71476">
        <w:t>deserunt</w:t>
      </w:r>
      <w:proofErr w:type="spellEnd"/>
      <w:r w:rsidRPr="00D71476">
        <w:t xml:space="preserve"> </w:t>
      </w:r>
      <w:proofErr w:type="spellStart"/>
      <w:r w:rsidRPr="00D71476">
        <w:t>mollit</w:t>
      </w:r>
      <w:proofErr w:type="spellEnd"/>
      <w:r w:rsidRPr="00D71476">
        <w:t xml:space="preserve"> </w:t>
      </w:r>
      <w:proofErr w:type="spellStart"/>
      <w:r w:rsidRPr="00D71476">
        <w:t>anim</w:t>
      </w:r>
      <w:proofErr w:type="spellEnd"/>
      <w:r w:rsidRPr="00D71476">
        <w:t xml:space="preserve"> id </w:t>
      </w:r>
      <w:proofErr w:type="spellStart"/>
      <w:r w:rsidRPr="00D71476">
        <w:t>est</w:t>
      </w:r>
      <w:proofErr w:type="spellEnd"/>
      <w:r w:rsidRPr="00D71476">
        <w:t xml:space="preserve"> </w:t>
      </w:r>
      <w:proofErr w:type="spellStart"/>
      <w:r w:rsidRPr="00D71476">
        <w:t>laborum</w:t>
      </w:r>
      <w:proofErr w:type="spellEnd"/>
      <w:r w:rsidRPr="00D71476">
        <w:t>.</w:t>
      </w:r>
    </w:p>
    <w:p w14:paraId="5D7C9A28" w14:textId="1B8FB386" w:rsidR="004F7A95" w:rsidRPr="00D71476" w:rsidRDefault="004F7A95" w:rsidP="00935AE3">
      <w:pPr>
        <w:spacing w:line="360" w:lineRule="auto"/>
      </w:pPr>
      <w:r>
        <w:t>Report with hatchery outplant before 2007 available here:</w:t>
      </w:r>
      <w:r w:rsidRPr="004F7A95">
        <w:t xml:space="preserve"> https://odfw.forestry.oregonstate.edu/willamettesalmonidrme/sites/default/files/hatchery-research/Johnson_and_Friesen_2010.pdf</w:t>
      </w:r>
    </w:p>
    <w:p w14:paraId="6A102EB2" w14:textId="09DC44D3" w:rsidR="00AD6AF1" w:rsidRPr="00D71476" w:rsidRDefault="00AD6AF1" w:rsidP="00935AE3">
      <w:pPr>
        <w:spacing w:line="360" w:lineRule="auto"/>
      </w:pPr>
    </w:p>
    <w:p w14:paraId="6249042E" w14:textId="26323506" w:rsidR="00AD6AF1" w:rsidRPr="00D71476" w:rsidRDefault="00AD6AF1">
      <w:r w:rsidRPr="00D71476">
        <w:br w:type="page"/>
      </w:r>
    </w:p>
    <w:p w14:paraId="061E4986" w14:textId="08F2B87C" w:rsidR="00364EC9" w:rsidRPr="00D71476" w:rsidRDefault="00364EC9" w:rsidP="00D71476">
      <w:pPr>
        <w:rPr>
          <w:b/>
          <w:bCs/>
        </w:rPr>
      </w:pPr>
      <w:r w:rsidRPr="00D71476">
        <w:rPr>
          <w:b/>
          <w:bCs/>
        </w:rPr>
        <w:lastRenderedPageBreak/>
        <w:t>Objectives</w:t>
      </w:r>
    </w:p>
    <w:p w14:paraId="629C1F79" w14:textId="77777777" w:rsidR="00364EC9" w:rsidRPr="00D71476" w:rsidRDefault="00364EC9" w:rsidP="00D71476">
      <w:pPr>
        <w:spacing w:line="360" w:lineRule="auto"/>
        <w:rPr>
          <w:b/>
          <w:bCs/>
        </w:rPr>
      </w:pPr>
    </w:p>
    <w:p w14:paraId="04F43C9C" w14:textId="37DEC188" w:rsidR="00364EC9" w:rsidRPr="00D71476" w:rsidRDefault="00364EC9" w:rsidP="00D71476">
      <w:pPr>
        <w:pStyle w:val="ListParagraph"/>
        <w:numPr>
          <w:ilvl w:val="0"/>
          <w:numId w:val="1"/>
        </w:numPr>
        <w:spacing w:line="360" w:lineRule="auto"/>
      </w:pPr>
      <w:r w:rsidRPr="00D71476">
        <w:t>Determine the number and proportion of unmarked</w:t>
      </w:r>
      <w:r w:rsidR="008511CF">
        <w:t>, presumed NOR</w:t>
      </w:r>
      <w:r w:rsidRPr="00D71476">
        <w:t xml:space="preserve"> adult Chinook salmon sampled at various locations in the South Fork McKenzie River (e.g. </w:t>
      </w:r>
      <w:r w:rsidR="00B8490A">
        <w:t>Cougar Trap</w:t>
      </w:r>
      <w:r w:rsidRPr="00D71476">
        <w:t xml:space="preserve"> and spawning grounds below </w:t>
      </w:r>
      <w:r w:rsidR="00B8490A">
        <w:t>Cougar Dam</w:t>
      </w:r>
      <w:r w:rsidRPr="00D71476">
        <w:t xml:space="preserve">) in 2016 - 2020 that can be assigned as progeny of Chinook salmon previously released above </w:t>
      </w:r>
      <w:r w:rsidR="00B8490A">
        <w:t>Cougar Dam</w:t>
      </w:r>
      <w:r w:rsidRPr="00D71476">
        <w:t>, South Fork McKenzie River in 2011 - 2017.</w:t>
      </w:r>
    </w:p>
    <w:p w14:paraId="2FD0F961" w14:textId="77777777" w:rsidR="00364EC9" w:rsidRPr="00D71476" w:rsidRDefault="00364EC9" w:rsidP="00364EC9">
      <w:pPr>
        <w:pStyle w:val="ListParagraph"/>
        <w:spacing w:line="360" w:lineRule="auto"/>
      </w:pPr>
    </w:p>
    <w:p w14:paraId="4F6E33A6" w14:textId="4A941647" w:rsidR="003C1EFD" w:rsidRPr="00D71476" w:rsidRDefault="00D00DAB" w:rsidP="003C1EFD">
      <w:pPr>
        <w:pStyle w:val="ListParagraph"/>
        <w:numPr>
          <w:ilvl w:val="0"/>
          <w:numId w:val="1"/>
        </w:numPr>
        <w:spacing w:line="360" w:lineRule="auto"/>
      </w:pPr>
      <w:r w:rsidRPr="00D71476">
        <w:t>Estimate and report the annual abundance and age structure of adult Chinook salmon that return to the South Fork McKenzie River that can be confidently assigned to parents through genetic pedigree in 2016-2020.</w:t>
      </w:r>
    </w:p>
    <w:p w14:paraId="491DF28B" w14:textId="77777777" w:rsidR="00D00DAB" w:rsidRPr="00D71476" w:rsidRDefault="00D00DAB" w:rsidP="00D00DAB">
      <w:pPr>
        <w:pStyle w:val="ListParagraph"/>
        <w:spacing w:line="360" w:lineRule="auto"/>
      </w:pPr>
    </w:p>
    <w:p w14:paraId="155F06FC" w14:textId="745F34E7" w:rsidR="00364EC9" w:rsidRPr="00D71476" w:rsidRDefault="00364EC9" w:rsidP="00364EC9">
      <w:pPr>
        <w:pStyle w:val="ListParagraph"/>
        <w:numPr>
          <w:ilvl w:val="0"/>
          <w:numId w:val="1"/>
        </w:numPr>
        <w:spacing w:line="360" w:lineRule="auto"/>
      </w:pPr>
      <w:r w:rsidRPr="00D71476">
        <w:t>Estimate the TLF for Chinook salmon re</w:t>
      </w:r>
      <w:r w:rsidR="007A5A45">
        <w:t>leased</w:t>
      </w:r>
      <w:r w:rsidRPr="00D71476">
        <w:t xml:space="preserve"> above </w:t>
      </w:r>
      <w:r w:rsidR="00B8490A">
        <w:t>Cougar Dam</w:t>
      </w:r>
      <w:r w:rsidRPr="00D71476">
        <w:t xml:space="preserve"> in 2011-2015. These estimates include </w:t>
      </w:r>
      <w:r w:rsidR="007A5A45">
        <w:t>NOR</w:t>
      </w:r>
      <w:r w:rsidRPr="00D71476">
        <w:t xml:space="preserve"> adult offspring sampled at </w:t>
      </w:r>
      <w:r w:rsidR="00B8490A">
        <w:t>Cougar Dam</w:t>
      </w:r>
      <w:r w:rsidRPr="00D71476">
        <w:t xml:space="preserve">, as well as </w:t>
      </w:r>
      <w:r w:rsidR="007A5A45">
        <w:t>NOR</w:t>
      </w:r>
      <w:r w:rsidRPr="00D71476">
        <w:t xml:space="preserve"> spawners encountered on spawning grounds below the dam in 2014 - 2019.</w:t>
      </w:r>
    </w:p>
    <w:p w14:paraId="4DA848A6" w14:textId="77777777" w:rsidR="00364EC9" w:rsidRPr="00D71476" w:rsidRDefault="00364EC9" w:rsidP="00D00DAB">
      <w:pPr>
        <w:spacing w:line="360" w:lineRule="auto"/>
      </w:pPr>
    </w:p>
    <w:p w14:paraId="1A86C1C8" w14:textId="7DE7D42F" w:rsidR="00364EC9" w:rsidRPr="00D71476" w:rsidRDefault="00364EC9" w:rsidP="007A2414">
      <w:pPr>
        <w:pStyle w:val="ListParagraph"/>
        <w:numPr>
          <w:ilvl w:val="0"/>
          <w:numId w:val="1"/>
        </w:numPr>
        <w:spacing w:line="360" w:lineRule="auto"/>
      </w:pPr>
      <w:r w:rsidRPr="00D71476">
        <w:t xml:space="preserve">Estimate cohort replacement rate (CRR), or “the number of future spawners produced by a spawner” for spring Chinook salmon released above </w:t>
      </w:r>
      <w:r w:rsidR="00B8490A">
        <w:t>Cougar Dam</w:t>
      </w:r>
      <w:r w:rsidRPr="00D71476">
        <w:t xml:space="preserve"> in 2011 - 2015.</w:t>
      </w:r>
    </w:p>
    <w:p w14:paraId="20973A73" w14:textId="77777777" w:rsidR="007A2414" w:rsidRPr="00D71476" w:rsidRDefault="007A2414" w:rsidP="007A2414">
      <w:pPr>
        <w:pStyle w:val="ListParagraph"/>
        <w:spacing w:line="360" w:lineRule="auto"/>
      </w:pPr>
    </w:p>
    <w:p w14:paraId="0967CB6C" w14:textId="16073119" w:rsidR="007A2414" w:rsidRPr="00D71476" w:rsidRDefault="007A2414" w:rsidP="007A2414">
      <w:pPr>
        <w:pStyle w:val="ListParagraph"/>
        <w:numPr>
          <w:ilvl w:val="0"/>
          <w:numId w:val="1"/>
        </w:numPr>
        <w:spacing w:line="360" w:lineRule="auto"/>
      </w:pPr>
      <w:r w:rsidRPr="00D71476">
        <w:t xml:space="preserve">Estimate the effective number of breeders (Nb) for the adult salmon population reintroduced above </w:t>
      </w:r>
      <w:r w:rsidR="00B8490A">
        <w:t>Cougar Dam</w:t>
      </w:r>
      <w:r w:rsidRPr="00D71476">
        <w:t xml:space="preserve"> in 2011-2015.</w:t>
      </w:r>
    </w:p>
    <w:p w14:paraId="4B387271" w14:textId="77777777" w:rsidR="007A2414" w:rsidRPr="00D71476" w:rsidRDefault="007A2414" w:rsidP="00D00DAB">
      <w:pPr>
        <w:spacing w:line="360" w:lineRule="auto"/>
      </w:pPr>
    </w:p>
    <w:p w14:paraId="7AC96899" w14:textId="0AB4C44E" w:rsidR="00D00DAB" w:rsidRPr="00D71476" w:rsidRDefault="00E60979" w:rsidP="00D00DAB">
      <w:pPr>
        <w:pStyle w:val="ListParagraph"/>
        <w:numPr>
          <w:ilvl w:val="0"/>
          <w:numId w:val="1"/>
        </w:numPr>
        <w:spacing w:line="360" w:lineRule="auto"/>
      </w:pPr>
      <w:r>
        <w:t>Determine the effect of various aspects of release strategy</w:t>
      </w:r>
      <w:r w:rsidR="00D00DAB" w:rsidRPr="00D71476">
        <w:t xml:space="preserve"> on the total lifetime fitness of adult spring Chinook salmon released above </w:t>
      </w:r>
      <w:r w:rsidR="00B8490A">
        <w:t>Cougar Dam</w:t>
      </w:r>
      <w:r w:rsidR="00D00DAB" w:rsidRPr="00D71476">
        <w:t xml:space="preserve"> in 2011 </w:t>
      </w:r>
      <w:r>
        <w:t>–</w:t>
      </w:r>
      <w:r w:rsidR="00D00DAB" w:rsidRPr="00D71476">
        <w:t xml:space="preserve"> 2015</w:t>
      </w:r>
      <w:r>
        <w:t>, including timing and location of releases, sex ratios, origin</w:t>
      </w:r>
      <w:r w:rsidR="003C1EFD">
        <w:t>, and number of salmon released</w:t>
      </w:r>
      <w:r>
        <w:t xml:space="preserve"> </w:t>
      </w:r>
      <w:r w:rsidR="00D00DAB" w:rsidRPr="00D71476">
        <w:t>.</w:t>
      </w:r>
    </w:p>
    <w:p w14:paraId="44D6AD76" w14:textId="77777777" w:rsidR="00D00DAB" w:rsidRPr="00D71476" w:rsidRDefault="00D00DAB" w:rsidP="00D00DAB">
      <w:pPr>
        <w:pStyle w:val="ListParagraph"/>
        <w:spacing w:line="360" w:lineRule="auto"/>
      </w:pPr>
    </w:p>
    <w:p w14:paraId="3006A3B5" w14:textId="2C921EC2" w:rsidR="007A2414" w:rsidRPr="00D71476" w:rsidRDefault="007A2414" w:rsidP="007A2414">
      <w:pPr>
        <w:pStyle w:val="ListParagraph"/>
        <w:numPr>
          <w:ilvl w:val="0"/>
          <w:numId w:val="1"/>
        </w:numPr>
        <w:spacing w:line="360" w:lineRule="auto"/>
      </w:pPr>
      <w:r w:rsidRPr="00D71476">
        <w:t xml:space="preserve">Evaluate fitness differences between HOR and NOR Chinook salmon released above </w:t>
      </w:r>
      <w:r w:rsidR="00B8490A">
        <w:t>Cougar Dam</w:t>
      </w:r>
      <w:r w:rsidRPr="00D71476">
        <w:t xml:space="preserve"> in 2011-2015 through assignment of adult offspring returns in 2014-2020.   </w:t>
      </w:r>
    </w:p>
    <w:p w14:paraId="4A7CC03E" w14:textId="791B5DE4" w:rsidR="00364EC9" w:rsidRPr="00D71476" w:rsidRDefault="00364EC9" w:rsidP="00935AE3">
      <w:pPr>
        <w:spacing w:line="360" w:lineRule="auto"/>
      </w:pPr>
    </w:p>
    <w:p w14:paraId="12EE216A" w14:textId="77777777" w:rsidR="00364EC9" w:rsidRPr="00D71476" w:rsidRDefault="00364EC9" w:rsidP="00935AE3">
      <w:pPr>
        <w:spacing w:line="360" w:lineRule="auto"/>
      </w:pPr>
    </w:p>
    <w:p w14:paraId="352C488A" w14:textId="77777777" w:rsidR="00D71476" w:rsidRDefault="00D71476">
      <w:pPr>
        <w:rPr>
          <w:b/>
          <w:bCs/>
        </w:rPr>
      </w:pPr>
      <w:r>
        <w:rPr>
          <w:b/>
          <w:bCs/>
        </w:rPr>
        <w:br w:type="page"/>
      </w:r>
    </w:p>
    <w:p w14:paraId="707F305A" w14:textId="5663B729" w:rsidR="00364EC9" w:rsidRDefault="00AD6AF1" w:rsidP="0019419C">
      <w:pPr>
        <w:spacing w:line="360" w:lineRule="auto"/>
        <w:rPr>
          <w:b/>
          <w:bCs/>
        </w:rPr>
      </w:pPr>
      <w:r w:rsidRPr="00D71476">
        <w:rPr>
          <w:b/>
          <w:bCs/>
        </w:rPr>
        <w:lastRenderedPageBreak/>
        <w:t>Introduction</w:t>
      </w:r>
    </w:p>
    <w:p w14:paraId="5723C65D" w14:textId="723B6A9B" w:rsidR="0081620E" w:rsidRDefault="0019419C" w:rsidP="007579E9">
      <w:pPr>
        <w:spacing w:line="360" w:lineRule="auto"/>
      </w:pPr>
      <w:r>
        <w:rPr>
          <w:b/>
          <w:bCs/>
        </w:rPr>
        <w:tab/>
      </w:r>
      <w:r>
        <w:t xml:space="preserve">Spring Chinook salmon </w:t>
      </w:r>
      <w:r w:rsidRPr="0019419C">
        <w:t>(</w:t>
      </w:r>
      <w:r w:rsidRPr="0019419C">
        <w:rPr>
          <w:i/>
          <w:iCs/>
        </w:rPr>
        <w:t>Oncorhynchus tshawytscha</w:t>
      </w:r>
      <w:r w:rsidRPr="0019419C">
        <w:t>)</w:t>
      </w:r>
      <w:r w:rsidR="007E7F6F">
        <w:t xml:space="preserve"> </w:t>
      </w:r>
      <w:r>
        <w:t xml:space="preserve">in the Upper Willamette River, Oregon (UWR) are listed as a threatened evolutionary significant unit (ESU) under the U.S. Endangered Species Act </w:t>
      </w:r>
      <w:r w:rsidR="005823FD">
        <w:t>(ESA)</w:t>
      </w:r>
      <w:r w:rsidR="0081620E">
        <w:t>(</w:t>
      </w:r>
      <w:r>
        <w:rPr>
          <w:color w:val="FF0000"/>
        </w:rPr>
        <w:t>NMFS 2008</w:t>
      </w:r>
      <w:r>
        <w:t xml:space="preserve">). </w:t>
      </w:r>
      <w:r w:rsidR="005823FD">
        <w:t xml:space="preserve">Construction </w:t>
      </w:r>
      <w:r w:rsidR="002D1525">
        <w:t xml:space="preserve">and operation </w:t>
      </w:r>
      <w:r w:rsidR="005823FD">
        <w:t xml:space="preserve">of multiple </w:t>
      </w:r>
      <w:r w:rsidR="00382C7C">
        <w:t xml:space="preserve">U.S. Army Corps of Engineers (USACE) </w:t>
      </w:r>
      <w:r w:rsidR="00476E8E">
        <w:t xml:space="preserve">high-head </w:t>
      </w:r>
      <w:r w:rsidR="005823FD">
        <w:t>dams throughout the UWR contributed to declines in abundance of this ESU</w:t>
      </w:r>
      <w:r w:rsidR="00476E8E">
        <w:t xml:space="preserve"> by preventing passage to and from historical spawning habitats</w:t>
      </w:r>
      <w:r w:rsidR="002D1525">
        <w:t xml:space="preserve"> and by modifying temperature and flow regimes</w:t>
      </w:r>
      <w:r w:rsidR="005823FD">
        <w:t>.</w:t>
      </w:r>
      <w:r w:rsidR="00476E8E">
        <w:t xml:space="preserve"> The McKenzie River is </w:t>
      </w:r>
      <w:r w:rsidR="00FD1AEC">
        <w:t xml:space="preserve">a </w:t>
      </w:r>
      <w:r w:rsidR="00476E8E">
        <w:t xml:space="preserve">tributary of the UWR </w:t>
      </w:r>
      <w:r w:rsidR="00FD1AEC">
        <w:t>and historically supported one of the largest populations of spring Chinook salmon in the Willamette Basin (</w:t>
      </w:r>
      <w:proofErr w:type="spellStart"/>
      <w:r w:rsidR="00FD1AEC">
        <w:rPr>
          <w:color w:val="FF0000"/>
        </w:rPr>
        <w:t>mcelhany</w:t>
      </w:r>
      <w:proofErr w:type="spellEnd"/>
      <w:r w:rsidR="00FD1AEC">
        <w:t>)</w:t>
      </w:r>
      <w:r w:rsidR="00382C7C">
        <w:t>.</w:t>
      </w:r>
      <w:r w:rsidR="00FD1AEC">
        <w:t xml:space="preserve"> </w:t>
      </w:r>
      <w:r w:rsidR="00C52EDB">
        <w:t>Unlike most tributaries of the UWR, the McKenzie River continues to produce a large proportion of NOR spring Chinook salmon (</w:t>
      </w:r>
      <w:proofErr w:type="spellStart"/>
      <w:r w:rsidR="00C52EDB" w:rsidRPr="00C52EDB">
        <w:rPr>
          <w:color w:val="FF0000"/>
        </w:rPr>
        <w:t>johnson</w:t>
      </w:r>
      <w:proofErr w:type="spellEnd"/>
      <w:r w:rsidR="00C52EDB" w:rsidRPr="00C52EDB">
        <w:rPr>
          <w:color w:val="FF0000"/>
        </w:rPr>
        <w:t xml:space="preserve"> </w:t>
      </w:r>
      <w:proofErr w:type="spellStart"/>
      <w:r w:rsidR="00C52EDB" w:rsidRPr="00C52EDB">
        <w:rPr>
          <w:color w:val="FF0000"/>
        </w:rPr>
        <w:t>friesen</w:t>
      </w:r>
      <w:proofErr w:type="spellEnd"/>
      <w:r w:rsidR="00C52EDB" w:rsidRPr="00C52EDB">
        <w:rPr>
          <w:color w:val="FF0000"/>
        </w:rPr>
        <w:t xml:space="preserve"> 2010</w:t>
      </w:r>
      <w:r w:rsidR="00C52EDB">
        <w:t>).</w:t>
      </w:r>
      <w:r w:rsidR="00382C7C">
        <w:t xml:space="preserve"> </w:t>
      </w:r>
      <w:r w:rsidR="007579E9">
        <w:t>Access to historical spawning habitat</w:t>
      </w:r>
      <w:r w:rsidR="00FD1AEC">
        <w:t>s</w:t>
      </w:r>
      <w:r w:rsidR="00476E8E">
        <w:t xml:space="preserve"> </w:t>
      </w:r>
      <w:r w:rsidR="00C52EDB">
        <w:t>is blocked by several high head dams on the McKenzie River</w:t>
      </w:r>
      <w:r w:rsidR="0081620E">
        <w:t xml:space="preserve">. </w:t>
      </w:r>
      <w:r w:rsidR="00B75CAB">
        <w:t>C</w:t>
      </w:r>
      <w:r w:rsidR="007E7F6F">
        <w:t>onstruction</w:t>
      </w:r>
      <w:r w:rsidR="005823FD">
        <w:t xml:space="preserve"> </w:t>
      </w:r>
      <w:r w:rsidR="00B75CAB">
        <w:t xml:space="preserve">of </w:t>
      </w:r>
      <w:r w:rsidR="00B8490A">
        <w:t>Cougar Dam</w:t>
      </w:r>
      <w:r w:rsidR="007E7F6F">
        <w:t xml:space="preserve"> </w:t>
      </w:r>
      <w:r w:rsidR="0081620E">
        <w:t xml:space="preserve">in 1964 on the South Fork McKenzie River impeded access to </w:t>
      </w:r>
      <w:r w:rsidR="00FD1AEC">
        <w:t xml:space="preserve">approximately 40 river km of the historically most productive reaches on the South </w:t>
      </w:r>
      <w:commentRangeStart w:id="11"/>
      <w:r w:rsidR="00FD1AEC">
        <w:t>Fork</w:t>
      </w:r>
      <w:commentRangeEnd w:id="11"/>
      <w:r w:rsidR="0081620E">
        <w:rPr>
          <w:rStyle w:val="CommentReference"/>
        </w:rPr>
        <w:commentReference w:id="11"/>
      </w:r>
      <w:r w:rsidR="0081620E">
        <w:t xml:space="preserve"> McKenzie River (NMFS 2008)</w:t>
      </w:r>
      <w:r w:rsidR="005823FD">
        <w:t>.</w:t>
      </w:r>
    </w:p>
    <w:p w14:paraId="52850BD9" w14:textId="79389D14" w:rsidR="0081620E" w:rsidRDefault="005823FD" w:rsidP="0081620E">
      <w:pPr>
        <w:spacing w:line="360" w:lineRule="auto"/>
        <w:ind w:firstLine="720"/>
      </w:pPr>
      <w:r>
        <w:t xml:space="preserve">Since 1993, hatchery-origin (HOR) salmon have been </w:t>
      </w:r>
      <w:r w:rsidR="007579E9">
        <w:t>released</w:t>
      </w:r>
      <w:r>
        <w:t xml:space="preserve"> above </w:t>
      </w:r>
      <w:r w:rsidR="00B8490A">
        <w:t>Cougar Dam</w:t>
      </w:r>
      <w:r>
        <w:t xml:space="preserve"> to re-establish historical ecosystem functions</w:t>
      </w:r>
      <w:r w:rsidR="0081620E">
        <w:t>. Juveniles produces by re</w:t>
      </w:r>
      <w:r w:rsidR="00DB02B1">
        <w:t>leased</w:t>
      </w:r>
      <w:r w:rsidR="0081620E">
        <w:t xml:space="preserve"> adults provide prey for ESA listed </w:t>
      </w:r>
      <w:r w:rsidR="0081620E" w:rsidRPr="005823FD">
        <w:t>bull trout (</w:t>
      </w:r>
      <w:r w:rsidR="0081620E" w:rsidRPr="005823FD">
        <w:rPr>
          <w:i/>
          <w:iCs/>
        </w:rPr>
        <w:t xml:space="preserve">Salvelinus </w:t>
      </w:r>
      <w:proofErr w:type="spellStart"/>
      <w:r w:rsidR="0081620E" w:rsidRPr="005823FD">
        <w:rPr>
          <w:i/>
          <w:iCs/>
        </w:rPr>
        <w:t>confluentus</w:t>
      </w:r>
      <w:proofErr w:type="spellEnd"/>
      <w:r w:rsidR="0081620E" w:rsidRPr="005823FD">
        <w:t>)</w:t>
      </w:r>
      <w:r w:rsidR="0081620E">
        <w:t>, and decaying carcass</w:t>
      </w:r>
      <w:r w:rsidR="00DB02B1">
        <w:t>es</w:t>
      </w:r>
      <w:r w:rsidR="0081620E">
        <w:t xml:space="preserve"> restore nutrient transport.</w:t>
      </w:r>
    </w:p>
    <w:p w14:paraId="4A767503" w14:textId="0D292344" w:rsidR="0019419C" w:rsidRPr="0019419C" w:rsidRDefault="002D1525" w:rsidP="0081620E">
      <w:pPr>
        <w:spacing w:line="360" w:lineRule="auto"/>
      </w:pPr>
      <w:r>
        <w:t>Following anecdotal evidence, g</w:t>
      </w:r>
      <w:r w:rsidR="005823FD">
        <w:t xml:space="preserve">enetic parentage assignments confirmed that </w:t>
      </w:r>
      <w:r>
        <w:t xml:space="preserve">some </w:t>
      </w:r>
      <w:r w:rsidR="005823FD">
        <w:t xml:space="preserve">salmon produced above </w:t>
      </w:r>
      <w:r w:rsidR="00B8490A">
        <w:t>Cougar Dam</w:t>
      </w:r>
      <w:r w:rsidR="005823FD">
        <w:t xml:space="preserve"> </w:t>
      </w:r>
      <w:r>
        <w:t xml:space="preserve">survived downstream passage through </w:t>
      </w:r>
      <w:r w:rsidR="007579E9">
        <w:t>the dam</w:t>
      </w:r>
      <w:r>
        <w:t xml:space="preserve"> and </w:t>
      </w:r>
      <w:r w:rsidR="005823FD">
        <w:t>return</w:t>
      </w:r>
      <w:r>
        <w:t>ed</w:t>
      </w:r>
      <w:r w:rsidR="005823FD">
        <w:t xml:space="preserve"> to the South Fork McKenzie River to spawn (</w:t>
      </w:r>
      <w:r w:rsidR="007579E9">
        <w:rPr>
          <w:color w:val="FF0000"/>
        </w:rPr>
        <w:t>banks 2014</w:t>
      </w:r>
      <w:r w:rsidR="005823FD">
        <w:t>)</w:t>
      </w:r>
      <w:r w:rsidR="00476E8E">
        <w:t xml:space="preserve">. </w:t>
      </w:r>
      <w:r w:rsidR="007579E9">
        <w:t>After c</w:t>
      </w:r>
      <w:r w:rsidR="00476E8E">
        <w:t xml:space="preserve">onstruction of a trap and haul facility at the base of </w:t>
      </w:r>
      <w:r w:rsidR="00B8490A">
        <w:t>Cougar Dam</w:t>
      </w:r>
      <w:r w:rsidR="00476E8E">
        <w:t xml:space="preserve"> (hereafter the </w:t>
      </w:r>
      <w:r w:rsidR="00B8490A">
        <w:t>Cougar Trap</w:t>
      </w:r>
      <w:r w:rsidR="00476E8E">
        <w:t>)</w:t>
      </w:r>
      <w:r w:rsidR="007579E9">
        <w:t xml:space="preserve"> in 2010</w:t>
      </w:r>
      <w:r w:rsidR="00476E8E">
        <w:t xml:space="preserve">, </w:t>
      </w:r>
      <w:r w:rsidR="007579E9">
        <w:t xml:space="preserve">natural-origin (NOR) salmon were also released above the dam. </w:t>
      </w:r>
      <w:r w:rsidR="00822ABA">
        <w:t xml:space="preserve">From 2010 – 2012, all NOR salmon collected at the </w:t>
      </w:r>
      <w:r w:rsidR="00B8490A">
        <w:t>Cougar Trap</w:t>
      </w:r>
      <w:r w:rsidR="00822ABA">
        <w:t xml:space="preserve"> were released above the dam, but from 2013 onwards, </w:t>
      </w:r>
      <w:r w:rsidR="005E5401">
        <w:t xml:space="preserve">some or all NOR salmon collected at the </w:t>
      </w:r>
      <w:r w:rsidR="00B8490A">
        <w:t>Cougar Trap</w:t>
      </w:r>
      <w:r w:rsidR="005E5401">
        <w:t xml:space="preserve"> were </w:t>
      </w:r>
      <w:proofErr w:type="spellStart"/>
      <w:r w:rsidR="005E5401">
        <w:t>floy</w:t>
      </w:r>
      <w:proofErr w:type="spellEnd"/>
      <w:r w:rsidR="005E5401">
        <w:t>-tagged, released downstream and only released above the dam if they returned a second time.</w:t>
      </w:r>
    </w:p>
    <w:p w14:paraId="0757426A" w14:textId="2FAF5782" w:rsidR="005C6A96" w:rsidRDefault="007579E9" w:rsidP="00120826">
      <w:pPr>
        <w:autoSpaceDE w:val="0"/>
        <w:autoSpaceDN w:val="0"/>
        <w:adjustRightInd w:val="0"/>
        <w:spacing w:line="360" w:lineRule="auto"/>
      </w:pPr>
      <w:r>
        <w:rPr>
          <w:b/>
          <w:bCs/>
        </w:rPr>
        <w:tab/>
      </w:r>
      <w:r>
        <w:t xml:space="preserve">The reintroduction of </w:t>
      </w:r>
      <w:r w:rsidR="007E7F6F">
        <w:t>salmon</w:t>
      </w:r>
      <w:r>
        <w:t xml:space="preserve"> above </w:t>
      </w:r>
      <w:r w:rsidR="00B8490A">
        <w:t>Cougar Dam</w:t>
      </w:r>
      <w:r>
        <w:t xml:space="preserve"> has been evaluated using genetic parentage analysis since 2007. Previous reports have assigned potential offspring</w:t>
      </w:r>
      <w:r w:rsidR="007E7F6F">
        <w:t xml:space="preserve"> to candidate parents released or otherwise sampled above the dam and used the resulting pedigrees to infer demographic parameters critical for evaluating the productivity of the above dam population</w:t>
      </w:r>
      <w:r w:rsidR="0007271E">
        <w:t xml:space="preserve"> and the </w:t>
      </w:r>
      <w:r w:rsidR="005E5401">
        <w:t>effects of recycling salmon downstream</w:t>
      </w:r>
      <w:r w:rsidR="007E7F6F">
        <w:t xml:space="preserve">. </w:t>
      </w:r>
      <w:r w:rsidR="00161359">
        <w:t xml:space="preserve">These reports found that the cohort replacement rate (CRR – the number of </w:t>
      </w:r>
      <w:r w:rsidR="00120826">
        <w:t xml:space="preserve">future </w:t>
      </w:r>
      <w:r w:rsidR="00161359">
        <w:t xml:space="preserve">spawners produced by a spawner) was less than one in the years </w:t>
      </w:r>
      <w:r w:rsidR="00161359">
        <w:lastRenderedPageBreak/>
        <w:t xml:space="preserve">from 2007 – 2010, indicating that the above dam population is not replacing itself. They also found </w:t>
      </w:r>
      <w:r w:rsidR="00120826">
        <w:t xml:space="preserve">that the likelihood that a salmon collected at the </w:t>
      </w:r>
      <w:r w:rsidR="00B8490A">
        <w:t>Cougar Trap</w:t>
      </w:r>
      <w:r w:rsidR="00120826">
        <w:t xml:space="preserve"> was </w:t>
      </w:r>
      <w:r w:rsidR="0007271E">
        <w:t>an NOR immigrant increased throughout the season</w:t>
      </w:r>
      <w:r w:rsidR="00120826">
        <w:t>.</w:t>
      </w:r>
      <w:r w:rsidR="00254D5C">
        <w:t xml:space="preserve"> </w:t>
      </w:r>
      <w:r w:rsidR="005C6A96">
        <w:t xml:space="preserve">Importantly, </w:t>
      </w:r>
      <w:r w:rsidR="00F9443D">
        <w:t>later</w:t>
      </w:r>
      <w:r w:rsidR="005C6A96">
        <w:t xml:space="preserve"> reports (</w:t>
      </w:r>
      <w:r w:rsidR="005C6A96" w:rsidRPr="0081620E">
        <w:rPr>
          <w:color w:val="FF0000"/>
        </w:rPr>
        <w:t>2016 and 2014</w:t>
      </w:r>
      <w:r w:rsidR="005C6A96">
        <w:t xml:space="preserve">) </w:t>
      </w:r>
      <w:r w:rsidR="00822ABA">
        <w:t xml:space="preserve">also </w:t>
      </w:r>
      <w:r w:rsidR="00254D5C">
        <w:t>identified significant differences in the</w:t>
      </w:r>
      <w:r w:rsidR="00EE4267">
        <w:t xml:space="preserve"> fitness </w:t>
      </w:r>
      <w:r w:rsidR="00254D5C">
        <w:t xml:space="preserve">of NOR </w:t>
      </w:r>
      <w:r w:rsidR="00254D5C">
        <w:rPr>
          <w:i/>
          <w:iCs/>
        </w:rPr>
        <w:t xml:space="preserve">vs. </w:t>
      </w:r>
      <w:r w:rsidR="00EE4267">
        <w:t xml:space="preserve">HOR </w:t>
      </w:r>
      <w:r w:rsidR="00B356E9">
        <w:t xml:space="preserve">male </w:t>
      </w:r>
      <w:r w:rsidR="00EE4267">
        <w:t>salmon</w:t>
      </w:r>
      <w:r w:rsidR="0007271E">
        <w:t xml:space="preserve"> using two metrics, reproductive success (RS) and total lifetime fitness (TLF). RS is defined as </w:t>
      </w:r>
      <w:r w:rsidR="0007271E" w:rsidRPr="0007271E">
        <w:t>the number of age</w:t>
      </w:r>
      <w:r w:rsidR="0007271E">
        <w:t xml:space="preserve"> </w:t>
      </w:r>
      <w:r w:rsidR="0007271E" w:rsidRPr="0007271E">
        <w:t>0 juveniles that assigned to an adult re</w:t>
      </w:r>
      <w:r w:rsidR="0007271E">
        <w:t>leased above the dam</w:t>
      </w:r>
      <w:r w:rsidR="0007271E" w:rsidRPr="0007271E">
        <w:t xml:space="preserve"> in the previous year, and TLF as the number of age</w:t>
      </w:r>
      <w:r w:rsidR="00113D3A">
        <w:t>-</w:t>
      </w:r>
      <w:r w:rsidR="0007271E" w:rsidRPr="0007271E">
        <w:t>3 to age</w:t>
      </w:r>
      <w:r w:rsidR="00113D3A">
        <w:t>-</w:t>
      </w:r>
      <w:r w:rsidR="0007271E" w:rsidRPr="0007271E">
        <w:t xml:space="preserve">6 returning adult offspring that assigned to a previously </w:t>
      </w:r>
      <w:r w:rsidR="0007271E">
        <w:t>released adult.</w:t>
      </w:r>
      <w:r w:rsidR="00120826">
        <w:t xml:space="preserve"> </w:t>
      </w:r>
      <w:r w:rsidR="005C6A96">
        <w:t>Based on these findings, previous reports recommended</w:t>
      </w:r>
      <w:r w:rsidR="0007271E">
        <w:t xml:space="preserve"> prioritiz</w:t>
      </w:r>
      <w:r w:rsidR="00F9443D">
        <w:t xml:space="preserve">ing NOR instead of HOR </w:t>
      </w:r>
      <w:r w:rsidR="0007271E">
        <w:t>salmon above the dam, judicious</w:t>
      </w:r>
      <w:r w:rsidR="00F9443D">
        <w:t>ly</w:t>
      </w:r>
      <w:r w:rsidR="0007271E">
        <w:t xml:space="preserve"> supplement</w:t>
      </w:r>
      <w:r w:rsidR="00F9443D">
        <w:t xml:space="preserve">ing </w:t>
      </w:r>
      <w:r w:rsidR="0007271E">
        <w:t xml:space="preserve">of the above dam population with HOR females where necessary to reach demographic targets, limiting the number of HOR males above the dam, and carefully weighing the demographic and genetic benefits of releasing NOR immigrants above the dam against the costs of releasing NOR salmon into a </w:t>
      </w:r>
      <w:r w:rsidR="00F9443D">
        <w:t xml:space="preserve">likely </w:t>
      </w:r>
      <w:r w:rsidR="0007271E">
        <w:t xml:space="preserve">demographic sink. </w:t>
      </w:r>
    </w:p>
    <w:p w14:paraId="1E7BD7C3" w14:textId="5974A60B" w:rsidR="00560106" w:rsidRDefault="009561E7" w:rsidP="0007271E">
      <w:pPr>
        <w:autoSpaceDE w:val="0"/>
        <w:autoSpaceDN w:val="0"/>
        <w:adjustRightInd w:val="0"/>
        <w:spacing w:line="360" w:lineRule="auto"/>
        <w:ind w:firstLine="720"/>
      </w:pPr>
      <w:r>
        <w:t xml:space="preserve">However, </w:t>
      </w:r>
      <w:r w:rsidR="0007271E">
        <w:t xml:space="preserve">these </w:t>
      </w:r>
      <w:r>
        <w:t xml:space="preserve">recommendations came with the caveat that </w:t>
      </w:r>
      <w:r w:rsidR="0007271E">
        <w:t xml:space="preserve">observed </w:t>
      </w:r>
      <w:r>
        <w:t xml:space="preserve">fitness differences between NOR and HOR </w:t>
      </w:r>
      <w:r w:rsidR="0007271E">
        <w:t xml:space="preserve">salmon </w:t>
      </w:r>
      <w:r>
        <w:t xml:space="preserve">are based </w:t>
      </w:r>
      <w:r w:rsidR="0007271E">
        <w:t>primarily on</w:t>
      </w:r>
      <w:r>
        <w:t xml:space="preserve"> RS</w:t>
      </w:r>
      <w:r w:rsidR="0007271E">
        <w:t>,</w:t>
      </w:r>
      <w:r>
        <w:t xml:space="preserve"> which </w:t>
      </w:r>
      <w:r w:rsidR="0007271E">
        <w:t xml:space="preserve">explained </w:t>
      </w:r>
      <w:r w:rsidR="00F64208">
        <w:t>just 25.7% and</w:t>
      </w:r>
      <w:r w:rsidR="0007271E">
        <w:t xml:space="preserve"> 17.4% of the variation in TLF</w:t>
      </w:r>
      <w:r w:rsidR="00F64208">
        <w:t xml:space="preserve"> in 2008 and 2009</w:t>
      </w:r>
      <w:r w:rsidR="0007271E">
        <w:t>,</w:t>
      </w:r>
      <w:r w:rsidR="00F64208">
        <w:t xml:space="preserve"> respectively,</w:t>
      </w:r>
      <w:r w:rsidR="0007271E">
        <w:t xml:space="preserve"> </w:t>
      </w:r>
      <w:r w:rsidR="00F64208">
        <w:t>while</w:t>
      </w:r>
      <w:r w:rsidR="0007271E">
        <w:t xml:space="preserve"> d</w:t>
      </w:r>
      <w:r>
        <w:t>irect comparisons of TLF between NOR and HOR</w:t>
      </w:r>
      <w:r w:rsidR="0007271E">
        <w:t xml:space="preserve"> salmon </w:t>
      </w:r>
      <w:r w:rsidR="00164D7C">
        <w:t>were available for just a</w:t>
      </w:r>
      <w:r>
        <w:t xml:space="preserve"> single parental cohort (2010)</w:t>
      </w:r>
      <w:r w:rsidR="0007271E">
        <w:t xml:space="preserve">. </w:t>
      </w:r>
      <w:r w:rsidR="007E7F6F">
        <w:t>In the present report</w:t>
      </w:r>
      <w:r w:rsidR="00EF310E">
        <w:t>,</w:t>
      </w:r>
      <w:r w:rsidR="007E7F6F">
        <w:t xml:space="preserve"> we extend the evaluation of spring Chinook salmon releases above </w:t>
      </w:r>
      <w:r w:rsidR="00B8490A">
        <w:t>Cougar Dam</w:t>
      </w:r>
      <w:r w:rsidR="007E7F6F">
        <w:t xml:space="preserve"> on the South Fork McKenzie River</w:t>
      </w:r>
      <w:r w:rsidR="00EF310E">
        <w:t xml:space="preserve"> to address the R</w:t>
      </w:r>
      <w:r w:rsidR="00EF310E" w:rsidRPr="00EF310E">
        <w:t xml:space="preserve">esearch, </w:t>
      </w:r>
      <w:r w:rsidR="00EF310E">
        <w:t>M</w:t>
      </w:r>
      <w:r w:rsidR="00EF310E" w:rsidRPr="00EF310E">
        <w:t xml:space="preserve">onitoring &amp; </w:t>
      </w:r>
      <w:r w:rsidR="00EF310E">
        <w:t>E</w:t>
      </w:r>
      <w:r w:rsidR="00EF310E" w:rsidRPr="00EF310E">
        <w:t>valuation</w:t>
      </w:r>
      <w:r w:rsidR="00EF310E">
        <w:t xml:space="preserve"> </w:t>
      </w:r>
      <w:r w:rsidR="002F5744">
        <w:t xml:space="preserve">(RM&amp;E) </w:t>
      </w:r>
      <w:r w:rsidR="00EF310E">
        <w:t xml:space="preserve">needs of the Reasonable and Prudent Alternatives </w:t>
      </w:r>
      <w:commentRangeStart w:id="12"/>
      <w:r w:rsidR="00EF310E">
        <w:t>(RPAs)</w:t>
      </w:r>
      <w:r w:rsidR="00EF310E" w:rsidRPr="00C41B06">
        <w:t xml:space="preserve"> </w:t>
      </w:r>
      <w:commentRangeEnd w:id="12"/>
      <w:r w:rsidR="006823BA">
        <w:rPr>
          <w:rStyle w:val="CommentReference"/>
        </w:rPr>
        <w:commentReference w:id="12"/>
      </w:r>
      <w:r w:rsidR="00EF310E">
        <w:t xml:space="preserve">described in the </w:t>
      </w:r>
      <w:r w:rsidR="00EF310E" w:rsidRPr="00C41B06">
        <w:t>Willamette Project Biological Opinion (NMFS 2008)</w:t>
      </w:r>
      <w:r w:rsidR="00560106">
        <w:t xml:space="preserve">. </w:t>
      </w:r>
      <w:r w:rsidR="00EF310E" w:rsidRPr="00C41B06">
        <w:t xml:space="preserve">Results of the </w:t>
      </w:r>
      <w:r w:rsidR="00EF310E">
        <w:t>present report</w:t>
      </w:r>
      <w:r w:rsidR="00EF310E" w:rsidRPr="00C41B06">
        <w:t xml:space="preserve"> address</w:t>
      </w:r>
      <w:r w:rsidR="0007271E">
        <w:t xml:space="preserve"> the following RPAs</w:t>
      </w:r>
      <w:r w:rsidR="00560106">
        <w:t>:</w:t>
      </w:r>
      <w:r w:rsidR="00EF310E" w:rsidRPr="00C41B06">
        <w:t xml:space="preserve"> </w:t>
      </w:r>
    </w:p>
    <w:p w14:paraId="202A48A5" w14:textId="34F48509" w:rsidR="00560106" w:rsidRDefault="00EF310E" w:rsidP="00560106">
      <w:pPr>
        <w:pStyle w:val="ListParagraph"/>
        <w:numPr>
          <w:ilvl w:val="0"/>
          <w:numId w:val="12"/>
        </w:numPr>
        <w:spacing w:line="360" w:lineRule="auto"/>
      </w:pPr>
      <w:r w:rsidRPr="00C41B06">
        <w:t>RPA 4.1 (</w:t>
      </w:r>
      <w:r w:rsidR="00560106">
        <w:t>a</w:t>
      </w:r>
      <w:r w:rsidRPr="00EF310E">
        <w:t xml:space="preserve">dult Chinook </w:t>
      </w:r>
      <w:r w:rsidR="00560106">
        <w:t>s</w:t>
      </w:r>
      <w:r w:rsidRPr="00EF310E">
        <w:t xml:space="preserve">almon </w:t>
      </w:r>
      <w:r w:rsidR="00560106">
        <w:t>o</w:t>
      </w:r>
      <w:r w:rsidRPr="00EF310E">
        <w:t>utplanting</w:t>
      </w:r>
      <w:r w:rsidR="006823BA">
        <w:t xml:space="preserve"> </w:t>
      </w:r>
      <w:r w:rsidR="00560106">
        <w:t>a</w:t>
      </w:r>
      <w:r w:rsidR="006823BA">
        <w:t xml:space="preserve">bove </w:t>
      </w:r>
      <w:r w:rsidR="00560106">
        <w:t>d</w:t>
      </w:r>
      <w:r w:rsidR="006823BA">
        <w:t>ams</w:t>
      </w:r>
      <w:r w:rsidRPr="00C41B06">
        <w:t>)</w:t>
      </w:r>
    </w:p>
    <w:p w14:paraId="5C006B3E" w14:textId="65B43803" w:rsidR="00560106" w:rsidRDefault="006823BA" w:rsidP="00560106">
      <w:pPr>
        <w:pStyle w:val="ListParagraph"/>
        <w:numPr>
          <w:ilvl w:val="0"/>
          <w:numId w:val="12"/>
        </w:numPr>
        <w:spacing w:line="360" w:lineRule="auto"/>
      </w:pPr>
      <w:commentRangeStart w:id="13"/>
      <w:r>
        <w:t>RPA 4.</w:t>
      </w:r>
      <w:r w:rsidR="00560106">
        <w:t>3(</w:t>
      </w:r>
      <w:r>
        <w:t>2</w:t>
      </w:r>
      <w:r w:rsidR="00560106">
        <w:t>)</w:t>
      </w:r>
      <w:r>
        <w:t xml:space="preserve"> </w:t>
      </w:r>
      <w:commentRangeEnd w:id="13"/>
      <w:r>
        <w:rPr>
          <w:rStyle w:val="CommentReference"/>
        </w:rPr>
        <w:commentReference w:id="13"/>
      </w:r>
      <w:r>
        <w:t>(i</w:t>
      </w:r>
      <w:r w:rsidRPr="006823BA">
        <w:t>dentify protocols for optimal handling, sorting, and release conditions for ESA</w:t>
      </w:r>
      <w:r>
        <w:t xml:space="preserve"> </w:t>
      </w:r>
      <w:r w:rsidRPr="006823BA">
        <w:t>listed fish collected at USACE-funded fish collection facilities</w:t>
      </w:r>
      <w:r>
        <w:t>)</w:t>
      </w:r>
    </w:p>
    <w:p w14:paraId="6C92F87D" w14:textId="0E050683" w:rsidR="00560106" w:rsidRDefault="006823BA" w:rsidP="00560106">
      <w:pPr>
        <w:pStyle w:val="ListParagraph"/>
        <w:numPr>
          <w:ilvl w:val="0"/>
          <w:numId w:val="12"/>
        </w:numPr>
        <w:spacing w:line="360" w:lineRule="auto"/>
      </w:pPr>
      <w:r w:rsidRPr="00C41B06">
        <w:t>RPA 4.7 (</w:t>
      </w:r>
      <w:r w:rsidR="002F5744">
        <w:t>a</w:t>
      </w:r>
      <w:r w:rsidR="002F5744" w:rsidRPr="002F5744">
        <w:t xml:space="preserve">dult </w:t>
      </w:r>
      <w:r w:rsidR="002F5744">
        <w:t>f</w:t>
      </w:r>
      <w:r w:rsidR="002F5744" w:rsidRPr="002F5744">
        <w:t xml:space="preserve">ish </w:t>
      </w:r>
      <w:r w:rsidR="002F5744">
        <w:t>r</w:t>
      </w:r>
      <w:r w:rsidR="002F5744" w:rsidRPr="002F5744">
        <w:t xml:space="preserve">elease </w:t>
      </w:r>
      <w:r w:rsidR="002F5744">
        <w:t>s</w:t>
      </w:r>
      <w:r w:rsidR="002F5744" w:rsidRPr="002F5744">
        <w:t xml:space="preserve">ites above </w:t>
      </w:r>
      <w:r w:rsidR="002F5744">
        <w:t>d</w:t>
      </w:r>
      <w:r w:rsidR="002F5744" w:rsidRPr="002F5744">
        <w:t>ams</w:t>
      </w:r>
      <w:r w:rsidRPr="00C41B06">
        <w:t>)</w:t>
      </w:r>
    </w:p>
    <w:p w14:paraId="49A829E2" w14:textId="4A7267CB" w:rsidR="00560106" w:rsidRDefault="002F5744" w:rsidP="002F5744">
      <w:pPr>
        <w:pStyle w:val="ListParagraph"/>
        <w:numPr>
          <w:ilvl w:val="0"/>
          <w:numId w:val="12"/>
        </w:numPr>
        <w:spacing w:line="360" w:lineRule="auto"/>
      </w:pPr>
      <w:commentRangeStart w:id="14"/>
      <w:r>
        <w:t xml:space="preserve">RPA 5.4 </w:t>
      </w:r>
      <w:commentRangeEnd w:id="14"/>
      <w:r>
        <w:rPr>
          <w:rStyle w:val="CommentReference"/>
        </w:rPr>
        <w:commentReference w:id="14"/>
      </w:r>
      <w:r>
        <w:t>(</w:t>
      </w:r>
      <w:r w:rsidR="00B8490A">
        <w:t>Cougar Dam</w:t>
      </w:r>
      <w:r w:rsidRPr="002F5744">
        <w:t xml:space="preserve"> RM&amp;E</w:t>
      </w:r>
      <w:r>
        <w:t>, including effectiveness of the</w:t>
      </w:r>
      <w:r w:rsidR="00560106">
        <w:t xml:space="preserve"> </w:t>
      </w:r>
      <w:r>
        <w:t>trap-and-haul program)</w:t>
      </w:r>
    </w:p>
    <w:p w14:paraId="78D8000E" w14:textId="2B869EAE" w:rsidR="00711588" w:rsidRDefault="00711588" w:rsidP="00711588">
      <w:pPr>
        <w:pStyle w:val="ListParagraph"/>
        <w:numPr>
          <w:ilvl w:val="0"/>
          <w:numId w:val="12"/>
        </w:numPr>
        <w:spacing w:line="360" w:lineRule="auto"/>
      </w:pPr>
      <w:r>
        <w:t xml:space="preserve">RPA 6.1.5 (management of hatchery-origin spring Chinook upstream of </w:t>
      </w:r>
      <w:r w:rsidR="00B8490A">
        <w:t>Cougar Dam</w:t>
      </w:r>
      <w:r>
        <w:t>)</w:t>
      </w:r>
    </w:p>
    <w:p w14:paraId="28DB3B44" w14:textId="783A2422" w:rsidR="00560106" w:rsidRDefault="00EF310E" w:rsidP="002F5744">
      <w:pPr>
        <w:pStyle w:val="ListParagraph"/>
        <w:numPr>
          <w:ilvl w:val="0"/>
          <w:numId w:val="12"/>
        </w:numPr>
        <w:spacing w:line="360" w:lineRule="auto"/>
      </w:pPr>
      <w:r w:rsidRPr="00C41B06">
        <w:t xml:space="preserve">RPA 6.2.3 (continue adult Chinook salmon outplanting, Willamette basin-wide) </w:t>
      </w:r>
    </w:p>
    <w:p w14:paraId="50762922" w14:textId="72AB8630" w:rsidR="00560106" w:rsidRDefault="00711588" w:rsidP="002F5744">
      <w:pPr>
        <w:pStyle w:val="ListParagraph"/>
        <w:numPr>
          <w:ilvl w:val="0"/>
          <w:numId w:val="12"/>
        </w:numPr>
        <w:spacing w:line="360" w:lineRule="auto"/>
      </w:pPr>
      <w:r>
        <w:t>RPA 9.3 (</w:t>
      </w:r>
      <w:r w:rsidRPr="00711588">
        <w:t>effectiveness of rebuilt trap-and-haul facilities</w:t>
      </w:r>
      <w:r w:rsidR="004D21D3">
        <w:t xml:space="preserve"> and </w:t>
      </w:r>
      <w:proofErr w:type="spellStart"/>
      <w:r w:rsidR="004D21D3">
        <w:t>strateies</w:t>
      </w:r>
      <w:proofErr w:type="spellEnd"/>
      <w:r>
        <w:t>)</w:t>
      </w:r>
    </w:p>
    <w:p w14:paraId="1DFA1D29" w14:textId="2DD34CC3" w:rsidR="00560106" w:rsidRDefault="00711588" w:rsidP="002F5744">
      <w:pPr>
        <w:pStyle w:val="ListParagraph"/>
        <w:numPr>
          <w:ilvl w:val="0"/>
          <w:numId w:val="12"/>
        </w:numPr>
        <w:spacing w:line="360" w:lineRule="auto"/>
      </w:pPr>
      <w:commentRangeStart w:id="15"/>
      <w:r>
        <w:t xml:space="preserve">RPA 9.5.1(3) </w:t>
      </w:r>
      <w:commentRangeEnd w:id="15"/>
      <w:r>
        <w:rPr>
          <w:rStyle w:val="CommentReference"/>
        </w:rPr>
        <w:commentReference w:id="15"/>
      </w:r>
      <w:r>
        <w:t xml:space="preserve">(abundance and survival of spawners above </w:t>
      </w:r>
      <w:r w:rsidR="00B8490A">
        <w:t>Cougar Dam</w:t>
      </w:r>
      <w:r>
        <w:t>)</w:t>
      </w:r>
    </w:p>
    <w:p w14:paraId="12B5F534" w14:textId="58D5C85D" w:rsidR="00560106" w:rsidRDefault="00711588" w:rsidP="002F5744">
      <w:pPr>
        <w:pStyle w:val="ListParagraph"/>
        <w:numPr>
          <w:ilvl w:val="0"/>
          <w:numId w:val="12"/>
        </w:numPr>
        <w:spacing w:line="360" w:lineRule="auto"/>
      </w:pPr>
      <w:commentRangeStart w:id="16"/>
      <w:r>
        <w:t xml:space="preserve">RPA 9.5.1(4) </w:t>
      </w:r>
      <w:commentRangeEnd w:id="16"/>
      <w:r>
        <w:rPr>
          <w:rStyle w:val="CommentReference"/>
        </w:rPr>
        <w:commentReference w:id="16"/>
      </w:r>
      <w:r>
        <w:t>(r</w:t>
      </w:r>
      <w:r w:rsidRPr="00711588">
        <w:t xml:space="preserve">eproductive </w:t>
      </w:r>
      <w:r>
        <w:t>s</w:t>
      </w:r>
      <w:r w:rsidRPr="00711588">
        <w:t xml:space="preserve">uccess of </w:t>
      </w:r>
      <w:r>
        <w:t>h</w:t>
      </w:r>
      <w:r w:rsidRPr="00711588">
        <w:t xml:space="preserve">atchery </w:t>
      </w:r>
      <w:r>
        <w:t>f</w:t>
      </w:r>
      <w:r w:rsidRPr="00711588">
        <w:t xml:space="preserve">ish in the </w:t>
      </w:r>
      <w:r>
        <w:t>w</w:t>
      </w:r>
      <w:r w:rsidRPr="00711588">
        <w:t>ild</w:t>
      </w:r>
      <w:r>
        <w:t>)</w:t>
      </w:r>
    </w:p>
    <w:p w14:paraId="13B1FB78" w14:textId="77777777" w:rsidR="004D21D3" w:rsidRDefault="004D21D3"/>
    <w:p w14:paraId="69BFABCC" w14:textId="69101DCB" w:rsidR="005A7EA5" w:rsidRPr="00D71476" w:rsidRDefault="0007271E" w:rsidP="00455EEF">
      <w:pPr>
        <w:spacing w:line="360" w:lineRule="auto"/>
        <w:ind w:firstLine="360"/>
        <w:rPr>
          <w:b/>
          <w:bCs/>
        </w:rPr>
      </w:pPr>
      <w:r>
        <w:t>Specifically</w:t>
      </w:r>
      <w:r w:rsidR="00477332">
        <w:t>,</w:t>
      </w:r>
      <w:r>
        <w:t xml:space="preserve"> we </w:t>
      </w:r>
      <w:r w:rsidR="00477332">
        <w:t>continue the evaluation by extending sampling</w:t>
      </w:r>
      <w:r w:rsidR="00477332" w:rsidRPr="00D71476">
        <w:t xml:space="preserve"> </w:t>
      </w:r>
      <w:r w:rsidR="00477332">
        <w:t xml:space="preserve">of </w:t>
      </w:r>
      <w:r w:rsidR="00477332" w:rsidRPr="00D71476">
        <w:t xml:space="preserve">potential offspring on the South Fork McKenzie from 2016 </w:t>
      </w:r>
      <w:r w:rsidR="00477332">
        <w:t xml:space="preserve">– </w:t>
      </w:r>
      <w:r w:rsidR="00477332" w:rsidRPr="00D71476">
        <w:t xml:space="preserve">2020 </w:t>
      </w:r>
      <w:r w:rsidR="00477332">
        <w:t>and</w:t>
      </w:r>
      <w:r w:rsidR="00477332" w:rsidRPr="00D71476">
        <w:t xml:space="preserve"> candidate parents </w:t>
      </w:r>
      <w:r w:rsidR="00477332">
        <w:t xml:space="preserve">released above the dam </w:t>
      </w:r>
      <w:r w:rsidR="00477332" w:rsidRPr="00D71476">
        <w:t xml:space="preserve">from 2010 </w:t>
      </w:r>
      <w:r w:rsidR="00477332">
        <w:t xml:space="preserve">– </w:t>
      </w:r>
      <w:r w:rsidR="00477332" w:rsidRPr="00D71476">
        <w:t>2017.</w:t>
      </w:r>
      <w:r w:rsidR="00477332">
        <w:t xml:space="preserve"> We present assignment rates, fitness and demographic metrics, and identify significant predictors of fitness using </w:t>
      </w:r>
      <w:r w:rsidR="00455EEF">
        <w:t xml:space="preserve">a </w:t>
      </w:r>
      <w:r w:rsidR="00477332">
        <w:t xml:space="preserve">modeling approach. Finally, we update the recommendations of previous reports with particular attention to future supplementation of the above dam population with NOR </w:t>
      </w:r>
      <w:r w:rsidR="00477332" w:rsidRPr="00477332">
        <w:rPr>
          <w:i/>
          <w:iCs/>
        </w:rPr>
        <w:t>vs</w:t>
      </w:r>
      <w:r w:rsidR="00477332">
        <w:t>. HOR salmon.</w:t>
      </w:r>
    </w:p>
    <w:p w14:paraId="11B36CC4" w14:textId="77777777" w:rsidR="00477332" w:rsidRDefault="00477332">
      <w:pPr>
        <w:rPr>
          <w:b/>
          <w:bCs/>
        </w:rPr>
      </w:pPr>
      <w:r>
        <w:rPr>
          <w:b/>
          <w:bCs/>
        </w:rPr>
        <w:br w:type="page"/>
      </w:r>
    </w:p>
    <w:p w14:paraId="0E1A86DC" w14:textId="6EC4DF32" w:rsidR="00D00DAB" w:rsidRPr="00D71476" w:rsidRDefault="00364EC9" w:rsidP="00364EC9">
      <w:pPr>
        <w:spacing w:line="360" w:lineRule="auto"/>
        <w:rPr>
          <w:b/>
          <w:bCs/>
        </w:rPr>
      </w:pPr>
      <w:r w:rsidRPr="00D71476">
        <w:rPr>
          <w:b/>
          <w:bCs/>
        </w:rPr>
        <w:lastRenderedPageBreak/>
        <w:t>Methods</w:t>
      </w:r>
    </w:p>
    <w:p w14:paraId="639172D4" w14:textId="69A0A975" w:rsidR="00D00DAB" w:rsidRPr="00D71476" w:rsidRDefault="005741DF" w:rsidP="00364EC9">
      <w:pPr>
        <w:spacing w:line="360" w:lineRule="auto"/>
        <w:rPr>
          <w:u w:val="single"/>
        </w:rPr>
      </w:pPr>
      <w:r w:rsidRPr="00D71476">
        <w:rPr>
          <w:u w:val="single"/>
        </w:rPr>
        <w:t xml:space="preserve">Study </w:t>
      </w:r>
      <w:r w:rsidR="005A7EA5" w:rsidRPr="00D71476">
        <w:rPr>
          <w:u w:val="single"/>
        </w:rPr>
        <w:t>System</w:t>
      </w:r>
      <w:r w:rsidR="00041311" w:rsidRPr="00D71476">
        <w:rPr>
          <w:u w:val="single"/>
        </w:rPr>
        <w:t xml:space="preserve"> and Sample Collection</w:t>
      </w:r>
    </w:p>
    <w:p w14:paraId="6A605DCE" w14:textId="0F79B67A" w:rsidR="009674BE" w:rsidRPr="00D71476" w:rsidRDefault="005741DF" w:rsidP="00942208">
      <w:pPr>
        <w:spacing w:line="360" w:lineRule="auto"/>
        <w:ind w:firstLine="720"/>
      </w:pPr>
      <w:r w:rsidRPr="00D71476">
        <w:t xml:space="preserve">Adult </w:t>
      </w:r>
      <w:r w:rsidRPr="00FB46DE">
        <w:t>hatchery</w:t>
      </w:r>
      <w:r w:rsidR="007A5A45" w:rsidRPr="00FB46DE">
        <w:t>-</w:t>
      </w:r>
      <w:r w:rsidRPr="00FB46DE">
        <w:t>origin</w:t>
      </w:r>
      <w:r w:rsidRPr="00D71476">
        <w:t xml:space="preserve"> (HOR) Chinook salmon from the McKenzie River Hatchery </w:t>
      </w:r>
      <w:r w:rsidR="00D92125" w:rsidRPr="00D71476">
        <w:t xml:space="preserve">and, infrequently, the </w:t>
      </w:r>
      <w:proofErr w:type="spellStart"/>
      <w:r w:rsidR="00D92125" w:rsidRPr="00D71476">
        <w:t>Leaburg</w:t>
      </w:r>
      <w:proofErr w:type="spellEnd"/>
      <w:r w:rsidR="00D92125" w:rsidRPr="00D71476">
        <w:t xml:space="preserve"> Hatchery</w:t>
      </w:r>
      <w:r w:rsidRPr="00D71476">
        <w:t xml:space="preserve"> have been </w:t>
      </w:r>
      <w:r w:rsidR="00942208">
        <w:t>released annually</w:t>
      </w:r>
      <w:r w:rsidRPr="00D71476">
        <w:t xml:space="preserve"> above </w:t>
      </w:r>
      <w:r w:rsidR="00B8490A">
        <w:t>Cougar Dam</w:t>
      </w:r>
      <w:r w:rsidRPr="00D71476">
        <w:t xml:space="preserve"> since 1996. </w:t>
      </w:r>
      <w:r w:rsidR="009E19FA">
        <w:t xml:space="preserve">We refer to these individuals as </w:t>
      </w:r>
      <w:r w:rsidR="009E19FA" w:rsidRPr="00554D18">
        <w:rPr>
          <w:i/>
          <w:iCs/>
        </w:rPr>
        <w:t>hatchery outplants</w:t>
      </w:r>
      <w:r w:rsidR="009E19FA" w:rsidRPr="007A5A45">
        <w:t>.</w:t>
      </w:r>
      <w:r w:rsidR="009E19FA">
        <w:rPr>
          <w:i/>
          <w:iCs/>
        </w:rPr>
        <w:t xml:space="preserve"> </w:t>
      </w:r>
      <w:r w:rsidRPr="009E19FA">
        <w:t>The</w:t>
      </w:r>
      <w:r w:rsidRPr="00D71476">
        <w:t xml:space="preserve"> construction of a trap and transport facility</w:t>
      </w:r>
      <w:r w:rsidR="00D92125" w:rsidRPr="00D71476">
        <w:t xml:space="preserve"> near the base of </w:t>
      </w:r>
      <w:r w:rsidR="00B8490A">
        <w:t>Cougar Dam</w:t>
      </w:r>
      <w:r w:rsidRPr="00D71476">
        <w:t xml:space="preserve">, hereafter </w:t>
      </w:r>
      <w:r w:rsidR="00D92125" w:rsidRPr="00D71476">
        <w:t xml:space="preserve">the </w:t>
      </w:r>
      <w:r w:rsidR="00B8490A">
        <w:t>Cougar Trap</w:t>
      </w:r>
      <w:r w:rsidR="00A33A3D" w:rsidRPr="00D71476">
        <w:t>,</w:t>
      </w:r>
      <w:r w:rsidR="00D92125" w:rsidRPr="00D71476">
        <w:t xml:space="preserve"> was </w:t>
      </w:r>
      <w:r w:rsidRPr="00D71476">
        <w:t>completed in July 2010</w:t>
      </w:r>
      <w:r w:rsidR="009674BE" w:rsidRPr="00D71476">
        <w:t xml:space="preserve"> (Fig. 1)</w:t>
      </w:r>
      <w:r w:rsidRPr="00D71476">
        <w:t xml:space="preserve">. Since that time, </w:t>
      </w:r>
      <w:r w:rsidR="00942208">
        <w:t xml:space="preserve">both </w:t>
      </w:r>
      <w:r w:rsidR="00942208" w:rsidRPr="00FB46DE">
        <w:t>natural</w:t>
      </w:r>
      <w:r w:rsidR="007A5A45" w:rsidRPr="00FB46DE">
        <w:t>-</w:t>
      </w:r>
      <w:r w:rsidR="00942208" w:rsidRPr="00FB46DE">
        <w:t>origin</w:t>
      </w:r>
      <w:r w:rsidR="00942208">
        <w:t xml:space="preserve"> (NOR) and HOR Chinook salmon collected at the </w:t>
      </w:r>
      <w:r w:rsidR="00B8490A">
        <w:t>Cougar Trap</w:t>
      </w:r>
      <w:r w:rsidR="00942208">
        <w:t xml:space="preserve"> have been released above </w:t>
      </w:r>
      <w:r w:rsidR="00B8490A">
        <w:t>Cougar Dam</w:t>
      </w:r>
      <w:r w:rsidR="00942208">
        <w:t xml:space="preserve">, </w:t>
      </w:r>
      <w:r w:rsidRPr="00D71476">
        <w:t xml:space="preserve">while the population has continued to be supplemented with </w:t>
      </w:r>
      <w:r w:rsidR="00FB46DE">
        <w:t>hatchery outplants</w:t>
      </w:r>
      <w:r w:rsidRPr="00D71476">
        <w:t xml:space="preserve">. </w:t>
      </w:r>
      <w:r w:rsidR="00942208">
        <w:t>T</w:t>
      </w:r>
      <w:r w:rsidRPr="00D71476">
        <w:t xml:space="preserve">he </w:t>
      </w:r>
      <w:r w:rsidR="00B8490A">
        <w:t>Cougar Trap</w:t>
      </w:r>
      <w:r w:rsidRPr="00D71476">
        <w:t xml:space="preserve"> has been operational throughout the spawning migration each year</w:t>
      </w:r>
      <w:r w:rsidR="00942208">
        <w:t xml:space="preserve"> since 2010</w:t>
      </w:r>
      <w:r w:rsidRPr="00D71476">
        <w:t xml:space="preserve">, with the exception of </w:t>
      </w:r>
      <w:r w:rsidR="00FB4C06">
        <w:t>July 19</w:t>
      </w:r>
      <w:r w:rsidR="00FB4C06" w:rsidRPr="00FB4C06">
        <w:rPr>
          <w:vertAlign w:val="superscript"/>
        </w:rPr>
        <w:t>th</w:t>
      </w:r>
      <w:r w:rsidRPr="00D71476">
        <w:t xml:space="preserve"> </w:t>
      </w:r>
      <w:r w:rsidR="00B8490A">
        <w:t xml:space="preserve">to </w:t>
      </w:r>
      <w:r w:rsidR="00B8490A" w:rsidRPr="00D71476">
        <w:t>August</w:t>
      </w:r>
      <w:r w:rsidR="00B8490A">
        <w:t xml:space="preserve"> 6</w:t>
      </w:r>
      <w:r w:rsidR="00B8490A" w:rsidRPr="00FB4C06">
        <w:rPr>
          <w:vertAlign w:val="superscript"/>
        </w:rPr>
        <w:t>th</w:t>
      </w:r>
      <w:r w:rsidR="00B8490A">
        <w:t xml:space="preserve"> </w:t>
      </w:r>
      <w:r w:rsidRPr="00D71476">
        <w:t>2011. At both the hatcher</w:t>
      </w:r>
      <w:r w:rsidR="00FB46DE">
        <w:t>ies</w:t>
      </w:r>
      <w:r w:rsidRPr="00D71476">
        <w:t xml:space="preserve"> and </w:t>
      </w:r>
      <w:r w:rsidR="007A5A45">
        <w:t xml:space="preserve">the </w:t>
      </w:r>
      <w:r w:rsidR="00B8490A">
        <w:t>Cougar Trap</w:t>
      </w:r>
      <w:r w:rsidRPr="00D71476">
        <w:t xml:space="preserve">, adults </w:t>
      </w:r>
      <w:r w:rsidR="00FB4C06">
        <w:t>are</w:t>
      </w:r>
      <w:r w:rsidRPr="00D71476">
        <w:t xml:space="preserve"> collected using fish ladders that end in holding tanks. Adults are </w:t>
      </w:r>
      <w:r w:rsidR="009E19FA">
        <w:t xml:space="preserve">transported </w:t>
      </w:r>
      <w:r w:rsidRPr="00D71476">
        <w:t xml:space="preserve">above the dam </w:t>
      </w:r>
      <w:r w:rsidR="009E19FA">
        <w:t xml:space="preserve">in trucks </w:t>
      </w:r>
      <w:r w:rsidRPr="00D71476">
        <w:t xml:space="preserve">and released </w:t>
      </w:r>
      <w:r w:rsidR="006959DB" w:rsidRPr="00D71476">
        <w:t>at one of six sites</w:t>
      </w:r>
      <w:r w:rsidRPr="00D71476">
        <w:t xml:space="preserve"> to spawn. To date, there is no assisted downstream passage for juveniles produced above the dam. </w:t>
      </w:r>
      <w:commentRangeStart w:id="17"/>
      <w:r w:rsidRPr="00D71476">
        <w:t>Instead, juvenile fish can exit the reservoir volitionally, either by passage through hydroelectric turbines or over a steep, 73 m ‘regulating outlet’ spillway.</w:t>
      </w:r>
      <w:commentRangeEnd w:id="17"/>
      <w:r w:rsidR="00825593" w:rsidRPr="00D71476">
        <w:rPr>
          <w:rStyle w:val="CommentReference"/>
        </w:rPr>
        <w:commentReference w:id="17"/>
      </w:r>
    </w:p>
    <w:p w14:paraId="76E21BE8" w14:textId="32560D02" w:rsidR="009773EE" w:rsidRPr="00D71476" w:rsidRDefault="009773EE" w:rsidP="00140F68">
      <w:pPr>
        <w:spacing w:line="360" w:lineRule="auto"/>
        <w:ind w:firstLine="720"/>
      </w:pPr>
      <w:r w:rsidRPr="00D71476">
        <w:rPr>
          <w:noProof/>
        </w:rPr>
        <w:lastRenderedPageBreak/>
        <w:drawing>
          <wp:inline distT="0" distB="0" distL="0" distR="0" wp14:anchorId="364C9167" wp14:editId="79439FCA">
            <wp:extent cx="3556000" cy="46736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56000" cy="4673600"/>
                    </a:xfrm>
                    <a:prstGeom prst="rect">
                      <a:avLst/>
                    </a:prstGeom>
                  </pic:spPr>
                </pic:pic>
              </a:graphicData>
            </a:graphic>
          </wp:inline>
        </w:drawing>
      </w:r>
    </w:p>
    <w:p w14:paraId="2A3DCCAF" w14:textId="671C1C2C" w:rsidR="009773EE" w:rsidRPr="00D71476" w:rsidRDefault="009773EE" w:rsidP="00140F68">
      <w:pPr>
        <w:spacing w:line="360" w:lineRule="auto"/>
        <w:ind w:firstLine="720"/>
        <w:rPr>
          <w:sz w:val="20"/>
          <w:szCs w:val="20"/>
        </w:rPr>
      </w:pPr>
      <w:r w:rsidRPr="00D71476">
        <w:rPr>
          <w:b/>
          <w:bCs/>
          <w:sz w:val="20"/>
          <w:szCs w:val="20"/>
        </w:rPr>
        <w:t xml:space="preserve">Figure. 1: </w:t>
      </w:r>
      <w:commentRangeStart w:id="18"/>
      <w:commentRangeStart w:id="19"/>
      <w:r w:rsidRPr="00D71476">
        <w:rPr>
          <w:sz w:val="20"/>
          <w:szCs w:val="20"/>
        </w:rPr>
        <w:t>Map of the study system.</w:t>
      </w:r>
      <w:commentRangeEnd w:id="18"/>
      <w:r w:rsidRPr="00D71476">
        <w:rPr>
          <w:rStyle w:val="CommentReference"/>
        </w:rPr>
        <w:commentReference w:id="18"/>
      </w:r>
      <w:commentRangeEnd w:id="19"/>
      <w:r w:rsidR="00366D7A" w:rsidRPr="00D71476">
        <w:rPr>
          <w:rStyle w:val="CommentReference"/>
        </w:rPr>
        <w:commentReference w:id="19"/>
      </w:r>
    </w:p>
    <w:p w14:paraId="7C1098EA" w14:textId="77777777" w:rsidR="009773EE" w:rsidRPr="00D71476" w:rsidRDefault="009773EE" w:rsidP="00140F68">
      <w:pPr>
        <w:spacing w:line="360" w:lineRule="auto"/>
        <w:ind w:firstLine="720"/>
      </w:pPr>
    </w:p>
    <w:p w14:paraId="2985A370" w14:textId="0C5E515A" w:rsidR="00B83605" w:rsidRPr="00D71476" w:rsidRDefault="00B8490A" w:rsidP="00140F68">
      <w:pPr>
        <w:spacing w:line="360" w:lineRule="auto"/>
        <w:ind w:firstLine="720"/>
      </w:pPr>
      <w:r>
        <w:t>In 2013 and 2014</w:t>
      </w:r>
      <w:r w:rsidR="00B83605" w:rsidRPr="00D71476">
        <w:t xml:space="preserve">, all NOR Chinook salmon collected at </w:t>
      </w:r>
      <w:r w:rsidR="00FB46DE">
        <w:t xml:space="preserve">the </w:t>
      </w:r>
      <w:r>
        <w:t>Cougar Trap</w:t>
      </w:r>
      <w:r w:rsidR="00B83605" w:rsidRPr="00D71476">
        <w:t xml:space="preserve"> after September 1</w:t>
      </w:r>
      <w:r w:rsidR="00B83605" w:rsidRPr="00D71476">
        <w:rPr>
          <w:vertAlign w:val="superscript"/>
        </w:rPr>
        <w:t>st</w:t>
      </w:r>
      <w:r w:rsidR="00B83605" w:rsidRPr="00D71476">
        <w:t xml:space="preserve"> were double </w:t>
      </w:r>
      <w:proofErr w:type="spellStart"/>
      <w:r w:rsidR="00B83605" w:rsidRPr="00D71476">
        <w:t>floy</w:t>
      </w:r>
      <w:proofErr w:type="spellEnd"/>
      <w:r w:rsidR="00B83605" w:rsidRPr="00D71476">
        <w:t>-tagged and released into the mainstem</w:t>
      </w:r>
      <w:r w:rsidR="009E19FA">
        <w:t xml:space="preserve"> McKenzie River</w:t>
      </w:r>
      <w:r w:rsidR="00B83605" w:rsidRPr="00D71476">
        <w:t xml:space="preserve">, beneath the confluence with the </w:t>
      </w:r>
      <w:r w:rsidR="009773EE" w:rsidRPr="00D71476">
        <w:t>South Fork</w:t>
      </w:r>
      <w:r w:rsidR="007A5A45">
        <w:t xml:space="preserve"> (</w:t>
      </w:r>
      <w:commentRangeStart w:id="20"/>
      <w:r w:rsidR="007A5A45">
        <w:t>Fig. 1</w:t>
      </w:r>
      <w:commentRangeEnd w:id="20"/>
      <w:r w:rsidR="00FB46DE">
        <w:rPr>
          <w:rStyle w:val="CommentReference"/>
        </w:rPr>
        <w:commentReference w:id="20"/>
      </w:r>
      <w:r w:rsidR="007A5A45">
        <w:t>)</w:t>
      </w:r>
      <w:r w:rsidR="00B83605" w:rsidRPr="00D71476">
        <w:t>. After September 1</w:t>
      </w:r>
      <w:r w:rsidR="00B83605" w:rsidRPr="00D71476">
        <w:rPr>
          <w:vertAlign w:val="superscript"/>
        </w:rPr>
        <w:t>st</w:t>
      </w:r>
      <w:r w:rsidR="00B83605" w:rsidRPr="00D71476">
        <w:t xml:space="preserve">, only </w:t>
      </w:r>
      <w:proofErr w:type="spellStart"/>
      <w:r w:rsidR="00B83605" w:rsidRPr="00D71476">
        <w:t>floy</w:t>
      </w:r>
      <w:proofErr w:type="spellEnd"/>
      <w:r w:rsidR="00B83605" w:rsidRPr="00D71476">
        <w:t xml:space="preserve">-tagged NOR Chinook salmon </w:t>
      </w:r>
      <w:r w:rsidR="009E19FA">
        <w:t xml:space="preserve">collected at </w:t>
      </w:r>
      <w:r w:rsidR="00FB46DE">
        <w:t xml:space="preserve">the </w:t>
      </w:r>
      <w:r>
        <w:t>Cougar Trap</w:t>
      </w:r>
      <w:r w:rsidR="009E19FA">
        <w:t xml:space="preserve"> </w:t>
      </w:r>
      <w:r w:rsidR="00B83605" w:rsidRPr="00D71476">
        <w:t xml:space="preserve">were released above the dam. We refer to this program as </w:t>
      </w:r>
      <w:r w:rsidR="00B83605" w:rsidRPr="009F1A5A">
        <w:rPr>
          <w:i/>
          <w:iCs/>
        </w:rPr>
        <w:t>late-season downstream release</w:t>
      </w:r>
      <w:r w:rsidR="00B83605" w:rsidRPr="009F1A5A">
        <w:t xml:space="preserve"> (LSDR). Beginning in 2015, </w:t>
      </w:r>
      <w:r w:rsidR="009773EE" w:rsidRPr="009F1A5A">
        <w:t xml:space="preserve">all NOR Chinook salmon collected at </w:t>
      </w:r>
      <w:r w:rsidR="00FB46DE" w:rsidRPr="009F1A5A">
        <w:t xml:space="preserve">the </w:t>
      </w:r>
      <w:r w:rsidRPr="009F1A5A">
        <w:t>Cougar Trap</w:t>
      </w:r>
      <w:r w:rsidR="009773EE" w:rsidRPr="009F1A5A">
        <w:t xml:space="preserve">, regardless of date, were double </w:t>
      </w:r>
      <w:proofErr w:type="spellStart"/>
      <w:r w:rsidR="009773EE" w:rsidRPr="009F1A5A">
        <w:t>floy</w:t>
      </w:r>
      <w:proofErr w:type="spellEnd"/>
      <w:r w:rsidR="009773EE" w:rsidRPr="009F1A5A">
        <w:t xml:space="preserve">-tagged and released into the mainstem, beneath the confluence with the South Fork. </w:t>
      </w:r>
      <w:r w:rsidR="00B842FD" w:rsidRPr="009F1A5A">
        <w:t>Among</w:t>
      </w:r>
      <w:r w:rsidR="009773EE" w:rsidRPr="009F1A5A">
        <w:t xml:space="preserve"> NOR salmon collected at </w:t>
      </w:r>
      <w:r w:rsidR="00FB46DE" w:rsidRPr="009F1A5A">
        <w:t xml:space="preserve">the </w:t>
      </w:r>
      <w:r w:rsidRPr="009F1A5A">
        <w:t>Cougar Trap</w:t>
      </w:r>
      <w:r w:rsidR="00B842FD" w:rsidRPr="009F1A5A">
        <w:t>, only those</w:t>
      </w:r>
      <w:r w:rsidR="009773EE" w:rsidRPr="009F1A5A">
        <w:t xml:space="preserve"> </w:t>
      </w:r>
      <w:r w:rsidR="00B842FD" w:rsidRPr="009F1A5A">
        <w:t xml:space="preserve">with </w:t>
      </w:r>
      <w:proofErr w:type="spellStart"/>
      <w:r w:rsidR="00B842FD" w:rsidRPr="009F1A5A">
        <w:t>floy</w:t>
      </w:r>
      <w:proofErr w:type="spellEnd"/>
      <w:r w:rsidR="00B842FD" w:rsidRPr="009F1A5A">
        <w:t xml:space="preserve">-tags </w:t>
      </w:r>
      <w:r w:rsidR="009773EE" w:rsidRPr="009F1A5A">
        <w:t xml:space="preserve">were released above the dam. We refer to this program as </w:t>
      </w:r>
      <w:r w:rsidRPr="009F1A5A">
        <w:rPr>
          <w:i/>
          <w:iCs/>
        </w:rPr>
        <w:t xml:space="preserve">downstream </w:t>
      </w:r>
      <w:r w:rsidR="009773EE" w:rsidRPr="009F1A5A">
        <w:rPr>
          <w:i/>
          <w:iCs/>
        </w:rPr>
        <w:t xml:space="preserve">recycling. </w:t>
      </w:r>
      <w:r w:rsidR="009773EE" w:rsidRPr="009F1A5A">
        <w:t xml:space="preserve">The </w:t>
      </w:r>
      <w:r w:rsidR="009F1A5A" w:rsidRPr="009F1A5A">
        <w:t xml:space="preserve">downstream </w:t>
      </w:r>
      <w:r w:rsidR="009773EE" w:rsidRPr="009F1A5A">
        <w:t xml:space="preserve">recycling program has been implemented each year since 2015. </w:t>
      </w:r>
      <w:r w:rsidR="00B842FD" w:rsidRPr="009F1A5A">
        <w:t xml:space="preserve">HOR salmon collected at </w:t>
      </w:r>
      <w:r w:rsidR="00FB46DE" w:rsidRPr="009F1A5A">
        <w:t xml:space="preserve">the </w:t>
      </w:r>
      <w:r w:rsidRPr="009F1A5A">
        <w:t>Cougar Trap</w:t>
      </w:r>
      <w:r w:rsidR="00B842FD" w:rsidRPr="009F1A5A">
        <w:t xml:space="preserve"> were generally not</w:t>
      </w:r>
      <w:r w:rsidR="00B842FD">
        <w:t xml:space="preserve"> recycled downstream, but were released above the dam after their first capture at the trap.</w:t>
      </w:r>
    </w:p>
    <w:p w14:paraId="5382EF0F" w14:textId="628F5962" w:rsidR="005741DF" w:rsidRPr="00D71476" w:rsidRDefault="003736AD" w:rsidP="006407BF">
      <w:pPr>
        <w:spacing w:line="360" w:lineRule="auto"/>
        <w:ind w:firstLine="720"/>
      </w:pPr>
      <w:r>
        <w:lastRenderedPageBreak/>
        <w:t xml:space="preserve">Previously published reports </w:t>
      </w:r>
      <w:r w:rsidR="007A5A45">
        <w:t xml:space="preserve">and manuscripts evaluating the population above </w:t>
      </w:r>
      <w:r w:rsidR="00B8490A">
        <w:t>Cougar Dam</w:t>
      </w:r>
      <w:r w:rsidR="007A5A45">
        <w:t xml:space="preserve"> </w:t>
      </w:r>
      <w:r w:rsidR="007A5A45">
        <w:fldChar w:fldCharType="begin">
          <w:fldData xml:space="preserve">PEVuZE5vdGU+PENpdGU+PEF1dGhvcj5CYW5rczwvQXV0aG9yPjxZZWFyPjIwMTY8L1llYXI+PFJl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 </w:instrText>
      </w:r>
      <w:r w:rsidR="006605AD">
        <w:fldChar w:fldCharType="begin">
          <w:fldData xml:space="preserve">PEVuZE5vdGU+PENpdGU+PEF1dGhvcj5CYW5rczwvQXV0aG9yPjxZZWFyPjIwMTY8L1llYXI+PFJl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EN.CITE.DATA </w:instrText>
      </w:r>
      <w:r w:rsidR="006605AD">
        <w:fldChar w:fldCharType="end"/>
      </w:r>
      <w:r w:rsidR="007A5A45">
        <w:fldChar w:fldCharType="separate"/>
      </w:r>
      <w:r w:rsidR="006605AD">
        <w:rPr>
          <w:noProof/>
        </w:rPr>
        <w:t>(Banks et al. 2013; Banks et al. 2014; Banks et al. 2016; Sard et al. 2016)</w:t>
      </w:r>
      <w:r w:rsidR="007A5A45">
        <w:fldChar w:fldCharType="end"/>
      </w:r>
      <w:r w:rsidR="007A5A45">
        <w:t xml:space="preserve"> </w:t>
      </w:r>
      <w:r>
        <w:t>present</w:t>
      </w:r>
      <w:r w:rsidR="006605AD">
        <w:t>ed</w:t>
      </w:r>
      <w:r>
        <w:t xml:space="preserve"> results based on t</w:t>
      </w:r>
      <w:r w:rsidR="00D92125" w:rsidRPr="00D71476">
        <w:t xml:space="preserve">issue samples collected from nearly all </w:t>
      </w:r>
      <w:r w:rsidR="006959DB" w:rsidRPr="00D71476">
        <w:t xml:space="preserve">NOR Chinook salmon that entered the </w:t>
      </w:r>
      <w:r w:rsidR="00B8490A">
        <w:t>Cougar Trap</w:t>
      </w:r>
      <w:r w:rsidR="006959DB" w:rsidRPr="00D71476">
        <w:t xml:space="preserve"> </w:t>
      </w:r>
      <w:r w:rsidR="009E19FA">
        <w:t>from 201</w:t>
      </w:r>
      <w:r>
        <w:t>0</w:t>
      </w:r>
      <w:r w:rsidR="009E19FA">
        <w:t xml:space="preserve"> – 20</w:t>
      </w:r>
      <w:r w:rsidR="00FB4C06">
        <w:t>15</w:t>
      </w:r>
      <w:r w:rsidR="009E19FA">
        <w:t xml:space="preserve"> </w:t>
      </w:r>
      <w:r w:rsidR="006959DB" w:rsidRPr="00D71476">
        <w:t xml:space="preserve">and nearly all Chinook salmon </w:t>
      </w:r>
      <w:r w:rsidR="00D92125" w:rsidRPr="00D71476">
        <w:t>released above the dam</w:t>
      </w:r>
      <w:r w:rsidR="006959DB" w:rsidRPr="00D71476">
        <w:t>,</w:t>
      </w:r>
      <w:r w:rsidR="00D92125" w:rsidRPr="00D71476">
        <w:t xml:space="preserve"> </w:t>
      </w:r>
      <w:r w:rsidR="006959DB" w:rsidRPr="00D71476">
        <w:t>regardless of origin</w:t>
      </w:r>
      <w:r w:rsidR="009E19FA">
        <w:t>, from 2007</w:t>
      </w:r>
      <w:r w:rsidR="00B842FD">
        <w:t xml:space="preserve"> – </w:t>
      </w:r>
      <w:r w:rsidR="009E19FA">
        <w:t>201</w:t>
      </w:r>
      <w:r w:rsidR="00FB4C06">
        <w:t>3</w:t>
      </w:r>
      <w:r w:rsidR="006959DB" w:rsidRPr="00D71476">
        <w:t xml:space="preserve">. </w:t>
      </w:r>
      <w:r>
        <w:t>W</w:t>
      </w:r>
      <w:r w:rsidR="00FB4C06">
        <w:t>e continue</w:t>
      </w:r>
      <w:r>
        <w:t>d</w:t>
      </w:r>
      <w:r w:rsidR="00FB4C06">
        <w:t xml:space="preserve"> this work </w:t>
      </w:r>
      <w:r>
        <w:t xml:space="preserve">in the present report </w:t>
      </w:r>
      <w:r w:rsidR="00FB4C06">
        <w:t xml:space="preserve">by </w:t>
      </w:r>
      <w:r>
        <w:t xml:space="preserve">extending tissue sample collection to include </w:t>
      </w:r>
      <w:r w:rsidRPr="00D71476">
        <w:t xml:space="preserve">nearly all NOR Chinook salmon that entered the </w:t>
      </w:r>
      <w:r w:rsidR="00B8490A">
        <w:t>Cougar Trap</w:t>
      </w:r>
      <w:r w:rsidRPr="00D71476">
        <w:t xml:space="preserve"> </w:t>
      </w:r>
      <w:r>
        <w:t xml:space="preserve">from 2010 – 2020 </w:t>
      </w:r>
      <w:r w:rsidRPr="00D71476">
        <w:t>and nearly all Chinook salmon released above the dam, regardless of origin</w:t>
      </w:r>
      <w:r>
        <w:t xml:space="preserve">, from 2007 – 2017. </w:t>
      </w:r>
      <w:r w:rsidR="006959DB" w:rsidRPr="00D71476">
        <w:t xml:space="preserve">Tissue samples were also collected from NOR Chinook salmon carcasses identified during spawning ground surveys (SGSs) on the South Fork McKenzie River from 2011 - 2019, including SGSs above </w:t>
      </w:r>
      <w:r w:rsidR="00877487" w:rsidRPr="00D71476">
        <w:t xml:space="preserve">the dam </w:t>
      </w:r>
      <w:r w:rsidR="006959DB" w:rsidRPr="00D71476">
        <w:t>and</w:t>
      </w:r>
      <w:r w:rsidR="00877487" w:rsidRPr="00D71476">
        <w:t xml:space="preserve"> SGS</w:t>
      </w:r>
      <w:r w:rsidR="00B842FD">
        <w:t>s</w:t>
      </w:r>
      <w:r w:rsidR="00877487" w:rsidRPr="00D71476">
        <w:t xml:space="preserve"> between the confluence with the mainstem </w:t>
      </w:r>
      <w:r w:rsidR="00B842FD">
        <w:t xml:space="preserve">McKenzie River </w:t>
      </w:r>
      <w:r w:rsidR="00877487" w:rsidRPr="00D71476">
        <w:t xml:space="preserve">and </w:t>
      </w:r>
      <w:r w:rsidR="006959DB" w:rsidRPr="00D71476">
        <w:t xml:space="preserve">the dam. Additionally, tissue samples were collected from precocial male Chinook salmon identified on spawning grounds </w:t>
      </w:r>
      <w:r w:rsidR="009E19FA">
        <w:t xml:space="preserve">above the dam </w:t>
      </w:r>
      <w:r w:rsidR="006959DB" w:rsidRPr="00D71476">
        <w:t>during 2014.</w:t>
      </w:r>
    </w:p>
    <w:p w14:paraId="2C265521" w14:textId="520E260D" w:rsidR="00041311" w:rsidRDefault="00041311"/>
    <w:p w14:paraId="6CB49896" w14:textId="674E935F" w:rsidR="00773A76" w:rsidRPr="00D71476" w:rsidRDefault="00773A76" w:rsidP="005741DF">
      <w:pPr>
        <w:spacing w:line="360" w:lineRule="auto"/>
        <w:rPr>
          <w:sz w:val="20"/>
          <w:szCs w:val="20"/>
        </w:rPr>
      </w:pPr>
    </w:p>
    <w:p w14:paraId="4C789E78" w14:textId="1FAC29CD" w:rsidR="00773A76" w:rsidRPr="00D71476" w:rsidRDefault="000B5941" w:rsidP="005741DF">
      <w:pPr>
        <w:spacing w:line="360" w:lineRule="auto"/>
        <w:rPr>
          <w:u w:val="single"/>
        </w:rPr>
      </w:pPr>
      <w:r w:rsidRPr="00D71476">
        <w:rPr>
          <w:u w:val="single"/>
        </w:rPr>
        <w:t>Genotyping</w:t>
      </w:r>
    </w:p>
    <w:p w14:paraId="42BD9BEF" w14:textId="15F96F84" w:rsidR="00877487" w:rsidRPr="00D71476" w:rsidRDefault="00877487" w:rsidP="009937D7">
      <w:pPr>
        <w:spacing w:line="360" w:lineRule="auto"/>
        <w:ind w:firstLine="720"/>
      </w:pPr>
      <w:r w:rsidRPr="00D71476">
        <w:t xml:space="preserve">Consistent with previously published reports </w:t>
      </w:r>
      <w:r w:rsidR="00B842FD">
        <w:fldChar w:fldCharType="begin">
          <w:fldData xml:space="preserve">PEVuZE5vdGU+PENpdGU+PEF1dGhvcj5TYXJkPC9BdXRob3I+PFllYXI+MjAxNjwvWWVhcj48UmVj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 </w:instrText>
      </w:r>
      <w:r w:rsidR="006605AD">
        <w:fldChar w:fldCharType="begin">
          <w:fldData xml:space="preserve">PEVuZE5vdGU+PENpdGU+PEF1dGhvcj5TYXJkPC9BdXRob3I+PFllYXI+MjAxNjwvWWVhcj48UmVj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EN.CITE.DATA </w:instrText>
      </w:r>
      <w:r w:rsidR="006605AD">
        <w:fldChar w:fldCharType="end"/>
      </w:r>
      <w:r w:rsidR="00B842FD">
        <w:fldChar w:fldCharType="separate"/>
      </w:r>
      <w:r w:rsidR="006605AD">
        <w:rPr>
          <w:noProof/>
        </w:rPr>
        <w:t>(Banks et al. 2013; Banks et al. 2014; Banks et al. 2016; Sard et al. 2016)</w:t>
      </w:r>
      <w:r w:rsidR="00B842FD">
        <w:fldChar w:fldCharType="end"/>
      </w:r>
      <w:r w:rsidR="00B842FD">
        <w:t xml:space="preserve"> </w:t>
      </w:r>
      <w:r w:rsidRPr="00D71476">
        <w:t xml:space="preserve">all NOR Chinook salmon sampled from 2016 – 2020, and all sampled Chinook salmon released above </w:t>
      </w:r>
      <w:r w:rsidR="00B8490A">
        <w:t>Cougar Dam</w:t>
      </w:r>
      <w:r w:rsidRPr="00D71476">
        <w:t xml:space="preserve"> from 2014 - 2017 were genotyped at a panel of microsatellite loci. Whole genomic DNA was isolated from tissue samples using the protocol of Ivanova </w:t>
      </w:r>
      <w:r w:rsidRPr="00D71476">
        <w:rPr>
          <w:i/>
          <w:iCs/>
        </w:rPr>
        <w:t>et al.</w:t>
      </w:r>
      <w:r w:rsidRPr="00D71476">
        <w:t xml:space="preserve"> </w:t>
      </w:r>
      <w:r w:rsidR="00B842FD">
        <w:fldChar w:fldCharType="begin"/>
      </w:r>
      <w:r w:rsidR="006605AD">
        <w:instrText xml:space="preserve"> ADDIN EN.CITE &lt;EndNote&gt;&lt;Cite ExcludeAuth="1"&gt;&lt;Author&gt;Ivanova&lt;/Author&gt;&lt;Year&gt;2006&lt;/Year&gt;&lt;RecNum&gt;408&lt;/RecNum&gt;&lt;DisplayText&gt;(2006)&lt;/DisplayText&gt;&lt;record&gt;&lt;rec-number&gt;408&lt;/rec-number&gt;&lt;foreign-keys&gt;&lt;key app="EN" db-id="fstdwt0t3xzrskewzvmxpsf80xx25990rfrd" timestamp="1469166685"&gt;408&lt;/key&gt;&lt;/foreign-keys&gt;&lt;ref-type name="Journal Article"&gt;17&lt;/ref-type&gt;&lt;contributors&gt;&lt;authors&gt;&lt;author&gt;Ivanova, Natalia V.&lt;/author&gt;&lt;author&gt;Dewaard, Jeremy R.&lt;/author&gt;&lt;author&gt;Hebert, Paul D. N.&lt;/author&gt;&lt;/authors&gt;&lt;/contributors&gt;&lt;titles&gt;&lt;title&gt;An inexpensive, automation-friendly protocol for recovering high-quality DNA&lt;/title&gt;&lt;secondary-title&gt;Molecular Ecology Notes&lt;/secondary-title&gt;&lt;/titles&gt;&lt;periodical&gt;&lt;full-title&gt;Molecular Ecology Notes&lt;/full-title&gt;&lt;/periodical&gt;&lt;pages&gt;998-1002&lt;/pages&gt;&lt;volume&gt;6&lt;/volume&gt;&lt;number&gt;4&lt;/number&gt;&lt;keywords&gt;&lt;keyword&gt;DNA barcoding&lt;/keyword&gt;&lt;keyword&gt;DNA extraction&lt;/keyword&gt;&lt;keyword&gt;robotics&lt;/keyword&gt;&lt;keyword&gt;liquid handling&lt;/keyword&gt;&lt;/keywords&gt;&lt;dates&gt;&lt;year&gt;2006&lt;/year&gt;&lt;/dates&gt;&lt;publisher&gt;Blackwell Publishing Ltd&lt;/publisher&gt;&lt;isbn&gt;1471-8286&lt;/isbn&gt;&lt;urls&gt;&lt;related-urls&gt;&lt;url&gt;http://dx.doi.org/10.1111/j.1471-8286.2006.01428.x&lt;/url&gt;&lt;/related-urls&gt;&lt;/urls&gt;&lt;electronic-resource-num&gt;10.1111/j.1471-8286.2006.01428.x&lt;/electronic-resource-num&gt;&lt;/record&gt;&lt;/Cite&gt;&lt;/EndNote&gt;</w:instrText>
      </w:r>
      <w:r w:rsidR="00B842FD">
        <w:fldChar w:fldCharType="separate"/>
      </w:r>
      <w:r w:rsidR="006605AD">
        <w:rPr>
          <w:noProof/>
        </w:rPr>
        <w:t>(2006)</w:t>
      </w:r>
      <w:r w:rsidR="00B842FD">
        <w:fldChar w:fldCharType="end"/>
      </w:r>
      <w:r w:rsidR="00B842FD">
        <w:t xml:space="preserve">. </w:t>
      </w:r>
      <w:r w:rsidRPr="00D71476">
        <w:t xml:space="preserve">Each DNA sample was then genotyped at 11 microsatellite loci: </w:t>
      </w:r>
      <w:r w:rsidRPr="00D71476">
        <w:rPr>
          <w:i/>
        </w:rPr>
        <w:t>Ots201</w:t>
      </w:r>
      <w:r w:rsidRPr="00D71476">
        <w:t xml:space="preserve">, </w:t>
      </w:r>
      <w:r w:rsidRPr="00D71476">
        <w:rPr>
          <w:i/>
          <w:iCs/>
        </w:rPr>
        <w:t>Ots208b, Ots209</w:t>
      </w:r>
      <w:r w:rsidRPr="00D71476">
        <w:t xml:space="preserve">, </w:t>
      </w:r>
      <w:r w:rsidRPr="00D71476">
        <w:rPr>
          <w:i/>
          <w:iCs/>
        </w:rPr>
        <w:t>Ots211</w:t>
      </w:r>
      <w:r w:rsidRPr="00D71476">
        <w:t xml:space="preserve">, </w:t>
      </w:r>
      <w:r w:rsidRPr="00D71476">
        <w:rPr>
          <w:i/>
        </w:rPr>
        <w:t>Ots212</w:t>
      </w:r>
      <w:r w:rsidRPr="00D71476">
        <w:t xml:space="preserve">, </w:t>
      </w:r>
      <w:r w:rsidRPr="00D71476">
        <w:rPr>
          <w:i/>
        </w:rPr>
        <w:t>Ots215</w:t>
      </w:r>
      <w:r w:rsidRPr="00D71476">
        <w:t xml:space="preserve">, </w:t>
      </w:r>
      <w:r w:rsidRPr="00D71476">
        <w:rPr>
          <w:i/>
        </w:rPr>
        <w:t>OtsG249</w:t>
      </w:r>
      <w:r w:rsidRPr="00D71476">
        <w:t xml:space="preserve">, </w:t>
      </w:r>
      <w:r w:rsidRPr="00D71476">
        <w:rPr>
          <w:i/>
        </w:rPr>
        <w:t>Ots253b, OtsG311</w:t>
      </w:r>
      <w:r w:rsidRPr="00D71476">
        <w:t xml:space="preserve">, </w:t>
      </w:r>
      <w:r w:rsidRPr="00D71476">
        <w:rPr>
          <w:i/>
        </w:rPr>
        <w:t>OtsG409</w:t>
      </w:r>
      <w:r w:rsidRPr="00D71476">
        <w:t xml:space="preserve">, </w:t>
      </w:r>
      <w:r w:rsidRPr="00D71476">
        <w:rPr>
          <w:i/>
        </w:rPr>
        <w:t>Ots515</w:t>
      </w:r>
      <w:r w:rsidRPr="00D71476">
        <w:t xml:space="preserve"> </w:t>
      </w:r>
      <w:r w:rsidR="009937D7">
        <w:fldChar w:fldCharType="begin">
          <w:fldData xml:space="preserve">PEVuZE5vdGU+PENpdGU+PEF1dGhvcj5CYW5rczwvQXV0aG9yPjxZZWFyPjE5OTk8L1llYXI+PFJl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</w:fldData>
        </w:fldChar>
      </w:r>
      <w:r w:rsidR="009937D7">
        <w:instrText xml:space="preserve"> ADDIN EN.CITE </w:instrText>
      </w:r>
      <w:r w:rsidR="009937D7">
        <w:fldChar w:fldCharType="begin">
          <w:fldData xml:space="preserve">PEVuZE5vdGU+PENpdGU+PEF1dGhvcj5CYW5rczwvQXV0aG9yPjxZZWFyPjE5OTk8L1llYXI+PFJl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</w:fldData>
        </w:fldChar>
      </w:r>
      <w:r w:rsidR="009937D7">
        <w:instrText xml:space="preserve"> ADDIN EN.CITE.DATA </w:instrText>
      </w:r>
      <w:r w:rsidR="009937D7">
        <w:fldChar w:fldCharType="end"/>
      </w:r>
      <w:r w:rsidR="009937D7">
        <w:fldChar w:fldCharType="separate"/>
      </w:r>
      <w:r w:rsidR="009937D7">
        <w:rPr>
          <w:noProof/>
        </w:rPr>
        <w:t>(Banks et al. 1999; Naish &amp; Park 2002; Williamson et al. 2002; Greig et al. 2003)</w:t>
      </w:r>
      <w:r w:rsidR="009937D7">
        <w:fldChar w:fldCharType="end"/>
      </w:r>
      <w:r w:rsidR="009937D7">
        <w:t xml:space="preserve"> </w:t>
      </w:r>
      <w:r w:rsidRPr="00D71476">
        <w:t xml:space="preserve">and at the sex-linked marker, </w:t>
      </w:r>
      <w:r w:rsidRPr="00D71476">
        <w:rPr>
          <w:i/>
        </w:rPr>
        <w:t>Oty3</w:t>
      </w:r>
      <w:r w:rsidRPr="00D71476">
        <w:t xml:space="preserve">, to determine sex </w:t>
      </w:r>
      <w:r w:rsidR="00FB46DE">
        <w:fldChar w:fldCharType="begin"/>
      </w:r>
      <w:r w:rsidR="00FB46DE">
        <w:instrText xml:space="preserve"> ADDIN EN.CITE &lt;EndNote&gt;&lt;Cite&gt;&lt;Author&gt;Brunelli&lt;/Author&gt;&lt;Year&gt;2008&lt;/Year&gt;&lt;RecNum&gt;1549&lt;/RecNum&gt;&lt;DisplayText&gt;(Brunelli et al. 2008)&lt;/DisplayText&gt;&lt;record&gt;&lt;rec-number&gt;1549&lt;/rec-number&gt;&lt;foreign-keys&gt;&lt;key app="EN" db-id="fstdwt0t3xzrskewzvmxpsf80xx25990rfrd" timestamp="1666390389"&gt;1549&lt;/key&gt;&lt;/foreign-keys&gt;&lt;ref-type name="Journal Article"&gt;17&lt;/ref-type&gt;&lt;contributors&gt;&lt;authors&gt;&lt;author&gt;Brunelli, Joseph P&lt;/author&gt;&lt;author&gt;Wertzler, Kelsey J&lt;/author&gt;&lt;author&gt;Sundin, Kyle&lt;/author&gt;&lt;author&gt;Thorgaard, Gary H&lt;/author&gt;&lt;/authors&gt;&lt;/contributors&gt;&lt;titles&gt;&lt;title&gt;Y-specific sequences and polymorphisms in rainbow trout and Chinook salmon&lt;/title&gt;&lt;secondary-title&gt;Genome&lt;/secondary-title&gt;&lt;/titles&gt;&lt;periodical&gt;&lt;full-title&gt;Genome&lt;/full-title&gt;&lt;/periodical&gt;&lt;pages&gt;739-748&lt;/pages&gt;&lt;volume&gt;51&lt;/volume&gt;&lt;number&gt;9&lt;/number&gt;&lt;dates&gt;&lt;year&gt;2008&lt;/year&gt;&lt;/dates&gt;&lt;isbn&gt;0831-2796&lt;/isbn&gt;&lt;urls&gt;&lt;/urls&gt;&lt;/record&gt;&lt;/Cite&gt;&lt;/EndNote&gt;</w:instrText>
      </w:r>
      <w:r w:rsidR="00FB46DE">
        <w:fldChar w:fldCharType="separate"/>
      </w:r>
      <w:r w:rsidR="00FB46DE">
        <w:rPr>
          <w:noProof/>
        </w:rPr>
        <w:t>(Brunelli et al. 2008)</w:t>
      </w:r>
      <w:r w:rsidR="00FB46DE">
        <w:fldChar w:fldCharType="end"/>
      </w:r>
      <w:r w:rsidR="00FB46DE">
        <w:t>.</w:t>
      </w:r>
      <w:r w:rsidRPr="00D71476">
        <w:t xml:space="preserve"> Loci were amplified using polymerase chain reaction (PCR), PCR products were visualized on an ABI 3730xl DNA analyzer, and allele sizes scored using GENEMAPPER software (Version 5.0, Applied Biosystems, Inc., Foster City, CA). </w:t>
      </w:r>
      <w:r w:rsidR="009E19FA">
        <w:t>We also collated the unfiltered genotyp</w:t>
      </w:r>
      <w:r w:rsidR="00853B1C">
        <w:t xml:space="preserve">e data </w:t>
      </w:r>
      <w:r w:rsidR="009E19FA">
        <w:t xml:space="preserve">for all individuals </w:t>
      </w:r>
      <w:r w:rsidR="00853B1C">
        <w:t xml:space="preserve">that were genotyped </w:t>
      </w:r>
      <w:r w:rsidR="003736AD">
        <w:t>in</w:t>
      </w:r>
      <w:r w:rsidR="00853B1C">
        <w:t xml:space="preserve"> </w:t>
      </w:r>
      <w:r w:rsidR="009E19FA">
        <w:t>previous studies</w:t>
      </w:r>
      <w:r w:rsidR="00B842FD">
        <w:t xml:space="preserve">, </w:t>
      </w:r>
      <w:r w:rsidR="00853B1C">
        <w:t xml:space="preserve">including all </w:t>
      </w:r>
      <w:r w:rsidR="00853B1C" w:rsidRPr="00D71476">
        <w:t>NOR Chinook salmon sampled from 201</w:t>
      </w:r>
      <w:r w:rsidR="00853B1C">
        <w:t>0</w:t>
      </w:r>
      <w:r w:rsidR="00853B1C" w:rsidRPr="00D71476">
        <w:t xml:space="preserve"> – 20</w:t>
      </w:r>
      <w:r w:rsidR="00853B1C">
        <w:t>15</w:t>
      </w:r>
      <w:r w:rsidR="00853B1C" w:rsidRPr="00D71476">
        <w:t xml:space="preserve">, and all sampled Chinook salmon released above </w:t>
      </w:r>
      <w:r w:rsidR="00B8490A">
        <w:t>Cougar Dam</w:t>
      </w:r>
      <w:r w:rsidR="00853B1C" w:rsidRPr="00D71476">
        <w:t xml:space="preserve"> from 20</w:t>
      </w:r>
      <w:r w:rsidR="00853B1C">
        <w:t>07</w:t>
      </w:r>
      <w:r w:rsidR="00853B1C" w:rsidRPr="00D71476">
        <w:t xml:space="preserve"> </w:t>
      </w:r>
      <w:r w:rsidR="00853B1C">
        <w:t>–</w:t>
      </w:r>
      <w:r w:rsidR="00853B1C" w:rsidRPr="00D71476">
        <w:t xml:space="preserve"> 201</w:t>
      </w:r>
      <w:r w:rsidR="00853B1C">
        <w:t>3. These data were appended to those collected for the present study</w:t>
      </w:r>
      <w:r w:rsidR="00B842FD">
        <w:t>, before genotype quality filtering</w:t>
      </w:r>
      <w:r w:rsidR="00853B1C">
        <w:t>.</w:t>
      </w:r>
    </w:p>
    <w:p w14:paraId="2ACC66FB" w14:textId="232CE29C" w:rsidR="000B5941" w:rsidRDefault="009937D7" w:rsidP="00877487">
      <w:pPr>
        <w:spacing w:line="360" w:lineRule="auto"/>
        <w:ind w:firstLine="720"/>
      </w:pPr>
      <w:r>
        <w:t xml:space="preserve">To produce a genetic dataset appropriate for genetic parentage analysis we conducted genotype quality filtering and removed potential duplicates. </w:t>
      </w:r>
      <w:r w:rsidR="00853B1C">
        <w:t>Salmon</w:t>
      </w:r>
      <w:r w:rsidR="00877487" w:rsidRPr="00D71476">
        <w:t xml:space="preserve"> with</w:t>
      </w:r>
      <w:r w:rsidR="003736AD">
        <w:t xml:space="preserve"> successfully scored</w:t>
      </w:r>
      <w:r w:rsidR="00877487" w:rsidRPr="00D71476">
        <w:t xml:space="preserve"> </w:t>
      </w:r>
      <w:r w:rsidR="00877487" w:rsidRPr="00D71476">
        <w:lastRenderedPageBreak/>
        <w:t xml:space="preserve">genotypes at </w:t>
      </w:r>
      <w:r w:rsidR="009E19FA">
        <w:t>less than</w:t>
      </w:r>
      <w:r w:rsidR="00877487" w:rsidRPr="00D71476">
        <w:t xml:space="preserve"> </w:t>
      </w:r>
      <w:r w:rsidR="009E19FA">
        <w:t>seven</w:t>
      </w:r>
      <w:r w:rsidR="00877487" w:rsidRPr="00D71476">
        <w:t xml:space="preserve"> loci were excluded, a threshold determined based on the sequential cumulative non-exclusion probabilities observed among loci (</w:t>
      </w:r>
      <w:r w:rsidR="001C0FB7" w:rsidRPr="00D71476">
        <w:rPr>
          <w:color w:val="000000" w:themeColor="text1"/>
        </w:rPr>
        <w:t>Appendix A</w:t>
      </w:r>
      <w:r w:rsidR="00877487" w:rsidRPr="00D71476">
        <w:t>).</w:t>
      </w:r>
      <w:r w:rsidR="00A86C6F">
        <w:t xml:space="preserve"> </w:t>
      </w:r>
      <w:commentRangeStart w:id="21"/>
      <w:r w:rsidR="00A86C6F">
        <w:t>Different genotype quality filtering cutoffs were applied in previous reports, therefore final sample sizes after filtering may vary from previous reports</w:t>
      </w:r>
      <w:commentRangeEnd w:id="21"/>
      <w:r w:rsidR="00A86C6F">
        <w:rPr>
          <w:rStyle w:val="CommentReference"/>
        </w:rPr>
        <w:commentReference w:id="21"/>
      </w:r>
      <w:r w:rsidR="00A86C6F">
        <w:t>.</w:t>
      </w:r>
      <w:r w:rsidR="00877487" w:rsidRPr="00D71476">
        <w:t xml:space="preserve"> </w:t>
      </w:r>
      <w:proofErr w:type="spellStart"/>
      <w:r w:rsidR="00877487" w:rsidRPr="00D71476">
        <w:t>Multilocus</w:t>
      </w:r>
      <w:proofErr w:type="spellEnd"/>
      <w:r w:rsidR="00877487" w:rsidRPr="00D71476">
        <w:t xml:space="preserve"> genotypes were then compared among individuals to identify salmon that could have been sampled more than once</w:t>
      </w:r>
      <w:r w:rsidR="009E19FA">
        <w:t xml:space="preserve">. </w:t>
      </w:r>
      <w:r w:rsidR="00877487" w:rsidRPr="00D71476">
        <w:t>For e</w:t>
      </w:r>
      <w:r w:rsidR="009674BE" w:rsidRPr="00D71476">
        <w:t xml:space="preserve">xample, NOR Chinook salmon sampled at </w:t>
      </w:r>
      <w:r w:rsidR="00B8490A">
        <w:t>Cougar Trap</w:t>
      </w:r>
      <w:r w:rsidR="009674BE" w:rsidRPr="00D71476">
        <w:t xml:space="preserve"> </w:t>
      </w:r>
      <w:r w:rsidR="009E19FA">
        <w:t>might be</w:t>
      </w:r>
      <w:r w:rsidR="009674BE" w:rsidRPr="00D71476">
        <w:t xml:space="preserve"> later sampled as carcasses</w:t>
      </w:r>
      <w:r w:rsidR="00877487" w:rsidRPr="00D71476">
        <w:t xml:space="preserve">. </w:t>
      </w:r>
      <w:r w:rsidR="00153134" w:rsidRPr="00D71476">
        <w:t xml:space="preserve">We </w:t>
      </w:r>
      <w:r w:rsidR="009E19FA">
        <w:t>consider</w:t>
      </w:r>
      <w:r w:rsidR="003736AD">
        <w:t>ed</w:t>
      </w:r>
      <w:r w:rsidR="00153134" w:rsidRPr="00D71476">
        <w:t xml:space="preserve"> individuals first </w:t>
      </w:r>
      <w:r w:rsidR="009F1A5A">
        <w:t>collected</w:t>
      </w:r>
      <w:r w:rsidR="00153134" w:rsidRPr="00D71476">
        <w:t xml:space="preserve"> at </w:t>
      </w:r>
      <w:r w:rsidR="00B8490A">
        <w:t>Cougar Trap</w:t>
      </w:r>
      <w:r w:rsidR="00153134" w:rsidRPr="00D71476">
        <w:t xml:space="preserve"> and later sampled as carcasses during SGSs as </w:t>
      </w:r>
      <w:r w:rsidR="00B8490A">
        <w:t>Cougar Trap</w:t>
      </w:r>
      <w:r w:rsidR="00153134" w:rsidRPr="00D71476">
        <w:t xml:space="preserve"> individuals</w:t>
      </w:r>
      <w:r w:rsidR="009E19FA">
        <w:t xml:space="preserve"> in all subsequent analyses</w:t>
      </w:r>
      <w:r w:rsidR="00153134" w:rsidRPr="00D71476">
        <w:t xml:space="preserve">. </w:t>
      </w:r>
      <w:r w:rsidR="00877487" w:rsidRPr="00D71476">
        <w:t xml:space="preserve">If individuals failed to genotype at the sex-linked marker </w:t>
      </w:r>
      <w:r w:rsidR="00877487" w:rsidRPr="00D71476">
        <w:rPr>
          <w:i/>
          <w:iCs/>
        </w:rPr>
        <w:t>Oty3</w:t>
      </w:r>
      <w:r w:rsidR="00877487" w:rsidRPr="00D71476">
        <w:t>, phenotypic information was used to infer sex.</w:t>
      </w:r>
    </w:p>
    <w:p w14:paraId="318E3EB6" w14:textId="77777777" w:rsidR="00877487" w:rsidRPr="00D71476" w:rsidRDefault="00877487" w:rsidP="00877487">
      <w:pPr>
        <w:spacing w:line="360" w:lineRule="auto"/>
        <w:rPr>
          <w:i/>
          <w:iCs/>
        </w:rPr>
      </w:pPr>
    </w:p>
    <w:p w14:paraId="1BC27871" w14:textId="77777777" w:rsidR="009E19FA" w:rsidRDefault="000B5941" w:rsidP="005741DF">
      <w:pPr>
        <w:spacing w:line="360" w:lineRule="auto"/>
        <w:rPr>
          <w:u w:val="single"/>
        </w:rPr>
      </w:pPr>
      <w:r w:rsidRPr="00D71476">
        <w:rPr>
          <w:u w:val="single"/>
        </w:rPr>
        <w:t>Genetic Parentage Analysis</w:t>
      </w:r>
    </w:p>
    <w:p w14:paraId="5E0C90F6" w14:textId="224FA2A9" w:rsidR="00176B57" w:rsidRPr="009E19FA" w:rsidRDefault="00802E83" w:rsidP="009E19FA">
      <w:pPr>
        <w:spacing w:line="360" w:lineRule="auto"/>
        <w:ind w:firstLine="720"/>
        <w:rPr>
          <w:u w:val="single"/>
        </w:rPr>
      </w:pPr>
      <w:r w:rsidRPr="00D71476">
        <w:t xml:space="preserve">The primary objective of this report </w:t>
      </w:r>
      <w:r w:rsidR="00D71F78">
        <w:t>was</w:t>
      </w:r>
      <w:r w:rsidRPr="00D71476">
        <w:t xml:space="preserve"> to evaluate spring Chinook salmon releases above </w:t>
      </w:r>
      <w:r w:rsidR="00B8490A">
        <w:t>Cougar Dam</w:t>
      </w:r>
      <w:r w:rsidRPr="00D71476">
        <w:t>, on the South Fork Mc</w:t>
      </w:r>
      <w:r w:rsidR="009E19FA">
        <w:t>K</w:t>
      </w:r>
      <w:r w:rsidRPr="00D71476">
        <w:t>enzie River. Therefore</w:t>
      </w:r>
      <w:r w:rsidR="00F56D04" w:rsidRPr="00D71476">
        <w:t>,</w:t>
      </w:r>
      <w:r w:rsidRPr="00D71476">
        <w:t xml:space="preserve"> w</w:t>
      </w:r>
      <w:r w:rsidR="000F492B" w:rsidRPr="00D71476">
        <w:t>hen inferring pedigrees we define</w:t>
      </w:r>
      <w:r w:rsidR="00D71F78">
        <w:t>d</w:t>
      </w:r>
      <w:r w:rsidRPr="00D71476">
        <w:t xml:space="preserve"> </w:t>
      </w:r>
      <w:r w:rsidRPr="009F1A5A">
        <w:rPr>
          <w:i/>
          <w:iCs/>
        </w:rPr>
        <w:t>potential offspring</w:t>
      </w:r>
      <w:r w:rsidRPr="00D71476">
        <w:t xml:space="preserve"> as NOR Chinook salmon sampled anywhere on the South Fork McKenzie River</w:t>
      </w:r>
      <w:r w:rsidR="000F492B" w:rsidRPr="00D71476">
        <w:t xml:space="preserve"> and </w:t>
      </w:r>
      <w:r w:rsidRPr="00D71476">
        <w:rPr>
          <w:i/>
          <w:iCs/>
        </w:rPr>
        <w:t>candidate parents</w:t>
      </w:r>
      <w:r w:rsidRPr="00D71476">
        <w:t xml:space="preserve"> as any Chinook salmon, regardless of origin, released or </w:t>
      </w:r>
      <w:r w:rsidR="003736AD">
        <w:t xml:space="preserve">otherwise </w:t>
      </w:r>
      <w:r w:rsidR="000F492B" w:rsidRPr="00D71476">
        <w:t>sampled</w:t>
      </w:r>
      <w:r w:rsidRPr="00D71476">
        <w:t xml:space="preserve"> on the South Fork McKenzie River above </w:t>
      </w:r>
      <w:r w:rsidR="00B8490A">
        <w:t>Cougar Dam</w:t>
      </w:r>
      <w:r w:rsidR="000F492B" w:rsidRPr="00D71476">
        <w:t xml:space="preserve"> (Fig. 2)</w:t>
      </w:r>
      <w:r w:rsidRPr="00D71476">
        <w:t>.</w:t>
      </w:r>
      <w:r w:rsidR="000F492B" w:rsidRPr="00D71476">
        <w:t xml:space="preserve"> </w:t>
      </w:r>
      <w:r w:rsidR="00176B57" w:rsidRPr="00D71476">
        <w:t>Potential offspring that d</w:t>
      </w:r>
      <w:r w:rsidR="00D71F78">
        <w:t>id</w:t>
      </w:r>
      <w:r w:rsidR="00176B57" w:rsidRPr="00D71476">
        <w:t xml:space="preserve"> not assign to at least a single candidate parent </w:t>
      </w:r>
      <w:r w:rsidR="00D71F78">
        <w:t>were</w:t>
      </w:r>
      <w:r w:rsidR="00176B57" w:rsidRPr="00D71476">
        <w:t xml:space="preserve"> assumed to be </w:t>
      </w:r>
      <w:r w:rsidR="00176B57" w:rsidRPr="00D71476">
        <w:rPr>
          <w:i/>
          <w:iCs/>
        </w:rPr>
        <w:t>NOR immigrants</w:t>
      </w:r>
      <w:r w:rsidR="00176B57" w:rsidRPr="00D71476">
        <w:t xml:space="preserve"> descended from parents that spawned</w:t>
      </w:r>
      <w:r w:rsidR="003736AD">
        <w:t xml:space="preserve"> in the South Fork McKenzie River</w:t>
      </w:r>
      <w:r w:rsidR="00176B57" w:rsidRPr="00D71476">
        <w:t xml:space="preserve"> below the dam</w:t>
      </w:r>
      <w:r w:rsidR="003736AD">
        <w:t>,</w:t>
      </w:r>
      <w:r w:rsidR="00176B57" w:rsidRPr="00D71476">
        <w:t xml:space="preserve"> in the mainstem</w:t>
      </w:r>
      <w:r w:rsidR="003736AD">
        <w:t xml:space="preserve"> McKenzie River, or elsewhere</w:t>
      </w:r>
      <w:r w:rsidR="00176B57" w:rsidRPr="00D71476">
        <w:t xml:space="preserve">. </w:t>
      </w:r>
    </w:p>
    <w:p w14:paraId="43A67D65" w14:textId="0F9A5F0C" w:rsidR="00140F68" w:rsidRPr="00D71476" w:rsidRDefault="00802E83" w:rsidP="00176B57">
      <w:pPr>
        <w:spacing w:line="360" w:lineRule="auto"/>
        <w:ind w:firstLine="720"/>
      </w:pPr>
      <w:r w:rsidRPr="00D71476">
        <w:t xml:space="preserve">Previous reports and manuscripts evaluating the reintroduction of Chinook salmon above </w:t>
      </w:r>
      <w:r w:rsidR="00B8490A">
        <w:t>Cougar Dam</w:t>
      </w:r>
      <w:r w:rsidRPr="00D71476">
        <w:t xml:space="preserve"> on the South Fork McKenzie river considered </w:t>
      </w:r>
      <w:r w:rsidR="003736AD">
        <w:t xml:space="preserve">potential </w:t>
      </w:r>
      <w:r w:rsidRPr="00D71476">
        <w:t xml:space="preserve">offspring </w:t>
      </w:r>
      <w:r w:rsidR="000F492B" w:rsidRPr="00D71476">
        <w:t>from 2010 – 2015 and candidate parents from</w:t>
      </w:r>
      <w:r w:rsidRPr="00D71476">
        <w:t xml:space="preserve"> 2007 – 2012 </w:t>
      </w:r>
      <w:r w:rsidR="00B842FD">
        <w:fldChar w:fldCharType="begin">
          <w:fldData xml:space="preserve">PEVuZE5vdGU+PENpdGU+PEF1dGhvcj5CYW5rczwvQXV0aG9yPjxZZWFyPjIwMTY8L1llYXI+PFJl
Y051bT4xMzkzPC9SZWNOdW0+PERpc3BsYXlUZXh0PihCYW5rcyBldCBhbC4gMjAxNDsgQmFua3Mg
ZXQgYWwuIDIwMTY7IFNhcmQgZXQgYWwuIDIwMTYpPC9EaXNwbGF5VGV4dD48cmVjb3JkPjxyZWMt
bnVtYmVyPjEzOTM8L3JlYy1udW1iZXI+PGZvcmVpZ24ta2V5cz48a2V5IGFwcD0iRU4iIGRiLWlk
PSJmc3Rkd3QwdDN4enJza2V3enZteHBzZjgweHgyNTk5MHJmcmQiIHRpbWVzdGFtcD0iMTU5OTE2
MjAwMyI+MTM5Mzwva2V5PjxrZXkgYXBwPSJFTldlYiIgZGItaWQ9IiI+MDwva2V5PjwvZm9yZWln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b3I+PGF1dGhvcj5Kb2huc29uLCBNLiBBLjwvYXV0aG9yPjwvYXV0aG9ycz48L2NvbnRyaWJ1dG9y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==
</w:fldData>
        </w:fldChar>
      </w:r>
      <w:r w:rsidR="006605AD">
        <w:instrText xml:space="preserve"> ADDIN EN.CITE </w:instrText>
      </w:r>
      <w:r w:rsidR="006605AD">
        <w:fldChar w:fldCharType="begin">
          <w:fldData xml:space="preserve">PEVuZE5vdGU+PENpdGU+PEF1dGhvcj5CYW5rczwvQXV0aG9yPjxZZWFyPjIwMTY8L1llYXI+PFJl
Y051bT4xMzkzPC9SZWNOdW0+PERpc3BsYXlUZXh0PihCYW5rcyBldCBhbC4gMjAxNDsgQmFua3Mg
ZXQgYWwuIDIwMTY7IFNhcmQgZXQgYWwuIDIwMTYpPC9EaXNwbGF5VGV4dD48cmVjb3JkPjxyZWMt
bnVtYmVyPjEzOTM8L3JlYy1udW1iZXI+PGZvcmVpZ24ta2V5cz48a2V5IGFwcD0iRU4iIGRiLWlk
PSJmc3Rkd3QwdDN4enJza2V3enZteHBzZjgweHgyNTk5MHJmcmQiIHRpbWVzdGFtcD0iMTU5OTE2
MjAwMyI+MTM5Mzwva2V5PjxrZXkgYXBwPSJFTldlYiIgZGItaWQ9IiI+MDwva2V5PjwvZm9yZWln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b3I+PGF1dGhvcj5Kb2huc29uLCBNLiBBLjwvYXV0aG9yPjwvYXV0aG9ycz48L2NvbnRyaWJ1dG9y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==
</w:fldData>
        </w:fldChar>
      </w:r>
      <w:r w:rsidR="006605AD">
        <w:instrText xml:space="preserve"> ADDIN EN.CITE.DATA </w:instrText>
      </w:r>
      <w:r w:rsidR="006605AD">
        <w:fldChar w:fldCharType="end"/>
      </w:r>
      <w:r w:rsidR="00B842FD">
        <w:fldChar w:fldCharType="separate"/>
      </w:r>
      <w:r w:rsidR="006605AD">
        <w:rPr>
          <w:noProof/>
        </w:rPr>
        <w:t>(Banks et al. 2014; Banks et al. 2016; Sard et al. 2016)</w:t>
      </w:r>
      <w:r w:rsidR="00B842FD">
        <w:fldChar w:fldCharType="end"/>
      </w:r>
      <w:r w:rsidR="00B842FD">
        <w:t xml:space="preserve">. </w:t>
      </w:r>
      <w:r w:rsidRPr="00D71476">
        <w:t xml:space="preserve">Most Chinook salmon on the South Fork McKenzie River express an age at maturity of 3 - 6 years. Therefore, previous reports </w:t>
      </w:r>
      <w:r w:rsidR="000F492B" w:rsidRPr="00D71476">
        <w:t xml:space="preserve">assigned offspring to all candidate parents </w:t>
      </w:r>
      <w:r w:rsidRPr="00D71476">
        <w:t xml:space="preserve">salmon 2007 </w:t>
      </w:r>
      <w:r w:rsidR="000F492B" w:rsidRPr="00D71476">
        <w:t>–</w:t>
      </w:r>
      <w:r w:rsidRPr="00D71476">
        <w:t xml:space="preserve"> 2009. Results based on the pedigree of salmon released above </w:t>
      </w:r>
      <w:r w:rsidR="00B8490A">
        <w:t>Cougar Dam</w:t>
      </w:r>
      <w:r w:rsidRPr="00D71476">
        <w:t xml:space="preserve"> in 2010 were also provided along with the caveat that age 6 offspring were not yet evaluate</w:t>
      </w:r>
      <w:r w:rsidR="000F492B" w:rsidRPr="00D71476">
        <w:t>d</w:t>
      </w:r>
      <w:r w:rsidRPr="00D71476">
        <w:t>.</w:t>
      </w:r>
    </w:p>
    <w:p w14:paraId="6810B46D" w14:textId="68432DA8" w:rsidR="00140F68" w:rsidRPr="00D71476" w:rsidRDefault="00E1434C" w:rsidP="005741DF">
      <w:pPr>
        <w:spacing w:line="360" w:lineRule="auto"/>
      </w:pPr>
      <w:r>
        <w:rPr>
          <w:noProof/>
        </w:rPr>
        <w:lastRenderedPageBreak/>
        <w:drawing>
          <wp:inline distT="0" distB="0" distL="0" distR="0" wp14:anchorId="743B6CA5" wp14:editId="16B13EBA">
            <wp:extent cx="5943600" cy="264223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2C1F1950" w14:textId="1B361680" w:rsidR="00D00DAB" w:rsidRPr="00D71476" w:rsidRDefault="00140F68" w:rsidP="009A340C">
      <w:pPr>
        <w:rPr>
          <w:sz w:val="20"/>
          <w:szCs w:val="20"/>
        </w:rPr>
      </w:pPr>
      <w:commentRangeStart w:id="22"/>
      <w:r w:rsidRPr="00D71476">
        <w:rPr>
          <w:b/>
          <w:bCs/>
          <w:sz w:val="20"/>
          <w:szCs w:val="20"/>
        </w:rPr>
        <w:t>Fig</w:t>
      </w:r>
      <w:commentRangeEnd w:id="22"/>
      <w:r w:rsidRPr="00D71476">
        <w:rPr>
          <w:rStyle w:val="CommentReference"/>
        </w:rPr>
        <w:commentReference w:id="22"/>
      </w:r>
      <w:r w:rsidRPr="00D71476">
        <w:rPr>
          <w:b/>
          <w:bCs/>
          <w:sz w:val="20"/>
          <w:szCs w:val="20"/>
        </w:rPr>
        <w:t>. 2:</w:t>
      </w:r>
      <w:r w:rsidRPr="00D71476">
        <w:rPr>
          <w:sz w:val="20"/>
          <w:szCs w:val="20"/>
        </w:rPr>
        <w:t xml:space="preserve"> Illustration of </w:t>
      </w:r>
      <w:r w:rsidR="00D71F78">
        <w:rPr>
          <w:sz w:val="20"/>
          <w:szCs w:val="20"/>
        </w:rPr>
        <w:t>parentage analysis. G</w:t>
      </w:r>
      <w:r w:rsidRPr="00D71476">
        <w:rPr>
          <w:sz w:val="20"/>
          <w:szCs w:val="20"/>
        </w:rPr>
        <w:t>roups of individuals are organized into sets of potential offspring</w:t>
      </w:r>
      <w:r w:rsidR="00D71F78">
        <w:rPr>
          <w:sz w:val="20"/>
          <w:szCs w:val="20"/>
        </w:rPr>
        <w:t xml:space="preserve"> (solid rectangle) </w:t>
      </w:r>
      <w:r w:rsidRPr="00D71476">
        <w:rPr>
          <w:sz w:val="20"/>
          <w:szCs w:val="20"/>
        </w:rPr>
        <w:t xml:space="preserve">and </w:t>
      </w:r>
      <w:r w:rsidR="00555B38" w:rsidRPr="00D71476">
        <w:rPr>
          <w:sz w:val="20"/>
          <w:szCs w:val="20"/>
        </w:rPr>
        <w:t>candidate</w:t>
      </w:r>
      <w:r w:rsidRPr="00D71476">
        <w:rPr>
          <w:sz w:val="20"/>
          <w:szCs w:val="20"/>
        </w:rPr>
        <w:t xml:space="preserve"> parents</w:t>
      </w:r>
      <w:r w:rsidR="00D71F78">
        <w:rPr>
          <w:sz w:val="20"/>
          <w:szCs w:val="20"/>
        </w:rPr>
        <w:t xml:space="preserve"> (dashed rectangle)</w:t>
      </w:r>
      <w:r w:rsidR="007351E2" w:rsidRPr="00D71476">
        <w:rPr>
          <w:sz w:val="20"/>
          <w:szCs w:val="20"/>
        </w:rPr>
        <w:t xml:space="preserve"> for parentage analysis</w:t>
      </w:r>
      <w:r w:rsidRPr="00D71476">
        <w:rPr>
          <w:sz w:val="20"/>
          <w:szCs w:val="20"/>
        </w:rPr>
        <w:t>.</w:t>
      </w:r>
      <w:r w:rsidR="007351E2" w:rsidRPr="00D71476">
        <w:rPr>
          <w:sz w:val="20"/>
          <w:szCs w:val="20"/>
        </w:rPr>
        <w:t xml:space="preserve"> Here</w:t>
      </w:r>
      <w:r w:rsidR="00D71F78">
        <w:rPr>
          <w:sz w:val="20"/>
          <w:szCs w:val="20"/>
        </w:rPr>
        <w:t>,</w:t>
      </w:r>
      <w:r w:rsidR="00E1434C">
        <w:rPr>
          <w:sz w:val="20"/>
          <w:szCs w:val="20"/>
        </w:rPr>
        <w:t xml:space="preserve"> </w:t>
      </w:r>
      <w:r w:rsidR="009A340C">
        <w:rPr>
          <w:sz w:val="20"/>
          <w:szCs w:val="20"/>
        </w:rPr>
        <w:t xml:space="preserve">the 205 </w:t>
      </w:r>
      <w:r w:rsidR="007351E2" w:rsidRPr="00D71476">
        <w:rPr>
          <w:sz w:val="20"/>
          <w:szCs w:val="20"/>
        </w:rPr>
        <w:t xml:space="preserve">potential offspring that returned to the South Fork McKenzie in 2014 are assigned to </w:t>
      </w:r>
      <w:r w:rsidR="00E1434C">
        <w:rPr>
          <w:sz w:val="20"/>
          <w:szCs w:val="20"/>
        </w:rPr>
        <w:t>3,151</w:t>
      </w:r>
      <w:r w:rsidR="009A340C">
        <w:rPr>
          <w:sz w:val="20"/>
          <w:szCs w:val="20"/>
        </w:rPr>
        <w:t xml:space="preserve"> </w:t>
      </w:r>
      <w:r w:rsidR="007351E2" w:rsidRPr="00D71476">
        <w:rPr>
          <w:sz w:val="20"/>
          <w:szCs w:val="20"/>
        </w:rPr>
        <w:t>candidate parents</w:t>
      </w:r>
      <w:r w:rsidR="00D71F78">
        <w:rPr>
          <w:sz w:val="20"/>
          <w:szCs w:val="20"/>
        </w:rPr>
        <w:t xml:space="preserve"> released above </w:t>
      </w:r>
      <w:r w:rsidR="00B8490A">
        <w:rPr>
          <w:sz w:val="20"/>
          <w:szCs w:val="20"/>
        </w:rPr>
        <w:t>Cougar Dam</w:t>
      </w:r>
      <w:r w:rsidR="007351E2" w:rsidRPr="00D71476">
        <w:rPr>
          <w:sz w:val="20"/>
          <w:szCs w:val="20"/>
        </w:rPr>
        <w:t xml:space="preserve"> in 2008 – 2011.</w:t>
      </w:r>
      <w:r w:rsidRPr="00D71476">
        <w:rPr>
          <w:sz w:val="20"/>
          <w:szCs w:val="20"/>
        </w:rPr>
        <w:t xml:space="preserve"> Source refers to where an individual was initially encountered: during a spawning ground survey on the South Fork McKenzie River (SGS), at the </w:t>
      </w:r>
      <w:r w:rsidR="00B8490A">
        <w:rPr>
          <w:sz w:val="20"/>
          <w:szCs w:val="20"/>
        </w:rPr>
        <w:t>Cougar Trap</w:t>
      </w:r>
      <w:r w:rsidRPr="00D71476">
        <w:rPr>
          <w:sz w:val="20"/>
          <w:szCs w:val="20"/>
        </w:rPr>
        <w:t xml:space="preserve"> (</w:t>
      </w:r>
      <w:r w:rsidR="00B8490A">
        <w:rPr>
          <w:sz w:val="20"/>
          <w:szCs w:val="20"/>
        </w:rPr>
        <w:t>Cougar Trap</w:t>
      </w:r>
      <w:r w:rsidRPr="00D71476">
        <w:rPr>
          <w:sz w:val="20"/>
          <w:szCs w:val="20"/>
        </w:rPr>
        <w:t xml:space="preserve">) or at either the McKenzie or </w:t>
      </w:r>
      <w:proofErr w:type="spellStart"/>
      <w:r w:rsidRPr="00D71476">
        <w:rPr>
          <w:sz w:val="20"/>
          <w:szCs w:val="20"/>
        </w:rPr>
        <w:t>Leaburg</w:t>
      </w:r>
      <w:proofErr w:type="spellEnd"/>
      <w:r w:rsidRPr="00D71476">
        <w:rPr>
          <w:sz w:val="20"/>
          <w:szCs w:val="20"/>
        </w:rPr>
        <w:t xml:space="preserve"> Hatchery (Hatchery</w:t>
      </w:r>
      <w:r w:rsidR="00555B38" w:rsidRPr="00D71476">
        <w:rPr>
          <w:sz w:val="20"/>
          <w:szCs w:val="20"/>
        </w:rPr>
        <w:t xml:space="preserve"> Outplant</w:t>
      </w:r>
      <w:r w:rsidRPr="00D71476">
        <w:rPr>
          <w:sz w:val="20"/>
          <w:szCs w:val="20"/>
        </w:rPr>
        <w:t>). Note that while</w:t>
      </w:r>
      <w:r w:rsidR="003A0E98" w:rsidRPr="00D71476">
        <w:rPr>
          <w:sz w:val="20"/>
          <w:szCs w:val="20"/>
        </w:rPr>
        <w:t xml:space="preserve"> all</w:t>
      </w:r>
      <w:r w:rsidRPr="00D71476">
        <w:rPr>
          <w:sz w:val="20"/>
          <w:szCs w:val="20"/>
        </w:rPr>
        <w:t xml:space="preserve"> </w:t>
      </w:r>
      <w:r w:rsidR="003A0E98" w:rsidRPr="00D71476">
        <w:rPr>
          <w:sz w:val="20"/>
          <w:szCs w:val="20"/>
        </w:rPr>
        <w:t xml:space="preserve">individuals </w:t>
      </w:r>
      <w:r w:rsidR="000E2638">
        <w:rPr>
          <w:sz w:val="20"/>
          <w:szCs w:val="20"/>
        </w:rPr>
        <w:t xml:space="preserve">in the study </w:t>
      </w:r>
      <w:r w:rsidR="003A0E98" w:rsidRPr="00D71476">
        <w:rPr>
          <w:sz w:val="20"/>
          <w:szCs w:val="20"/>
        </w:rPr>
        <w:t>initially encountered during</w:t>
      </w:r>
      <w:r w:rsidRPr="00D71476">
        <w:rPr>
          <w:sz w:val="20"/>
          <w:szCs w:val="20"/>
        </w:rPr>
        <w:t xml:space="preserve"> SGS are NOR</w:t>
      </w:r>
      <w:r w:rsidR="00555B38" w:rsidRPr="00D71476">
        <w:rPr>
          <w:sz w:val="20"/>
          <w:szCs w:val="20"/>
        </w:rPr>
        <w:t>,</w:t>
      </w:r>
      <w:r w:rsidRPr="00D71476">
        <w:rPr>
          <w:sz w:val="20"/>
          <w:szCs w:val="20"/>
        </w:rPr>
        <w:t xml:space="preserve"> and all </w:t>
      </w:r>
      <w:r w:rsidR="003A0E98" w:rsidRPr="00D71476">
        <w:rPr>
          <w:sz w:val="20"/>
          <w:szCs w:val="20"/>
        </w:rPr>
        <w:t>individual</w:t>
      </w:r>
      <w:r w:rsidR="00555B38" w:rsidRPr="00D71476">
        <w:rPr>
          <w:sz w:val="20"/>
          <w:szCs w:val="20"/>
        </w:rPr>
        <w:t>s</w:t>
      </w:r>
      <w:r w:rsidR="003A0E98" w:rsidRPr="00D71476">
        <w:rPr>
          <w:sz w:val="20"/>
          <w:szCs w:val="20"/>
        </w:rPr>
        <w:t xml:space="preserve"> initially encountered at a </w:t>
      </w:r>
      <w:r w:rsidRPr="00D71476">
        <w:rPr>
          <w:sz w:val="20"/>
          <w:szCs w:val="20"/>
        </w:rPr>
        <w:t xml:space="preserve">Hatchery are HOR, </w:t>
      </w:r>
      <w:r w:rsidR="003A0E98" w:rsidRPr="00D71476">
        <w:rPr>
          <w:sz w:val="20"/>
          <w:szCs w:val="20"/>
        </w:rPr>
        <w:t xml:space="preserve">individuals initially encountered at </w:t>
      </w:r>
      <w:r w:rsidR="00B8490A">
        <w:rPr>
          <w:sz w:val="20"/>
          <w:szCs w:val="20"/>
        </w:rPr>
        <w:t>Cougar Trap</w:t>
      </w:r>
      <w:r w:rsidRPr="00D71476">
        <w:rPr>
          <w:sz w:val="20"/>
          <w:szCs w:val="20"/>
        </w:rPr>
        <w:t xml:space="preserve"> are both NOR and HOR. Final </w:t>
      </w:r>
      <w:r w:rsidR="00E1434C">
        <w:rPr>
          <w:sz w:val="20"/>
          <w:szCs w:val="20"/>
        </w:rPr>
        <w:t>location</w:t>
      </w:r>
      <w:r w:rsidRPr="00D71476">
        <w:rPr>
          <w:sz w:val="20"/>
          <w:szCs w:val="20"/>
        </w:rPr>
        <w:t xml:space="preserve"> refers to </w:t>
      </w:r>
      <w:r w:rsidR="007351E2" w:rsidRPr="00D71476">
        <w:rPr>
          <w:sz w:val="20"/>
          <w:szCs w:val="20"/>
        </w:rPr>
        <w:t xml:space="preserve">whether a </w:t>
      </w:r>
      <w:r w:rsidR="00857780">
        <w:rPr>
          <w:sz w:val="20"/>
          <w:szCs w:val="20"/>
        </w:rPr>
        <w:t>salmon</w:t>
      </w:r>
      <w:r w:rsidR="007351E2" w:rsidRPr="00D71476">
        <w:rPr>
          <w:sz w:val="20"/>
          <w:szCs w:val="20"/>
        </w:rPr>
        <w:t xml:space="preserve"> was eventually released above the dam and </w:t>
      </w:r>
      <w:r w:rsidR="00857780">
        <w:rPr>
          <w:sz w:val="20"/>
          <w:szCs w:val="20"/>
        </w:rPr>
        <w:t>determines whether it is considered a candidate parent</w:t>
      </w:r>
      <w:r w:rsidR="007351E2" w:rsidRPr="00D71476">
        <w:rPr>
          <w:sz w:val="20"/>
          <w:szCs w:val="20"/>
        </w:rPr>
        <w:t>.</w:t>
      </w:r>
      <w:r w:rsidR="003A0E98" w:rsidRPr="00D71476">
        <w:rPr>
          <w:sz w:val="20"/>
          <w:szCs w:val="20"/>
        </w:rPr>
        <w:t xml:space="preserve"> </w:t>
      </w:r>
    </w:p>
    <w:p w14:paraId="2272D176" w14:textId="52DC069A" w:rsidR="003A0E98" w:rsidRPr="00D71476" w:rsidRDefault="003A0E98" w:rsidP="009A340C">
      <w:pPr>
        <w:rPr>
          <w:sz w:val="20"/>
          <w:szCs w:val="20"/>
        </w:rPr>
      </w:pPr>
      <w:r w:rsidRPr="00D71476">
        <w:rPr>
          <w:sz w:val="20"/>
          <w:szCs w:val="20"/>
        </w:rPr>
        <w:t xml:space="preserve">* Note that 5 NOR SGS individuals and 12 </w:t>
      </w:r>
      <w:r w:rsidR="00007102">
        <w:rPr>
          <w:sz w:val="20"/>
          <w:szCs w:val="20"/>
        </w:rPr>
        <w:t xml:space="preserve">NOR </w:t>
      </w:r>
      <w:r w:rsidRPr="00D71476">
        <w:rPr>
          <w:sz w:val="20"/>
          <w:szCs w:val="20"/>
        </w:rPr>
        <w:t xml:space="preserve">precocial males </w:t>
      </w:r>
      <w:r w:rsidR="00007102">
        <w:rPr>
          <w:sz w:val="20"/>
          <w:szCs w:val="20"/>
        </w:rPr>
        <w:t>sampled</w:t>
      </w:r>
      <w:r w:rsidRPr="00D71476">
        <w:rPr>
          <w:sz w:val="20"/>
          <w:szCs w:val="20"/>
        </w:rPr>
        <w:t xml:space="preserve"> above </w:t>
      </w:r>
      <w:r w:rsidR="00B8490A">
        <w:rPr>
          <w:sz w:val="20"/>
          <w:szCs w:val="20"/>
        </w:rPr>
        <w:t>Cougar Dam</w:t>
      </w:r>
      <w:r w:rsidRPr="00D71476">
        <w:rPr>
          <w:sz w:val="20"/>
          <w:szCs w:val="20"/>
        </w:rPr>
        <w:t xml:space="preserve"> are also included as both candidate parents and potential offspring and are not depicted in the figure.</w:t>
      </w:r>
    </w:p>
    <w:p w14:paraId="089B8972" w14:textId="77777777" w:rsidR="000F492B" w:rsidRPr="00D71476" w:rsidRDefault="000F492B" w:rsidP="000F492B">
      <w:pPr>
        <w:spacing w:line="360" w:lineRule="auto"/>
        <w:ind w:firstLine="720"/>
      </w:pPr>
    </w:p>
    <w:p w14:paraId="631C3864" w14:textId="29F94CE8" w:rsidR="000F492B" w:rsidRPr="00D71476" w:rsidRDefault="000F492B" w:rsidP="000F492B">
      <w:pPr>
        <w:spacing w:line="360" w:lineRule="auto"/>
        <w:ind w:firstLine="720"/>
      </w:pPr>
      <w:r w:rsidRPr="00D71476">
        <w:t xml:space="preserve">Continuing this work, we assigned potential offspring sampled on the South Fork McKenzie from 2016 </w:t>
      </w:r>
      <w:r w:rsidR="00D71F78">
        <w:t xml:space="preserve">– </w:t>
      </w:r>
      <w:r w:rsidRPr="00D71476">
        <w:t xml:space="preserve">2020 to candidate parents from 2010 </w:t>
      </w:r>
      <w:r w:rsidR="00D71F78">
        <w:t xml:space="preserve">– </w:t>
      </w:r>
      <w:r w:rsidRPr="00D71476">
        <w:t xml:space="preserve">2017. </w:t>
      </w:r>
      <w:r w:rsidR="00D71F78">
        <w:t>Using data collected for previous reports</w:t>
      </w:r>
      <w:r w:rsidR="00A86C6F">
        <w:t>,</w:t>
      </w:r>
      <w:r w:rsidR="00D71F78">
        <w:t xml:space="preserve"> </w:t>
      </w:r>
      <w:commentRangeStart w:id="23"/>
      <w:r w:rsidR="00D71F78">
        <w:t xml:space="preserve">we also re-assigned </w:t>
      </w:r>
      <w:r w:rsidR="00D71F78" w:rsidRPr="00D71476">
        <w:t>potential offspring sampled on the South Fork McKenzie from 201</w:t>
      </w:r>
      <w:r w:rsidR="00D71F78">
        <w:t xml:space="preserve">1 – </w:t>
      </w:r>
      <w:r w:rsidR="00D71F78" w:rsidRPr="00D71476">
        <w:t>2</w:t>
      </w:r>
      <w:r w:rsidR="00D71F78">
        <w:t>015</w:t>
      </w:r>
      <w:r w:rsidR="00D71F78" w:rsidRPr="00D71476">
        <w:t xml:space="preserve"> to candidate parents from 20</w:t>
      </w:r>
      <w:r w:rsidR="00D71F78">
        <w:t xml:space="preserve">07 – </w:t>
      </w:r>
      <w:r w:rsidR="00D71F78" w:rsidRPr="00D71476">
        <w:t>20</w:t>
      </w:r>
      <w:r w:rsidR="00D71F78">
        <w:t>12</w:t>
      </w:r>
      <w:commentRangeEnd w:id="23"/>
      <w:r w:rsidR="00A86C6F">
        <w:rPr>
          <w:rStyle w:val="CommentReference"/>
        </w:rPr>
        <w:commentReference w:id="23"/>
      </w:r>
      <w:r w:rsidR="00D71F78">
        <w:t>.</w:t>
      </w:r>
      <w:r w:rsidRPr="00D71476">
        <w:t xml:space="preserve"> </w:t>
      </w:r>
      <w:r w:rsidR="00D71F78">
        <w:t>Collectively, t</w:t>
      </w:r>
      <w:r w:rsidRPr="00D71476">
        <w:t xml:space="preserve">hese </w:t>
      </w:r>
      <w:r w:rsidR="00D71F78">
        <w:t>assignments</w:t>
      </w:r>
      <w:r w:rsidRPr="00D71476">
        <w:t xml:space="preserve"> allow us to identify all offspring of salmon released above </w:t>
      </w:r>
      <w:r w:rsidR="00B8490A">
        <w:t>Cougar Dam</w:t>
      </w:r>
      <w:r w:rsidRPr="00D71476">
        <w:t xml:space="preserve"> from 2007 - 2014, most offspring of salmon released above </w:t>
      </w:r>
      <w:r w:rsidR="00B8490A">
        <w:t>Cougar Dam</w:t>
      </w:r>
      <w:r w:rsidRPr="00D71476">
        <w:t xml:space="preserve"> in 2015 and some offspring of salmon released above the dam from 2016 – 2017 (Fig. 3).</w:t>
      </w:r>
      <w:r w:rsidR="007D59F3" w:rsidRPr="00D71476">
        <w:t xml:space="preserve"> </w:t>
      </w:r>
    </w:p>
    <w:p w14:paraId="39CA577A" w14:textId="3998D167" w:rsidR="000F492B" w:rsidRPr="00D71476" w:rsidRDefault="000E2638" w:rsidP="000F492B">
      <w:pPr>
        <w:spacing w:line="360" w:lineRule="auto"/>
      </w:pPr>
      <w:r>
        <w:rPr>
          <w:noProof/>
        </w:rPr>
        <w:lastRenderedPageBreak/>
        <w:drawing>
          <wp:inline distT="0" distB="0" distL="0" distR="0" wp14:anchorId="36A636DB" wp14:editId="2F13F614">
            <wp:extent cx="5943600" cy="2704465"/>
            <wp:effectExtent l="0" t="0" r="0" b="63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094DB153" w14:textId="61BD8266" w:rsidR="000F492B" w:rsidRPr="00D71476" w:rsidRDefault="000F492B" w:rsidP="009A340C">
      <w:pPr>
        <w:rPr>
          <w:sz w:val="20"/>
          <w:szCs w:val="20"/>
        </w:rPr>
      </w:pPr>
      <w:r w:rsidRPr="00D71476">
        <w:rPr>
          <w:b/>
          <w:bCs/>
          <w:sz w:val="20"/>
          <w:szCs w:val="20"/>
        </w:rPr>
        <w:t>Fig. 3:</w:t>
      </w:r>
      <w:r w:rsidRPr="00D71476">
        <w:rPr>
          <w:sz w:val="20"/>
          <w:szCs w:val="20"/>
        </w:rPr>
        <w:t xml:space="preserve"> </w:t>
      </w:r>
      <w:r w:rsidR="007140B9" w:rsidRPr="00D71476">
        <w:rPr>
          <w:sz w:val="20"/>
          <w:szCs w:val="20"/>
        </w:rPr>
        <w:t xml:space="preserve">Illustration of how results from genetic parentage analysis (Fig. 2) are combined to make demographic inferences about parental cohorts. Here </w:t>
      </w:r>
      <w:r w:rsidR="00872E56" w:rsidRPr="00D71476">
        <w:rPr>
          <w:sz w:val="20"/>
          <w:szCs w:val="20"/>
        </w:rPr>
        <w:t xml:space="preserve">we demonstrate </w:t>
      </w:r>
      <w:r w:rsidR="00FA7C05" w:rsidRPr="00D71476">
        <w:rPr>
          <w:sz w:val="20"/>
          <w:szCs w:val="20"/>
        </w:rPr>
        <w:t>how inferences about the</w:t>
      </w:r>
      <w:r w:rsidR="007140B9" w:rsidRPr="00D71476">
        <w:rPr>
          <w:sz w:val="20"/>
          <w:szCs w:val="20"/>
        </w:rPr>
        <w:t xml:space="preserve"> </w:t>
      </w:r>
      <w:r w:rsidR="00872E56" w:rsidRPr="00D71476">
        <w:rPr>
          <w:sz w:val="20"/>
          <w:szCs w:val="20"/>
        </w:rPr>
        <w:t>201</w:t>
      </w:r>
      <w:r w:rsidR="00FA7C05" w:rsidRPr="00D71476">
        <w:rPr>
          <w:sz w:val="20"/>
          <w:szCs w:val="20"/>
        </w:rPr>
        <w:t xml:space="preserve">3 </w:t>
      </w:r>
      <w:r w:rsidR="007140B9" w:rsidRPr="00D71476">
        <w:rPr>
          <w:sz w:val="20"/>
          <w:szCs w:val="20"/>
        </w:rPr>
        <w:t>parental cohort</w:t>
      </w:r>
      <w:r w:rsidR="00FA7C05" w:rsidRPr="00D71476">
        <w:rPr>
          <w:sz w:val="20"/>
          <w:szCs w:val="20"/>
        </w:rPr>
        <w:t xml:space="preserve"> are drawn. Assignments between 2013 candidate parents (dashed rectangle) and their offspring in 2014 – 2017 (</w:t>
      </w:r>
      <w:r w:rsidR="00E1434C">
        <w:rPr>
          <w:sz w:val="20"/>
          <w:szCs w:val="20"/>
        </w:rPr>
        <w:t>solid</w:t>
      </w:r>
      <w:r w:rsidR="00FA7C05" w:rsidRPr="00D71476">
        <w:rPr>
          <w:sz w:val="20"/>
          <w:szCs w:val="20"/>
        </w:rPr>
        <w:t xml:space="preserve"> rectangle) are depicted as black arrows.</w:t>
      </w:r>
      <w:r w:rsidR="00872E56" w:rsidRPr="00D71476">
        <w:rPr>
          <w:sz w:val="20"/>
          <w:szCs w:val="20"/>
        </w:rPr>
        <w:t xml:space="preserve"> </w:t>
      </w:r>
      <w:r w:rsidR="007140B9" w:rsidRPr="00D71476">
        <w:rPr>
          <w:sz w:val="20"/>
          <w:szCs w:val="20"/>
        </w:rPr>
        <w:t>Labels are as in figure 2</w:t>
      </w:r>
      <w:r w:rsidR="00872E56" w:rsidRPr="00D71476">
        <w:rPr>
          <w:sz w:val="20"/>
          <w:szCs w:val="20"/>
        </w:rPr>
        <w:t xml:space="preserve"> except the values inside circles</w:t>
      </w:r>
      <w:r w:rsidR="00E1434C">
        <w:rPr>
          <w:sz w:val="20"/>
          <w:szCs w:val="20"/>
        </w:rPr>
        <w:t>, which reflect the number of candidate parents and assigned offspring. For example cohort replacement rate is the sum of the values in the solid rectangle divided by the sum of the values in the dashed rectangle.</w:t>
      </w:r>
      <w:r w:rsidR="007140B9" w:rsidRPr="00D71476">
        <w:rPr>
          <w:sz w:val="20"/>
          <w:szCs w:val="20"/>
        </w:rPr>
        <w:t xml:space="preserve"> </w:t>
      </w:r>
    </w:p>
    <w:p w14:paraId="6E87EE5D" w14:textId="4EA3AE05" w:rsidR="00140F68" w:rsidRPr="00D71476" w:rsidRDefault="00140F68" w:rsidP="005741DF">
      <w:pPr>
        <w:spacing w:line="360" w:lineRule="auto"/>
      </w:pPr>
    </w:p>
    <w:p w14:paraId="7FC3ECB7" w14:textId="5E851836" w:rsidR="0000684E" w:rsidRPr="00D71476" w:rsidRDefault="0000684E" w:rsidP="0000684E">
      <w:pPr>
        <w:spacing w:line="360" w:lineRule="auto"/>
        <w:ind w:left="-5" w:right="53" w:firstLine="725"/>
      </w:pPr>
      <w:r w:rsidRPr="00D71476">
        <w:t>We inferred pedigrees by comparing microsatellite genotypes of potential offspring in each year to the genotypes of all candidate parents 3, 4, 5 and 6 years prior, as indicated in Fig. 2. The comparisons were first conducted within the maximum-likelihood framework of the parentage assignment program CERVUS Version 3.07</w:t>
      </w:r>
      <w:r w:rsidR="00007102">
        <w:t xml:space="preserve"> </w:t>
      </w:r>
      <w:r w:rsidR="00007102">
        <w:fldChar w:fldCharType="begin"/>
      </w:r>
      <w:r w:rsidR="00007102">
        <w:instrText xml:space="preserve"> ADDIN EN.CITE &lt;EndNote&gt;&lt;Cite&gt;&lt;Author&gt;Kalinowski&lt;/Author&gt;&lt;Year&gt;2007&lt;/Year&gt;&lt;RecNum&gt;1543&lt;/RecNum&gt;&lt;DisplayText&gt;(Kalinowski et al. 2007)&lt;/DisplayText&gt;&lt;record&gt;&lt;rec-number&gt;1543&lt;/rec-number&gt;&lt;foreign-keys&gt;&lt;key app="EN" db-id="fstdwt0t3xzrskewzvmxpsf80xx25990rfrd" timestamp="1666297923"&gt;1543&lt;/key&gt;&lt;/foreign-keys&gt;&lt;ref-type name="Journal Article"&gt;17&lt;/ref-type&gt;&lt;contributors&gt;&lt;authors&gt;&lt;author&gt;Kalinowski, Steven T&lt;/author&gt;&lt;author&gt;Taper, Mark L&lt;/author&gt;&lt;author&gt;Marshall, Tristan C&lt;/author&gt;&lt;/authors&gt;&lt;/contributors&gt;&lt;titles&gt;&lt;title&gt;Revising how the computer program CERVUS accommodates genotyping error increases success in paternity assignment&lt;/title&gt;&lt;secondary-title&gt;Molecular ecology&lt;/secondary-title&gt;&lt;/titles&gt;&lt;periodical&gt;&lt;full-title&gt;Molecular Ecology&lt;/full-title&gt;&lt;/periodical&gt;&lt;pages&gt;1099-1106&lt;/pages&gt;&lt;volume&gt;16&lt;/volume&gt;&lt;number&gt;5&lt;/number&gt;&lt;dates&gt;&lt;year&gt;2007&lt;/year&gt;&lt;/dates&gt;&lt;isbn&gt;0962-1083&lt;/isbn&gt;&lt;urls&gt;&lt;/urls&gt;&lt;/record&gt;&lt;/Cite&gt;&lt;/EndNote&gt;</w:instrText>
      </w:r>
      <w:r w:rsidR="00007102">
        <w:fldChar w:fldCharType="separate"/>
      </w:r>
      <w:r w:rsidR="00007102">
        <w:rPr>
          <w:noProof/>
        </w:rPr>
        <w:t>(Kalinowski et al. 2007)</w:t>
      </w:r>
      <w:r w:rsidR="00007102">
        <w:fldChar w:fldCharType="end"/>
      </w:r>
      <w:r w:rsidRPr="00D71476">
        <w:t>. Parent(s) - offspring assignments were made using a strict 95% confidence criterion, a minimum of seven loci, an assumed parent sampling rate of 95%, and a maximum of one mismatch between parent - offspring pairs (maximum of two mismatches for parent - offspring trios). We also estimated non-exclusion probabilities</w:t>
      </w:r>
      <w:r w:rsidR="00A33A3D" w:rsidRPr="00D71476">
        <w:t xml:space="preserve"> and expected number of false parent-offspring pairs</w:t>
      </w:r>
      <w:r w:rsidR="00007102">
        <w:t xml:space="preserve"> </w:t>
      </w:r>
      <w:r w:rsidR="00007102">
        <w:fldChar w:fldCharType="begin"/>
      </w:r>
      <w:r w:rsidR="00007102">
        <w:instrText xml:space="preserve"> ADDIN EN.CITE &lt;EndNote&gt;&lt;Cite&gt;&lt;Author&gt;Christie&lt;/Author&gt;&lt;Year&gt;2010&lt;/Year&gt;&lt;RecNum&gt;1537&lt;/RecNum&gt;&lt;DisplayText&gt;(Christie 2010)&lt;/DisplayText&gt;&lt;record&gt;&lt;rec-number&gt;1537&lt;/rec-number&gt;&lt;foreign-keys&gt;&lt;key app="EN" db-id="fstdwt0t3xzrskewzvmxpsf80xx25990rfrd" timestamp="1664987884"&gt;1537&lt;/key&gt;&lt;key app="ENWeb" db-id=""&gt;0&lt;/key&gt;&lt;/foreign-keys&gt;&lt;ref-type name="Journal Article"&gt;17&lt;/ref-type&gt;&lt;contributors&gt;&lt;authors&gt;&lt;author&gt;Christie, M. R.&lt;/author&gt;&lt;/authors&gt;&lt;/contributors&gt;&lt;auth-address&gt;Department of Zoology, Oregon State University, Corvallis, OR 97331, USA.&lt;/auth-address&gt;&lt;titles&gt;&lt;title&gt;Parentage in natural populations: novel methods to detect parent-offspring pairs in large data sets&lt;/title&gt;&lt;secondary-title&gt;Mol Ecol Resour&lt;/secondary-title&gt;&lt;/titles&gt;&lt;periodical&gt;&lt;full-title&gt;Mol Ecol Resour&lt;/full-title&gt;&lt;/periodical&gt;&lt;pages&gt;115-28&lt;/pages&gt;&lt;volume&gt;10&lt;/volume&gt;&lt;number&gt;1&lt;/number&gt;&lt;edition&gt;2010/01/01&lt;/edition&gt;&lt;dates&gt;&lt;year&gt;2010&lt;/year&gt;&lt;pub-dates&gt;&lt;date&gt;Jan&lt;/date&gt;&lt;/pub-dates&gt;&lt;/dates&gt;&lt;isbn&gt;1755-0998 (Electronic)&amp;#xD;1755-098X (Linking)&lt;/isbn&gt;&lt;accession-num&gt;21564996&lt;/accession-num&gt;&lt;urls&gt;&lt;related-urls&gt;&lt;url&gt;https://www.ncbi.nlm.nih.gov/pubmed/21564996&lt;/url&gt;&lt;/related-urls&gt;&lt;/urls&gt;&lt;electronic-resource-num&gt;10.1111/j.1755-0998.2009.02687.x&lt;/electronic-resource-num&gt;&lt;/record&gt;&lt;/Cite&gt;&lt;/EndNote&gt;</w:instrText>
      </w:r>
      <w:r w:rsidR="00007102">
        <w:fldChar w:fldCharType="separate"/>
      </w:r>
      <w:r w:rsidR="00007102">
        <w:rPr>
          <w:noProof/>
        </w:rPr>
        <w:t>(Christie 2010)</w:t>
      </w:r>
      <w:r w:rsidR="00007102">
        <w:fldChar w:fldCharType="end"/>
      </w:r>
      <w:r w:rsidR="00A33A3D" w:rsidRPr="00D71476">
        <w:t>.</w:t>
      </w:r>
      <w:r w:rsidRPr="00D71476">
        <w:t xml:space="preserve"> Parentage assignments from CERVUS were then verified using the combined PLS - FL algorithm implemented in COLONY Version 2.0.6.8</w:t>
      </w:r>
      <w:r w:rsidR="00007102">
        <w:t xml:space="preserve"> </w:t>
      </w:r>
      <w:r w:rsidR="00007102">
        <w:fldChar w:fldCharType="begin"/>
      </w:r>
      <w:r w:rsidR="00007102">
        <w:instrText xml:space="preserve"> ADDIN EN.CITE &lt;EndNote&gt;&lt;Cite&gt;&lt;Author&gt;Jones&lt;/Author&gt;&lt;Year&gt;2010&lt;/Year&gt;&lt;RecNum&gt;1544&lt;/RecNum&gt;&lt;DisplayText&gt;(Jones &amp;amp; Wang 2010)&lt;/DisplayText&gt;&lt;record&gt;&lt;rec-number&gt;1544&lt;/rec-number&gt;&lt;foreign-keys&gt;&lt;key app="EN" db-id="fstdwt0t3xzrskewzvmxpsf80xx25990rfrd" timestamp="1666297979"&gt;1544&lt;/key&gt;&lt;/foreign-keys&gt;&lt;ref-type name="Journal Article"&gt;17&lt;/ref-type&gt;&lt;contributors&gt;&lt;authors&gt;&lt;author&gt;Jones, Owen R&lt;/author&gt;&lt;author&gt;Wang, Jinliang&lt;/author&gt;&lt;/authors&gt;&lt;/contributors&gt;&lt;titles&gt;&lt;title&gt;COLONY: a program for parentage and sibship inference from multilocus genotype data&lt;/title&gt;&lt;secondary-title&gt;Molecular ecology resources&lt;/secondary-title&gt;&lt;/titles&gt;&lt;periodical&gt;&lt;full-title&gt;Molecular Ecology Resources&lt;/full-title&gt;&lt;/periodical&gt;&lt;pages&gt;551-555&lt;/pages&gt;&lt;volume&gt;10&lt;/volume&gt;&lt;number&gt;3&lt;/number&gt;&lt;dates&gt;&lt;year&gt;2010&lt;/year&gt;&lt;/dates&gt;&lt;isbn&gt;1755-098X&lt;/isbn&gt;&lt;urls&gt;&lt;/urls&gt;&lt;/record&gt;&lt;/Cite&gt;&lt;/EndNote&gt;</w:instrText>
      </w:r>
      <w:r w:rsidR="00007102">
        <w:fldChar w:fldCharType="separate"/>
      </w:r>
      <w:r w:rsidR="00007102">
        <w:rPr>
          <w:noProof/>
        </w:rPr>
        <w:t>(Jones &amp; Wang 2010)</w:t>
      </w:r>
      <w:r w:rsidR="00007102">
        <w:fldChar w:fldCharType="end"/>
      </w:r>
      <w:r w:rsidRPr="00D71476">
        <w:t xml:space="preserve">. The second analysis was conducted </w:t>
      </w:r>
      <w:r w:rsidR="00A54542">
        <w:t>because</w:t>
      </w:r>
      <w:r w:rsidRPr="00D71476">
        <w:t xml:space="preserve"> CERVUS’s likelihood-based parentage assignment method requires an accurate estimate of the number of parents contributing to a cohort </w:t>
      </w:r>
      <w:r w:rsidR="005C6AE6" w:rsidRPr="00D71476">
        <w:fldChar w:fldCharType="begin"/>
      </w:r>
      <w:r w:rsidR="006605AD">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5C6AE6" w:rsidRPr="00D71476">
        <w:fldChar w:fldCharType="separate"/>
      </w:r>
      <w:r w:rsidR="006605AD">
        <w:rPr>
          <w:noProof/>
        </w:rPr>
        <w:t>(Harrison et al. 2013)</w:t>
      </w:r>
      <w:r w:rsidR="005C6AE6" w:rsidRPr="00D71476">
        <w:fldChar w:fldCharType="end"/>
      </w:r>
      <w:r w:rsidR="00A86C6F">
        <w:t xml:space="preserve">, and previous work suggested that </w:t>
      </w:r>
      <w:proofErr w:type="spellStart"/>
      <w:r w:rsidR="00A86C6F">
        <w:t>adfluvial</w:t>
      </w:r>
      <w:proofErr w:type="spellEnd"/>
      <w:r w:rsidR="00A86C6F">
        <w:t xml:space="preserve"> females and precocial males may contribute to the productivity of the above dam population </w:t>
      </w:r>
      <w:r w:rsidR="00A86C6F">
        <w:fldChar w:fldCharType="begin"/>
      </w:r>
      <w:r w:rsidR="00A86C6F">
        <w:instrText xml:space="preserve"> ADDIN EN.CITE &lt;EndNote&gt;&lt;Cite&gt;&lt;Author&gt;Banks&lt;/Author&gt;&lt;Year&gt;2016&lt;/Year&gt;&lt;RecNum&gt;1393&lt;/RecNum&gt;&lt;DisplayText&gt;(Banks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rsidR="00A86C6F">
        <w:fldChar w:fldCharType="separate"/>
      </w:r>
      <w:r w:rsidR="00A86C6F">
        <w:rPr>
          <w:noProof/>
        </w:rPr>
        <w:t>(Banks et al. 2016)</w:t>
      </w:r>
      <w:r w:rsidR="00A86C6F">
        <w:fldChar w:fldCharType="end"/>
      </w:r>
      <w:r w:rsidRPr="00D71476">
        <w:t>. Moreover, simulation studies have suggested that COLONY’s assignment protocol is the most accurate of three alternate pedigree reconstruction methods</w:t>
      </w:r>
      <w:r w:rsidR="00007102">
        <w:t xml:space="preserve"> </w:t>
      </w:r>
      <w:r w:rsidR="00007102">
        <w:fldChar w:fldCharType="begin"/>
      </w:r>
      <w:r w:rsidR="00007102">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007102">
        <w:fldChar w:fldCharType="separate"/>
      </w:r>
      <w:r w:rsidR="00007102">
        <w:rPr>
          <w:noProof/>
        </w:rPr>
        <w:t>(Harrison et al. 2013)</w:t>
      </w:r>
      <w:r w:rsidR="00007102">
        <w:fldChar w:fldCharType="end"/>
      </w:r>
      <w:r w:rsidR="00007102">
        <w:t xml:space="preserve">. </w:t>
      </w:r>
      <w:r w:rsidRPr="00D71476">
        <w:t xml:space="preserve">COLONY was run using the </w:t>
      </w:r>
      <w:r w:rsidRPr="00D71476">
        <w:lastRenderedPageBreak/>
        <w:t>following parameters: medium run length, polygamous male and female setting, weak sibship prior of 1, allele dropout and miscalled allele rate prior of 2% per locus</w:t>
      </w:r>
      <w:r w:rsidR="00A33A3D" w:rsidRPr="00D71476">
        <w:t>, and an assumed 95% rate of sampled parents</w:t>
      </w:r>
      <w:r w:rsidRPr="00D71476">
        <w:t xml:space="preserve">. </w:t>
      </w:r>
      <w:r w:rsidR="004445C8">
        <w:t>We also estimated the allele miscall rate and dropout rate in our dataset using COLONY</w:t>
      </w:r>
      <w:r w:rsidR="0023110E">
        <w:t xml:space="preserve"> </w:t>
      </w:r>
      <w:r w:rsidR="0023110E">
        <w:fldChar w:fldCharType="begin"/>
      </w:r>
      <w:r w:rsidR="0023110E">
        <w:instrText xml:space="preserve"> ADDIN EN.CITE &lt;EndNote&gt;&lt;Cite&gt;&lt;Author&gt;Wang&lt;/Author&gt;&lt;Year&gt;2018&lt;/Year&gt;&lt;RecNum&gt;1545&lt;/RecNum&gt;&lt;DisplayText&gt;(Wang 2018)&lt;/DisplayText&gt;&lt;record&gt;&lt;rec-number&gt;1545&lt;/rec-number&gt;&lt;foreign-keys&gt;&lt;key app="EN" db-id="fstdwt0t3xzrskewzvmxpsf80xx25990rfrd" timestamp="1666298303"&gt;1545&lt;/key&gt;&lt;/foreign-keys&gt;&lt;ref-type name="Journal Article"&gt;17&lt;/ref-type&gt;&lt;contributors&gt;&lt;authors&gt;&lt;author&gt;Wang, Jinliang&lt;/author&gt;&lt;/authors&gt;&lt;/contributors&gt;&lt;titles&gt;&lt;title&gt;Estimating genotyping errors from genotype and reconstructed pedigree data&lt;/title&gt;&lt;secondary-title&gt;Methods in Ecology and Evolution&lt;/secondary-title&gt;&lt;/titles&gt;&lt;periodical&gt;&lt;full-title&gt;Methods in Ecology and Evolution&lt;/full-title&gt;&lt;/periodical&gt;&lt;pages&gt;109-120&lt;/pages&gt;&lt;volume&gt;9&lt;/volume&gt;&lt;number&gt;1&lt;/number&gt;&lt;dates&gt;&lt;year&gt;2018&lt;/year&gt;&lt;/dates&gt;&lt;isbn&gt;2041-210X&lt;/isbn&gt;&lt;urls&gt;&lt;/urls&gt;&lt;/record&gt;&lt;/Cite&gt;&lt;/EndNote&gt;</w:instrText>
      </w:r>
      <w:r w:rsidR="0023110E">
        <w:fldChar w:fldCharType="separate"/>
      </w:r>
      <w:r w:rsidR="0023110E">
        <w:rPr>
          <w:noProof/>
        </w:rPr>
        <w:t>(Wang 2018)</w:t>
      </w:r>
      <w:r w:rsidR="0023110E">
        <w:fldChar w:fldCharType="end"/>
      </w:r>
      <w:r w:rsidR="004445C8">
        <w:t>.</w:t>
      </w:r>
    </w:p>
    <w:p w14:paraId="602DC10A" w14:textId="43D236E6" w:rsidR="000E20F1" w:rsidRDefault="0000684E" w:rsidP="00A33A3D">
      <w:pPr>
        <w:spacing w:line="360" w:lineRule="auto"/>
        <w:ind w:firstLine="720"/>
      </w:pPr>
      <w:r w:rsidRPr="00D71476">
        <w:t xml:space="preserve">Given the longitudinal nature of the genetic parentage analysis of </w:t>
      </w:r>
      <w:r w:rsidR="00A33A3D" w:rsidRPr="00D71476">
        <w:t>South Fork</w:t>
      </w:r>
      <w:r w:rsidR="000E20F1">
        <w:t xml:space="preserve"> McKenzie River</w:t>
      </w:r>
      <w:r w:rsidRPr="00D71476">
        <w:t xml:space="preserve"> spring Chinook salmon, we developed an automated, reproducible procedure for choosing the best consensus parentage from the outputs of CERVUS and COLONY that does not allow for technician bias. Other changes from previously reported parentage analysis methods include application of an updated version of COLONY</w:t>
      </w:r>
      <w:r w:rsidR="00A33A3D" w:rsidRPr="00D71476">
        <w:t xml:space="preserve">. To evaluate how these changes to software versions and parentage assignment </w:t>
      </w:r>
      <w:r w:rsidR="0023110E">
        <w:t xml:space="preserve">procedure </w:t>
      </w:r>
      <w:r w:rsidR="00A33A3D" w:rsidRPr="00D71476">
        <w:t>may impact results</w:t>
      </w:r>
      <w:r w:rsidR="0023110E">
        <w:t>,</w:t>
      </w:r>
      <w:r w:rsidR="00A33A3D" w:rsidRPr="00D71476">
        <w:t xml:space="preserve"> </w:t>
      </w:r>
      <w:r w:rsidR="00765354">
        <w:t xml:space="preserve">we </w:t>
      </w:r>
      <w:r w:rsidR="00A33A3D" w:rsidRPr="00D71476">
        <w:t>compared results between pedigrees inferred</w:t>
      </w:r>
      <w:r w:rsidR="00D71476">
        <w:t xml:space="preserve"> using the approach used in this report and those inferred </w:t>
      </w:r>
      <w:r w:rsidR="00765354">
        <w:t>in</w:t>
      </w:r>
      <w:r w:rsidR="00A33A3D" w:rsidRPr="00D71476">
        <w:t xml:space="preserve"> previous reports</w:t>
      </w:r>
      <w:r w:rsidR="00765354">
        <w:t xml:space="preserve"> for the six years of overlap in assigned offspring</w:t>
      </w:r>
      <w:r w:rsidR="00765354" w:rsidRPr="00D71476">
        <w:t xml:space="preserve"> </w:t>
      </w:r>
      <w:r w:rsidR="00765354">
        <w:t>(</w:t>
      </w:r>
      <w:r w:rsidR="00765354" w:rsidRPr="00D71476">
        <w:t>20</w:t>
      </w:r>
      <w:r w:rsidR="00765354">
        <w:t>10</w:t>
      </w:r>
      <w:r w:rsidR="00765354" w:rsidRPr="00D71476">
        <w:t xml:space="preserve"> – 201</w:t>
      </w:r>
      <w:r w:rsidR="00765354">
        <w:t>5)</w:t>
      </w:r>
      <w:r w:rsidR="00A33A3D" w:rsidRPr="00D71476">
        <w:t xml:space="preserve">. </w:t>
      </w:r>
      <w:commentRangeStart w:id="24"/>
      <w:r w:rsidR="00E14BA5" w:rsidRPr="00E14BA5">
        <w:t>To facilitate the identification of long term trends in the</w:t>
      </w:r>
      <w:r w:rsidR="00E14BA5">
        <w:t xml:space="preserve"> demographic and genetic characteristics of </w:t>
      </w:r>
      <w:r w:rsidR="000E20F1" w:rsidRPr="00D71476">
        <w:t>South Fork</w:t>
      </w:r>
      <w:r w:rsidR="000E20F1">
        <w:t xml:space="preserve"> McKenzie River</w:t>
      </w:r>
      <w:r w:rsidR="000E20F1" w:rsidRPr="00D71476">
        <w:t xml:space="preserve"> spring Chinook salmon</w:t>
      </w:r>
      <w:r w:rsidR="000E20F1">
        <w:t xml:space="preserve">, we conducted all analyses using the pedigree inferred using the </w:t>
      </w:r>
      <w:r w:rsidR="0023110E">
        <w:t>new</w:t>
      </w:r>
      <w:r w:rsidR="000E20F1">
        <w:t xml:space="preserve"> methods</w:t>
      </w:r>
      <w:r w:rsidR="00765354">
        <w:t xml:space="preserve">. All results presented are based on the </w:t>
      </w:r>
      <w:commentRangeStart w:id="25"/>
      <w:r w:rsidR="00765354">
        <w:t>new</w:t>
      </w:r>
      <w:commentRangeEnd w:id="25"/>
      <w:r w:rsidR="00765354">
        <w:rPr>
          <w:rStyle w:val="CommentReference"/>
        </w:rPr>
        <w:commentReference w:id="25"/>
      </w:r>
      <w:r w:rsidR="00765354">
        <w:t xml:space="preserve"> pedigrees</w:t>
      </w:r>
      <w:r w:rsidR="000E20F1">
        <w:t xml:space="preserve">. </w:t>
      </w:r>
      <w:commentRangeEnd w:id="24"/>
      <w:r w:rsidR="000E20F1">
        <w:rPr>
          <w:rStyle w:val="CommentReference"/>
        </w:rPr>
        <w:commentReference w:id="24"/>
      </w:r>
    </w:p>
    <w:p w14:paraId="776B9D95" w14:textId="76895071" w:rsidR="00E95D9A" w:rsidRPr="00D71476" w:rsidRDefault="00E95D9A" w:rsidP="00E95D9A">
      <w:pPr>
        <w:spacing w:line="360" w:lineRule="auto"/>
      </w:pPr>
    </w:p>
    <w:p w14:paraId="0CDFEDE0" w14:textId="449A847E" w:rsidR="00E95D9A" w:rsidRPr="00D71476" w:rsidRDefault="00E95D9A" w:rsidP="00E95D9A">
      <w:pPr>
        <w:spacing w:line="360" w:lineRule="auto"/>
      </w:pPr>
      <w:r w:rsidRPr="00D71476">
        <w:rPr>
          <w:u w:val="single"/>
        </w:rPr>
        <w:t>Assignments</w:t>
      </w:r>
    </w:p>
    <w:p w14:paraId="688EF7A8" w14:textId="3EB61482" w:rsidR="001C0FB7" w:rsidRPr="00D71476" w:rsidRDefault="001C0FB7" w:rsidP="001C0FB7">
      <w:pPr>
        <w:spacing w:line="360" w:lineRule="auto"/>
        <w:ind w:firstLine="720"/>
      </w:pPr>
      <w:r w:rsidRPr="00D71476">
        <w:t xml:space="preserve">We summarized the number and proportion of unmarked adult Chinook salmon sampled at either the </w:t>
      </w:r>
      <w:r w:rsidR="00B8490A">
        <w:t>Cougar Trap</w:t>
      </w:r>
      <w:r w:rsidRPr="00D71476">
        <w:t xml:space="preserve"> or spawning grounds below </w:t>
      </w:r>
      <w:r w:rsidR="00B8490A">
        <w:t>Cougar Dam</w:t>
      </w:r>
      <w:r w:rsidRPr="00D71476">
        <w:t xml:space="preserve"> in 201</w:t>
      </w:r>
      <w:r w:rsidR="004445C8">
        <w:t>0</w:t>
      </w:r>
      <w:r w:rsidRPr="00D71476">
        <w:t xml:space="preserve"> - 2020 that can be assigned as progeny of Chinook salmon previously released above </w:t>
      </w:r>
      <w:r w:rsidR="00B8490A">
        <w:t>Cougar Dam</w:t>
      </w:r>
      <w:r w:rsidRPr="00D71476">
        <w:t>, South Fork McKenzie River in 20</w:t>
      </w:r>
      <w:r w:rsidR="004445C8">
        <w:t>07</w:t>
      </w:r>
      <w:r w:rsidRPr="00D71476">
        <w:t xml:space="preserve"> - 2017. </w:t>
      </w:r>
    </w:p>
    <w:p w14:paraId="76D9A92A" w14:textId="17E03CF2" w:rsidR="00E95D9A" w:rsidRPr="00D71476" w:rsidRDefault="001C0FB7" w:rsidP="001552C3">
      <w:pPr>
        <w:spacing w:line="360" w:lineRule="auto"/>
        <w:ind w:firstLine="720"/>
      </w:pPr>
      <w:r w:rsidRPr="00D71476">
        <w:t xml:space="preserve">To evaluate the </w:t>
      </w:r>
      <w:r w:rsidR="003B1343">
        <w:t>effect</w:t>
      </w:r>
      <w:r w:rsidRPr="00D71476">
        <w:t xml:space="preserve"> of the LSDR </w:t>
      </w:r>
      <w:r w:rsidR="004445C8">
        <w:t xml:space="preserve">and </w:t>
      </w:r>
      <w:r w:rsidR="00554D18">
        <w:t xml:space="preserve">downstream </w:t>
      </w:r>
      <w:r w:rsidRPr="00D71476">
        <w:t>recycling program</w:t>
      </w:r>
      <w:r w:rsidR="004445C8">
        <w:t>s</w:t>
      </w:r>
      <w:r w:rsidRPr="00D71476">
        <w:t xml:space="preserve">, we determined the number of NOR immigrants </w:t>
      </w:r>
      <w:r w:rsidR="003B1343">
        <w:t xml:space="preserve">and NOR salmon produced above the dam that were </w:t>
      </w:r>
      <w:r w:rsidRPr="00D71476">
        <w:t>collected at</w:t>
      </w:r>
      <w:r w:rsidR="00EA6259">
        <w:t xml:space="preserve"> the</w:t>
      </w:r>
      <w:r w:rsidRPr="00D71476">
        <w:t xml:space="preserve"> </w:t>
      </w:r>
      <w:r w:rsidR="00B8490A">
        <w:t>Cougar Trap</w:t>
      </w:r>
      <w:r w:rsidRPr="00D71476">
        <w:t xml:space="preserve"> each day</w:t>
      </w:r>
      <w:r w:rsidR="003B1343">
        <w:t>.</w:t>
      </w:r>
      <w:r w:rsidR="001552C3">
        <w:t xml:space="preserve"> </w:t>
      </w:r>
      <w:r w:rsidRPr="00D71476">
        <w:t xml:space="preserve">To better understand the relationship between </w:t>
      </w:r>
      <w:r w:rsidR="003F45DC">
        <w:t>arrival time</w:t>
      </w:r>
      <w:r w:rsidRPr="00D71476">
        <w:t xml:space="preserve"> and the probability that an individual collected at </w:t>
      </w:r>
      <w:r w:rsidR="00B8490A">
        <w:t>Cougar Trap</w:t>
      </w:r>
      <w:r w:rsidRPr="00D71476">
        <w:t xml:space="preserve"> was not produced above the dam, we fit a binomial generalized linear</w:t>
      </w:r>
      <w:r w:rsidR="003F45DC">
        <w:t xml:space="preserve"> mixed</w:t>
      </w:r>
      <w:r w:rsidRPr="00D71476">
        <w:t xml:space="preserve"> model (</w:t>
      </w:r>
      <w:proofErr w:type="spellStart"/>
      <w:r w:rsidRPr="00D71476">
        <w:t>GLM</w:t>
      </w:r>
      <w:r w:rsidR="003F45DC">
        <w:t>M</w:t>
      </w:r>
      <w:r w:rsidR="003F45DC">
        <w:rPr>
          <w:vertAlign w:val="subscript"/>
        </w:rPr>
        <w:t>immigrant</w:t>
      </w:r>
      <w:proofErr w:type="spellEnd"/>
      <w:r w:rsidRPr="00D71476">
        <w:t xml:space="preserve">) using </w:t>
      </w:r>
      <w:r w:rsidRPr="00EA6259">
        <w:rPr>
          <w:i/>
          <w:iCs/>
        </w:rPr>
        <w:t>sex</w:t>
      </w:r>
      <w:r w:rsidRPr="00D71476">
        <w:t xml:space="preserve">, </w:t>
      </w:r>
      <w:r w:rsidR="003F45DC">
        <w:t xml:space="preserve">and the </w:t>
      </w:r>
      <w:r w:rsidRPr="00EA6259">
        <w:rPr>
          <w:i/>
          <w:iCs/>
        </w:rPr>
        <w:t>Julian day</w:t>
      </w:r>
      <w:r w:rsidR="003F45DC" w:rsidRPr="00EA6259">
        <w:rPr>
          <w:i/>
          <w:iCs/>
        </w:rPr>
        <w:t xml:space="preserve"> of sampling</w:t>
      </w:r>
      <w:r w:rsidR="003F45DC">
        <w:t xml:space="preserve"> at </w:t>
      </w:r>
      <w:r w:rsidR="00EA6259">
        <w:t xml:space="preserve">the </w:t>
      </w:r>
      <w:r w:rsidR="00B8490A">
        <w:t>Cougar Trap</w:t>
      </w:r>
      <w:r w:rsidRPr="00D71476">
        <w:t>, across</w:t>
      </w:r>
      <w:r w:rsidR="004445C8">
        <w:t xml:space="preserve"> </w:t>
      </w:r>
      <w:r w:rsidR="00EA6259">
        <w:t xml:space="preserve">the </w:t>
      </w:r>
      <w:r w:rsidRPr="00D71476">
        <w:t>years in our combined pedigree where we evaluate all possible parentages</w:t>
      </w:r>
      <w:r w:rsidR="004445C8">
        <w:t xml:space="preserve"> of potential offspring</w:t>
      </w:r>
      <w:r w:rsidRPr="00D71476">
        <w:t xml:space="preserve"> (offspring years 2013 – 2020). </w:t>
      </w:r>
      <w:r w:rsidR="003F45DC">
        <w:t xml:space="preserve">Because the relationship varied strongly across years, we also included a random slope for </w:t>
      </w:r>
      <w:r w:rsidR="003F45DC" w:rsidRPr="00EA6259">
        <w:rPr>
          <w:i/>
          <w:iCs/>
        </w:rPr>
        <w:t xml:space="preserve">Julian day of sampling </w:t>
      </w:r>
      <w:r w:rsidR="003F45DC">
        <w:t>across years</w:t>
      </w:r>
      <w:r w:rsidR="00EA6259">
        <w:t xml:space="preserve"> and a random intercept for year</w:t>
      </w:r>
      <w:r w:rsidR="003F45DC">
        <w:t xml:space="preserve">. </w:t>
      </w:r>
      <w:r w:rsidR="004445C8">
        <w:t>After model validation, e</w:t>
      </w:r>
      <w:r w:rsidR="00153134" w:rsidRPr="00D71476">
        <w:t xml:space="preserve">ffects of </w:t>
      </w:r>
      <w:r w:rsidR="003F45DC" w:rsidRPr="00EA6259">
        <w:rPr>
          <w:i/>
          <w:iCs/>
        </w:rPr>
        <w:t>s</w:t>
      </w:r>
      <w:r w:rsidR="00153134" w:rsidRPr="00EA6259">
        <w:rPr>
          <w:i/>
          <w:iCs/>
        </w:rPr>
        <w:t>ex</w:t>
      </w:r>
      <w:r w:rsidR="00153134" w:rsidRPr="00D71476">
        <w:t xml:space="preserve"> </w:t>
      </w:r>
      <w:r w:rsidR="00EA6259">
        <w:t xml:space="preserve">and </w:t>
      </w:r>
      <w:r w:rsidR="00EA6259" w:rsidRPr="00EA6259">
        <w:rPr>
          <w:i/>
          <w:iCs/>
        </w:rPr>
        <w:t>Julian day of sampling</w:t>
      </w:r>
      <w:r w:rsidR="00EA6259">
        <w:t xml:space="preserve"> </w:t>
      </w:r>
      <w:r w:rsidR="00153134" w:rsidRPr="00D71476">
        <w:t>were evaluated using likelihood ratio tests and Wald Tests.</w:t>
      </w:r>
    </w:p>
    <w:p w14:paraId="75788DFE" w14:textId="2CEC4595" w:rsidR="000B5941" w:rsidRPr="00D71476" w:rsidRDefault="000B5941" w:rsidP="000B5941">
      <w:pPr>
        <w:spacing w:line="360" w:lineRule="auto"/>
      </w:pPr>
    </w:p>
    <w:p w14:paraId="7F3625CA" w14:textId="7B8E23A7" w:rsidR="000B5941" w:rsidRPr="00D71476" w:rsidRDefault="00D00DAB" w:rsidP="000B5941">
      <w:pPr>
        <w:spacing w:line="360" w:lineRule="auto"/>
        <w:rPr>
          <w:u w:val="single"/>
        </w:rPr>
      </w:pPr>
      <w:r w:rsidRPr="00D71476">
        <w:rPr>
          <w:u w:val="single"/>
        </w:rPr>
        <w:t>Demograph</w:t>
      </w:r>
      <w:r w:rsidR="00171088" w:rsidRPr="00D71476">
        <w:rPr>
          <w:u w:val="single"/>
        </w:rPr>
        <w:t>y</w:t>
      </w:r>
    </w:p>
    <w:p w14:paraId="28F824C6" w14:textId="77777777" w:rsidR="00171088" w:rsidRPr="00D71476" w:rsidRDefault="00171088" w:rsidP="00171088">
      <w:pPr>
        <w:spacing w:line="360" w:lineRule="auto"/>
      </w:pPr>
      <w:r w:rsidRPr="00D71476">
        <w:rPr>
          <w:i/>
          <w:iCs/>
        </w:rPr>
        <w:t>Age at Maturity</w:t>
      </w:r>
      <w:r w:rsidRPr="00D71476">
        <w:t xml:space="preserve"> </w:t>
      </w:r>
    </w:p>
    <w:p w14:paraId="2CB6F529" w14:textId="517D12E5" w:rsidR="00171088" w:rsidRPr="00D71476" w:rsidRDefault="00171088" w:rsidP="00171088">
      <w:pPr>
        <w:spacing w:line="360" w:lineRule="auto"/>
        <w:ind w:firstLine="720"/>
      </w:pPr>
      <w:r w:rsidRPr="00D71476">
        <w:t xml:space="preserve">For each assigned progeny, </w:t>
      </w:r>
      <w:r w:rsidR="001C0FB7" w:rsidRPr="00D71476">
        <w:t xml:space="preserve">we subtracted </w:t>
      </w:r>
      <w:r w:rsidRPr="00D71476">
        <w:t xml:space="preserve">the year </w:t>
      </w:r>
      <w:r w:rsidR="004445C8">
        <w:t xml:space="preserve">potential offspring returned </w:t>
      </w:r>
      <w:r w:rsidRPr="00D71476">
        <w:t>(e.g., 2016) by each parent(s) release year (e.g., 2013) to infer the age at maturity of progeny (e.g., age-3) and determi</w:t>
      </w:r>
      <w:r w:rsidR="001C0FB7" w:rsidRPr="00D71476">
        <w:t>ned</w:t>
      </w:r>
      <w:r w:rsidRPr="00D71476">
        <w:t xml:space="preserve"> overall age structure among the adult returns from 2010 - 2020. Note that, because our candidate parents include salmon released above the dam from 2007 onwards, we </w:t>
      </w:r>
      <w:r w:rsidR="001C0FB7" w:rsidRPr="00D71476">
        <w:t>we</w:t>
      </w:r>
      <w:r w:rsidRPr="00D71476">
        <w:t>re able to identify age</w:t>
      </w:r>
      <w:r w:rsidR="00113D3A">
        <w:t>-</w:t>
      </w:r>
      <w:r w:rsidRPr="00D71476">
        <w:t>3, 4, 5, and 6 offspring in return years 2013 – 2020. For example, we cannot identify age</w:t>
      </w:r>
      <w:r w:rsidR="00554D18">
        <w:t>-</w:t>
      </w:r>
      <w:r w:rsidRPr="00D71476">
        <w:t>5 salmon returning in 2010, because we d</w:t>
      </w:r>
      <w:r w:rsidR="001C0FB7" w:rsidRPr="00D71476">
        <w:t>id</w:t>
      </w:r>
      <w:r w:rsidRPr="00D71476">
        <w:t xml:space="preserve"> not examine candidate parents from 2005.</w:t>
      </w:r>
    </w:p>
    <w:p w14:paraId="29F815F2" w14:textId="77777777" w:rsidR="00171088" w:rsidRPr="00D71476" w:rsidRDefault="00171088" w:rsidP="000B5941">
      <w:pPr>
        <w:spacing w:line="360" w:lineRule="auto"/>
        <w:rPr>
          <w:i/>
          <w:iCs/>
        </w:rPr>
      </w:pPr>
    </w:p>
    <w:p w14:paraId="2C196859" w14:textId="1B6461E1" w:rsidR="00171088" w:rsidRPr="00D71476" w:rsidRDefault="00171088" w:rsidP="000B5941">
      <w:pPr>
        <w:spacing w:line="360" w:lineRule="auto"/>
        <w:rPr>
          <w:i/>
          <w:iCs/>
        </w:rPr>
      </w:pPr>
      <w:r w:rsidRPr="00D71476">
        <w:rPr>
          <w:i/>
          <w:iCs/>
        </w:rPr>
        <w:t>Total Lifetime Fitness</w:t>
      </w:r>
    </w:p>
    <w:p w14:paraId="764256FD" w14:textId="6D2D13A0" w:rsidR="00171088" w:rsidRDefault="00994789" w:rsidP="000B5941">
      <w:pPr>
        <w:spacing w:line="360" w:lineRule="auto"/>
      </w:pPr>
      <w:r w:rsidRPr="00D71476">
        <w:tab/>
      </w:r>
      <w:r w:rsidR="00D71476">
        <w:t>We define</w:t>
      </w:r>
      <w:r w:rsidR="007A014D">
        <w:t>d</w:t>
      </w:r>
      <w:r w:rsidR="00D71476">
        <w:t xml:space="preserve"> total lifetime fitness (TLF) as the total number of </w:t>
      </w:r>
      <w:r w:rsidR="00554D18">
        <w:t xml:space="preserve">adult </w:t>
      </w:r>
      <w:r w:rsidR="00D71476">
        <w:t>offspring assigned to a candidate parent</w:t>
      </w:r>
      <w:r w:rsidR="007A014D">
        <w:t xml:space="preserve"> (Fig. 2)</w:t>
      </w:r>
      <w:r w:rsidR="00D71476">
        <w:t>. We estimated TLF for all candidate parents in our dataset, including</w:t>
      </w:r>
      <w:r w:rsidR="007A014D">
        <w:t xml:space="preserve"> HOR</w:t>
      </w:r>
      <w:r w:rsidR="00D71476">
        <w:t xml:space="preserve"> hatchery outplants from 2007</w:t>
      </w:r>
      <w:r w:rsidR="007A014D">
        <w:t xml:space="preserve"> – </w:t>
      </w:r>
      <w:r w:rsidR="00D71476">
        <w:t xml:space="preserve">2017, </w:t>
      </w:r>
      <w:r w:rsidR="007A014D">
        <w:t xml:space="preserve">NOR, HOR and unknown origin salmon released above </w:t>
      </w:r>
      <w:r w:rsidR="00B8490A">
        <w:t>Cougar Dam</w:t>
      </w:r>
      <w:r w:rsidR="007A014D">
        <w:t xml:space="preserve"> from the </w:t>
      </w:r>
      <w:r w:rsidR="00B8490A">
        <w:t>Cougar Trap</w:t>
      </w:r>
      <w:r w:rsidR="007A014D">
        <w:t xml:space="preserve"> from 201</w:t>
      </w:r>
      <w:r w:rsidR="004445C8">
        <w:t>0</w:t>
      </w:r>
      <w:r w:rsidR="007A014D">
        <w:t xml:space="preserve"> – 2017, precocial male salmon sampled above </w:t>
      </w:r>
      <w:r w:rsidR="00B8490A">
        <w:t>Cougar Dam</w:t>
      </w:r>
      <w:r w:rsidR="007A014D">
        <w:t xml:space="preserve"> in 2014, and NOR salmon sampled as carcasses during spawning ground surveys above the dam in 2014 and 2016. </w:t>
      </w:r>
    </w:p>
    <w:p w14:paraId="75EE824A" w14:textId="1C0B53DB" w:rsidR="004640B8" w:rsidRDefault="000D645F" w:rsidP="000B5941">
      <w:pPr>
        <w:spacing w:line="360" w:lineRule="auto"/>
      </w:pPr>
      <w:r>
        <w:tab/>
      </w:r>
      <w:r w:rsidR="0023110E">
        <w:t>M</w:t>
      </w:r>
      <w:r w:rsidRPr="00D71476">
        <w:t>ost Chinook salmon on the South Fork McKenzie River express an age at maturity of 3 - 6 years</w:t>
      </w:r>
      <w:r>
        <w:t xml:space="preserve">. Therefore, we </w:t>
      </w:r>
      <w:r w:rsidR="0023110E">
        <w:t>estimated</w:t>
      </w:r>
      <w:r>
        <w:t xml:space="preserve"> TLF for candidate parents only if we sample</w:t>
      </w:r>
      <w:r w:rsidR="0023110E">
        <w:t>d their</w:t>
      </w:r>
      <w:r>
        <w:t xml:space="preserve"> potential offspring 3, 4, 5, and 6 years after candidate parents </w:t>
      </w:r>
      <w:r w:rsidR="0023110E">
        <w:t xml:space="preserve">were released above </w:t>
      </w:r>
      <w:r w:rsidR="00B8490A">
        <w:t>Cougar Dam</w:t>
      </w:r>
      <w:r>
        <w:t xml:space="preserve"> (Fig. 2). We </w:t>
      </w:r>
      <w:r w:rsidR="004445C8">
        <w:t>genotyped</w:t>
      </w:r>
      <w:r>
        <w:t xml:space="preserve"> candidate parents from 2007 – 2017 and potential offspring from 201</w:t>
      </w:r>
      <w:r w:rsidR="004445C8">
        <w:t>0</w:t>
      </w:r>
      <w:r>
        <w:t xml:space="preserve"> – 2020, therefore we present TLF for candidate parents from 2007 – 2014. We also present </w:t>
      </w:r>
      <w:commentRangeStart w:id="26"/>
      <w:r w:rsidR="0023110E">
        <w:t xml:space="preserve">partial </w:t>
      </w:r>
      <w:r>
        <w:t>estimates of TLF</w:t>
      </w:r>
      <w:commentRangeEnd w:id="26"/>
      <w:r w:rsidR="00554D18">
        <w:rPr>
          <w:rStyle w:val="CommentReference"/>
        </w:rPr>
        <w:commentReference w:id="26"/>
      </w:r>
      <w:r>
        <w:t xml:space="preserve"> for candidate parents in 2015, 2016 and 2017, but note that these </w:t>
      </w:r>
      <w:r w:rsidR="0023110E">
        <w:t>partial values</w:t>
      </w:r>
      <w:r>
        <w:t xml:space="preserve"> underestimate TLF and the severity of the underestimation depends on the age structure of Chinook salmon in this river. We </w:t>
      </w:r>
      <w:r w:rsidR="00AE423F">
        <w:t xml:space="preserve">always note these partial TLFs with an asterisk in figures and tables. </w:t>
      </w:r>
    </w:p>
    <w:p w14:paraId="5DE2F53A" w14:textId="77777777" w:rsidR="00994789" w:rsidRPr="00D71476" w:rsidRDefault="00994789" w:rsidP="000B5941">
      <w:pPr>
        <w:spacing w:line="360" w:lineRule="auto"/>
      </w:pPr>
    </w:p>
    <w:p w14:paraId="6B4C4C38" w14:textId="59FED94F" w:rsidR="00171088" w:rsidRPr="00D71476" w:rsidRDefault="00171088" w:rsidP="000B5941">
      <w:pPr>
        <w:spacing w:line="360" w:lineRule="auto"/>
        <w:rPr>
          <w:i/>
          <w:iCs/>
        </w:rPr>
      </w:pPr>
      <w:r w:rsidRPr="00D71476">
        <w:rPr>
          <w:i/>
          <w:iCs/>
        </w:rPr>
        <w:t>Cohort Replacement Rate</w:t>
      </w:r>
    </w:p>
    <w:p w14:paraId="20E3A0AA" w14:textId="0A8CEA91" w:rsidR="00171088" w:rsidRDefault="00994789" w:rsidP="004445C8">
      <w:pPr>
        <w:spacing w:line="360" w:lineRule="auto"/>
      </w:pPr>
      <w:r w:rsidRPr="00D71476">
        <w:rPr>
          <w:i/>
          <w:iCs/>
        </w:rPr>
        <w:tab/>
      </w:r>
      <w:r w:rsidR="007A014D" w:rsidRPr="007A014D">
        <w:t>Cohort replacement rate (</w:t>
      </w:r>
      <w:proofErr w:type="spellStart"/>
      <w:r w:rsidR="007A014D" w:rsidRPr="007A014D">
        <w:t>CRR</w:t>
      </w:r>
      <w:r w:rsidR="00203F86">
        <w:rPr>
          <w:vertAlign w:val="subscript"/>
        </w:rPr>
        <w:t>total</w:t>
      </w:r>
      <w:proofErr w:type="spellEnd"/>
      <w:r w:rsidR="007A014D" w:rsidRPr="007A014D">
        <w:t xml:space="preserve">), or “the number of future spawners produced by a spawner” </w:t>
      </w:r>
      <w:r w:rsidR="0023110E">
        <w:fldChar w:fldCharType="begin"/>
      </w:r>
      <w:r w:rsidR="0023110E">
        <w:instrText xml:space="preserve"> ADDIN EN.CITE &lt;EndNote&gt;&lt;Cite&gt;&lt;Author&gt;Botsford&lt;/Author&gt;&lt;Year&gt;1998&lt;/Year&gt;&lt;RecNum&gt;1546&lt;/RecNum&gt;&lt;DisplayText&gt;(Botsford &amp;amp; Brittnacher 1998)&lt;/DisplayText&gt;&lt;record&gt;&lt;rec-number&gt;1546&lt;/rec-number&gt;&lt;foreign-keys&gt;&lt;key app="EN" db-id="fstdwt0t3xzrskewzvmxpsf80xx25990rfrd" timestamp="1666299118"&gt;1546&lt;/key&gt;&lt;/foreign-keys&gt;&lt;ref-type name="Journal Article"&gt;17&lt;/ref-type&gt;&lt;contributors&gt;&lt;authors&gt;&lt;author&gt;Botsford, Louis W&lt;/author&gt;&lt;author&gt;Brittnacher, John G&lt;/author&gt;&lt;/authors&gt;&lt;/contributors&gt;&lt;titles&gt;&lt;title&gt;Viability of sacramento river winter‐run Chinook salmon&lt;/title&gt;&lt;secondary-title&gt;Conservation Biology&lt;/secondary-title&gt;&lt;/titles&gt;&lt;periodical&gt;&lt;full-title&gt;Conservation Biology&lt;/full-title&gt;&lt;/periodical&gt;&lt;pages&gt;65-79&lt;/pages&gt;&lt;volume&gt;12&lt;/volume&gt;&lt;number&gt;1&lt;/number&gt;&lt;dates&gt;&lt;year&gt;1998&lt;/year&gt;&lt;/dates&gt;&lt;isbn&gt;0888-8892&lt;/isbn&gt;&lt;urls&gt;&lt;/urls&gt;&lt;/record&gt;&lt;/Cite&gt;&lt;/EndNote&gt;</w:instrText>
      </w:r>
      <w:r w:rsidR="0023110E">
        <w:fldChar w:fldCharType="separate"/>
      </w:r>
      <w:r w:rsidR="0023110E">
        <w:rPr>
          <w:noProof/>
        </w:rPr>
        <w:t>(Botsford &amp; Brittnacher 1998)</w:t>
      </w:r>
      <w:r w:rsidR="0023110E">
        <w:fldChar w:fldCharType="end"/>
      </w:r>
      <w:r w:rsidR="0023110E">
        <w:t xml:space="preserve"> </w:t>
      </w:r>
      <w:r w:rsidR="007A014D">
        <w:t xml:space="preserve">was estimated for each cohort of candidate parents </w:t>
      </w:r>
      <w:r w:rsidR="007A014D">
        <w:lastRenderedPageBreak/>
        <w:t xml:space="preserve">released or observed above the </w:t>
      </w:r>
      <w:r w:rsidR="00B8490A">
        <w:t>Cougar Dam</w:t>
      </w:r>
      <w:r w:rsidR="007A014D">
        <w:t xml:space="preserve">. </w:t>
      </w:r>
      <w:r w:rsidR="007A014D" w:rsidRPr="007A014D">
        <w:t xml:space="preserve">We </w:t>
      </w:r>
      <w:r w:rsidR="007A014D">
        <w:t xml:space="preserve">also </w:t>
      </w:r>
      <w:r w:rsidR="007A014D" w:rsidRPr="007A014D">
        <w:t>report both a female-only CRR</w:t>
      </w:r>
      <w:r w:rsidR="007A014D" w:rsidRPr="007A014D">
        <w:rPr>
          <w:vertAlign w:val="subscript"/>
        </w:rPr>
        <w:t>F</w:t>
      </w:r>
      <w:r w:rsidR="007A014D" w:rsidRPr="007A014D">
        <w:t xml:space="preserve"> and a male-only CRR</w:t>
      </w:r>
      <w:r w:rsidR="007A014D" w:rsidRPr="007A014D">
        <w:rPr>
          <w:vertAlign w:val="subscript"/>
        </w:rPr>
        <w:t>M</w:t>
      </w:r>
      <w:r w:rsidR="007A014D" w:rsidRPr="007A014D">
        <w:t xml:space="preserve">. </w:t>
      </w:r>
      <w:r w:rsidR="007A014D">
        <w:t>These sex specific CRRs</w:t>
      </w:r>
      <w:r w:rsidR="007A014D" w:rsidRPr="007A014D">
        <w:t xml:space="preserve"> were calculated by </w:t>
      </w:r>
      <w:r w:rsidR="004445C8">
        <w:t xml:space="preserve">summing the </w:t>
      </w:r>
      <w:r w:rsidR="007A014D" w:rsidRPr="007A014D">
        <w:t xml:space="preserve">assigned same-sex progeny and dividing </w:t>
      </w:r>
      <w:r w:rsidR="00AD5AC1">
        <w:t xml:space="preserve">this sum </w:t>
      </w:r>
      <w:r w:rsidR="007A014D" w:rsidRPr="007A014D">
        <w:t xml:space="preserve">by the total number of released females or males. For example, a </w:t>
      </w:r>
      <w:r w:rsidR="007A014D">
        <w:t>CRR</w:t>
      </w:r>
      <w:r w:rsidR="007A014D">
        <w:rPr>
          <w:vertAlign w:val="subscript"/>
        </w:rPr>
        <w:t>F</w:t>
      </w:r>
      <w:r w:rsidR="007A014D" w:rsidRPr="007A014D">
        <w:t xml:space="preserve"> = total number of age-3, age-4 and age-5 female progeny produced by females</w:t>
      </w:r>
      <w:r w:rsidR="007A014D">
        <w:t xml:space="preserve"> released or observed above </w:t>
      </w:r>
      <w:r w:rsidR="00B8490A">
        <w:t>Cougar Dam</w:t>
      </w:r>
      <w:r w:rsidR="007A014D" w:rsidRPr="007A014D">
        <w:t xml:space="preserve"> </w:t>
      </w:r>
      <w:r w:rsidR="007A014D">
        <w:t>divided by</w:t>
      </w:r>
      <w:r w:rsidR="007A014D" w:rsidRPr="007A014D">
        <w:t xml:space="preserve"> the total number of females</w:t>
      </w:r>
      <w:r w:rsidR="007A014D">
        <w:t xml:space="preserve"> released or observed above </w:t>
      </w:r>
      <w:r w:rsidR="00B8490A">
        <w:t>Cougar Dam</w:t>
      </w:r>
      <w:r w:rsidR="007A014D" w:rsidRPr="007A014D">
        <w:t>.</w:t>
      </w:r>
      <w:r w:rsidR="00A06A19">
        <w:t xml:space="preserve"> Similar to our TLF results, the age structure of Chinook salmon </w:t>
      </w:r>
      <w:r w:rsidR="004445C8">
        <w:t xml:space="preserve">in </w:t>
      </w:r>
      <w:r w:rsidR="00A06A19">
        <w:t>the McKenzie River precludes us from estimating an accurate CRR until age 6 offspring of candidate parents have returned and are sampled. Therefore, we present CRR</w:t>
      </w:r>
      <w:r w:rsidR="0040081E">
        <w:t xml:space="preserve"> estimates</w:t>
      </w:r>
      <w:r w:rsidR="00A06A19">
        <w:t xml:space="preserve"> for parental cohorts from 2007 – 201</w:t>
      </w:r>
      <w:r w:rsidR="00203F86">
        <w:t>5</w:t>
      </w:r>
      <w:r w:rsidR="00A06A19">
        <w:t xml:space="preserve"> but note that these likely underestimate </w:t>
      </w:r>
      <w:r w:rsidR="0040081E">
        <w:t xml:space="preserve">the </w:t>
      </w:r>
      <w:r w:rsidR="00A06A19">
        <w:t>true CRR in 2015</w:t>
      </w:r>
      <w:r w:rsidR="00203F86">
        <w:t xml:space="preserve">. </w:t>
      </w:r>
      <w:r w:rsidR="00A06A19">
        <w:t>Th</w:t>
      </w:r>
      <w:r w:rsidR="00203F86">
        <w:t>is</w:t>
      </w:r>
      <w:r w:rsidR="00A06A19">
        <w:t xml:space="preserve"> </w:t>
      </w:r>
      <w:r w:rsidR="00203F86">
        <w:t>year is</w:t>
      </w:r>
      <w:r w:rsidR="00A06A19">
        <w:t xml:space="preserve"> noted </w:t>
      </w:r>
      <w:r w:rsidR="00203F86">
        <w:t>with</w:t>
      </w:r>
      <w:r w:rsidR="00A06A19">
        <w:t xml:space="preserve"> asterisks in tables and figures. </w:t>
      </w:r>
    </w:p>
    <w:p w14:paraId="19875824" w14:textId="0D3F7A45" w:rsidR="00AD5AC1" w:rsidRPr="00203F86" w:rsidRDefault="00AD5AC1" w:rsidP="004445C8">
      <w:pPr>
        <w:spacing w:line="360" w:lineRule="auto"/>
      </w:pPr>
      <w:r>
        <w:tab/>
      </w:r>
      <w:commentRangeStart w:id="27"/>
      <w:r>
        <w:t>Note that our definition</w:t>
      </w:r>
      <w:r w:rsidR="00203F86">
        <w:t>s</w:t>
      </w:r>
      <w:r>
        <w:t xml:space="preserve"> and </w:t>
      </w:r>
      <w:r w:rsidR="0040081E">
        <w:t>estimation</w:t>
      </w:r>
      <w:r>
        <w:t xml:space="preserve"> of CRR</w:t>
      </w:r>
      <w:r w:rsidR="00203F86">
        <w:t xml:space="preserve"> values</w:t>
      </w:r>
      <w:r>
        <w:t xml:space="preserve"> differ from those used in previous reports. Only the </w:t>
      </w:r>
      <w:r w:rsidRPr="007A014D">
        <w:t>CRR</w:t>
      </w:r>
      <w:r w:rsidRPr="007A014D">
        <w:rPr>
          <w:vertAlign w:val="subscript"/>
        </w:rPr>
        <w:t>F</w:t>
      </w:r>
      <w:r>
        <w:t xml:space="preserve"> (</w:t>
      </w:r>
      <w:r w:rsidR="00203F86">
        <w:t xml:space="preserve">previously </w:t>
      </w:r>
      <w:r>
        <w:t>presented as CRR) was presented in previous reports, and in some reports</w:t>
      </w:r>
      <w:r w:rsidR="00F021CF">
        <w:t>,</w:t>
      </w:r>
      <w:r>
        <w:t xml:space="preserve"> both carcasses and unsampled offspring inferred from </w:t>
      </w:r>
      <w:proofErr w:type="spellStart"/>
      <w:r>
        <w:t>grandparentage</w:t>
      </w:r>
      <w:proofErr w:type="spellEnd"/>
      <w:r>
        <w:t xml:space="preserve"> analysis contributed to the CRR</w:t>
      </w:r>
      <w:r>
        <w:rPr>
          <w:vertAlign w:val="subscript"/>
        </w:rPr>
        <w:t>F</w:t>
      </w:r>
      <w:r>
        <w:t>, whereas other</w:t>
      </w:r>
      <w:r w:rsidR="00F021CF">
        <w:t>s only</w:t>
      </w:r>
      <w:r>
        <w:t xml:space="preserve"> </w:t>
      </w:r>
      <w:r w:rsidR="00F021CF">
        <w:t>considered the contribution to CRR</w:t>
      </w:r>
      <w:r w:rsidR="00F021CF">
        <w:rPr>
          <w:vertAlign w:val="subscript"/>
        </w:rPr>
        <w:t xml:space="preserve">F </w:t>
      </w:r>
      <w:r w:rsidR="00F021CF">
        <w:t xml:space="preserve">made by offspring sampled at the </w:t>
      </w:r>
      <w:r w:rsidR="00B8490A">
        <w:t>Cougar Trap</w:t>
      </w:r>
      <w:r>
        <w:t xml:space="preserve">. </w:t>
      </w:r>
      <w:r w:rsidR="006F0FFA">
        <w:t xml:space="preserve">CRR values might also vary due to changes in genotype quality filtering and assignment. </w:t>
      </w:r>
      <w:r w:rsidR="0040081E">
        <w:t>To permit the identification of long term trends</w:t>
      </w:r>
      <w:r w:rsidR="006F0FFA">
        <w:t xml:space="preserve"> in CRR in this report</w:t>
      </w:r>
      <w:r w:rsidR="0040081E">
        <w:t>, we present CRR values for years previously reported (2007 – 2010)</w:t>
      </w:r>
      <w:r w:rsidR="006F0FFA">
        <w:t>, as well as CRR values for 2011 - 2017</w:t>
      </w:r>
      <w:r w:rsidR="0040081E">
        <w:t xml:space="preserve"> using </w:t>
      </w:r>
      <w:r w:rsidR="006F0FFA">
        <w:t>the same</w:t>
      </w:r>
      <w:r w:rsidR="0040081E">
        <w:t xml:space="preserve"> approach. </w:t>
      </w:r>
      <w:commentRangeEnd w:id="27"/>
      <w:r w:rsidR="0040081E">
        <w:rPr>
          <w:rStyle w:val="CommentReference"/>
        </w:rPr>
        <w:commentReference w:id="27"/>
      </w:r>
      <w:r w:rsidR="00203F86">
        <w:t xml:space="preserve">We also clearly distinguish between </w:t>
      </w:r>
      <w:proofErr w:type="spellStart"/>
      <w:r w:rsidR="00203F86">
        <w:t>CRR</w:t>
      </w:r>
      <w:r w:rsidR="00203F86">
        <w:rPr>
          <w:vertAlign w:val="subscript"/>
        </w:rPr>
        <w:t>total</w:t>
      </w:r>
      <w:proofErr w:type="spellEnd"/>
      <w:r w:rsidR="00203F86">
        <w:t xml:space="preserve"> (estimated using all salmon), CRR</w:t>
      </w:r>
      <w:r w:rsidR="00203F86">
        <w:rPr>
          <w:vertAlign w:val="subscript"/>
        </w:rPr>
        <w:t>F</w:t>
      </w:r>
      <w:r w:rsidR="00203F86">
        <w:t xml:space="preserve"> (estimated using only female salmon), and CRR</w:t>
      </w:r>
      <w:r w:rsidR="00203F86">
        <w:rPr>
          <w:vertAlign w:val="subscript"/>
        </w:rPr>
        <w:t>M</w:t>
      </w:r>
      <w:r w:rsidR="00203F86">
        <w:t xml:space="preserve"> (estimated using only male salmon).</w:t>
      </w:r>
    </w:p>
    <w:p w14:paraId="2C356293" w14:textId="77777777" w:rsidR="00994789" w:rsidRPr="00D71476" w:rsidRDefault="00994789" w:rsidP="000B5941">
      <w:pPr>
        <w:spacing w:line="360" w:lineRule="auto"/>
      </w:pPr>
    </w:p>
    <w:p w14:paraId="659704A5" w14:textId="062879C4" w:rsidR="00171088" w:rsidRPr="00D71476" w:rsidRDefault="00171088" w:rsidP="000B5941">
      <w:pPr>
        <w:spacing w:line="360" w:lineRule="auto"/>
        <w:rPr>
          <w:i/>
          <w:iCs/>
        </w:rPr>
      </w:pPr>
      <w:r w:rsidRPr="00D71476">
        <w:rPr>
          <w:i/>
          <w:iCs/>
        </w:rPr>
        <w:t>Effective Number of Breeders</w:t>
      </w:r>
    </w:p>
    <w:p w14:paraId="2BBB5FDF" w14:textId="493891BF" w:rsidR="00765402" w:rsidRPr="006F0FFA" w:rsidRDefault="00994789" w:rsidP="00811F41">
      <w:pPr>
        <w:spacing w:line="360" w:lineRule="auto"/>
        <w:rPr>
          <w:color w:val="000000" w:themeColor="text1"/>
        </w:rPr>
      </w:pPr>
      <w:r w:rsidRPr="00D71476">
        <w:tab/>
      </w:r>
      <w:r w:rsidR="00811F41" w:rsidRPr="00811F41">
        <w:t>The effective number of breeders (</w:t>
      </w:r>
      <w:r w:rsidR="00811F41" w:rsidRPr="00811F41">
        <w:rPr>
          <w:i/>
        </w:rPr>
        <w:t>N</w:t>
      </w:r>
      <w:r w:rsidR="00811F41" w:rsidRPr="00811F41">
        <w:rPr>
          <w:i/>
          <w:vertAlign w:val="subscript"/>
        </w:rPr>
        <w:t>b</w:t>
      </w:r>
      <w:r w:rsidR="00811F41" w:rsidRPr="00811F41">
        <w:t xml:space="preserve">) among </w:t>
      </w:r>
      <w:r w:rsidR="00811F41">
        <w:t xml:space="preserve">cohorts of salmon released or observed above </w:t>
      </w:r>
      <w:r w:rsidR="00B8490A">
        <w:t>Cougar Dam</w:t>
      </w:r>
      <w:r w:rsidR="00811F41">
        <w:t xml:space="preserve"> from 2007 - 2017</w:t>
      </w:r>
      <w:r w:rsidR="00811F41" w:rsidRPr="00811F41">
        <w:t xml:space="preserve"> was estimated using the linkage disequilibrium (LD) method, as implemented in the program NEESTIMATOR </w:t>
      </w:r>
      <w:r w:rsidR="00765402">
        <w:t>v</w:t>
      </w:r>
      <w:r w:rsidR="00811F41" w:rsidRPr="00811F41">
        <w:t>2.1</w:t>
      </w:r>
      <w:r w:rsidR="00F021CF">
        <w:t xml:space="preserve"> </w:t>
      </w:r>
      <w:r w:rsidR="00F021CF">
        <w:fldChar w:fldCharType="begin"/>
      </w:r>
      <w:r w:rsidR="00F021CF">
        <w:instrText xml:space="preserve"> ADDIN EN.CITE &lt;EndNote&gt;&lt;Cite&gt;&lt;Author&gt;Do&lt;/Author&gt;&lt;Year&gt;2014&lt;/Year&gt;&lt;RecNum&gt;1547&lt;/RecNum&gt;&lt;DisplayText&gt;(Waples &amp;amp; Do 2008; Do et al. 2014)&lt;/DisplayText&gt;&lt;record&gt;&lt;rec-number&gt;1547&lt;/rec-number&gt;&lt;foreign-keys&gt;&lt;key app="EN" db-id="fstdwt0t3xzrskewzvmxpsf80xx25990rfrd" timestamp="1666299966"&gt;1547&lt;/key&gt;&lt;/foreign-keys&gt;&lt;ref-type name="Journal Article"&gt;17&lt;/ref-type&gt;&lt;contributors&gt;&lt;authors&gt;&lt;author&gt;Do, Chi&lt;/author&gt;&lt;author&gt;Waples, Robin S&lt;/author&gt;&lt;author&gt;Peel, David&lt;/author&gt;&lt;author&gt;Macbeth, GM&lt;/author&gt;&lt;author&gt;Tillett, Bree J&lt;/author&gt;&lt;author&gt;Ovenden, Jennifer R&lt;/author&gt;&lt;/authors&gt;&lt;/contributors&gt;&lt;titles&gt;&lt;title&gt;NeEstimator v2: re‐implementation of software for the estimation of contemporary effective population size (Ne) from genetic data&lt;/title&gt;&lt;secondary-title&gt;Molecular ecology resources&lt;/secondary-title&gt;&lt;/titles&gt;&lt;periodical&gt;&lt;full-title&gt;Molecular Ecology Resources&lt;/full-title&gt;&lt;/periodical&gt;&lt;pages&gt;209-214&lt;/pages&gt;&lt;volume&gt;14&lt;/volume&gt;&lt;number&gt;1&lt;/number&gt;&lt;dates&gt;&lt;year&gt;2014&lt;/year&gt;&lt;/dates&gt;&lt;isbn&gt;1755-098X&lt;/isbn&gt;&lt;urls&gt;&lt;/urls&gt;&lt;/record&gt;&lt;/Cite&gt;&lt;Cite&gt;&lt;Author&gt;Waples&lt;/Author&gt;&lt;Year&gt;2008&lt;/Year&gt;&lt;RecNum&gt;1548&lt;/RecNum&gt;&lt;record&gt;&lt;rec-number&gt;1548&lt;/rec-number&gt;&lt;foreign-keys&gt;&lt;key app="EN" db-id="fstdwt0t3xzrskewzvmxpsf80xx25990rfrd" timestamp="1666299989"&gt;1548&lt;/key&gt;&lt;/foreign-keys&gt;&lt;ref-type name="Journal Article"&gt;17&lt;/ref-type&gt;&lt;contributors&gt;&lt;authors&gt;&lt;author&gt;Waples, Robin S&lt;/author&gt;&lt;author&gt;Do, CHI&lt;/author&gt;&lt;/authors&gt;&lt;/contributors&gt;&lt;titles&gt;&lt;title&gt;LDNE: a program for estimating effective population size from data on linkage disequilibrium&lt;/title&gt;&lt;secondary-title&gt;Molecular ecology resources&lt;/secondary-title&gt;&lt;/titles&gt;&lt;periodical&gt;&lt;full-title&gt;Molecular Ecology Resources&lt;/full-title&gt;&lt;/periodical&gt;&lt;pages&gt;753-756&lt;/pages&gt;&lt;volume&gt;8&lt;/volume&gt;&lt;number&gt;4&lt;/number&gt;&lt;dates&gt;&lt;year&gt;2008&lt;/year&gt;&lt;/dates&gt;&lt;isbn&gt;1755-098X&lt;/isbn&gt;&lt;urls&gt;&lt;/urls&gt;&lt;/record&gt;&lt;/Cite&gt;&lt;/EndNote&gt;</w:instrText>
      </w:r>
      <w:r w:rsidR="00F021CF">
        <w:fldChar w:fldCharType="separate"/>
      </w:r>
      <w:r w:rsidR="00F021CF">
        <w:rPr>
          <w:noProof/>
        </w:rPr>
        <w:t>(Waples &amp; Do 2008; Do et al. 2014)</w:t>
      </w:r>
      <w:r w:rsidR="00F021CF">
        <w:fldChar w:fldCharType="end"/>
      </w:r>
      <w:r w:rsidR="00811F41" w:rsidRPr="00811F41">
        <w:t xml:space="preserve">. This method examines patterns of LD (nonrandom allelic associations, which are suggestive of common ancestry) among offspring of a cohort. </w:t>
      </w:r>
      <w:r w:rsidR="00811F41" w:rsidRPr="00811F41">
        <w:rPr>
          <w:i/>
        </w:rPr>
        <w:t>N</w:t>
      </w:r>
      <w:r w:rsidR="00811F41" w:rsidRPr="00811F41">
        <w:rPr>
          <w:i/>
          <w:vertAlign w:val="subscript"/>
        </w:rPr>
        <w:t>b</w:t>
      </w:r>
      <w:r w:rsidR="00811F41" w:rsidRPr="00811F41">
        <w:t xml:space="preserve"> was calculated using </w:t>
      </w:r>
      <w:r w:rsidR="00996809">
        <w:t xml:space="preserve">the genotypes of all offspring assigned to each </w:t>
      </w:r>
      <w:r w:rsidR="00A02B7B">
        <w:t xml:space="preserve">parental </w:t>
      </w:r>
      <w:r w:rsidR="00996809">
        <w:t>cohort. We</w:t>
      </w:r>
      <w:r w:rsidR="00811F41" w:rsidRPr="00811F41">
        <w:t xml:space="preserve"> excluded singletons and </w:t>
      </w:r>
      <w:r w:rsidR="00996809">
        <w:t xml:space="preserve">generated </w:t>
      </w:r>
      <w:r w:rsidR="00811F41" w:rsidRPr="00811F41">
        <w:t>95% confidence intervals using a jackknife re-sampling method (</w:t>
      </w:r>
      <w:proofErr w:type="spellStart"/>
      <w:r w:rsidR="00811F41" w:rsidRPr="00811F41">
        <w:t>Waples</w:t>
      </w:r>
      <w:proofErr w:type="spellEnd"/>
      <w:r w:rsidR="00811F41" w:rsidRPr="00811F41">
        <w:t xml:space="preserve"> and Do 2008). In each year, we calculate the ratio of </w:t>
      </w:r>
      <w:r w:rsidR="00811F41" w:rsidRPr="00811F41">
        <w:rPr>
          <w:i/>
        </w:rPr>
        <w:t>N</w:t>
      </w:r>
      <w:r w:rsidR="00811F41" w:rsidRPr="00811F41">
        <w:rPr>
          <w:i/>
          <w:vertAlign w:val="subscript"/>
        </w:rPr>
        <w:t>b</w:t>
      </w:r>
      <w:r w:rsidR="00811F41" w:rsidRPr="00811F41">
        <w:t xml:space="preserve"> to the number of candidate parents (</w:t>
      </w:r>
      <w:proofErr w:type="spellStart"/>
      <w:r w:rsidR="00811F41" w:rsidRPr="00811F41">
        <w:rPr>
          <w:i/>
          <w:iCs/>
        </w:rPr>
        <w:t>N</w:t>
      </w:r>
      <w:r w:rsidR="00811F41" w:rsidRPr="00811F41">
        <w:rPr>
          <w:i/>
          <w:iCs/>
          <w:vertAlign w:val="subscript"/>
        </w:rPr>
        <w:t>cand</w:t>
      </w:r>
      <w:proofErr w:type="spellEnd"/>
      <w:r w:rsidR="00811F41" w:rsidRPr="00811F41">
        <w:t xml:space="preserve">). </w:t>
      </w:r>
      <w:proofErr w:type="spellStart"/>
      <w:r w:rsidR="00811F41" w:rsidRPr="00811F41">
        <w:rPr>
          <w:i/>
          <w:iCs/>
        </w:rPr>
        <w:t>N</w:t>
      </w:r>
      <w:r w:rsidR="00811F41" w:rsidRPr="00811F41">
        <w:rPr>
          <w:i/>
          <w:iCs/>
          <w:vertAlign w:val="subscript"/>
        </w:rPr>
        <w:t>cand</w:t>
      </w:r>
      <w:proofErr w:type="spellEnd"/>
      <w:r w:rsidR="00811F41" w:rsidRPr="00811F41">
        <w:t xml:space="preserve"> potentially </w:t>
      </w:r>
      <w:r w:rsidR="00811F41">
        <w:t>underrepresents</w:t>
      </w:r>
      <w:r w:rsidR="00811F41" w:rsidRPr="00811F41">
        <w:t xml:space="preserve"> the total number of salmon </w:t>
      </w:r>
      <w:r w:rsidR="00811F41">
        <w:t xml:space="preserve">in the parental cohort above the dam </w:t>
      </w:r>
      <w:r w:rsidR="00811F41" w:rsidRPr="00811F41">
        <w:t xml:space="preserve">due </w:t>
      </w:r>
      <w:r w:rsidR="00811F41" w:rsidRPr="00811F41">
        <w:lastRenderedPageBreak/>
        <w:t xml:space="preserve">to incomplete sampling or incomplete genotyping. We also compare </w:t>
      </w:r>
      <w:r w:rsidR="00811F41" w:rsidRPr="00811F41">
        <w:rPr>
          <w:i/>
        </w:rPr>
        <w:t>N</w:t>
      </w:r>
      <w:r w:rsidR="00811F41" w:rsidRPr="00811F41">
        <w:rPr>
          <w:i/>
          <w:vertAlign w:val="subscript"/>
        </w:rPr>
        <w:t>b</w:t>
      </w:r>
      <w:r w:rsidR="00811F41" w:rsidRPr="00811F41">
        <w:t xml:space="preserve"> to the number of candidate parents that produced one or more adult progeny (i.e. successful parents).</w:t>
      </w:r>
      <w:r w:rsidR="00811F41" w:rsidRPr="00811F41">
        <w:rPr>
          <w:color w:val="000000" w:themeColor="text1"/>
        </w:rPr>
        <w:t xml:space="preserve"> </w:t>
      </w:r>
      <w:commentRangeStart w:id="28"/>
      <w:r w:rsidR="00765402">
        <w:rPr>
          <w:color w:val="000000" w:themeColor="text1"/>
        </w:rPr>
        <w:t xml:space="preserve">Note that our methods to estimate </w:t>
      </w:r>
      <w:r w:rsidR="00765402" w:rsidRPr="00765402">
        <w:rPr>
          <w:i/>
          <w:iCs/>
          <w:color w:val="000000" w:themeColor="text1"/>
        </w:rPr>
        <w:t>N</w:t>
      </w:r>
      <w:r w:rsidR="00765402" w:rsidRPr="00765402">
        <w:rPr>
          <w:i/>
          <w:iCs/>
          <w:color w:val="000000" w:themeColor="text1"/>
          <w:vertAlign w:val="subscript"/>
        </w:rPr>
        <w:t>b</w:t>
      </w:r>
      <w:r w:rsidR="00765402">
        <w:rPr>
          <w:color w:val="000000" w:themeColor="text1"/>
        </w:rPr>
        <w:t xml:space="preserve"> differs from methods used in previous reports. Previous reports used </w:t>
      </w:r>
      <w:r w:rsidR="00765402" w:rsidRPr="00811F41">
        <w:t xml:space="preserve">NEESTIMATOR </w:t>
      </w:r>
      <w:r w:rsidR="00765402">
        <w:t>v</w:t>
      </w:r>
      <w:r w:rsidR="00765402" w:rsidRPr="00811F41">
        <w:t>2.</w:t>
      </w:r>
      <w:r w:rsidR="00765402">
        <w:t>0, and excluded all alleles below a minor allele frequency of 0.02.</w:t>
      </w:r>
      <w:r w:rsidR="006F0FFA">
        <w:t xml:space="preserve"> To permit the identification of long term trends in </w:t>
      </w:r>
      <w:r w:rsidR="006F0FFA" w:rsidRPr="006F0FFA">
        <w:rPr>
          <w:i/>
          <w:iCs/>
        </w:rPr>
        <w:t>N</w:t>
      </w:r>
      <w:r w:rsidR="006F0FFA">
        <w:rPr>
          <w:i/>
          <w:iCs/>
          <w:vertAlign w:val="subscript"/>
        </w:rPr>
        <w:t>b</w:t>
      </w:r>
      <w:r w:rsidR="006F0FFA">
        <w:t xml:space="preserve"> in this report, we present </w:t>
      </w:r>
      <w:r w:rsidR="00A02B7B" w:rsidRPr="006F0FFA">
        <w:rPr>
          <w:i/>
          <w:iCs/>
        </w:rPr>
        <w:t>N</w:t>
      </w:r>
      <w:r w:rsidR="00A02B7B">
        <w:rPr>
          <w:i/>
          <w:iCs/>
          <w:vertAlign w:val="subscript"/>
        </w:rPr>
        <w:t>b</w:t>
      </w:r>
      <w:r w:rsidR="006F0FFA">
        <w:t xml:space="preserve"> values for years previously reported (2007 – 2010), as well as </w:t>
      </w:r>
      <w:r w:rsidR="00A02B7B" w:rsidRPr="006F0FFA">
        <w:rPr>
          <w:i/>
          <w:iCs/>
        </w:rPr>
        <w:t>N</w:t>
      </w:r>
      <w:r w:rsidR="00A02B7B">
        <w:rPr>
          <w:i/>
          <w:iCs/>
          <w:vertAlign w:val="subscript"/>
        </w:rPr>
        <w:t>b</w:t>
      </w:r>
      <w:r w:rsidR="006F0FFA">
        <w:t xml:space="preserve"> values for 2011 - 2017 using the same</w:t>
      </w:r>
      <w:r w:rsidR="00A02B7B">
        <w:t>, updated</w:t>
      </w:r>
      <w:r w:rsidR="006F0FFA">
        <w:t xml:space="preserve"> approach. </w:t>
      </w:r>
      <w:r w:rsidR="00765402">
        <w:t xml:space="preserve"> </w:t>
      </w:r>
      <w:r w:rsidR="00765402">
        <w:rPr>
          <w:color w:val="000000" w:themeColor="text1"/>
        </w:rPr>
        <w:t xml:space="preserve"> </w:t>
      </w:r>
      <w:commentRangeEnd w:id="28"/>
      <w:r w:rsidR="00765402">
        <w:rPr>
          <w:rStyle w:val="CommentReference"/>
        </w:rPr>
        <w:commentReference w:id="28"/>
      </w:r>
    </w:p>
    <w:p w14:paraId="15A68751" w14:textId="6BEFAF89" w:rsidR="00994789" w:rsidRPr="00811F41" w:rsidRDefault="00994789" w:rsidP="000B5941">
      <w:pPr>
        <w:spacing w:line="360" w:lineRule="auto"/>
        <w:rPr>
          <w:color w:val="000000" w:themeColor="text1"/>
        </w:rPr>
      </w:pPr>
    </w:p>
    <w:p w14:paraId="6279F461" w14:textId="6186AE20" w:rsidR="00D00DAB" w:rsidRPr="00D71476" w:rsidRDefault="00D00DAB" w:rsidP="000B5941">
      <w:pPr>
        <w:spacing w:line="360" w:lineRule="auto"/>
        <w:rPr>
          <w:u w:val="single"/>
        </w:rPr>
      </w:pPr>
      <w:r w:rsidRPr="00D71476">
        <w:rPr>
          <w:u w:val="single"/>
        </w:rPr>
        <w:t>Predictors of Fitness</w:t>
      </w:r>
    </w:p>
    <w:p w14:paraId="4DF4756B" w14:textId="4D1C39CA" w:rsidR="00867C2B" w:rsidRPr="000D645F" w:rsidRDefault="000D645F" w:rsidP="000E6CDE">
      <w:pPr>
        <w:spacing w:line="360" w:lineRule="auto"/>
        <w:ind w:firstLine="720"/>
      </w:pPr>
      <w:r w:rsidRPr="000D645F">
        <w:t xml:space="preserve">We applied </w:t>
      </w:r>
      <w:r w:rsidR="00996809">
        <w:t xml:space="preserve">a </w:t>
      </w:r>
      <w:r w:rsidRPr="000D645F">
        <w:t xml:space="preserve">generalized linear mixed model (GLMM) to identify predictors of TLF of </w:t>
      </w:r>
      <w:r w:rsidR="00D9781A">
        <w:t xml:space="preserve">all </w:t>
      </w:r>
      <w:r>
        <w:t>candidate parents</w:t>
      </w:r>
      <w:r w:rsidRPr="000D645F">
        <w:t xml:space="preserve"> </w:t>
      </w:r>
      <w:r>
        <w:t xml:space="preserve">from 2007 </w:t>
      </w:r>
      <w:r w:rsidR="00A95FF5">
        <w:t>–</w:t>
      </w:r>
      <w:r>
        <w:t xml:space="preserve"> 2015</w:t>
      </w:r>
      <w:r w:rsidRPr="000D645F">
        <w:t xml:space="preserve">. We fit a single GLMM using data </w:t>
      </w:r>
      <w:r w:rsidR="00996809">
        <w:t xml:space="preserve">from candidate parents from 2007 </w:t>
      </w:r>
      <w:r w:rsidR="00A95FF5">
        <w:t>–</w:t>
      </w:r>
      <w:r w:rsidR="00996809">
        <w:t xml:space="preserve"> 2015</w:t>
      </w:r>
      <w:r w:rsidR="00A95FF5">
        <w:t xml:space="preserve">. </w:t>
      </w:r>
      <w:r w:rsidR="00867C2B">
        <w:t>W</w:t>
      </w:r>
      <w:r w:rsidRPr="000D645F">
        <w:t>e considered the influence of</w:t>
      </w:r>
      <w:r w:rsidR="00867C2B">
        <w:t xml:space="preserve"> multiple</w:t>
      </w:r>
      <w:r w:rsidR="00996809">
        <w:t xml:space="preserve"> potential</w:t>
      </w:r>
      <w:r w:rsidR="00867C2B">
        <w:t xml:space="preserve"> predictors </w:t>
      </w:r>
      <w:r w:rsidR="00996809">
        <w:t xml:space="preserve">of fitness </w:t>
      </w:r>
      <w:r w:rsidR="00867C2B">
        <w:t>including</w:t>
      </w:r>
      <w:r w:rsidRPr="000D645F">
        <w:t xml:space="preserve"> </w:t>
      </w:r>
      <w:r w:rsidRPr="000D645F">
        <w:rPr>
          <w:i/>
          <w:iCs/>
        </w:rPr>
        <w:t>sex,</w:t>
      </w:r>
      <w:r w:rsidR="00867C2B">
        <w:rPr>
          <w:i/>
          <w:iCs/>
        </w:rPr>
        <w:t xml:space="preserve"> origin,</w:t>
      </w:r>
      <w:r w:rsidRPr="000D645F">
        <w:rPr>
          <w:i/>
          <w:iCs/>
        </w:rPr>
        <w:t xml:space="preserve"> release day, release location, release group density, release group sex ratio, </w:t>
      </w:r>
      <w:r w:rsidR="00867C2B">
        <w:rPr>
          <w:i/>
          <w:iCs/>
        </w:rPr>
        <w:t>annual sex ratio</w:t>
      </w:r>
      <w:r w:rsidR="00996809">
        <w:rPr>
          <w:i/>
          <w:iCs/>
        </w:rPr>
        <w:t xml:space="preserve">. </w:t>
      </w:r>
      <w:r w:rsidR="00996809" w:rsidRPr="00996809">
        <w:t>In addition to fitting each of these predictors as a main fixed effect</w:t>
      </w:r>
      <w:r w:rsidR="00996809">
        <w:t>,</w:t>
      </w:r>
      <w:r w:rsidR="00996809" w:rsidRPr="00996809">
        <w:t xml:space="preserve"> we also examined</w:t>
      </w:r>
      <w:r w:rsidRPr="000D645F">
        <w:t xml:space="preserve"> three interaction terms, </w:t>
      </w:r>
      <w:r w:rsidR="000E6CDE">
        <w:t xml:space="preserve">including </w:t>
      </w:r>
      <w:r w:rsidRPr="000D645F">
        <w:rPr>
          <w:i/>
          <w:iCs/>
        </w:rPr>
        <w:t>sex*release day, sex*</w:t>
      </w:r>
      <w:r w:rsidR="00867C2B">
        <w:rPr>
          <w:i/>
          <w:iCs/>
        </w:rPr>
        <w:t>origin</w:t>
      </w:r>
      <w:r w:rsidRPr="000D645F">
        <w:rPr>
          <w:i/>
          <w:iCs/>
        </w:rPr>
        <w:t xml:space="preserve">, </w:t>
      </w:r>
      <w:r w:rsidRPr="000D645F">
        <w:t xml:space="preserve">and </w:t>
      </w:r>
      <w:r w:rsidRPr="000D645F">
        <w:rPr>
          <w:i/>
          <w:iCs/>
        </w:rPr>
        <w:t>sex*</w:t>
      </w:r>
      <w:r w:rsidR="00867C2B">
        <w:rPr>
          <w:i/>
          <w:iCs/>
        </w:rPr>
        <w:t xml:space="preserve">annual sex ratio </w:t>
      </w:r>
      <w:r w:rsidR="00867C2B">
        <w:t>and two random effects</w:t>
      </w:r>
      <w:r w:rsidR="000E6CDE">
        <w:t>,</w:t>
      </w:r>
      <w:r w:rsidR="00867C2B">
        <w:t xml:space="preserve"> </w:t>
      </w:r>
      <w:r w:rsidR="00867C2B">
        <w:rPr>
          <w:i/>
          <w:iCs/>
        </w:rPr>
        <w:t>release group</w:t>
      </w:r>
      <w:r w:rsidR="00867C2B">
        <w:t xml:space="preserve">, and </w:t>
      </w:r>
      <w:r w:rsidR="00867C2B">
        <w:rPr>
          <w:i/>
          <w:iCs/>
        </w:rPr>
        <w:t>year</w:t>
      </w:r>
      <w:r w:rsidRPr="000D645F">
        <w:rPr>
          <w:i/>
          <w:iCs/>
        </w:rPr>
        <w:t xml:space="preserve">. Release day </w:t>
      </w:r>
      <w:r w:rsidRPr="000D645F">
        <w:t>is the Julian day that individuals were released and was modeled as a continuous fixed effect</w:t>
      </w:r>
      <w:r w:rsidR="000E6CDE">
        <w:t xml:space="preserve"> after centering and scaling</w:t>
      </w:r>
      <w:r w:rsidRPr="000D645F">
        <w:t xml:space="preserve">. </w:t>
      </w:r>
      <w:r w:rsidRPr="000D645F">
        <w:rPr>
          <w:i/>
          <w:iCs/>
        </w:rPr>
        <w:t>Release group</w:t>
      </w:r>
      <w:r w:rsidRPr="000D645F">
        <w:t xml:space="preserve"> is defined as the individuals released at a single location during a single day. </w:t>
      </w:r>
      <w:r w:rsidRPr="000D645F">
        <w:rPr>
          <w:i/>
          <w:iCs/>
        </w:rPr>
        <w:t xml:space="preserve">Release group density </w:t>
      </w:r>
      <w:r w:rsidRPr="000D645F">
        <w:t>is the number of individuals in a release group.</w:t>
      </w:r>
      <w:r w:rsidRPr="000D645F">
        <w:rPr>
          <w:i/>
          <w:iCs/>
        </w:rPr>
        <w:t xml:space="preserve"> Release group sex ratio </w:t>
      </w:r>
      <w:r w:rsidRPr="000D645F">
        <w:t xml:space="preserve">is the ratio of males to females in a release group. </w:t>
      </w:r>
      <w:r w:rsidR="00867C2B">
        <w:rPr>
          <w:i/>
          <w:iCs/>
        </w:rPr>
        <w:t xml:space="preserve">Annual </w:t>
      </w:r>
      <w:r w:rsidR="00867C2B" w:rsidRPr="000D645F">
        <w:rPr>
          <w:i/>
          <w:iCs/>
        </w:rPr>
        <w:t xml:space="preserve">sex ratio </w:t>
      </w:r>
      <w:r w:rsidR="00867C2B" w:rsidRPr="000D645F">
        <w:t xml:space="preserve">is the ratio of males to females in a </w:t>
      </w:r>
      <w:r w:rsidR="000E6CDE">
        <w:t>year</w:t>
      </w:r>
      <w:r w:rsidR="00867C2B" w:rsidRPr="000D645F">
        <w:t>.</w:t>
      </w:r>
      <w:r w:rsidR="000E6CDE">
        <w:t xml:space="preserve"> </w:t>
      </w:r>
      <w:r w:rsidRPr="000D645F">
        <w:t xml:space="preserve">Sex ratios were log-transformed before inclusion as predictors in a model. </w:t>
      </w:r>
    </w:p>
    <w:p w14:paraId="27644CBB" w14:textId="73372562" w:rsidR="000E6CDE" w:rsidRDefault="000D645F" w:rsidP="000E6CDE">
      <w:pPr>
        <w:spacing w:line="360" w:lineRule="auto"/>
        <w:ind w:firstLine="720"/>
      </w:pPr>
      <w:r w:rsidRPr="000D645F">
        <w:t xml:space="preserve">Our modeling approach primarily followed the recommendations of </w:t>
      </w:r>
      <w:proofErr w:type="spellStart"/>
      <w:r w:rsidRPr="000D645F">
        <w:t>Zuur</w:t>
      </w:r>
      <w:proofErr w:type="spellEnd"/>
      <w:r w:rsidRPr="000D645F">
        <w:t xml:space="preserve"> </w:t>
      </w:r>
      <w:r w:rsidRPr="000D645F">
        <w:rPr>
          <w:i/>
          <w:iCs/>
        </w:rPr>
        <w:t>et al.</w:t>
      </w:r>
      <w:r w:rsidRPr="000D645F">
        <w:t xml:space="preserve"> </w:t>
      </w:r>
      <w:r w:rsidR="00A95FF5">
        <w:fldChar w:fldCharType="begin"/>
      </w:r>
      <w:r w:rsidR="00A95FF5">
        <w:instrText xml:space="preserve"> ADDIN EN.CITE &lt;EndNote&gt;&lt;Cite ExcludeAuth="1"&gt;&lt;Author&gt;Zuur&lt;/Author&gt;&lt;Year&gt;2009&lt;/Year&gt;&lt;RecNum&gt;1560&lt;/RecNum&gt;&lt;DisplayText&gt;(2009)&lt;/DisplayText&gt;&lt;record&gt;&lt;rec-number&gt;1560&lt;/rec-number&gt;&lt;foreign-keys&gt;&lt;key app="EN" db-id="fstdwt0t3xzrskewzvmxpsf80xx25990rfrd" timestamp="1668127932"&gt;1560&lt;/key&gt;&lt;/foreign-keys&gt;&lt;ref-type name="Book"&gt;6&lt;/ref-type&gt;&lt;contributors&gt;&lt;authors&gt;&lt;author&gt;Zuur, Alain F&lt;/author&gt;&lt;author&gt;Ieno, Elena N&lt;/author&gt;&lt;author&gt;Walker, Neil J&lt;/author&gt;&lt;author&gt;Saveliev, Anatoly A&lt;/author&gt;&lt;author&gt;Smith, Graham M&lt;/author&gt;&lt;/authors&gt;&lt;/contributors&gt;&lt;titles&gt;&lt;title&gt;Mixed effects models and extensions in ecology with R&lt;/title&gt;&lt;/titles&gt;&lt;volume&gt;574&lt;/volume&gt;&lt;dates&gt;&lt;year&gt;2009&lt;/year&gt;&lt;/dates&gt;&lt;publisher&gt;Springer&lt;/publisher&gt;&lt;urls&gt;&lt;/urls&gt;&lt;/record&gt;&lt;/Cite&gt;&lt;/EndNote&gt;</w:instrText>
      </w:r>
      <w:r w:rsidR="00A95FF5">
        <w:fldChar w:fldCharType="separate"/>
      </w:r>
      <w:r w:rsidR="00A95FF5">
        <w:rPr>
          <w:noProof/>
        </w:rPr>
        <w:t>(2009)</w:t>
      </w:r>
      <w:r w:rsidR="00A95FF5">
        <w:fldChar w:fldCharType="end"/>
      </w:r>
      <w:r w:rsidRPr="000D645F">
        <w:t xml:space="preserve"> and </w:t>
      </w:r>
      <w:proofErr w:type="spellStart"/>
      <w:r w:rsidRPr="000D645F">
        <w:t>Bolker</w:t>
      </w:r>
      <w:proofErr w:type="spellEnd"/>
      <w:r w:rsidRPr="000D645F">
        <w:t xml:space="preserve"> </w:t>
      </w:r>
      <w:r w:rsidR="00A95FF5">
        <w:fldChar w:fldCharType="begin"/>
      </w:r>
      <w:r w:rsidR="00A95FF5">
        <w:instrText xml:space="preserve"> ADDIN EN.CITE &lt;EndNote&gt;&lt;Cite ExcludeAuth="1"&gt;&lt;Author&gt;Bolker&lt;/Author&gt;&lt;Year&gt;2015&lt;/Year&gt;&lt;RecNum&gt;1561&lt;/RecNum&gt;&lt;DisplayText&gt;(2015)&lt;/DisplayText&gt;&lt;record&gt;&lt;rec-number&gt;1561&lt;/rec-number&gt;&lt;foreign-keys&gt;&lt;key app="EN" db-id="fstdwt0t3xzrskewzvmxpsf80xx25990rfrd" timestamp="1668127994"&gt;1561&lt;/key&gt;&lt;/foreign-keys&gt;&lt;ref-type name="Journal Article"&gt;17&lt;/ref-type&gt;&lt;contributors&gt;&lt;authors&gt;&lt;author&gt;Bolker, Benjamin M&lt;/author&gt;&lt;/authors&gt;&lt;/contributors&gt;&lt;titles&gt;&lt;title&gt;Linear and generalized linear mixed models&lt;/title&gt;&lt;secondary-title&gt;Ecological statistics: contemporary theory and application&lt;/secondary-title&gt;&lt;/titles&gt;&lt;periodical&gt;&lt;full-title&gt;Ecological statistics: contemporary theory and application&lt;/full-title&gt;&lt;/periodical&gt;&lt;pages&gt;309-333&lt;/pages&gt;&lt;dates&gt;&lt;year&gt;2015&lt;/year&gt;&lt;/dates&gt;&lt;urls&gt;&lt;/urls&gt;&lt;/record&gt;&lt;/Cite&gt;&lt;/EndNote&gt;</w:instrText>
      </w:r>
      <w:r w:rsidR="00A95FF5">
        <w:fldChar w:fldCharType="separate"/>
      </w:r>
      <w:r w:rsidR="00A95FF5">
        <w:rPr>
          <w:noProof/>
        </w:rPr>
        <w:t>(2015)</w:t>
      </w:r>
      <w:r w:rsidR="00A95FF5">
        <w:fldChar w:fldCharType="end"/>
      </w:r>
      <w:r w:rsidRPr="000D645F">
        <w:t xml:space="preserve">. </w:t>
      </w:r>
      <w:r w:rsidR="000E6CDE">
        <w:t>W</w:t>
      </w:r>
      <w:r w:rsidRPr="000D645F">
        <w:t xml:space="preserve">e conducted an exploratory data analysis to identify the distribution and link function that provided the best fit to the data, calculated variance inflation factors of main effects to examine the data for multicollinearity and determined if non-linear effects of </w:t>
      </w:r>
      <w:r w:rsidRPr="000D645F">
        <w:rPr>
          <w:i/>
          <w:iCs/>
        </w:rPr>
        <w:t>release day</w:t>
      </w:r>
      <w:r w:rsidR="000E6CDE">
        <w:rPr>
          <w:i/>
          <w:iCs/>
        </w:rPr>
        <w:t>,</w:t>
      </w:r>
      <w:r w:rsidRPr="000D645F">
        <w:t xml:space="preserve"> </w:t>
      </w:r>
      <w:r w:rsidRPr="000D645F">
        <w:rPr>
          <w:i/>
          <w:iCs/>
        </w:rPr>
        <w:t>release group density</w:t>
      </w:r>
      <w:r w:rsidR="000E6CDE">
        <w:rPr>
          <w:i/>
          <w:iCs/>
        </w:rPr>
        <w:t>,</w:t>
      </w:r>
      <w:r w:rsidR="000E6CDE">
        <w:t xml:space="preserve"> </w:t>
      </w:r>
      <w:r w:rsidR="00996809" w:rsidRPr="00996809">
        <w:rPr>
          <w:i/>
          <w:iCs/>
        </w:rPr>
        <w:t>release group sex ratio</w:t>
      </w:r>
      <w:r w:rsidR="00996809">
        <w:rPr>
          <w:i/>
          <w:iCs/>
        </w:rPr>
        <w:t>,</w:t>
      </w:r>
      <w:r w:rsidR="00996809">
        <w:t xml:space="preserve"> or </w:t>
      </w:r>
      <w:r w:rsidR="00996809" w:rsidRPr="00996809">
        <w:rPr>
          <w:i/>
          <w:iCs/>
        </w:rPr>
        <w:t>annual sex ratio</w:t>
      </w:r>
      <w:r w:rsidRPr="000D645F">
        <w:rPr>
          <w:i/>
          <w:iCs/>
        </w:rPr>
        <w:t xml:space="preserve"> </w:t>
      </w:r>
      <w:r w:rsidRPr="000D645F">
        <w:t xml:space="preserve">improved the fit to the data. </w:t>
      </w:r>
      <w:r w:rsidR="000E6CDE">
        <w:t xml:space="preserve">Model fit under different distributions were evaluated using AIC, BIC, </w:t>
      </w:r>
      <w:r w:rsidR="000E6CDE" w:rsidRPr="000D645F">
        <w:t xml:space="preserve">rootograms and QQ-plots of randomized quantile residuals from the </w:t>
      </w:r>
      <w:r w:rsidR="000E6CDE" w:rsidRPr="000D645F">
        <w:rPr>
          <w:i/>
          <w:iCs/>
        </w:rPr>
        <w:t xml:space="preserve">COUNTREG </w:t>
      </w:r>
      <w:r w:rsidR="000E6CDE" w:rsidRPr="000D645F">
        <w:t xml:space="preserve">package in </w:t>
      </w:r>
      <w:r w:rsidR="000E6CDE" w:rsidRPr="000D645F">
        <w:rPr>
          <w:i/>
          <w:iCs/>
        </w:rPr>
        <w:t>R</w:t>
      </w:r>
      <w:r w:rsidR="00996809">
        <w:t xml:space="preserve">, and simulated residuals produced by the </w:t>
      </w:r>
      <w:proofErr w:type="spellStart"/>
      <w:r w:rsidR="00996809">
        <w:rPr>
          <w:i/>
          <w:iCs/>
        </w:rPr>
        <w:t>DHARMa</w:t>
      </w:r>
      <w:proofErr w:type="spellEnd"/>
      <w:r w:rsidR="00996809">
        <w:t xml:space="preserve"> package in R</w:t>
      </w:r>
      <w:r w:rsidR="000E6CDE">
        <w:t xml:space="preserve">. Non-linear effects were evaluated using AIC, BIC and likelihood ratio tests. </w:t>
      </w:r>
    </w:p>
    <w:p w14:paraId="335BCA71" w14:textId="1D6ECA9C" w:rsidR="000D645F" w:rsidRDefault="000E6CDE" w:rsidP="000E6CDE">
      <w:pPr>
        <w:spacing w:line="360" w:lineRule="auto"/>
        <w:ind w:firstLine="720"/>
      </w:pPr>
      <w:r>
        <w:lastRenderedPageBreak/>
        <w:t xml:space="preserve">After </w:t>
      </w:r>
      <w:r w:rsidR="000D645F" w:rsidRPr="000D645F">
        <w:t xml:space="preserve">exploratory data analysis, we fit </w:t>
      </w:r>
      <w:r w:rsidR="006F0FFA">
        <w:t xml:space="preserve">our </w:t>
      </w:r>
      <w:r w:rsidR="000D645F" w:rsidRPr="000D645F">
        <w:t>model</w:t>
      </w:r>
      <w:r w:rsidR="006F0FFA">
        <w:t>s</w:t>
      </w:r>
      <w:r w:rsidR="000D645F" w:rsidRPr="000D645F">
        <w:t xml:space="preserve"> using the negative binomial distribution and a log link function using the </w:t>
      </w:r>
      <w:proofErr w:type="spellStart"/>
      <w:r w:rsidR="000D645F" w:rsidRPr="000D645F">
        <w:rPr>
          <w:i/>
          <w:iCs/>
        </w:rPr>
        <w:t>glm</w:t>
      </w:r>
      <w:r>
        <w:rPr>
          <w:i/>
          <w:iCs/>
        </w:rPr>
        <w:t>mTMB</w:t>
      </w:r>
      <w:proofErr w:type="spellEnd"/>
      <w:r w:rsidR="000D645F" w:rsidRPr="000D645F">
        <w:rPr>
          <w:i/>
          <w:iCs/>
        </w:rPr>
        <w:t xml:space="preserve"> </w:t>
      </w:r>
      <w:r w:rsidR="000D645F" w:rsidRPr="000D645F">
        <w:t xml:space="preserve">function from the </w:t>
      </w:r>
      <w:proofErr w:type="spellStart"/>
      <w:r w:rsidRPr="000D645F">
        <w:rPr>
          <w:i/>
          <w:iCs/>
        </w:rPr>
        <w:t>glm</w:t>
      </w:r>
      <w:r>
        <w:rPr>
          <w:i/>
          <w:iCs/>
        </w:rPr>
        <w:t>mTMB</w:t>
      </w:r>
      <w:proofErr w:type="spellEnd"/>
      <w:r w:rsidR="000D645F" w:rsidRPr="000D645F">
        <w:t xml:space="preserve"> package in </w:t>
      </w:r>
      <w:r w:rsidR="000D645F" w:rsidRPr="000D645F">
        <w:rPr>
          <w:i/>
          <w:iCs/>
        </w:rPr>
        <w:t>R</w:t>
      </w:r>
      <w:r w:rsidR="000D645F" w:rsidRPr="000D645F">
        <w:t xml:space="preserve">. </w:t>
      </w:r>
      <w:r w:rsidRPr="000D645F">
        <w:t>For model selection, we first identified the best random effects structure by fitting a fully saturated fixed effect model using restricted maximum likelihood and varying the random effects. Model selection of random effects was by AIC. After refitting the fully saturated fixed effects model with the final random effects structure using maximum likelihood</w:t>
      </w:r>
      <w:r w:rsidR="00427D7C">
        <w:t>, w</w:t>
      </w:r>
      <w:r w:rsidR="000D645F" w:rsidRPr="000D645F">
        <w:t xml:space="preserve">e conducted model selection </w:t>
      </w:r>
      <w:r w:rsidR="00427D7C">
        <w:t xml:space="preserve">for fixed effects </w:t>
      </w:r>
      <w:r w:rsidR="000D645F" w:rsidRPr="000D645F">
        <w:t xml:space="preserve">based on both likelihood ratio tests for each predictor and backward stepwise selection using Wald tests for significant effects of each predictor. </w:t>
      </w:r>
      <w:r>
        <w:t xml:space="preserve">Where the two model selection criteria disagreed we chose to be conservative and only retained predictors retained by both approaches. </w:t>
      </w:r>
      <w:r w:rsidR="000D645F" w:rsidRPr="000D645F">
        <w:t>After a final model was selected</w:t>
      </w:r>
      <w:r w:rsidR="00A95FF5">
        <w:t xml:space="preserve"> (hereafter GLMM</w:t>
      </w:r>
      <w:r w:rsidR="00A95FF5">
        <w:rPr>
          <w:vertAlign w:val="subscript"/>
        </w:rPr>
        <w:t>TLF</w:t>
      </w:r>
      <w:r w:rsidR="00A95FF5">
        <w:t>)</w:t>
      </w:r>
      <w:r w:rsidR="000D645F" w:rsidRPr="000D645F">
        <w:t xml:space="preserve">, we conducted model validation </w:t>
      </w:r>
      <w:r>
        <w:t>by testing for</w:t>
      </w:r>
      <w:r w:rsidR="000D645F" w:rsidRPr="000D645F">
        <w:t xml:space="preserve"> goodness of fit, overdispersion and influence of outliers using residuals simulated by the </w:t>
      </w:r>
      <w:proofErr w:type="spellStart"/>
      <w:r w:rsidR="000D645F" w:rsidRPr="000D645F">
        <w:rPr>
          <w:i/>
          <w:iCs/>
        </w:rPr>
        <w:t>DHARMa</w:t>
      </w:r>
      <w:proofErr w:type="spellEnd"/>
      <w:r w:rsidR="000D645F" w:rsidRPr="000D645F">
        <w:rPr>
          <w:i/>
          <w:iCs/>
        </w:rPr>
        <w:t xml:space="preserve"> </w:t>
      </w:r>
      <w:r w:rsidR="000D645F" w:rsidRPr="000D645F">
        <w:t xml:space="preserve">package in </w:t>
      </w:r>
      <w:r w:rsidR="000D645F" w:rsidRPr="000D645F">
        <w:rPr>
          <w:i/>
          <w:iCs/>
        </w:rPr>
        <w:t>R</w:t>
      </w:r>
      <w:r w:rsidR="000D645F" w:rsidRPr="000D645F">
        <w:t xml:space="preserve">. Effect plots of significant predictors retained in the </w:t>
      </w:r>
      <w:r w:rsidR="00A95FF5">
        <w:t>GLMM</w:t>
      </w:r>
      <w:r w:rsidR="00A95FF5">
        <w:rPr>
          <w:vertAlign w:val="subscript"/>
        </w:rPr>
        <w:t>TLF</w:t>
      </w:r>
      <w:r w:rsidR="00A95FF5" w:rsidRPr="000D645F">
        <w:t xml:space="preserve"> </w:t>
      </w:r>
      <w:r w:rsidR="000D645F" w:rsidRPr="000D645F">
        <w:t xml:space="preserve">were generated using the </w:t>
      </w:r>
      <w:r w:rsidR="000D645F" w:rsidRPr="000D645F">
        <w:rPr>
          <w:i/>
          <w:iCs/>
        </w:rPr>
        <w:t xml:space="preserve">effects </w:t>
      </w:r>
      <w:r w:rsidR="000D645F" w:rsidRPr="000D645F">
        <w:t xml:space="preserve">package in </w:t>
      </w:r>
      <w:r w:rsidR="000D645F" w:rsidRPr="000D645F">
        <w:rPr>
          <w:i/>
          <w:iCs/>
        </w:rPr>
        <w:t>R</w:t>
      </w:r>
      <w:r w:rsidR="000D645F" w:rsidRPr="000D645F">
        <w:t xml:space="preserve"> and conditioned on the typical values of all other significant predictors in the final model.</w:t>
      </w:r>
    </w:p>
    <w:p w14:paraId="2695D6E4" w14:textId="26C11300" w:rsidR="00523916" w:rsidRPr="00854FDB" w:rsidRDefault="00523916" w:rsidP="000E6CDE">
      <w:pPr>
        <w:spacing w:line="360" w:lineRule="auto"/>
        <w:ind w:firstLine="720"/>
      </w:pPr>
      <w:r>
        <w:t xml:space="preserve">We also fit a </w:t>
      </w:r>
      <w:r>
        <w:rPr>
          <w:i/>
          <w:iCs/>
        </w:rPr>
        <w:t xml:space="preserve">post-hoc </w:t>
      </w:r>
      <w:r>
        <w:t>GLMM on TLF</w:t>
      </w:r>
      <w:r>
        <w:rPr>
          <w:i/>
          <w:iCs/>
        </w:rPr>
        <w:t xml:space="preserve"> </w:t>
      </w:r>
      <w:r>
        <w:t xml:space="preserve">for a subset of candidate parents with </w:t>
      </w:r>
      <w:r>
        <w:rPr>
          <w:i/>
          <w:iCs/>
        </w:rPr>
        <w:t>size at maturity</w:t>
      </w:r>
      <w:r>
        <w:t xml:space="preserve"> measurements</w:t>
      </w:r>
      <w:r w:rsidR="00A95FF5">
        <w:t xml:space="preserve"> (hereafter </w:t>
      </w:r>
      <w:proofErr w:type="spellStart"/>
      <w:r w:rsidR="00A95FF5">
        <w:t>GLMM</w:t>
      </w:r>
      <w:r w:rsidR="00A95FF5">
        <w:rPr>
          <w:vertAlign w:val="subscript"/>
        </w:rPr>
        <w:t>size</w:t>
      </w:r>
      <w:proofErr w:type="spellEnd"/>
      <w:r w:rsidR="00A95FF5">
        <w:t>)</w:t>
      </w:r>
      <w:r>
        <w:t xml:space="preserve">. We defined </w:t>
      </w:r>
      <w:r w:rsidRPr="00523916">
        <w:rPr>
          <w:i/>
          <w:iCs/>
        </w:rPr>
        <w:t>size at maturity</w:t>
      </w:r>
      <w:r>
        <w:t xml:space="preserve"> as the fork length in cm for candidate parents measured at the time of release. This </w:t>
      </w:r>
      <w:proofErr w:type="spellStart"/>
      <w:r w:rsidR="00A95FF5">
        <w:t>GLMM</w:t>
      </w:r>
      <w:r w:rsidR="00A95FF5">
        <w:rPr>
          <w:vertAlign w:val="subscript"/>
        </w:rPr>
        <w:t>size</w:t>
      </w:r>
      <w:proofErr w:type="spellEnd"/>
      <w:r>
        <w:t xml:space="preserve"> used the final significant predictors from the GLMM on TLF using all parents</w:t>
      </w:r>
      <w:r w:rsidR="00A95FF5">
        <w:t xml:space="preserve"> (GLMM</w:t>
      </w:r>
      <w:r w:rsidR="00A95FF5">
        <w:rPr>
          <w:vertAlign w:val="subscript"/>
        </w:rPr>
        <w:t>TLF</w:t>
      </w:r>
      <w:r w:rsidR="00A95FF5">
        <w:t>)</w:t>
      </w:r>
      <w:r>
        <w:t xml:space="preserve">, but also included </w:t>
      </w:r>
      <w:r>
        <w:rPr>
          <w:i/>
          <w:iCs/>
        </w:rPr>
        <w:t xml:space="preserve">size at maturity </w:t>
      </w:r>
      <w:r>
        <w:t xml:space="preserve">as an additional fixed effect. Significance of the effect of </w:t>
      </w:r>
      <w:r>
        <w:rPr>
          <w:i/>
          <w:iCs/>
        </w:rPr>
        <w:t xml:space="preserve">size at maturity </w:t>
      </w:r>
      <w:r>
        <w:t xml:space="preserve">was tested using a likelihood ratio test. We also examined the relationship between </w:t>
      </w:r>
      <w:r w:rsidRPr="00854FDB">
        <w:rPr>
          <w:i/>
          <w:iCs/>
        </w:rPr>
        <w:t>origin</w:t>
      </w:r>
      <w:r>
        <w:t xml:space="preserve"> and </w:t>
      </w:r>
      <w:r w:rsidR="00854FDB">
        <w:rPr>
          <w:i/>
          <w:iCs/>
        </w:rPr>
        <w:t>size at maturity</w:t>
      </w:r>
      <w:r>
        <w:t xml:space="preserve"> using a linear mixed model that fit </w:t>
      </w:r>
      <w:r w:rsidR="00854FDB">
        <w:rPr>
          <w:i/>
          <w:iCs/>
        </w:rPr>
        <w:t>size at maturity</w:t>
      </w:r>
      <w:r w:rsidR="00854FDB">
        <w:t xml:space="preserve"> as an effect of </w:t>
      </w:r>
      <w:r w:rsidR="00854FDB">
        <w:rPr>
          <w:i/>
          <w:iCs/>
        </w:rPr>
        <w:t>origin, sex</w:t>
      </w:r>
      <w:r w:rsidR="00854FDB">
        <w:t xml:space="preserve"> and a random effect of year.</w:t>
      </w:r>
    </w:p>
    <w:p w14:paraId="65BE25AF" w14:textId="77777777" w:rsidR="00EA6259" w:rsidRDefault="00EA6259" w:rsidP="005741DF">
      <w:pPr>
        <w:spacing w:line="360" w:lineRule="auto"/>
        <w:rPr>
          <w:b/>
          <w:bCs/>
        </w:rPr>
      </w:pPr>
    </w:p>
    <w:p w14:paraId="2914EA9F" w14:textId="77777777" w:rsidR="00EA6259" w:rsidRDefault="00EA6259">
      <w:pPr>
        <w:rPr>
          <w:b/>
          <w:bCs/>
        </w:rPr>
      </w:pPr>
      <w:r>
        <w:rPr>
          <w:b/>
          <w:bCs/>
        </w:rPr>
        <w:br w:type="page"/>
      </w:r>
    </w:p>
    <w:p w14:paraId="2EC87AEB" w14:textId="4AB8A814" w:rsidR="00773A76" w:rsidRPr="00D71476" w:rsidRDefault="00773A76" w:rsidP="005741DF">
      <w:pPr>
        <w:spacing w:line="360" w:lineRule="auto"/>
        <w:rPr>
          <w:b/>
          <w:bCs/>
        </w:rPr>
      </w:pPr>
      <w:r w:rsidRPr="00D71476">
        <w:rPr>
          <w:b/>
          <w:bCs/>
        </w:rPr>
        <w:lastRenderedPageBreak/>
        <w:t>Results</w:t>
      </w:r>
    </w:p>
    <w:p w14:paraId="67A2027C" w14:textId="32C8E05A" w:rsidR="00773A76" w:rsidRPr="00D71476" w:rsidRDefault="00843565" w:rsidP="005741DF">
      <w:pPr>
        <w:spacing w:line="360" w:lineRule="auto"/>
        <w:rPr>
          <w:u w:val="single"/>
        </w:rPr>
      </w:pPr>
      <w:r w:rsidRPr="00D71476">
        <w:rPr>
          <w:u w:val="single"/>
        </w:rPr>
        <w:t xml:space="preserve">Sampling and </w:t>
      </w:r>
      <w:r w:rsidR="00773A76" w:rsidRPr="00D71476">
        <w:rPr>
          <w:u w:val="single"/>
        </w:rPr>
        <w:t>Genotyping</w:t>
      </w:r>
    </w:p>
    <w:p w14:paraId="6D753729" w14:textId="25544135" w:rsidR="00176B57" w:rsidRPr="00D71476" w:rsidRDefault="00176B57" w:rsidP="005741DF">
      <w:pPr>
        <w:spacing w:line="360" w:lineRule="auto"/>
      </w:pPr>
      <w:r w:rsidRPr="00D71476">
        <w:rPr>
          <w:i/>
          <w:iCs/>
        </w:rPr>
        <w:tab/>
      </w:r>
      <w:r w:rsidR="00153134" w:rsidRPr="00D71476">
        <w:t>After genotype quality filtering, there were 9,839 individuals genotyped at an average of 10.86 microsatellite loci (T</w:t>
      </w:r>
      <w:r w:rsidRPr="00D71476">
        <w:t>able</w:t>
      </w:r>
      <w:r w:rsidR="00153134" w:rsidRPr="00D71476">
        <w:t xml:space="preserve"> 1)</w:t>
      </w:r>
      <w:r w:rsidRPr="00D71476">
        <w:t xml:space="preserve">. </w:t>
      </w:r>
      <w:r w:rsidR="00C56078" w:rsidRPr="00D71476">
        <w:t xml:space="preserve">There were </w:t>
      </w:r>
      <w:r w:rsidR="008117D5" w:rsidRPr="00D71476">
        <w:t>6,700</w:t>
      </w:r>
      <w:r w:rsidR="00C56078" w:rsidRPr="00D71476">
        <w:t xml:space="preserve"> salmon initially collected at McKenzie or </w:t>
      </w:r>
      <w:proofErr w:type="spellStart"/>
      <w:r w:rsidR="00C56078" w:rsidRPr="00D71476">
        <w:t>Leaburg</w:t>
      </w:r>
      <w:proofErr w:type="spellEnd"/>
      <w:r w:rsidR="00C56078" w:rsidRPr="00D71476">
        <w:t xml:space="preserve"> Hatcheries and transported above </w:t>
      </w:r>
      <w:r w:rsidR="00B8490A">
        <w:t>Cougar Dam</w:t>
      </w:r>
      <w:r w:rsidR="00C56078" w:rsidRPr="00D71476">
        <w:t xml:space="preserve"> (hatchery outplants), </w:t>
      </w:r>
      <w:r w:rsidR="008117D5" w:rsidRPr="00D71476">
        <w:t>2,930</w:t>
      </w:r>
      <w:r w:rsidR="00C56078" w:rsidRPr="00D71476">
        <w:t xml:space="preserve"> </w:t>
      </w:r>
      <w:r w:rsidR="008117D5" w:rsidRPr="00D71476">
        <w:t xml:space="preserve">NOR and HOR </w:t>
      </w:r>
      <w:r w:rsidR="00C56078" w:rsidRPr="00D71476">
        <w:t xml:space="preserve">salmon initially encountered at </w:t>
      </w:r>
      <w:r w:rsidR="00B8490A">
        <w:t>Cougar Trap</w:t>
      </w:r>
      <w:r w:rsidR="00C56078" w:rsidRPr="00D71476">
        <w:t xml:space="preserve"> and released above the dam, into the mainstem or immediately below the tailrace of the dam, 12 precocial males sampled on spawning grounds above the Dam, </w:t>
      </w:r>
      <w:r w:rsidR="008117D5" w:rsidRPr="00D71476">
        <w:t>192</w:t>
      </w:r>
      <w:r w:rsidR="00C56078" w:rsidRPr="00D71476">
        <w:t xml:space="preserve"> carcasses sampled during SGSs below the dam</w:t>
      </w:r>
      <w:r w:rsidR="00923965">
        <w:t>,</w:t>
      </w:r>
      <w:r w:rsidR="00C56078" w:rsidRPr="00D71476">
        <w:t xml:space="preserve"> and 5 carcasses sampled during SGSs above the dam (Table 2)</w:t>
      </w:r>
      <w:r w:rsidR="008117D5" w:rsidRPr="00D71476">
        <w:t>.</w:t>
      </w:r>
      <w:r w:rsidR="00C56078" w:rsidRPr="00D71476">
        <w:t xml:space="preserve"> </w:t>
      </w:r>
    </w:p>
    <w:p w14:paraId="5CA5DD5B" w14:textId="77777777" w:rsidR="00275133" w:rsidRPr="00D71476" w:rsidRDefault="00275133" w:rsidP="00275133">
      <w:pPr>
        <w:ind w:left="-5" w:right="53"/>
      </w:pPr>
    </w:p>
    <w:tbl>
      <w:tblPr>
        <w:tblStyle w:val="TableGrid"/>
        <w:tblW w:w="312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995"/>
        <w:gridCol w:w="1434"/>
        <w:gridCol w:w="1081"/>
        <w:gridCol w:w="1080"/>
      </w:tblGrid>
      <w:tr w:rsidR="00275133" w:rsidRPr="00D71476" w14:paraId="5981B7C6" w14:textId="77777777" w:rsidTr="003E1B07">
        <w:trPr>
          <w:jc w:val="center"/>
        </w:trPr>
        <w:tc>
          <w:tcPr>
            <w:tcW w:w="1076" w:type="pct"/>
            <w:tcBorders>
              <w:top w:val="single" w:sz="4" w:space="0" w:color="auto"/>
              <w:bottom w:val="single" w:sz="4" w:space="0" w:color="auto"/>
            </w:tcBorders>
            <w:vAlign w:val="center"/>
          </w:tcPr>
          <w:p w14:paraId="6229DB2D" w14:textId="77777777" w:rsidR="00275133" w:rsidRPr="00D71476" w:rsidRDefault="00275133" w:rsidP="003E1B07">
            <w:pPr>
              <w:spacing w:after="115"/>
              <w:jc w:val="center"/>
              <w:rPr>
                <w:b/>
                <w:bCs/>
                <w:sz w:val="20"/>
                <w:szCs w:val="20"/>
              </w:rPr>
            </w:pPr>
            <w:r w:rsidRPr="00D71476">
              <w:rPr>
                <w:b/>
                <w:bCs/>
                <w:sz w:val="20"/>
                <w:szCs w:val="20"/>
              </w:rPr>
              <w:t>Year</w:t>
            </w:r>
          </w:p>
        </w:tc>
        <w:tc>
          <w:tcPr>
            <w:tcW w:w="850" w:type="pct"/>
            <w:tcBorders>
              <w:top w:val="single" w:sz="4" w:space="0" w:color="auto"/>
              <w:bottom w:val="single" w:sz="4" w:space="0" w:color="auto"/>
            </w:tcBorders>
            <w:vAlign w:val="center"/>
          </w:tcPr>
          <w:p w14:paraId="7ACA357F" w14:textId="74DB4D70" w:rsidR="00275133" w:rsidRPr="00D71476" w:rsidRDefault="00275133" w:rsidP="003E1B07">
            <w:pPr>
              <w:spacing w:after="115"/>
              <w:jc w:val="center"/>
              <w:rPr>
                <w:b/>
                <w:bCs/>
                <w:sz w:val="20"/>
                <w:szCs w:val="20"/>
              </w:rPr>
            </w:pPr>
            <w:r w:rsidRPr="00D71476">
              <w:rPr>
                <w:b/>
                <w:bCs/>
                <w:sz w:val="20"/>
                <w:szCs w:val="20"/>
              </w:rPr>
              <w:t>Tissue Samples</w:t>
            </w:r>
          </w:p>
        </w:tc>
        <w:tc>
          <w:tcPr>
            <w:tcW w:w="1226" w:type="pct"/>
            <w:tcBorders>
              <w:top w:val="single" w:sz="4" w:space="0" w:color="auto"/>
              <w:bottom w:val="single" w:sz="4" w:space="0" w:color="auto"/>
            </w:tcBorders>
            <w:vAlign w:val="center"/>
          </w:tcPr>
          <w:p w14:paraId="3A733569" w14:textId="77777777" w:rsidR="00275133" w:rsidRPr="00D71476" w:rsidRDefault="00275133" w:rsidP="003E1B07">
            <w:pPr>
              <w:spacing w:after="115"/>
              <w:jc w:val="center"/>
              <w:rPr>
                <w:b/>
                <w:bCs/>
                <w:sz w:val="20"/>
                <w:szCs w:val="20"/>
              </w:rPr>
            </w:pPr>
            <w:r w:rsidRPr="00D71476">
              <w:rPr>
                <w:b/>
                <w:bCs/>
                <w:sz w:val="20"/>
                <w:szCs w:val="20"/>
              </w:rPr>
              <w:t>Missingness Filtered</w:t>
            </w:r>
          </w:p>
        </w:tc>
        <w:tc>
          <w:tcPr>
            <w:tcW w:w="924" w:type="pct"/>
            <w:tcBorders>
              <w:top w:val="single" w:sz="4" w:space="0" w:color="auto"/>
              <w:bottom w:val="single" w:sz="4" w:space="0" w:color="auto"/>
            </w:tcBorders>
            <w:vAlign w:val="center"/>
          </w:tcPr>
          <w:p w14:paraId="70D4C2C0" w14:textId="77777777" w:rsidR="00275133" w:rsidRPr="00D71476" w:rsidRDefault="00275133" w:rsidP="003E1B07">
            <w:pPr>
              <w:spacing w:after="115"/>
              <w:jc w:val="center"/>
              <w:rPr>
                <w:b/>
                <w:bCs/>
                <w:sz w:val="20"/>
                <w:szCs w:val="20"/>
              </w:rPr>
            </w:pPr>
            <w:r w:rsidRPr="00D71476">
              <w:rPr>
                <w:b/>
                <w:bCs/>
                <w:sz w:val="20"/>
                <w:szCs w:val="20"/>
              </w:rPr>
              <w:t>Duplicate Filtered</w:t>
            </w:r>
          </w:p>
        </w:tc>
        <w:tc>
          <w:tcPr>
            <w:tcW w:w="923" w:type="pct"/>
            <w:tcBorders>
              <w:top w:val="single" w:sz="4" w:space="0" w:color="auto"/>
              <w:bottom w:val="single" w:sz="4" w:space="0" w:color="auto"/>
            </w:tcBorders>
            <w:vAlign w:val="center"/>
          </w:tcPr>
          <w:p w14:paraId="2D403623" w14:textId="1A53E8FF" w:rsidR="00275133" w:rsidRPr="00D71476" w:rsidRDefault="00275133" w:rsidP="003E1B07">
            <w:pPr>
              <w:spacing w:after="115"/>
              <w:jc w:val="center"/>
              <w:rPr>
                <w:b/>
                <w:bCs/>
                <w:sz w:val="20"/>
                <w:szCs w:val="20"/>
                <w:vertAlign w:val="subscript"/>
              </w:rPr>
            </w:pPr>
            <w:proofErr w:type="spellStart"/>
            <w:r w:rsidRPr="00D71476">
              <w:rPr>
                <w:b/>
                <w:bCs/>
                <w:sz w:val="20"/>
                <w:szCs w:val="20"/>
              </w:rPr>
              <w:t>N</w:t>
            </w:r>
            <w:r w:rsidRPr="00D71476">
              <w:rPr>
                <w:b/>
                <w:bCs/>
                <w:sz w:val="20"/>
                <w:szCs w:val="20"/>
                <w:vertAlign w:val="subscript"/>
              </w:rPr>
              <w:t>final</w:t>
            </w:r>
            <w:proofErr w:type="spellEnd"/>
          </w:p>
        </w:tc>
      </w:tr>
      <w:tr w:rsidR="00275133" w:rsidRPr="00D71476" w14:paraId="1D7BAC69" w14:textId="77777777" w:rsidTr="003E1B07">
        <w:trPr>
          <w:jc w:val="center"/>
        </w:trPr>
        <w:tc>
          <w:tcPr>
            <w:tcW w:w="1076" w:type="pct"/>
            <w:tcBorders>
              <w:top w:val="single" w:sz="4" w:space="0" w:color="auto"/>
            </w:tcBorders>
            <w:shd w:val="clear" w:color="auto" w:fill="auto"/>
            <w:vAlign w:val="center"/>
          </w:tcPr>
          <w:p w14:paraId="607410CD" w14:textId="575F6B7A" w:rsidR="00275133" w:rsidRPr="00D71476" w:rsidRDefault="00275133" w:rsidP="003E1B07">
            <w:pPr>
              <w:spacing w:after="115"/>
              <w:jc w:val="center"/>
              <w:rPr>
                <w:sz w:val="20"/>
                <w:szCs w:val="20"/>
              </w:rPr>
            </w:pPr>
            <w:r w:rsidRPr="00D71476">
              <w:rPr>
                <w:sz w:val="20"/>
                <w:szCs w:val="20"/>
              </w:rPr>
              <w:t>2007</w:t>
            </w:r>
            <w:r w:rsidR="003E1B07" w:rsidRPr="00D71476">
              <w:rPr>
                <w:sz w:val="20"/>
                <w:szCs w:val="20"/>
              </w:rPr>
              <w:t>*</w:t>
            </w:r>
          </w:p>
        </w:tc>
        <w:tc>
          <w:tcPr>
            <w:tcW w:w="850" w:type="pct"/>
            <w:tcBorders>
              <w:top w:val="single" w:sz="4" w:space="0" w:color="auto"/>
            </w:tcBorders>
            <w:shd w:val="clear" w:color="auto" w:fill="auto"/>
            <w:vAlign w:val="center"/>
          </w:tcPr>
          <w:p w14:paraId="5FB57B90" w14:textId="0D153027" w:rsidR="00275133" w:rsidRPr="00D71476" w:rsidRDefault="00275133" w:rsidP="003E1B07">
            <w:pPr>
              <w:spacing w:after="115"/>
              <w:jc w:val="center"/>
              <w:rPr>
                <w:sz w:val="20"/>
                <w:szCs w:val="20"/>
              </w:rPr>
            </w:pPr>
            <w:r w:rsidRPr="00D71476">
              <w:rPr>
                <w:color w:val="000000"/>
                <w:sz w:val="20"/>
                <w:szCs w:val="20"/>
              </w:rPr>
              <w:t>746</w:t>
            </w:r>
          </w:p>
        </w:tc>
        <w:tc>
          <w:tcPr>
            <w:tcW w:w="1226" w:type="pct"/>
            <w:tcBorders>
              <w:top w:val="single" w:sz="4" w:space="0" w:color="auto"/>
            </w:tcBorders>
            <w:shd w:val="clear" w:color="auto" w:fill="auto"/>
            <w:vAlign w:val="center"/>
          </w:tcPr>
          <w:p w14:paraId="50521D27" w14:textId="77777777" w:rsidR="00275133" w:rsidRPr="00D71476" w:rsidRDefault="00275133" w:rsidP="003E1B07">
            <w:pPr>
              <w:spacing w:after="115"/>
              <w:jc w:val="center"/>
              <w:rPr>
                <w:sz w:val="20"/>
                <w:szCs w:val="20"/>
              </w:rPr>
            </w:pPr>
            <w:r w:rsidRPr="00D71476">
              <w:rPr>
                <w:sz w:val="20"/>
                <w:szCs w:val="20"/>
              </w:rPr>
              <w:t>1</w:t>
            </w:r>
          </w:p>
        </w:tc>
        <w:tc>
          <w:tcPr>
            <w:tcW w:w="924" w:type="pct"/>
            <w:tcBorders>
              <w:top w:val="single" w:sz="4" w:space="0" w:color="auto"/>
            </w:tcBorders>
            <w:shd w:val="clear" w:color="auto" w:fill="auto"/>
            <w:vAlign w:val="center"/>
          </w:tcPr>
          <w:p w14:paraId="793532D6" w14:textId="22D8E8CA" w:rsidR="00275133" w:rsidRPr="00D71476" w:rsidRDefault="006A43B2" w:rsidP="003E1B07">
            <w:pPr>
              <w:spacing w:after="115"/>
              <w:jc w:val="center"/>
              <w:rPr>
                <w:sz w:val="20"/>
                <w:szCs w:val="20"/>
              </w:rPr>
            </w:pPr>
            <w:r>
              <w:rPr>
                <w:sz w:val="20"/>
                <w:szCs w:val="20"/>
              </w:rPr>
              <w:t>0</w:t>
            </w:r>
          </w:p>
        </w:tc>
        <w:tc>
          <w:tcPr>
            <w:tcW w:w="923" w:type="pct"/>
            <w:tcBorders>
              <w:top w:val="single" w:sz="4" w:space="0" w:color="auto"/>
            </w:tcBorders>
            <w:shd w:val="clear" w:color="auto" w:fill="auto"/>
            <w:vAlign w:val="center"/>
          </w:tcPr>
          <w:p w14:paraId="08EC3B80" w14:textId="1A4DB98B" w:rsidR="00275133" w:rsidRPr="00D71476" w:rsidRDefault="00275133" w:rsidP="003E1B07">
            <w:pPr>
              <w:spacing w:after="115"/>
              <w:jc w:val="center"/>
              <w:rPr>
                <w:sz w:val="20"/>
                <w:szCs w:val="20"/>
              </w:rPr>
            </w:pPr>
            <w:r w:rsidRPr="00D71476">
              <w:rPr>
                <w:sz w:val="20"/>
                <w:szCs w:val="20"/>
              </w:rPr>
              <w:t>7</w:t>
            </w:r>
            <w:r w:rsidR="00562F61">
              <w:rPr>
                <w:sz w:val="20"/>
                <w:szCs w:val="20"/>
              </w:rPr>
              <w:t>45</w:t>
            </w:r>
          </w:p>
        </w:tc>
      </w:tr>
      <w:tr w:rsidR="00275133" w:rsidRPr="00D71476" w14:paraId="7C77B50F" w14:textId="77777777" w:rsidTr="003E1B07">
        <w:trPr>
          <w:jc w:val="center"/>
        </w:trPr>
        <w:tc>
          <w:tcPr>
            <w:tcW w:w="1076" w:type="pct"/>
            <w:shd w:val="clear" w:color="auto" w:fill="auto"/>
            <w:vAlign w:val="center"/>
          </w:tcPr>
          <w:p w14:paraId="2C920001" w14:textId="02AB0CC7" w:rsidR="00275133" w:rsidRPr="00D71476" w:rsidRDefault="00275133" w:rsidP="003E1B07">
            <w:pPr>
              <w:spacing w:after="115"/>
              <w:jc w:val="center"/>
              <w:rPr>
                <w:sz w:val="20"/>
                <w:szCs w:val="20"/>
              </w:rPr>
            </w:pPr>
            <w:r w:rsidRPr="00D71476">
              <w:rPr>
                <w:sz w:val="20"/>
                <w:szCs w:val="20"/>
              </w:rPr>
              <w:t>2008</w:t>
            </w:r>
            <w:r w:rsidR="003E1B07" w:rsidRPr="00D71476">
              <w:rPr>
                <w:sz w:val="20"/>
                <w:szCs w:val="20"/>
              </w:rPr>
              <w:t>*</w:t>
            </w:r>
          </w:p>
        </w:tc>
        <w:tc>
          <w:tcPr>
            <w:tcW w:w="850" w:type="pct"/>
            <w:shd w:val="clear" w:color="auto" w:fill="auto"/>
            <w:vAlign w:val="center"/>
          </w:tcPr>
          <w:p w14:paraId="7816E141" w14:textId="6EA4976F" w:rsidR="00275133" w:rsidRPr="00D71476" w:rsidRDefault="00275133" w:rsidP="003E1B07">
            <w:pPr>
              <w:spacing w:after="115"/>
              <w:jc w:val="center"/>
              <w:rPr>
                <w:sz w:val="20"/>
                <w:szCs w:val="20"/>
              </w:rPr>
            </w:pPr>
            <w:r w:rsidRPr="00D71476">
              <w:rPr>
                <w:color w:val="000000"/>
                <w:sz w:val="20"/>
                <w:szCs w:val="20"/>
              </w:rPr>
              <w:t>873</w:t>
            </w:r>
          </w:p>
        </w:tc>
        <w:tc>
          <w:tcPr>
            <w:tcW w:w="1226" w:type="pct"/>
            <w:shd w:val="clear" w:color="auto" w:fill="auto"/>
            <w:vAlign w:val="center"/>
          </w:tcPr>
          <w:p w14:paraId="20CC71FA" w14:textId="77777777" w:rsidR="00275133" w:rsidRPr="00D71476" w:rsidRDefault="00275133" w:rsidP="003E1B07">
            <w:pPr>
              <w:spacing w:after="115"/>
              <w:jc w:val="center"/>
              <w:rPr>
                <w:sz w:val="20"/>
                <w:szCs w:val="20"/>
              </w:rPr>
            </w:pPr>
            <w:r w:rsidRPr="00D71476">
              <w:rPr>
                <w:sz w:val="20"/>
                <w:szCs w:val="20"/>
              </w:rPr>
              <w:t>0</w:t>
            </w:r>
          </w:p>
        </w:tc>
        <w:tc>
          <w:tcPr>
            <w:tcW w:w="924" w:type="pct"/>
            <w:shd w:val="clear" w:color="auto" w:fill="auto"/>
            <w:vAlign w:val="center"/>
          </w:tcPr>
          <w:p w14:paraId="5E3D44EE" w14:textId="77777777" w:rsidR="00275133" w:rsidRPr="00D71476" w:rsidRDefault="00275133" w:rsidP="003E1B07">
            <w:pPr>
              <w:spacing w:after="115"/>
              <w:jc w:val="center"/>
              <w:rPr>
                <w:sz w:val="20"/>
                <w:szCs w:val="20"/>
              </w:rPr>
            </w:pPr>
            <w:r w:rsidRPr="00D71476">
              <w:rPr>
                <w:sz w:val="20"/>
                <w:szCs w:val="20"/>
              </w:rPr>
              <w:t>0</w:t>
            </w:r>
          </w:p>
        </w:tc>
        <w:tc>
          <w:tcPr>
            <w:tcW w:w="923" w:type="pct"/>
            <w:shd w:val="clear" w:color="auto" w:fill="auto"/>
            <w:vAlign w:val="center"/>
          </w:tcPr>
          <w:p w14:paraId="6F8A58BE" w14:textId="31B5F95E" w:rsidR="00275133" w:rsidRPr="00D71476" w:rsidRDefault="00562F61" w:rsidP="003E1B07">
            <w:pPr>
              <w:spacing w:after="115"/>
              <w:jc w:val="center"/>
              <w:rPr>
                <w:sz w:val="20"/>
                <w:szCs w:val="20"/>
              </w:rPr>
            </w:pPr>
            <w:r>
              <w:rPr>
                <w:sz w:val="20"/>
                <w:szCs w:val="20"/>
              </w:rPr>
              <w:t>873</w:t>
            </w:r>
          </w:p>
        </w:tc>
      </w:tr>
      <w:tr w:rsidR="00275133" w:rsidRPr="00D71476" w14:paraId="710000C0" w14:textId="77777777" w:rsidTr="003E1B07">
        <w:trPr>
          <w:jc w:val="center"/>
        </w:trPr>
        <w:tc>
          <w:tcPr>
            <w:tcW w:w="1076" w:type="pct"/>
            <w:shd w:val="clear" w:color="auto" w:fill="auto"/>
            <w:vAlign w:val="center"/>
          </w:tcPr>
          <w:p w14:paraId="176A04C7" w14:textId="7715DF85" w:rsidR="00275133" w:rsidRPr="00D71476" w:rsidRDefault="00275133" w:rsidP="003E1B07">
            <w:pPr>
              <w:spacing w:after="115"/>
              <w:jc w:val="center"/>
              <w:rPr>
                <w:sz w:val="20"/>
                <w:szCs w:val="20"/>
              </w:rPr>
            </w:pPr>
            <w:r w:rsidRPr="00D71476">
              <w:rPr>
                <w:sz w:val="20"/>
                <w:szCs w:val="20"/>
              </w:rPr>
              <w:t>2009</w:t>
            </w:r>
            <w:r w:rsidR="003E1B07" w:rsidRPr="00D71476">
              <w:rPr>
                <w:sz w:val="20"/>
                <w:szCs w:val="20"/>
              </w:rPr>
              <w:t>*</w:t>
            </w:r>
          </w:p>
        </w:tc>
        <w:tc>
          <w:tcPr>
            <w:tcW w:w="850" w:type="pct"/>
            <w:shd w:val="clear" w:color="auto" w:fill="auto"/>
            <w:vAlign w:val="center"/>
          </w:tcPr>
          <w:p w14:paraId="5945F160" w14:textId="65535096" w:rsidR="00275133" w:rsidRPr="00D71476" w:rsidRDefault="00275133" w:rsidP="003E1B07">
            <w:pPr>
              <w:spacing w:after="115"/>
              <w:jc w:val="center"/>
              <w:rPr>
                <w:sz w:val="20"/>
                <w:szCs w:val="20"/>
              </w:rPr>
            </w:pPr>
            <w:r w:rsidRPr="00D71476">
              <w:rPr>
                <w:color w:val="000000"/>
                <w:sz w:val="20"/>
                <w:szCs w:val="20"/>
              </w:rPr>
              <w:t>1386</w:t>
            </w:r>
          </w:p>
        </w:tc>
        <w:tc>
          <w:tcPr>
            <w:tcW w:w="1226" w:type="pct"/>
            <w:shd w:val="clear" w:color="auto" w:fill="auto"/>
            <w:vAlign w:val="center"/>
          </w:tcPr>
          <w:p w14:paraId="6B49DAB8" w14:textId="0010422E" w:rsidR="00275133" w:rsidRPr="00D71476" w:rsidRDefault="006A43B2" w:rsidP="003E1B07">
            <w:pPr>
              <w:spacing w:after="115"/>
              <w:jc w:val="center"/>
              <w:rPr>
                <w:sz w:val="20"/>
                <w:szCs w:val="20"/>
              </w:rPr>
            </w:pPr>
            <w:r>
              <w:rPr>
                <w:sz w:val="20"/>
                <w:szCs w:val="20"/>
              </w:rPr>
              <w:t>2</w:t>
            </w:r>
          </w:p>
        </w:tc>
        <w:tc>
          <w:tcPr>
            <w:tcW w:w="924" w:type="pct"/>
            <w:shd w:val="clear" w:color="auto" w:fill="auto"/>
            <w:vAlign w:val="center"/>
          </w:tcPr>
          <w:p w14:paraId="0B58C5CD" w14:textId="74196B8E" w:rsidR="00275133" w:rsidRPr="00D71476" w:rsidRDefault="006A43B2" w:rsidP="003E1B07">
            <w:pPr>
              <w:spacing w:after="115"/>
              <w:jc w:val="center"/>
              <w:rPr>
                <w:sz w:val="20"/>
                <w:szCs w:val="20"/>
              </w:rPr>
            </w:pPr>
            <w:r>
              <w:rPr>
                <w:sz w:val="20"/>
                <w:szCs w:val="20"/>
              </w:rPr>
              <w:t>1</w:t>
            </w:r>
          </w:p>
        </w:tc>
        <w:tc>
          <w:tcPr>
            <w:tcW w:w="923" w:type="pct"/>
            <w:shd w:val="clear" w:color="auto" w:fill="auto"/>
            <w:vAlign w:val="center"/>
          </w:tcPr>
          <w:p w14:paraId="67A8EDD0" w14:textId="1F44EA61" w:rsidR="00275133" w:rsidRPr="00D71476" w:rsidRDefault="00562F61" w:rsidP="003E1B07">
            <w:pPr>
              <w:spacing w:after="115"/>
              <w:jc w:val="center"/>
              <w:rPr>
                <w:sz w:val="20"/>
                <w:szCs w:val="20"/>
              </w:rPr>
            </w:pPr>
            <w:r>
              <w:rPr>
                <w:sz w:val="20"/>
                <w:szCs w:val="20"/>
              </w:rPr>
              <w:t>1383</w:t>
            </w:r>
          </w:p>
        </w:tc>
      </w:tr>
      <w:tr w:rsidR="00275133" w:rsidRPr="00D71476" w14:paraId="0526B701" w14:textId="77777777" w:rsidTr="003E1B07">
        <w:trPr>
          <w:jc w:val="center"/>
        </w:trPr>
        <w:tc>
          <w:tcPr>
            <w:tcW w:w="1076" w:type="pct"/>
            <w:shd w:val="clear" w:color="auto" w:fill="auto"/>
            <w:vAlign w:val="center"/>
          </w:tcPr>
          <w:p w14:paraId="2829BB64" w14:textId="1D2CD81F" w:rsidR="00275133" w:rsidRPr="00D71476" w:rsidRDefault="00275133" w:rsidP="003E1B07">
            <w:pPr>
              <w:spacing w:after="115"/>
              <w:jc w:val="center"/>
              <w:rPr>
                <w:sz w:val="20"/>
                <w:szCs w:val="20"/>
              </w:rPr>
            </w:pPr>
            <w:r w:rsidRPr="00D71476">
              <w:rPr>
                <w:sz w:val="20"/>
                <w:szCs w:val="20"/>
              </w:rPr>
              <w:t>2010</w:t>
            </w:r>
            <w:r w:rsidR="003E1B07" w:rsidRPr="00D71476">
              <w:rPr>
                <w:sz w:val="20"/>
                <w:szCs w:val="20"/>
              </w:rPr>
              <w:t>*</w:t>
            </w:r>
          </w:p>
        </w:tc>
        <w:tc>
          <w:tcPr>
            <w:tcW w:w="850" w:type="pct"/>
            <w:shd w:val="clear" w:color="auto" w:fill="auto"/>
            <w:vAlign w:val="center"/>
          </w:tcPr>
          <w:p w14:paraId="6406A5B2" w14:textId="7A954C5C" w:rsidR="00275133" w:rsidRPr="00D71476" w:rsidRDefault="00275133" w:rsidP="003E1B07">
            <w:pPr>
              <w:spacing w:after="115"/>
              <w:jc w:val="center"/>
              <w:rPr>
                <w:sz w:val="20"/>
                <w:szCs w:val="20"/>
              </w:rPr>
            </w:pPr>
            <w:r w:rsidRPr="00D71476">
              <w:rPr>
                <w:color w:val="000000"/>
                <w:sz w:val="20"/>
                <w:szCs w:val="20"/>
              </w:rPr>
              <w:t>748</w:t>
            </w:r>
          </w:p>
        </w:tc>
        <w:tc>
          <w:tcPr>
            <w:tcW w:w="1226" w:type="pct"/>
            <w:shd w:val="clear" w:color="auto" w:fill="auto"/>
            <w:vAlign w:val="center"/>
          </w:tcPr>
          <w:p w14:paraId="6E0F8A9B" w14:textId="4DCDC043" w:rsidR="00275133" w:rsidRPr="00D71476" w:rsidRDefault="00613457" w:rsidP="003E1B07">
            <w:pPr>
              <w:spacing w:after="115"/>
              <w:jc w:val="center"/>
              <w:rPr>
                <w:sz w:val="20"/>
                <w:szCs w:val="20"/>
              </w:rPr>
            </w:pPr>
            <w:r>
              <w:rPr>
                <w:sz w:val="20"/>
                <w:szCs w:val="20"/>
              </w:rPr>
              <w:t>1</w:t>
            </w:r>
          </w:p>
        </w:tc>
        <w:tc>
          <w:tcPr>
            <w:tcW w:w="924" w:type="pct"/>
            <w:shd w:val="clear" w:color="auto" w:fill="auto"/>
            <w:vAlign w:val="center"/>
          </w:tcPr>
          <w:p w14:paraId="6545608E" w14:textId="392CB68D" w:rsidR="00275133"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3196185B" w14:textId="46E9F68C" w:rsidR="00275133" w:rsidRPr="00D71476" w:rsidRDefault="00562F61" w:rsidP="003E1B07">
            <w:pPr>
              <w:spacing w:after="115"/>
              <w:jc w:val="center"/>
              <w:rPr>
                <w:sz w:val="20"/>
                <w:szCs w:val="20"/>
              </w:rPr>
            </w:pPr>
            <w:r>
              <w:rPr>
                <w:sz w:val="20"/>
                <w:szCs w:val="20"/>
              </w:rPr>
              <w:t>747</w:t>
            </w:r>
          </w:p>
        </w:tc>
      </w:tr>
      <w:tr w:rsidR="00275133" w:rsidRPr="00D71476" w14:paraId="385F2860" w14:textId="77777777" w:rsidTr="003E1B07">
        <w:trPr>
          <w:jc w:val="center"/>
        </w:trPr>
        <w:tc>
          <w:tcPr>
            <w:tcW w:w="1076" w:type="pct"/>
            <w:shd w:val="clear" w:color="auto" w:fill="auto"/>
            <w:vAlign w:val="center"/>
          </w:tcPr>
          <w:p w14:paraId="394748C7" w14:textId="5C6BEFE8" w:rsidR="00275133" w:rsidRPr="00D71476" w:rsidRDefault="00275133" w:rsidP="003E1B07">
            <w:pPr>
              <w:spacing w:after="115"/>
              <w:jc w:val="center"/>
              <w:rPr>
                <w:sz w:val="20"/>
                <w:szCs w:val="20"/>
              </w:rPr>
            </w:pPr>
            <w:r w:rsidRPr="00D71476">
              <w:rPr>
                <w:sz w:val="20"/>
                <w:szCs w:val="20"/>
              </w:rPr>
              <w:t>2011</w:t>
            </w:r>
            <w:r w:rsidR="003E1B07" w:rsidRPr="00D71476">
              <w:rPr>
                <w:sz w:val="20"/>
                <w:szCs w:val="20"/>
              </w:rPr>
              <w:t>*</w:t>
            </w:r>
          </w:p>
        </w:tc>
        <w:tc>
          <w:tcPr>
            <w:tcW w:w="850" w:type="pct"/>
            <w:shd w:val="clear" w:color="auto" w:fill="auto"/>
            <w:vAlign w:val="center"/>
          </w:tcPr>
          <w:p w14:paraId="7EBFC298" w14:textId="19EADE39" w:rsidR="00275133" w:rsidRPr="00D71476" w:rsidRDefault="00275133" w:rsidP="003E1B07">
            <w:pPr>
              <w:spacing w:after="115"/>
              <w:jc w:val="center"/>
              <w:rPr>
                <w:sz w:val="20"/>
                <w:szCs w:val="20"/>
              </w:rPr>
            </w:pPr>
            <w:r w:rsidRPr="00D71476">
              <w:rPr>
                <w:color w:val="000000"/>
                <w:sz w:val="20"/>
                <w:szCs w:val="20"/>
              </w:rPr>
              <w:t>791</w:t>
            </w:r>
          </w:p>
        </w:tc>
        <w:tc>
          <w:tcPr>
            <w:tcW w:w="1226" w:type="pct"/>
            <w:shd w:val="clear" w:color="auto" w:fill="auto"/>
            <w:vAlign w:val="center"/>
          </w:tcPr>
          <w:p w14:paraId="1D994C4A" w14:textId="69613418" w:rsidR="00275133"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1D106B28" w14:textId="259043BB"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19EBA0D2" w14:textId="65081E2D" w:rsidR="00275133" w:rsidRPr="00D71476" w:rsidRDefault="00562F61" w:rsidP="003E1B07">
            <w:pPr>
              <w:spacing w:after="115"/>
              <w:jc w:val="center"/>
              <w:rPr>
                <w:sz w:val="20"/>
                <w:szCs w:val="20"/>
              </w:rPr>
            </w:pPr>
            <w:r>
              <w:rPr>
                <w:sz w:val="20"/>
                <w:szCs w:val="20"/>
              </w:rPr>
              <w:t>770</w:t>
            </w:r>
          </w:p>
        </w:tc>
      </w:tr>
      <w:tr w:rsidR="00275133" w:rsidRPr="00D71476" w14:paraId="30FFBAD6" w14:textId="77777777" w:rsidTr="003E1B07">
        <w:trPr>
          <w:jc w:val="center"/>
        </w:trPr>
        <w:tc>
          <w:tcPr>
            <w:tcW w:w="1076" w:type="pct"/>
            <w:shd w:val="clear" w:color="auto" w:fill="auto"/>
            <w:vAlign w:val="center"/>
          </w:tcPr>
          <w:p w14:paraId="359CBB6D" w14:textId="33DF7E89" w:rsidR="00275133" w:rsidRPr="00D71476" w:rsidRDefault="00275133" w:rsidP="003E1B07">
            <w:pPr>
              <w:spacing w:after="115"/>
              <w:jc w:val="center"/>
              <w:rPr>
                <w:sz w:val="20"/>
                <w:szCs w:val="20"/>
              </w:rPr>
            </w:pPr>
            <w:r w:rsidRPr="00D71476">
              <w:rPr>
                <w:sz w:val="20"/>
                <w:szCs w:val="20"/>
              </w:rPr>
              <w:t>2012</w:t>
            </w:r>
            <w:r w:rsidR="003E1B07" w:rsidRPr="00D71476">
              <w:rPr>
                <w:sz w:val="20"/>
                <w:szCs w:val="20"/>
              </w:rPr>
              <w:t>*</w:t>
            </w:r>
          </w:p>
        </w:tc>
        <w:tc>
          <w:tcPr>
            <w:tcW w:w="850" w:type="pct"/>
            <w:shd w:val="clear" w:color="auto" w:fill="auto"/>
            <w:vAlign w:val="center"/>
          </w:tcPr>
          <w:p w14:paraId="58CF0230" w14:textId="7B47C57E" w:rsidR="00275133" w:rsidRPr="00D71476" w:rsidRDefault="00275133" w:rsidP="003E1B07">
            <w:pPr>
              <w:spacing w:after="115"/>
              <w:jc w:val="center"/>
              <w:rPr>
                <w:sz w:val="20"/>
                <w:szCs w:val="20"/>
              </w:rPr>
            </w:pPr>
            <w:r w:rsidRPr="00D71476">
              <w:rPr>
                <w:color w:val="000000"/>
                <w:sz w:val="20"/>
                <w:szCs w:val="20"/>
              </w:rPr>
              <w:t>962</w:t>
            </w:r>
          </w:p>
        </w:tc>
        <w:tc>
          <w:tcPr>
            <w:tcW w:w="1226" w:type="pct"/>
            <w:shd w:val="clear" w:color="auto" w:fill="auto"/>
            <w:vAlign w:val="center"/>
          </w:tcPr>
          <w:p w14:paraId="1893D11E" w14:textId="51187CF5" w:rsidR="00275133" w:rsidRPr="00D71476" w:rsidRDefault="00562F61" w:rsidP="003E1B07">
            <w:pPr>
              <w:spacing w:after="115"/>
              <w:jc w:val="center"/>
              <w:rPr>
                <w:sz w:val="20"/>
                <w:szCs w:val="20"/>
              </w:rPr>
            </w:pPr>
            <w:r>
              <w:rPr>
                <w:sz w:val="20"/>
                <w:szCs w:val="20"/>
              </w:rPr>
              <w:t>3</w:t>
            </w:r>
          </w:p>
        </w:tc>
        <w:tc>
          <w:tcPr>
            <w:tcW w:w="924" w:type="pct"/>
            <w:shd w:val="clear" w:color="auto" w:fill="auto"/>
            <w:vAlign w:val="center"/>
          </w:tcPr>
          <w:p w14:paraId="79CA3207" w14:textId="6E58CCB9" w:rsidR="00275133"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5CEE3758" w14:textId="69C938B5" w:rsidR="00275133" w:rsidRPr="00D71476" w:rsidRDefault="00562F61" w:rsidP="003E1B07">
            <w:pPr>
              <w:spacing w:after="115"/>
              <w:jc w:val="center"/>
              <w:rPr>
                <w:sz w:val="20"/>
                <w:szCs w:val="20"/>
              </w:rPr>
            </w:pPr>
            <w:r>
              <w:rPr>
                <w:sz w:val="20"/>
                <w:szCs w:val="20"/>
              </w:rPr>
              <w:t>957</w:t>
            </w:r>
          </w:p>
        </w:tc>
      </w:tr>
      <w:tr w:rsidR="00275133" w:rsidRPr="00D71476" w14:paraId="26A0C18A" w14:textId="77777777" w:rsidTr="003E1B07">
        <w:trPr>
          <w:jc w:val="center"/>
        </w:trPr>
        <w:tc>
          <w:tcPr>
            <w:tcW w:w="1076" w:type="pct"/>
            <w:shd w:val="clear" w:color="auto" w:fill="auto"/>
            <w:vAlign w:val="center"/>
          </w:tcPr>
          <w:p w14:paraId="5DAF70D8" w14:textId="20060CC9" w:rsidR="00275133" w:rsidRPr="00D71476" w:rsidRDefault="00275133" w:rsidP="003E1B07">
            <w:pPr>
              <w:spacing w:after="115"/>
              <w:jc w:val="center"/>
              <w:rPr>
                <w:sz w:val="20"/>
                <w:szCs w:val="20"/>
              </w:rPr>
            </w:pPr>
            <w:r w:rsidRPr="00D71476">
              <w:rPr>
                <w:sz w:val="20"/>
                <w:szCs w:val="20"/>
              </w:rPr>
              <w:t>2013</w:t>
            </w:r>
            <w:r w:rsidR="003E1B07" w:rsidRPr="00D71476">
              <w:rPr>
                <w:sz w:val="20"/>
                <w:szCs w:val="20"/>
              </w:rPr>
              <w:t>*</w:t>
            </w:r>
          </w:p>
        </w:tc>
        <w:tc>
          <w:tcPr>
            <w:tcW w:w="850" w:type="pct"/>
            <w:shd w:val="clear" w:color="auto" w:fill="auto"/>
            <w:vAlign w:val="center"/>
          </w:tcPr>
          <w:p w14:paraId="2E88E4CA" w14:textId="71E9AA28" w:rsidR="00275133" w:rsidRPr="00D71476" w:rsidRDefault="00275133" w:rsidP="003E1B07">
            <w:pPr>
              <w:spacing w:after="115"/>
              <w:jc w:val="center"/>
              <w:rPr>
                <w:sz w:val="20"/>
                <w:szCs w:val="20"/>
              </w:rPr>
            </w:pPr>
            <w:r w:rsidRPr="00D71476">
              <w:rPr>
                <w:color w:val="000000"/>
                <w:sz w:val="20"/>
                <w:szCs w:val="20"/>
              </w:rPr>
              <w:t>695</w:t>
            </w:r>
          </w:p>
        </w:tc>
        <w:tc>
          <w:tcPr>
            <w:tcW w:w="1226" w:type="pct"/>
            <w:shd w:val="clear" w:color="auto" w:fill="auto"/>
            <w:vAlign w:val="center"/>
          </w:tcPr>
          <w:p w14:paraId="54BDD673" w14:textId="337EAB4E" w:rsidR="00275133" w:rsidRPr="00D71476" w:rsidRDefault="00562F61" w:rsidP="003E1B07">
            <w:pPr>
              <w:spacing w:after="115"/>
              <w:jc w:val="center"/>
              <w:rPr>
                <w:sz w:val="20"/>
                <w:szCs w:val="20"/>
              </w:rPr>
            </w:pPr>
            <w:r>
              <w:rPr>
                <w:sz w:val="20"/>
                <w:szCs w:val="20"/>
              </w:rPr>
              <w:t>4</w:t>
            </w:r>
          </w:p>
        </w:tc>
        <w:tc>
          <w:tcPr>
            <w:tcW w:w="924" w:type="pct"/>
            <w:shd w:val="clear" w:color="auto" w:fill="auto"/>
            <w:vAlign w:val="center"/>
          </w:tcPr>
          <w:p w14:paraId="11D8D50B" w14:textId="46EA4E76"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4671C39D" w14:textId="215E4404" w:rsidR="00275133" w:rsidRPr="00D71476" w:rsidRDefault="00562F61" w:rsidP="003E1B07">
            <w:pPr>
              <w:spacing w:after="115"/>
              <w:jc w:val="center"/>
              <w:rPr>
                <w:sz w:val="20"/>
                <w:szCs w:val="20"/>
              </w:rPr>
            </w:pPr>
            <w:r>
              <w:rPr>
                <w:sz w:val="20"/>
                <w:szCs w:val="20"/>
              </w:rPr>
              <w:t>690</w:t>
            </w:r>
          </w:p>
        </w:tc>
      </w:tr>
      <w:tr w:rsidR="003E1B07" w:rsidRPr="00D71476" w14:paraId="520EA770" w14:textId="77777777" w:rsidTr="003E1B07">
        <w:trPr>
          <w:jc w:val="center"/>
        </w:trPr>
        <w:tc>
          <w:tcPr>
            <w:tcW w:w="1076" w:type="pct"/>
            <w:shd w:val="clear" w:color="auto" w:fill="auto"/>
            <w:vAlign w:val="center"/>
          </w:tcPr>
          <w:p w14:paraId="68C6A036" w14:textId="23254BA5" w:rsidR="003E1B07" w:rsidRPr="00D71476" w:rsidRDefault="003E1B07" w:rsidP="003E1B07">
            <w:pPr>
              <w:spacing w:after="115"/>
              <w:jc w:val="center"/>
              <w:rPr>
                <w:sz w:val="20"/>
                <w:szCs w:val="20"/>
              </w:rPr>
            </w:pPr>
            <w:r w:rsidRPr="00D71476">
              <w:rPr>
                <w:sz w:val="20"/>
                <w:szCs w:val="20"/>
              </w:rPr>
              <w:t>2014*</w:t>
            </w:r>
          </w:p>
        </w:tc>
        <w:tc>
          <w:tcPr>
            <w:tcW w:w="850" w:type="pct"/>
            <w:shd w:val="clear" w:color="auto" w:fill="auto"/>
            <w:vAlign w:val="center"/>
          </w:tcPr>
          <w:p w14:paraId="26FD27A3" w14:textId="2C31B32C" w:rsidR="003E1B07" w:rsidRPr="00D71476" w:rsidRDefault="003E1B07" w:rsidP="003E1B07">
            <w:pPr>
              <w:spacing w:after="115"/>
              <w:jc w:val="center"/>
              <w:rPr>
                <w:sz w:val="20"/>
                <w:szCs w:val="20"/>
              </w:rPr>
            </w:pPr>
            <w:r w:rsidRPr="00D71476">
              <w:rPr>
                <w:color w:val="000000"/>
                <w:sz w:val="20"/>
                <w:szCs w:val="20"/>
              </w:rPr>
              <w:t>744</w:t>
            </w:r>
          </w:p>
        </w:tc>
        <w:tc>
          <w:tcPr>
            <w:tcW w:w="1226" w:type="pct"/>
            <w:shd w:val="clear" w:color="auto" w:fill="auto"/>
            <w:vAlign w:val="center"/>
          </w:tcPr>
          <w:p w14:paraId="58E660E5" w14:textId="1E46FF5E" w:rsidR="003E1B07" w:rsidRPr="00D71476" w:rsidRDefault="00562F61" w:rsidP="003E1B07">
            <w:pPr>
              <w:spacing w:after="115"/>
              <w:jc w:val="center"/>
              <w:rPr>
                <w:sz w:val="20"/>
                <w:szCs w:val="20"/>
              </w:rPr>
            </w:pPr>
            <w:r>
              <w:rPr>
                <w:sz w:val="20"/>
                <w:szCs w:val="20"/>
              </w:rPr>
              <w:t>16</w:t>
            </w:r>
          </w:p>
        </w:tc>
        <w:tc>
          <w:tcPr>
            <w:tcW w:w="924" w:type="pct"/>
            <w:shd w:val="clear" w:color="auto" w:fill="auto"/>
            <w:vAlign w:val="center"/>
          </w:tcPr>
          <w:p w14:paraId="19201260" w14:textId="5A8F0552"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E6DB6E7" w14:textId="75CED87D" w:rsidR="003E1B07" w:rsidRPr="00D71476" w:rsidRDefault="00562F61" w:rsidP="003E1B07">
            <w:pPr>
              <w:spacing w:after="115"/>
              <w:jc w:val="center"/>
              <w:rPr>
                <w:sz w:val="20"/>
                <w:szCs w:val="20"/>
              </w:rPr>
            </w:pPr>
            <w:r>
              <w:rPr>
                <w:sz w:val="20"/>
                <w:szCs w:val="20"/>
              </w:rPr>
              <w:t>726</w:t>
            </w:r>
          </w:p>
        </w:tc>
      </w:tr>
      <w:tr w:rsidR="003E1B07" w:rsidRPr="00D71476" w14:paraId="0402F877" w14:textId="77777777" w:rsidTr="003E1B07">
        <w:trPr>
          <w:jc w:val="center"/>
        </w:trPr>
        <w:tc>
          <w:tcPr>
            <w:tcW w:w="1076" w:type="pct"/>
            <w:shd w:val="clear" w:color="auto" w:fill="auto"/>
            <w:vAlign w:val="center"/>
          </w:tcPr>
          <w:p w14:paraId="1E7D6E78" w14:textId="68D3BD80" w:rsidR="003E1B07" w:rsidRPr="00D71476" w:rsidRDefault="003E1B07" w:rsidP="003E1B07">
            <w:pPr>
              <w:spacing w:after="115"/>
              <w:jc w:val="center"/>
              <w:rPr>
                <w:sz w:val="20"/>
                <w:szCs w:val="20"/>
              </w:rPr>
            </w:pPr>
            <w:r w:rsidRPr="00D71476">
              <w:rPr>
                <w:sz w:val="20"/>
                <w:szCs w:val="20"/>
              </w:rPr>
              <w:t>2015*</w:t>
            </w:r>
          </w:p>
        </w:tc>
        <w:tc>
          <w:tcPr>
            <w:tcW w:w="850" w:type="pct"/>
            <w:shd w:val="clear" w:color="auto" w:fill="auto"/>
            <w:vAlign w:val="center"/>
          </w:tcPr>
          <w:p w14:paraId="4D03BFAB" w14:textId="09B37588" w:rsidR="003E1B07" w:rsidRPr="00D71476" w:rsidRDefault="003E1B07" w:rsidP="003E1B07">
            <w:pPr>
              <w:spacing w:after="115"/>
              <w:jc w:val="center"/>
              <w:rPr>
                <w:sz w:val="20"/>
                <w:szCs w:val="20"/>
              </w:rPr>
            </w:pPr>
            <w:r w:rsidRPr="00D71476">
              <w:rPr>
                <w:color w:val="000000"/>
                <w:sz w:val="20"/>
                <w:szCs w:val="20"/>
              </w:rPr>
              <w:t>917</w:t>
            </w:r>
          </w:p>
        </w:tc>
        <w:tc>
          <w:tcPr>
            <w:tcW w:w="1226" w:type="pct"/>
            <w:shd w:val="clear" w:color="auto" w:fill="auto"/>
            <w:vAlign w:val="center"/>
          </w:tcPr>
          <w:p w14:paraId="23DCE74D" w14:textId="620FA142" w:rsidR="003E1B07" w:rsidRPr="00D71476" w:rsidRDefault="00562F61" w:rsidP="003E1B07">
            <w:pPr>
              <w:spacing w:after="115"/>
              <w:jc w:val="center"/>
              <w:rPr>
                <w:sz w:val="20"/>
                <w:szCs w:val="20"/>
              </w:rPr>
            </w:pPr>
            <w:r>
              <w:rPr>
                <w:sz w:val="20"/>
                <w:szCs w:val="20"/>
              </w:rPr>
              <w:t>28</w:t>
            </w:r>
          </w:p>
        </w:tc>
        <w:tc>
          <w:tcPr>
            <w:tcW w:w="924" w:type="pct"/>
            <w:shd w:val="clear" w:color="auto" w:fill="auto"/>
            <w:vAlign w:val="center"/>
          </w:tcPr>
          <w:p w14:paraId="6CA24931" w14:textId="1A29D986" w:rsidR="003E1B07" w:rsidRPr="00D71476" w:rsidRDefault="00562F61" w:rsidP="003E1B07">
            <w:pPr>
              <w:spacing w:after="115"/>
              <w:jc w:val="center"/>
              <w:rPr>
                <w:sz w:val="20"/>
                <w:szCs w:val="20"/>
              </w:rPr>
            </w:pPr>
            <w:r>
              <w:rPr>
                <w:sz w:val="20"/>
                <w:szCs w:val="20"/>
              </w:rPr>
              <w:t>5</w:t>
            </w:r>
          </w:p>
        </w:tc>
        <w:tc>
          <w:tcPr>
            <w:tcW w:w="923" w:type="pct"/>
            <w:shd w:val="clear" w:color="auto" w:fill="auto"/>
            <w:vAlign w:val="center"/>
          </w:tcPr>
          <w:p w14:paraId="28DEBCEF" w14:textId="13D96E9D" w:rsidR="003E1B07" w:rsidRPr="00D71476" w:rsidRDefault="00562F61" w:rsidP="003E1B07">
            <w:pPr>
              <w:spacing w:after="115"/>
              <w:jc w:val="center"/>
              <w:rPr>
                <w:sz w:val="20"/>
                <w:szCs w:val="20"/>
              </w:rPr>
            </w:pPr>
            <w:r>
              <w:rPr>
                <w:sz w:val="20"/>
                <w:szCs w:val="20"/>
              </w:rPr>
              <w:t>884</w:t>
            </w:r>
          </w:p>
        </w:tc>
      </w:tr>
      <w:tr w:rsidR="003E1B07" w:rsidRPr="00D71476" w14:paraId="37B10E46" w14:textId="77777777" w:rsidTr="003E1B07">
        <w:trPr>
          <w:jc w:val="center"/>
        </w:trPr>
        <w:tc>
          <w:tcPr>
            <w:tcW w:w="1076" w:type="pct"/>
            <w:shd w:val="clear" w:color="auto" w:fill="auto"/>
            <w:vAlign w:val="center"/>
          </w:tcPr>
          <w:p w14:paraId="2E3EAF8D" w14:textId="7AE92ADC" w:rsidR="003E1B07" w:rsidRPr="00D71476" w:rsidRDefault="003E1B07" w:rsidP="003E1B07">
            <w:pPr>
              <w:spacing w:after="115"/>
              <w:jc w:val="center"/>
              <w:rPr>
                <w:sz w:val="20"/>
                <w:szCs w:val="20"/>
              </w:rPr>
            </w:pPr>
            <w:r w:rsidRPr="00D71476">
              <w:rPr>
                <w:sz w:val="20"/>
                <w:szCs w:val="20"/>
              </w:rPr>
              <w:t>2016</w:t>
            </w:r>
          </w:p>
        </w:tc>
        <w:tc>
          <w:tcPr>
            <w:tcW w:w="850" w:type="pct"/>
            <w:shd w:val="clear" w:color="auto" w:fill="auto"/>
            <w:vAlign w:val="center"/>
          </w:tcPr>
          <w:p w14:paraId="35E17E54" w14:textId="44B08E04" w:rsidR="003E1B07" w:rsidRPr="00D71476" w:rsidRDefault="003E1B07" w:rsidP="003E1B07">
            <w:pPr>
              <w:spacing w:after="115"/>
              <w:jc w:val="center"/>
              <w:rPr>
                <w:sz w:val="20"/>
                <w:szCs w:val="20"/>
              </w:rPr>
            </w:pPr>
            <w:r w:rsidRPr="00D71476">
              <w:rPr>
                <w:color w:val="000000"/>
                <w:sz w:val="20"/>
                <w:szCs w:val="20"/>
              </w:rPr>
              <w:t>891</w:t>
            </w:r>
          </w:p>
        </w:tc>
        <w:tc>
          <w:tcPr>
            <w:tcW w:w="1226" w:type="pct"/>
            <w:shd w:val="clear" w:color="auto" w:fill="auto"/>
            <w:vAlign w:val="center"/>
          </w:tcPr>
          <w:p w14:paraId="26B828A5" w14:textId="797CB725" w:rsidR="003E1B07"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01FC0A67" w14:textId="2F39A579" w:rsidR="003E1B07" w:rsidRPr="00D71476" w:rsidRDefault="00562F61" w:rsidP="003E1B07">
            <w:pPr>
              <w:spacing w:after="115"/>
              <w:jc w:val="center"/>
              <w:rPr>
                <w:sz w:val="20"/>
                <w:szCs w:val="20"/>
              </w:rPr>
            </w:pPr>
            <w:r>
              <w:rPr>
                <w:sz w:val="20"/>
                <w:szCs w:val="20"/>
              </w:rPr>
              <w:t>4</w:t>
            </w:r>
          </w:p>
        </w:tc>
        <w:tc>
          <w:tcPr>
            <w:tcW w:w="923" w:type="pct"/>
            <w:shd w:val="clear" w:color="auto" w:fill="auto"/>
            <w:vAlign w:val="center"/>
          </w:tcPr>
          <w:p w14:paraId="3D27B755" w14:textId="4AE85AAD" w:rsidR="003E1B07" w:rsidRPr="00D71476" w:rsidRDefault="00562F61" w:rsidP="003E1B07">
            <w:pPr>
              <w:spacing w:after="115"/>
              <w:jc w:val="center"/>
              <w:rPr>
                <w:sz w:val="20"/>
                <w:szCs w:val="20"/>
              </w:rPr>
            </w:pPr>
            <w:r>
              <w:rPr>
                <w:sz w:val="20"/>
                <w:szCs w:val="20"/>
              </w:rPr>
              <w:t>867</w:t>
            </w:r>
          </w:p>
        </w:tc>
      </w:tr>
      <w:tr w:rsidR="003E1B07" w:rsidRPr="00D71476" w14:paraId="67A52124" w14:textId="77777777" w:rsidTr="003E1B07">
        <w:trPr>
          <w:jc w:val="center"/>
        </w:trPr>
        <w:tc>
          <w:tcPr>
            <w:tcW w:w="1076" w:type="pct"/>
            <w:shd w:val="clear" w:color="auto" w:fill="auto"/>
            <w:vAlign w:val="center"/>
          </w:tcPr>
          <w:p w14:paraId="5A5B176A" w14:textId="4971E652" w:rsidR="003E1B07" w:rsidRPr="00D71476" w:rsidRDefault="003E1B07" w:rsidP="003E1B07">
            <w:pPr>
              <w:spacing w:after="115"/>
              <w:jc w:val="center"/>
              <w:rPr>
                <w:sz w:val="20"/>
                <w:szCs w:val="20"/>
              </w:rPr>
            </w:pPr>
            <w:r w:rsidRPr="00D71476">
              <w:rPr>
                <w:sz w:val="20"/>
                <w:szCs w:val="20"/>
              </w:rPr>
              <w:t>2017</w:t>
            </w:r>
          </w:p>
        </w:tc>
        <w:tc>
          <w:tcPr>
            <w:tcW w:w="850" w:type="pct"/>
            <w:shd w:val="clear" w:color="auto" w:fill="auto"/>
            <w:vAlign w:val="center"/>
          </w:tcPr>
          <w:p w14:paraId="739E16E5" w14:textId="4444FE5A" w:rsidR="003E1B07" w:rsidRPr="00D71476" w:rsidRDefault="003E1B07" w:rsidP="003E1B07">
            <w:pPr>
              <w:spacing w:after="115"/>
              <w:jc w:val="center"/>
              <w:rPr>
                <w:sz w:val="20"/>
                <w:szCs w:val="20"/>
              </w:rPr>
            </w:pPr>
            <w:r w:rsidRPr="00D71476">
              <w:rPr>
                <w:color w:val="000000"/>
                <w:sz w:val="20"/>
                <w:szCs w:val="20"/>
              </w:rPr>
              <w:t>718</w:t>
            </w:r>
          </w:p>
        </w:tc>
        <w:tc>
          <w:tcPr>
            <w:tcW w:w="1226" w:type="pct"/>
            <w:shd w:val="clear" w:color="auto" w:fill="auto"/>
            <w:vAlign w:val="center"/>
          </w:tcPr>
          <w:p w14:paraId="12E143C8" w14:textId="408B1149" w:rsidR="003E1B07" w:rsidRPr="00D71476" w:rsidRDefault="00562F61" w:rsidP="003E1B07">
            <w:pPr>
              <w:spacing w:after="115"/>
              <w:jc w:val="center"/>
              <w:rPr>
                <w:sz w:val="20"/>
                <w:szCs w:val="20"/>
              </w:rPr>
            </w:pPr>
            <w:r>
              <w:rPr>
                <w:sz w:val="20"/>
                <w:szCs w:val="20"/>
              </w:rPr>
              <w:t>9</w:t>
            </w:r>
          </w:p>
        </w:tc>
        <w:tc>
          <w:tcPr>
            <w:tcW w:w="924" w:type="pct"/>
            <w:shd w:val="clear" w:color="auto" w:fill="auto"/>
            <w:vAlign w:val="center"/>
          </w:tcPr>
          <w:p w14:paraId="66F21B68" w14:textId="1D0A37F4"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112571F" w14:textId="186591B4" w:rsidR="003E1B07" w:rsidRPr="00D71476" w:rsidRDefault="00562F61" w:rsidP="003E1B07">
            <w:pPr>
              <w:spacing w:after="115"/>
              <w:jc w:val="center"/>
              <w:rPr>
                <w:sz w:val="20"/>
                <w:szCs w:val="20"/>
              </w:rPr>
            </w:pPr>
            <w:r>
              <w:rPr>
                <w:sz w:val="20"/>
                <w:szCs w:val="20"/>
              </w:rPr>
              <w:t>707</w:t>
            </w:r>
          </w:p>
        </w:tc>
      </w:tr>
      <w:tr w:rsidR="003E1B07" w:rsidRPr="00D71476" w14:paraId="31AE8636" w14:textId="77777777" w:rsidTr="003E1B07">
        <w:trPr>
          <w:jc w:val="center"/>
        </w:trPr>
        <w:tc>
          <w:tcPr>
            <w:tcW w:w="1076" w:type="pct"/>
            <w:shd w:val="clear" w:color="auto" w:fill="auto"/>
            <w:vAlign w:val="center"/>
          </w:tcPr>
          <w:p w14:paraId="44F55D09" w14:textId="07B1B650" w:rsidR="003E1B07" w:rsidRPr="00D71476" w:rsidRDefault="003E1B07" w:rsidP="003E1B07">
            <w:pPr>
              <w:spacing w:after="115"/>
              <w:jc w:val="center"/>
              <w:rPr>
                <w:sz w:val="20"/>
                <w:szCs w:val="20"/>
              </w:rPr>
            </w:pPr>
            <w:r w:rsidRPr="00D71476">
              <w:rPr>
                <w:sz w:val="20"/>
                <w:szCs w:val="20"/>
              </w:rPr>
              <w:t>2018</w:t>
            </w:r>
          </w:p>
        </w:tc>
        <w:tc>
          <w:tcPr>
            <w:tcW w:w="850" w:type="pct"/>
            <w:shd w:val="clear" w:color="auto" w:fill="auto"/>
            <w:vAlign w:val="center"/>
          </w:tcPr>
          <w:p w14:paraId="13FEFEE2" w14:textId="25DEA6CD" w:rsidR="003E1B07" w:rsidRPr="00D71476" w:rsidRDefault="003E1B07" w:rsidP="003E1B07">
            <w:pPr>
              <w:spacing w:after="115"/>
              <w:jc w:val="center"/>
              <w:rPr>
                <w:sz w:val="20"/>
                <w:szCs w:val="20"/>
              </w:rPr>
            </w:pPr>
            <w:r w:rsidRPr="00D71476">
              <w:rPr>
                <w:color w:val="000000"/>
                <w:sz w:val="20"/>
                <w:szCs w:val="20"/>
              </w:rPr>
              <w:t>156</w:t>
            </w:r>
          </w:p>
        </w:tc>
        <w:tc>
          <w:tcPr>
            <w:tcW w:w="1226" w:type="pct"/>
            <w:shd w:val="clear" w:color="auto" w:fill="auto"/>
            <w:vAlign w:val="center"/>
          </w:tcPr>
          <w:p w14:paraId="3884EB0F" w14:textId="3222E753" w:rsidR="003E1B07" w:rsidRPr="00D71476" w:rsidRDefault="00562F61" w:rsidP="003E1B07">
            <w:pPr>
              <w:spacing w:after="115"/>
              <w:jc w:val="center"/>
              <w:rPr>
                <w:sz w:val="20"/>
                <w:szCs w:val="20"/>
              </w:rPr>
            </w:pPr>
            <w:r>
              <w:rPr>
                <w:sz w:val="20"/>
                <w:szCs w:val="20"/>
              </w:rPr>
              <w:t>1</w:t>
            </w:r>
          </w:p>
        </w:tc>
        <w:tc>
          <w:tcPr>
            <w:tcW w:w="924" w:type="pct"/>
            <w:shd w:val="clear" w:color="auto" w:fill="auto"/>
            <w:vAlign w:val="center"/>
          </w:tcPr>
          <w:p w14:paraId="5E3A78D0" w14:textId="31411EF0" w:rsidR="003E1B07"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04399FA7" w14:textId="3A0D4A56" w:rsidR="003E1B07" w:rsidRPr="00D71476" w:rsidRDefault="00562F61" w:rsidP="003E1B07">
            <w:pPr>
              <w:spacing w:after="115"/>
              <w:jc w:val="center"/>
              <w:rPr>
                <w:sz w:val="20"/>
                <w:szCs w:val="20"/>
              </w:rPr>
            </w:pPr>
            <w:r>
              <w:rPr>
                <w:sz w:val="20"/>
                <w:szCs w:val="20"/>
              </w:rPr>
              <w:t>155</w:t>
            </w:r>
          </w:p>
        </w:tc>
      </w:tr>
      <w:tr w:rsidR="003E1B07" w:rsidRPr="00D71476" w14:paraId="0E1BC4D7" w14:textId="77777777" w:rsidTr="003E1B07">
        <w:trPr>
          <w:jc w:val="center"/>
        </w:trPr>
        <w:tc>
          <w:tcPr>
            <w:tcW w:w="1076" w:type="pct"/>
            <w:shd w:val="clear" w:color="auto" w:fill="auto"/>
            <w:vAlign w:val="center"/>
          </w:tcPr>
          <w:p w14:paraId="4BBE35AE" w14:textId="265E6774" w:rsidR="003E1B07" w:rsidRPr="00D71476" w:rsidRDefault="003E1B07" w:rsidP="003E1B07">
            <w:pPr>
              <w:spacing w:after="115"/>
              <w:jc w:val="center"/>
              <w:rPr>
                <w:sz w:val="20"/>
                <w:szCs w:val="20"/>
              </w:rPr>
            </w:pPr>
            <w:r w:rsidRPr="00D71476">
              <w:rPr>
                <w:sz w:val="20"/>
                <w:szCs w:val="20"/>
              </w:rPr>
              <w:t>2019</w:t>
            </w:r>
          </w:p>
        </w:tc>
        <w:tc>
          <w:tcPr>
            <w:tcW w:w="850" w:type="pct"/>
            <w:shd w:val="clear" w:color="auto" w:fill="auto"/>
            <w:vAlign w:val="center"/>
          </w:tcPr>
          <w:p w14:paraId="5B1E2DC0" w14:textId="2346F10E" w:rsidR="003E1B07" w:rsidRPr="00D71476" w:rsidRDefault="003E1B07" w:rsidP="003E1B07">
            <w:pPr>
              <w:spacing w:after="115"/>
              <w:jc w:val="center"/>
              <w:rPr>
                <w:sz w:val="20"/>
                <w:szCs w:val="20"/>
              </w:rPr>
            </w:pPr>
            <w:r w:rsidRPr="00D71476">
              <w:rPr>
                <w:color w:val="000000"/>
                <w:sz w:val="20"/>
                <w:szCs w:val="20"/>
              </w:rPr>
              <w:t>19</w:t>
            </w:r>
            <w:r w:rsidR="00613457">
              <w:rPr>
                <w:color w:val="000000"/>
                <w:sz w:val="20"/>
                <w:szCs w:val="20"/>
              </w:rPr>
              <w:t>2</w:t>
            </w:r>
          </w:p>
        </w:tc>
        <w:tc>
          <w:tcPr>
            <w:tcW w:w="1226" w:type="pct"/>
            <w:shd w:val="clear" w:color="auto" w:fill="auto"/>
            <w:vAlign w:val="center"/>
          </w:tcPr>
          <w:p w14:paraId="2FCDFAEA" w14:textId="2EAF2B82" w:rsidR="003E1B07" w:rsidRPr="00D71476" w:rsidRDefault="00562F61" w:rsidP="003E1B07">
            <w:pPr>
              <w:spacing w:after="115"/>
              <w:jc w:val="center"/>
              <w:rPr>
                <w:sz w:val="20"/>
                <w:szCs w:val="20"/>
              </w:rPr>
            </w:pPr>
            <w:r>
              <w:rPr>
                <w:sz w:val="20"/>
                <w:szCs w:val="20"/>
              </w:rPr>
              <w:t>18</w:t>
            </w:r>
          </w:p>
        </w:tc>
        <w:tc>
          <w:tcPr>
            <w:tcW w:w="924" w:type="pct"/>
            <w:shd w:val="clear" w:color="auto" w:fill="auto"/>
            <w:vAlign w:val="center"/>
          </w:tcPr>
          <w:p w14:paraId="0C1FA686" w14:textId="57444F5F" w:rsidR="003E1B07"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3544090B" w14:textId="7E7B4114" w:rsidR="003E1B07" w:rsidRPr="00D71476" w:rsidRDefault="00562F61" w:rsidP="003E1B07">
            <w:pPr>
              <w:spacing w:after="115"/>
              <w:jc w:val="center"/>
              <w:rPr>
                <w:sz w:val="20"/>
                <w:szCs w:val="20"/>
              </w:rPr>
            </w:pPr>
            <w:r>
              <w:rPr>
                <w:sz w:val="20"/>
                <w:szCs w:val="20"/>
              </w:rPr>
              <w:t>173</w:t>
            </w:r>
          </w:p>
        </w:tc>
      </w:tr>
      <w:tr w:rsidR="003E1B07" w:rsidRPr="00D71476" w14:paraId="01B646AE" w14:textId="77777777" w:rsidTr="003E1B07">
        <w:trPr>
          <w:jc w:val="center"/>
        </w:trPr>
        <w:tc>
          <w:tcPr>
            <w:tcW w:w="1076" w:type="pct"/>
            <w:tcBorders>
              <w:bottom w:val="single" w:sz="4" w:space="0" w:color="auto"/>
            </w:tcBorders>
            <w:shd w:val="clear" w:color="auto" w:fill="auto"/>
            <w:vAlign w:val="center"/>
          </w:tcPr>
          <w:p w14:paraId="114A53BB" w14:textId="0EB38318" w:rsidR="003E1B07" w:rsidRPr="00D71476" w:rsidRDefault="003E1B07" w:rsidP="003E1B07">
            <w:pPr>
              <w:spacing w:after="115"/>
              <w:jc w:val="center"/>
              <w:rPr>
                <w:sz w:val="20"/>
                <w:szCs w:val="20"/>
              </w:rPr>
            </w:pPr>
            <w:r w:rsidRPr="00D71476">
              <w:rPr>
                <w:sz w:val="20"/>
                <w:szCs w:val="20"/>
              </w:rPr>
              <w:t>2020</w:t>
            </w:r>
          </w:p>
        </w:tc>
        <w:tc>
          <w:tcPr>
            <w:tcW w:w="850" w:type="pct"/>
            <w:tcBorders>
              <w:bottom w:val="single" w:sz="4" w:space="0" w:color="auto"/>
            </w:tcBorders>
            <w:shd w:val="clear" w:color="auto" w:fill="auto"/>
            <w:vAlign w:val="center"/>
          </w:tcPr>
          <w:p w14:paraId="6B7AF4F0" w14:textId="041FD2D7" w:rsidR="003E1B07" w:rsidRPr="00D71476" w:rsidRDefault="003E1B07" w:rsidP="003E1B07">
            <w:pPr>
              <w:spacing w:after="115"/>
              <w:jc w:val="center"/>
              <w:rPr>
                <w:sz w:val="20"/>
                <w:szCs w:val="20"/>
              </w:rPr>
            </w:pPr>
            <w:r w:rsidRPr="00D71476">
              <w:rPr>
                <w:color w:val="000000"/>
                <w:sz w:val="20"/>
                <w:szCs w:val="20"/>
              </w:rPr>
              <w:t>16</w:t>
            </w:r>
            <w:r w:rsidR="00613457">
              <w:rPr>
                <w:color w:val="000000"/>
                <w:sz w:val="20"/>
                <w:szCs w:val="20"/>
              </w:rPr>
              <w:t>9</w:t>
            </w:r>
          </w:p>
        </w:tc>
        <w:tc>
          <w:tcPr>
            <w:tcW w:w="1226" w:type="pct"/>
            <w:tcBorders>
              <w:bottom w:val="single" w:sz="4" w:space="0" w:color="auto"/>
            </w:tcBorders>
            <w:shd w:val="clear" w:color="auto" w:fill="auto"/>
            <w:vAlign w:val="center"/>
          </w:tcPr>
          <w:p w14:paraId="67138A61" w14:textId="1124E502" w:rsidR="003E1B07" w:rsidRPr="00D71476" w:rsidRDefault="00562F61" w:rsidP="003E1B07">
            <w:pPr>
              <w:spacing w:after="115"/>
              <w:jc w:val="center"/>
              <w:rPr>
                <w:sz w:val="20"/>
                <w:szCs w:val="20"/>
              </w:rPr>
            </w:pPr>
            <w:r>
              <w:rPr>
                <w:sz w:val="20"/>
                <w:szCs w:val="20"/>
              </w:rPr>
              <w:t>7</w:t>
            </w:r>
          </w:p>
        </w:tc>
        <w:tc>
          <w:tcPr>
            <w:tcW w:w="924" w:type="pct"/>
            <w:tcBorders>
              <w:bottom w:val="single" w:sz="4" w:space="0" w:color="auto"/>
            </w:tcBorders>
            <w:shd w:val="clear" w:color="auto" w:fill="auto"/>
            <w:vAlign w:val="center"/>
          </w:tcPr>
          <w:p w14:paraId="73B09A5B" w14:textId="7CC08891" w:rsidR="003E1B07" w:rsidRPr="00D71476" w:rsidRDefault="00562F61" w:rsidP="003E1B07">
            <w:pPr>
              <w:spacing w:after="115"/>
              <w:jc w:val="center"/>
              <w:rPr>
                <w:sz w:val="20"/>
                <w:szCs w:val="20"/>
              </w:rPr>
            </w:pPr>
            <w:r>
              <w:rPr>
                <w:sz w:val="20"/>
                <w:szCs w:val="20"/>
              </w:rPr>
              <w:t>0</w:t>
            </w:r>
          </w:p>
        </w:tc>
        <w:tc>
          <w:tcPr>
            <w:tcW w:w="923" w:type="pct"/>
            <w:tcBorders>
              <w:bottom w:val="single" w:sz="4" w:space="0" w:color="auto"/>
            </w:tcBorders>
            <w:shd w:val="clear" w:color="auto" w:fill="auto"/>
            <w:vAlign w:val="center"/>
          </w:tcPr>
          <w:p w14:paraId="591E7D35" w14:textId="0BF05C99" w:rsidR="003E1B07" w:rsidRPr="00D71476" w:rsidRDefault="00562F61" w:rsidP="003E1B07">
            <w:pPr>
              <w:spacing w:after="115"/>
              <w:jc w:val="center"/>
              <w:rPr>
                <w:sz w:val="20"/>
                <w:szCs w:val="20"/>
              </w:rPr>
            </w:pPr>
            <w:r>
              <w:rPr>
                <w:sz w:val="20"/>
                <w:szCs w:val="20"/>
              </w:rPr>
              <w:t>162</w:t>
            </w:r>
          </w:p>
        </w:tc>
      </w:tr>
    </w:tbl>
    <w:p w14:paraId="19E929A6" w14:textId="1667D20F" w:rsidR="00275133" w:rsidRPr="00D71476" w:rsidRDefault="00275133" w:rsidP="003E1B07">
      <w:pPr>
        <w:ind w:left="1710" w:right="1710"/>
        <w:rPr>
          <w:sz w:val="20"/>
          <w:szCs w:val="20"/>
        </w:rPr>
      </w:pPr>
      <w:commentRangeStart w:id="29"/>
      <w:r w:rsidRPr="00D71476">
        <w:rPr>
          <w:b/>
          <w:sz w:val="20"/>
          <w:szCs w:val="20"/>
        </w:rPr>
        <w:t xml:space="preserve">Table </w:t>
      </w:r>
      <w:r w:rsidR="00843565" w:rsidRPr="00D71476">
        <w:rPr>
          <w:b/>
          <w:sz w:val="20"/>
          <w:szCs w:val="20"/>
        </w:rPr>
        <w:t>1</w:t>
      </w:r>
      <w:r w:rsidRPr="00D71476">
        <w:rPr>
          <w:b/>
          <w:sz w:val="20"/>
          <w:szCs w:val="20"/>
        </w:rPr>
        <w:t>.</w:t>
      </w:r>
      <w:r w:rsidRPr="00D71476">
        <w:rPr>
          <w:sz w:val="20"/>
          <w:szCs w:val="20"/>
        </w:rPr>
        <w:t xml:space="preserve"> </w:t>
      </w:r>
      <w:commentRangeEnd w:id="29"/>
      <w:r w:rsidR="00562F61">
        <w:rPr>
          <w:rStyle w:val="CommentReference"/>
        </w:rPr>
        <w:commentReference w:id="29"/>
      </w:r>
      <w:r w:rsidRPr="00D71476">
        <w:rPr>
          <w:sz w:val="20"/>
          <w:szCs w:val="20"/>
        </w:rPr>
        <w:t>Summary of genotype quality filtering</w:t>
      </w:r>
      <w:r w:rsidRPr="00D71476">
        <w:rPr>
          <w:color w:val="000000" w:themeColor="text1"/>
          <w:sz w:val="20"/>
          <w:szCs w:val="20"/>
        </w:rPr>
        <w:t xml:space="preserve">. </w:t>
      </w:r>
      <w:r w:rsidRPr="00D71476">
        <w:rPr>
          <w:sz w:val="20"/>
          <w:szCs w:val="20"/>
        </w:rPr>
        <w:t xml:space="preserve">Individuals were removed from the analysis if they were genotyped at &lt; 7 loci (missingness filtered), or if they represented a duplicate multi-locus genotype (duplicate filtered). </w:t>
      </w:r>
    </w:p>
    <w:p w14:paraId="002DA0B5" w14:textId="388E6460" w:rsidR="00275133" w:rsidRPr="00D71476" w:rsidRDefault="00275133" w:rsidP="003E1B07">
      <w:pPr>
        <w:ind w:left="1710" w:right="1710"/>
        <w:rPr>
          <w:sz w:val="20"/>
          <w:szCs w:val="20"/>
        </w:rPr>
      </w:pPr>
      <w:r w:rsidRPr="00D71476">
        <w:rPr>
          <w:sz w:val="20"/>
          <w:szCs w:val="20"/>
        </w:rPr>
        <w:t xml:space="preserve">* Indicates </w:t>
      </w:r>
      <w:r w:rsidR="00613457">
        <w:rPr>
          <w:sz w:val="20"/>
          <w:szCs w:val="20"/>
        </w:rPr>
        <w:t>some or all individuals</w:t>
      </w:r>
      <w:r w:rsidR="003E1B07" w:rsidRPr="00D71476">
        <w:rPr>
          <w:sz w:val="20"/>
          <w:szCs w:val="20"/>
        </w:rPr>
        <w:t xml:space="preserve"> from this year</w:t>
      </w:r>
      <w:r w:rsidRPr="00D71476">
        <w:rPr>
          <w:sz w:val="20"/>
          <w:szCs w:val="20"/>
        </w:rPr>
        <w:t xml:space="preserve"> genotyped in prior reports</w:t>
      </w:r>
    </w:p>
    <w:p w14:paraId="7F7C9F3E" w14:textId="1F1D15E7" w:rsidR="00176B57" w:rsidRDefault="00176B57" w:rsidP="005741DF">
      <w:pPr>
        <w:spacing w:line="360" w:lineRule="auto"/>
      </w:pPr>
    </w:p>
    <w:p w14:paraId="39DDFADC" w14:textId="77777777" w:rsidR="00562F61" w:rsidRPr="00D71476" w:rsidRDefault="00562F61" w:rsidP="005741DF">
      <w:pPr>
        <w:spacing w:line="360" w:lineRule="auto"/>
      </w:pPr>
    </w:p>
    <w:p w14:paraId="57A9C1C9" w14:textId="11570CFC" w:rsidR="00CF20A6" w:rsidRDefault="00CF20A6" w:rsidP="005741DF">
      <w:pPr>
        <w:spacing w:line="360" w:lineRule="auto"/>
      </w:pPr>
    </w:p>
    <w:p w14:paraId="5399CE3A" w14:textId="77777777" w:rsidR="006F0FFA" w:rsidRPr="00D71476" w:rsidRDefault="006F0FFA" w:rsidP="005741DF">
      <w:pPr>
        <w:spacing w:line="360" w:lineRule="auto"/>
      </w:pPr>
    </w:p>
    <w:p w14:paraId="343A33E4" w14:textId="77777777" w:rsidR="008117D5" w:rsidRPr="00D71476" w:rsidRDefault="008117D5" w:rsidP="005741DF">
      <w:pPr>
        <w:spacing w:line="360" w:lineRule="auto"/>
      </w:pPr>
    </w:p>
    <w:tbl>
      <w:tblPr>
        <w:tblW w:w="7305" w:type="dxa"/>
        <w:jc w:val="center"/>
        <w:tblLook w:val="04A0" w:firstRow="1" w:lastRow="0" w:firstColumn="1" w:lastColumn="0" w:noHBand="0" w:noVBand="1"/>
      </w:tblPr>
      <w:tblGrid>
        <w:gridCol w:w="661"/>
        <w:gridCol w:w="1072"/>
        <w:gridCol w:w="661"/>
        <w:gridCol w:w="661"/>
        <w:gridCol w:w="1050"/>
        <w:gridCol w:w="1295"/>
        <w:gridCol w:w="1121"/>
        <w:gridCol w:w="784"/>
      </w:tblGrid>
      <w:tr w:rsidR="00CF20A6" w:rsidRPr="00D71476" w14:paraId="717630D5"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328FE534" w14:textId="26AF11C9" w:rsidR="00CF20A6" w:rsidRPr="00D71476" w:rsidRDefault="007D570A" w:rsidP="00CF20A6">
            <w:pPr>
              <w:jc w:val="center"/>
              <w:rPr>
                <w:b/>
                <w:bCs/>
                <w:sz w:val="20"/>
                <w:szCs w:val="20"/>
              </w:rPr>
            </w:pPr>
            <w:r w:rsidRPr="00D71476">
              <w:rPr>
                <w:b/>
                <w:bCs/>
                <w:sz w:val="20"/>
                <w:szCs w:val="20"/>
              </w:rPr>
              <w:lastRenderedPageBreak/>
              <w:t>Year</w:t>
            </w:r>
          </w:p>
        </w:tc>
        <w:tc>
          <w:tcPr>
            <w:tcW w:w="1072" w:type="dxa"/>
            <w:tcBorders>
              <w:top w:val="single" w:sz="4" w:space="0" w:color="auto"/>
              <w:left w:val="nil"/>
              <w:bottom w:val="nil"/>
              <w:right w:val="nil"/>
            </w:tcBorders>
            <w:shd w:val="clear" w:color="auto" w:fill="auto"/>
            <w:noWrap/>
            <w:vAlign w:val="bottom"/>
            <w:hideMark/>
          </w:tcPr>
          <w:p w14:paraId="5558B9EE" w14:textId="4539303B" w:rsidR="00CF20A6" w:rsidRPr="00D71476" w:rsidRDefault="00CF20A6" w:rsidP="00CF20A6">
            <w:pPr>
              <w:jc w:val="center"/>
              <w:rPr>
                <w:b/>
                <w:bCs/>
                <w:color w:val="000000"/>
                <w:sz w:val="20"/>
                <w:szCs w:val="20"/>
              </w:rPr>
            </w:pPr>
            <w:r w:rsidRPr="00D71476">
              <w:rPr>
                <w:b/>
                <w:bCs/>
                <w:color w:val="000000"/>
                <w:sz w:val="20"/>
                <w:szCs w:val="20"/>
              </w:rPr>
              <w:t>Hatchery</w:t>
            </w:r>
            <w:r w:rsidR="00C56078" w:rsidRPr="00D71476">
              <w:rPr>
                <w:b/>
                <w:bCs/>
                <w:color w:val="000000"/>
                <w:sz w:val="20"/>
                <w:szCs w:val="20"/>
              </w:rPr>
              <w:t xml:space="preserve"> Outplant</w:t>
            </w:r>
          </w:p>
        </w:tc>
        <w:tc>
          <w:tcPr>
            <w:tcW w:w="2372" w:type="dxa"/>
            <w:gridSpan w:val="3"/>
            <w:tcBorders>
              <w:top w:val="single" w:sz="4" w:space="0" w:color="auto"/>
              <w:left w:val="nil"/>
              <w:bottom w:val="nil"/>
              <w:right w:val="nil"/>
            </w:tcBorders>
            <w:shd w:val="clear" w:color="auto" w:fill="auto"/>
            <w:noWrap/>
            <w:vAlign w:val="center"/>
            <w:hideMark/>
          </w:tcPr>
          <w:p w14:paraId="47E1C896" w14:textId="3E264B2F" w:rsidR="00CF20A6" w:rsidRPr="00D71476" w:rsidRDefault="00B8490A" w:rsidP="00C56078">
            <w:pPr>
              <w:jc w:val="center"/>
              <w:rPr>
                <w:b/>
                <w:bCs/>
                <w:color w:val="000000"/>
                <w:sz w:val="20"/>
                <w:szCs w:val="20"/>
              </w:rPr>
            </w:pPr>
            <w:r>
              <w:rPr>
                <w:b/>
                <w:bCs/>
                <w:color w:val="000000"/>
                <w:sz w:val="20"/>
                <w:szCs w:val="20"/>
              </w:rPr>
              <w:t>Cougar Trap</w:t>
            </w:r>
          </w:p>
        </w:tc>
        <w:tc>
          <w:tcPr>
            <w:tcW w:w="1295" w:type="dxa"/>
            <w:tcBorders>
              <w:top w:val="single" w:sz="4" w:space="0" w:color="auto"/>
              <w:left w:val="nil"/>
              <w:bottom w:val="nil"/>
              <w:right w:val="nil"/>
            </w:tcBorders>
            <w:shd w:val="clear" w:color="auto" w:fill="auto"/>
            <w:noWrap/>
            <w:vAlign w:val="bottom"/>
            <w:hideMark/>
          </w:tcPr>
          <w:p w14:paraId="3BD8F643" w14:textId="77777777" w:rsidR="00CF20A6" w:rsidRPr="00D71476" w:rsidRDefault="00CF20A6" w:rsidP="00CF20A6">
            <w:pPr>
              <w:jc w:val="center"/>
              <w:rPr>
                <w:b/>
                <w:bCs/>
                <w:color w:val="000000"/>
                <w:sz w:val="20"/>
                <w:szCs w:val="20"/>
              </w:rPr>
            </w:pPr>
            <w:r w:rsidRPr="00D71476">
              <w:rPr>
                <w:b/>
                <w:bCs/>
                <w:color w:val="000000"/>
                <w:sz w:val="20"/>
                <w:szCs w:val="20"/>
              </w:rPr>
              <w:t>Precocial Male</w:t>
            </w:r>
          </w:p>
        </w:tc>
        <w:tc>
          <w:tcPr>
            <w:tcW w:w="1905" w:type="dxa"/>
            <w:gridSpan w:val="2"/>
            <w:tcBorders>
              <w:top w:val="single" w:sz="4" w:space="0" w:color="auto"/>
              <w:left w:val="nil"/>
              <w:bottom w:val="nil"/>
              <w:right w:val="nil"/>
            </w:tcBorders>
            <w:shd w:val="clear" w:color="auto" w:fill="auto"/>
            <w:noWrap/>
            <w:vAlign w:val="center"/>
            <w:hideMark/>
          </w:tcPr>
          <w:p w14:paraId="0DA0EB79" w14:textId="1E66D06E" w:rsidR="00CF20A6" w:rsidRPr="00D71476" w:rsidRDefault="00CF20A6" w:rsidP="00C56078">
            <w:pPr>
              <w:jc w:val="center"/>
              <w:rPr>
                <w:b/>
                <w:bCs/>
                <w:color w:val="000000"/>
                <w:sz w:val="20"/>
                <w:szCs w:val="20"/>
              </w:rPr>
            </w:pPr>
            <w:r w:rsidRPr="00D71476">
              <w:rPr>
                <w:b/>
                <w:bCs/>
                <w:color w:val="000000"/>
                <w:sz w:val="20"/>
                <w:szCs w:val="20"/>
              </w:rPr>
              <w:t>SGS</w:t>
            </w:r>
          </w:p>
        </w:tc>
      </w:tr>
      <w:tr w:rsidR="007D570A" w:rsidRPr="00D71476" w14:paraId="5A2F23A9" w14:textId="77777777" w:rsidTr="00C56078">
        <w:trPr>
          <w:trHeight w:val="320"/>
          <w:jc w:val="center"/>
        </w:trPr>
        <w:tc>
          <w:tcPr>
            <w:tcW w:w="661" w:type="dxa"/>
            <w:tcBorders>
              <w:top w:val="nil"/>
              <w:left w:val="nil"/>
              <w:bottom w:val="single" w:sz="4" w:space="0" w:color="auto"/>
              <w:right w:val="nil"/>
            </w:tcBorders>
            <w:shd w:val="clear" w:color="auto" w:fill="auto"/>
            <w:noWrap/>
            <w:vAlign w:val="bottom"/>
            <w:hideMark/>
          </w:tcPr>
          <w:p w14:paraId="5E3C5E34" w14:textId="254A05CB" w:rsidR="00CF20A6" w:rsidRPr="00D71476" w:rsidRDefault="00CF20A6" w:rsidP="00CF20A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4CF6D06C" w14:textId="77777777" w:rsidR="00CF20A6" w:rsidRPr="00D71476" w:rsidRDefault="00CF20A6" w:rsidP="00CF20A6">
            <w:pPr>
              <w:jc w:val="center"/>
              <w:rPr>
                <w:color w:val="000000"/>
                <w:sz w:val="20"/>
                <w:szCs w:val="20"/>
              </w:rPr>
            </w:pPr>
          </w:p>
        </w:tc>
        <w:tc>
          <w:tcPr>
            <w:tcW w:w="661" w:type="dxa"/>
            <w:tcBorders>
              <w:top w:val="single" w:sz="4" w:space="0" w:color="auto"/>
              <w:left w:val="nil"/>
              <w:bottom w:val="single" w:sz="4" w:space="0" w:color="auto"/>
              <w:right w:val="nil"/>
            </w:tcBorders>
            <w:shd w:val="clear" w:color="auto" w:fill="auto"/>
            <w:noWrap/>
            <w:vAlign w:val="bottom"/>
            <w:hideMark/>
          </w:tcPr>
          <w:p w14:paraId="33A6AFC7" w14:textId="77777777" w:rsidR="00CF20A6" w:rsidRPr="00D71476" w:rsidRDefault="00CF20A6" w:rsidP="00CF20A6">
            <w:pPr>
              <w:jc w:val="center"/>
              <w:rPr>
                <w:color w:val="000000"/>
                <w:sz w:val="20"/>
                <w:szCs w:val="20"/>
              </w:rPr>
            </w:pPr>
            <w:r w:rsidRPr="00D71476">
              <w:rPr>
                <w:color w:val="000000"/>
                <w:sz w:val="20"/>
                <w:szCs w:val="20"/>
              </w:rPr>
              <w:t>HOR</w:t>
            </w:r>
          </w:p>
        </w:tc>
        <w:tc>
          <w:tcPr>
            <w:tcW w:w="661" w:type="dxa"/>
            <w:tcBorders>
              <w:top w:val="single" w:sz="4" w:space="0" w:color="auto"/>
              <w:left w:val="nil"/>
              <w:bottom w:val="single" w:sz="4" w:space="0" w:color="auto"/>
              <w:right w:val="nil"/>
            </w:tcBorders>
            <w:shd w:val="clear" w:color="auto" w:fill="auto"/>
            <w:noWrap/>
            <w:vAlign w:val="bottom"/>
            <w:hideMark/>
          </w:tcPr>
          <w:p w14:paraId="1CB23864" w14:textId="77777777" w:rsidR="00CF20A6" w:rsidRPr="00D71476" w:rsidRDefault="00CF20A6" w:rsidP="00CF20A6">
            <w:pPr>
              <w:jc w:val="center"/>
              <w:rPr>
                <w:color w:val="000000"/>
                <w:sz w:val="20"/>
                <w:szCs w:val="20"/>
              </w:rPr>
            </w:pPr>
            <w:r w:rsidRPr="00D71476">
              <w:rPr>
                <w:color w:val="000000"/>
                <w:sz w:val="20"/>
                <w:szCs w:val="20"/>
              </w:rPr>
              <w:t>NOR</w:t>
            </w:r>
          </w:p>
        </w:tc>
        <w:tc>
          <w:tcPr>
            <w:tcW w:w="1050" w:type="dxa"/>
            <w:tcBorders>
              <w:top w:val="single" w:sz="4" w:space="0" w:color="auto"/>
              <w:left w:val="nil"/>
              <w:bottom w:val="single" w:sz="4" w:space="0" w:color="auto"/>
              <w:right w:val="nil"/>
            </w:tcBorders>
            <w:shd w:val="clear" w:color="auto" w:fill="auto"/>
            <w:noWrap/>
            <w:vAlign w:val="bottom"/>
            <w:hideMark/>
          </w:tcPr>
          <w:p w14:paraId="7C2A18A9" w14:textId="77777777" w:rsidR="00CF20A6" w:rsidRPr="00D71476" w:rsidRDefault="00CF20A6" w:rsidP="00CF20A6">
            <w:pPr>
              <w:jc w:val="center"/>
              <w:rPr>
                <w:color w:val="000000"/>
                <w:sz w:val="20"/>
                <w:szCs w:val="20"/>
              </w:rPr>
            </w:pPr>
            <w:r w:rsidRPr="00D71476">
              <w:rPr>
                <w:color w:val="000000"/>
                <w:sz w:val="20"/>
                <w:szCs w:val="20"/>
              </w:rPr>
              <w:t>Unknown</w:t>
            </w:r>
          </w:p>
        </w:tc>
        <w:tc>
          <w:tcPr>
            <w:tcW w:w="1295" w:type="dxa"/>
            <w:tcBorders>
              <w:top w:val="nil"/>
              <w:left w:val="nil"/>
              <w:bottom w:val="single" w:sz="4" w:space="0" w:color="auto"/>
              <w:right w:val="nil"/>
            </w:tcBorders>
            <w:shd w:val="clear" w:color="auto" w:fill="auto"/>
            <w:noWrap/>
            <w:vAlign w:val="bottom"/>
            <w:hideMark/>
          </w:tcPr>
          <w:p w14:paraId="7600FE68" w14:textId="77777777" w:rsidR="00CF20A6" w:rsidRPr="00D71476" w:rsidRDefault="00CF20A6" w:rsidP="00CF20A6">
            <w:pPr>
              <w:jc w:val="center"/>
              <w:rPr>
                <w:color w:val="000000"/>
                <w:sz w:val="20"/>
                <w:szCs w:val="20"/>
              </w:rPr>
            </w:pPr>
          </w:p>
        </w:tc>
        <w:tc>
          <w:tcPr>
            <w:tcW w:w="1121" w:type="dxa"/>
            <w:tcBorders>
              <w:top w:val="single" w:sz="4" w:space="0" w:color="auto"/>
              <w:left w:val="nil"/>
              <w:bottom w:val="single" w:sz="4" w:space="0" w:color="auto"/>
              <w:right w:val="nil"/>
            </w:tcBorders>
            <w:shd w:val="clear" w:color="auto" w:fill="auto"/>
            <w:noWrap/>
            <w:vAlign w:val="bottom"/>
            <w:hideMark/>
          </w:tcPr>
          <w:p w14:paraId="1F2CD518" w14:textId="77777777" w:rsidR="00CF20A6" w:rsidRPr="00D71476" w:rsidRDefault="00CF20A6" w:rsidP="00CF20A6">
            <w:pPr>
              <w:jc w:val="center"/>
              <w:rPr>
                <w:color w:val="000000"/>
                <w:sz w:val="20"/>
                <w:szCs w:val="20"/>
              </w:rPr>
            </w:pPr>
            <w:r w:rsidRPr="00D71476">
              <w:rPr>
                <w:color w:val="000000"/>
                <w:sz w:val="20"/>
                <w:szCs w:val="20"/>
              </w:rPr>
              <w:t>Below</w:t>
            </w:r>
          </w:p>
        </w:tc>
        <w:tc>
          <w:tcPr>
            <w:tcW w:w="784" w:type="dxa"/>
            <w:tcBorders>
              <w:top w:val="single" w:sz="4" w:space="0" w:color="auto"/>
              <w:left w:val="nil"/>
              <w:bottom w:val="single" w:sz="4" w:space="0" w:color="auto"/>
              <w:right w:val="nil"/>
            </w:tcBorders>
            <w:shd w:val="clear" w:color="auto" w:fill="auto"/>
            <w:noWrap/>
            <w:vAlign w:val="bottom"/>
            <w:hideMark/>
          </w:tcPr>
          <w:p w14:paraId="15F7B032" w14:textId="77777777" w:rsidR="00CF20A6" w:rsidRPr="00D71476" w:rsidRDefault="00CF20A6" w:rsidP="00CF20A6">
            <w:pPr>
              <w:jc w:val="center"/>
              <w:rPr>
                <w:color w:val="000000"/>
                <w:sz w:val="20"/>
                <w:szCs w:val="20"/>
              </w:rPr>
            </w:pPr>
            <w:r w:rsidRPr="00D71476">
              <w:rPr>
                <w:color w:val="000000"/>
                <w:sz w:val="20"/>
                <w:szCs w:val="20"/>
              </w:rPr>
              <w:t>Above</w:t>
            </w:r>
          </w:p>
        </w:tc>
      </w:tr>
      <w:tr w:rsidR="007D570A" w:rsidRPr="00D71476" w14:paraId="2C589276"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5D77FEC2" w14:textId="77777777" w:rsidR="00CF20A6" w:rsidRPr="00D71476" w:rsidRDefault="00CF20A6" w:rsidP="00CF20A6">
            <w:pPr>
              <w:jc w:val="center"/>
              <w:rPr>
                <w:color w:val="000000"/>
                <w:sz w:val="20"/>
                <w:szCs w:val="20"/>
              </w:rPr>
            </w:pPr>
            <w:r w:rsidRPr="00D71476">
              <w:rPr>
                <w:color w:val="000000"/>
                <w:sz w:val="20"/>
                <w:szCs w:val="20"/>
              </w:rPr>
              <w:t>2007</w:t>
            </w:r>
          </w:p>
        </w:tc>
        <w:tc>
          <w:tcPr>
            <w:tcW w:w="1072" w:type="dxa"/>
            <w:tcBorders>
              <w:top w:val="single" w:sz="4" w:space="0" w:color="auto"/>
              <w:left w:val="nil"/>
              <w:bottom w:val="nil"/>
              <w:right w:val="nil"/>
            </w:tcBorders>
            <w:shd w:val="clear" w:color="auto" w:fill="auto"/>
            <w:noWrap/>
            <w:vAlign w:val="bottom"/>
            <w:hideMark/>
          </w:tcPr>
          <w:p w14:paraId="5F7535B0" w14:textId="77777777" w:rsidR="00CF20A6" w:rsidRPr="00D71476" w:rsidRDefault="00CF20A6" w:rsidP="00CF20A6">
            <w:pPr>
              <w:jc w:val="center"/>
              <w:rPr>
                <w:color w:val="000000"/>
                <w:sz w:val="20"/>
                <w:szCs w:val="20"/>
              </w:rPr>
            </w:pPr>
            <w:r w:rsidRPr="00D71476">
              <w:rPr>
                <w:color w:val="000000"/>
                <w:sz w:val="20"/>
                <w:szCs w:val="20"/>
              </w:rPr>
              <w:t>745</w:t>
            </w:r>
          </w:p>
        </w:tc>
        <w:tc>
          <w:tcPr>
            <w:tcW w:w="661" w:type="dxa"/>
            <w:tcBorders>
              <w:top w:val="single" w:sz="4" w:space="0" w:color="auto"/>
              <w:left w:val="nil"/>
              <w:bottom w:val="nil"/>
              <w:right w:val="nil"/>
            </w:tcBorders>
            <w:shd w:val="clear" w:color="auto" w:fill="auto"/>
            <w:noWrap/>
            <w:vAlign w:val="bottom"/>
            <w:hideMark/>
          </w:tcPr>
          <w:p w14:paraId="2E997948" w14:textId="77777777" w:rsidR="00CF20A6" w:rsidRPr="00D71476" w:rsidRDefault="00CF20A6" w:rsidP="00CF20A6">
            <w:pPr>
              <w:jc w:val="center"/>
              <w:rPr>
                <w:color w:val="000000"/>
                <w:sz w:val="20"/>
                <w:szCs w:val="20"/>
              </w:rPr>
            </w:pPr>
          </w:p>
        </w:tc>
        <w:tc>
          <w:tcPr>
            <w:tcW w:w="661" w:type="dxa"/>
            <w:tcBorders>
              <w:top w:val="single" w:sz="4" w:space="0" w:color="auto"/>
              <w:left w:val="nil"/>
              <w:bottom w:val="nil"/>
              <w:right w:val="nil"/>
            </w:tcBorders>
            <w:shd w:val="clear" w:color="auto" w:fill="auto"/>
            <w:noWrap/>
            <w:vAlign w:val="bottom"/>
            <w:hideMark/>
          </w:tcPr>
          <w:p w14:paraId="50CE788D" w14:textId="77777777" w:rsidR="00CF20A6" w:rsidRPr="00D71476" w:rsidRDefault="00CF20A6" w:rsidP="00CF20A6">
            <w:pPr>
              <w:jc w:val="center"/>
              <w:rPr>
                <w:sz w:val="20"/>
                <w:szCs w:val="20"/>
              </w:rPr>
            </w:pPr>
          </w:p>
        </w:tc>
        <w:tc>
          <w:tcPr>
            <w:tcW w:w="1050" w:type="dxa"/>
            <w:tcBorders>
              <w:top w:val="single" w:sz="4" w:space="0" w:color="auto"/>
              <w:left w:val="nil"/>
              <w:bottom w:val="nil"/>
              <w:right w:val="nil"/>
            </w:tcBorders>
            <w:shd w:val="clear" w:color="auto" w:fill="auto"/>
            <w:noWrap/>
            <w:vAlign w:val="bottom"/>
            <w:hideMark/>
          </w:tcPr>
          <w:p w14:paraId="1BF3984F" w14:textId="77777777" w:rsidR="00CF20A6" w:rsidRPr="00D71476" w:rsidRDefault="00CF20A6" w:rsidP="00CF20A6">
            <w:pPr>
              <w:jc w:val="center"/>
              <w:rPr>
                <w:sz w:val="20"/>
                <w:szCs w:val="20"/>
              </w:rPr>
            </w:pPr>
          </w:p>
        </w:tc>
        <w:tc>
          <w:tcPr>
            <w:tcW w:w="1295" w:type="dxa"/>
            <w:tcBorders>
              <w:top w:val="single" w:sz="4" w:space="0" w:color="auto"/>
              <w:left w:val="nil"/>
              <w:bottom w:val="nil"/>
              <w:right w:val="nil"/>
            </w:tcBorders>
            <w:shd w:val="clear" w:color="auto" w:fill="auto"/>
            <w:noWrap/>
            <w:vAlign w:val="bottom"/>
            <w:hideMark/>
          </w:tcPr>
          <w:p w14:paraId="6B26D56E" w14:textId="77777777" w:rsidR="00CF20A6" w:rsidRPr="00D71476" w:rsidRDefault="00CF20A6" w:rsidP="00CF20A6">
            <w:pPr>
              <w:jc w:val="center"/>
              <w:rPr>
                <w:sz w:val="20"/>
                <w:szCs w:val="20"/>
              </w:rPr>
            </w:pPr>
          </w:p>
        </w:tc>
        <w:tc>
          <w:tcPr>
            <w:tcW w:w="1121" w:type="dxa"/>
            <w:tcBorders>
              <w:top w:val="single" w:sz="4" w:space="0" w:color="auto"/>
              <w:left w:val="nil"/>
              <w:bottom w:val="nil"/>
              <w:right w:val="nil"/>
            </w:tcBorders>
            <w:shd w:val="clear" w:color="auto" w:fill="auto"/>
            <w:noWrap/>
            <w:vAlign w:val="bottom"/>
            <w:hideMark/>
          </w:tcPr>
          <w:p w14:paraId="4BD6C8C8" w14:textId="77777777" w:rsidR="00CF20A6" w:rsidRPr="00D71476" w:rsidRDefault="00CF20A6" w:rsidP="00CF20A6">
            <w:pPr>
              <w:jc w:val="center"/>
              <w:rPr>
                <w:sz w:val="20"/>
                <w:szCs w:val="20"/>
              </w:rPr>
            </w:pPr>
          </w:p>
        </w:tc>
        <w:tc>
          <w:tcPr>
            <w:tcW w:w="784" w:type="dxa"/>
            <w:tcBorders>
              <w:top w:val="single" w:sz="4" w:space="0" w:color="auto"/>
              <w:left w:val="nil"/>
              <w:bottom w:val="nil"/>
              <w:right w:val="nil"/>
            </w:tcBorders>
            <w:shd w:val="clear" w:color="auto" w:fill="auto"/>
            <w:noWrap/>
            <w:vAlign w:val="bottom"/>
            <w:hideMark/>
          </w:tcPr>
          <w:p w14:paraId="09E1892F" w14:textId="77777777" w:rsidR="00CF20A6" w:rsidRPr="00D71476" w:rsidRDefault="00CF20A6" w:rsidP="00CF20A6">
            <w:pPr>
              <w:jc w:val="center"/>
              <w:rPr>
                <w:sz w:val="20"/>
                <w:szCs w:val="20"/>
              </w:rPr>
            </w:pPr>
          </w:p>
        </w:tc>
      </w:tr>
      <w:tr w:rsidR="007D570A" w:rsidRPr="00D71476" w14:paraId="065EE9DF"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CF79028" w14:textId="77777777" w:rsidR="00CF20A6" w:rsidRPr="00D71476" w:rsidRDefault="00CF20A6" w:rsidP="00CF20A6">
            <w:pPr>
              <w:jc w:val="center"/>
              <w:rPr>
                <w:color w:val="000000"/>
                <w:sz w:val="20"/>
                <w:szCs w:val="20"/>
              </w:rPr>
            </w:pPr>
            <w:r w:rsidRPr="00D71476">
              <w:rPr>
                <w:color w:val="000000"/>
                <w:sz w:val="20"/>
                <w:szCs w:val="20"/>
              </w:rPr>
              <w:t>2008</w:t>
            </w:r>
          </w:p>
        </w:tc>
        <w:tc>
          <w:tcPr>
            <w:tcW w:w="1072" w:type="dxa"/>
            <w:tcBorders>
              <w:top w:val="nil"/>
              <w:left w:val="nil"/>
              <w:bottom w:val="nil"/>
              <w:right w:val="nil"/>
            </w:tcBorders>
            <w:shd w:val="clear" w:color="auto" w:fill="auto"/>
            <w:noWrap/>
            <w:vAlign w:val="bottom"/>
            <w:hideMark/>
          </w:tcPr>
          <w:p w14:paraId="20623FD3" w14:textId="77777777" w:rsidR="00CF20A6" w:rsidRPr="00D71476" w:rsidRDefault="00CF20A6" w:rsidP="00CF20A6">
            <w:pPr>
              <w:jc w:val="center"/>
              <w:rPr>
                <w:color w:val="000000"/>
                <w:sz w:val="20"/>
                <w:szCs w:val="20"/>
              </w:rPr>
            </w:pPr>
            <w:r w:rsidRPr="00D71476">
              <w:rPr>
                <w:color w:val="000000"/>
                <w:sz w:val="20"/>
                <w:szCs w:val="20"/>
              </w:rPr>
              <w:t>873</w:t>
            </w:r>
          </w:p>
        </w:tc>
        <w:tc>
          <w:tcPr>
            <w:tcW w:w="661" w:type="dxa"/>
            <w:tcBorders>
              <w:top w:val="nil"/>
              <w:left w:val="nil"/>
              <w:bottom w:val="nil"/>
              <w:right w:val="nil"/>
            </w:tcBorders>
            <w:shd w:val="clear" w:color="auto" w:fill="auto"/>
            <w:noWrap/>
            <w:vAlign w:val="bottom"/>
            <w:hideMark/>
          </w:tcPr>
          <w:p w14:paraId="74374DB4"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8ACDA3F"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6A3D4D12"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4CC28F7E"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F07BA7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4688BA46" w14:textId="77777777" w:rsidR="00CF20A6" w:rsidRPr="00D71476" w:rsidRDefault="00CF20A6" w:rsidP="00CF20A6">
            <w:pPr>
              <w:jc w:val="center"/>
              <w:rPr>
                <w:sz w:val="20"/>
                <w:szCs w:val="20"/>
              </w:rPr>
            </w:pPr>
          </w:p>
        </w:tc>
      </w:tr>
      <w:tr w:rsidR="007D570A" w:rsidRPr="00D71476" w14:paraId="707B23A6"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23ECCB5" w14:textId="77777777" w:rsidR="00CF20A6" w:rsidRPr="00D71476" w:rsidRDefault="00CF20A6" w:rsidP="00CF20A6">
            <w:pPr>
              <w:jc w:val="center"/>
              <w:rPr>
                <w:color w:val="000000"/>
                <w:sz w:val="20"/>
                <w:szCs w:val="20"/>
              </w:rPr>
            </w:pPr>
            <w:r w:rsidRPr="00D71476">
              <w:rPr>
                <w:color w:val="000000"/>
                <w:sz w:val="20"/>
                <w:szCs w:val="20"/>
              </w:rPr>
              <w:t>2009</w:t>
            </w:r>
          </w:p>
        </w:tc>
        <w:tc>
          <w:tcPr>
            <w:tcW w:w="1072" w:type="dxa"/>
            <w:tcBorders>
              <w:top w:val="nil"/>
              <w:left w:val="nil"/>
              <w:bottom w:val="nil"/>
              <w:right w:val="nil"/>
            </w:tcBorders>
            <w:shd w:val="clear" w:color="auto" w:fill="auto"/>
            <w:noWrap/>
            <w:vAlign w:val="bottom"/>
            <w:hideMark/>
          </w:tcPr>
          <w:p w14:paraId="3E3FF42D" w14:textId="77777777" w:rsidR="00CF20A6" w:rsidRPr="00D71476" w:rsidRDefault="00CF20A6" w:rsidP="00CF20A6">
            <w:pPr>
              <w:jc w:val="center"/>
              <w:rPr>
                <w:color w:val="000000"/>
                <w:sz w:val="20"/>
                <w:szCs w:val="20"/>
              </w:rPr>
            </w:pPr>
            <w:r w:rsidRPr="00D71476">
              <w:rPr>
                <w:color w:val="000000"/>
                <w:sz w:val="20"/>
                <w:szCs w:val="20"/>
              </w:rPr>
              <w:t>1383</w:t>
            </w:r>
          </w:p>
        </w:tc>
        <w:tc>
          <w:tcPr>
            <w:tcW w:w="661" w:type="dxa"/>
            <w:tcBorders>
              <w:top w:val="nil"/>
              <w:left w:val="nil"/>
              <w:bottom w:val="nil"/>
              <w:right w:val="nil"/>
            </w:tcBorders>
            <w:shd w:val="clear" w:color="auto" w:fill="auto"/>
            <w:noWrap/>
            <w:vAlign w:val="bottom"/>
            <w:hideMark/>
          </w:tcPr>
          <w:p w14:paraId="36873393"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7BD254FB"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4F13256E"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2C8FDDBB"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3A109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1C9A8F60" w14:textId="77777777" w:rsidR="00CF20A6" w:rsidRPr="00D71476" w:rsidRDefault="00CF20A6" w:rsidP="00CF20A6">
            <w:pPr>
              <w:jc w:val="center"/>
              <w:rPr>
                <w:sz w:val="20"/>
                <w:szCs w:val="20"/>
              </w:rPr>
            </w:pPr>
          </w:p>
        </w:tc>
      </w:tr>
      <w:tr w:rsidR="007D570A" w:rsidRPr="00D71476" w14:paraId="118A5D6B"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F1385F9" w14:textId="77777777" w:rsidR="00CF20A6" w:rsidRPr="00D71476" w:rsidRDefault="00CF20A6" w:rsidP="00CF20A6">
            <w:pPr>
              <w:jc w:val="center"/>
              <w:rPr>
                <w:color w:val="000000"/>
                <w:sz w:val="20"/>
                <w:szCs w:val="20"/>
              </w:rPr>
            </w:pPr>
            <w:r w:rsidRPr="00D71476">
              <w:rPr>
                <w:color w:val="000000"/>
                <w:sz w:val="20"/>
                <w:szCs w:val="20"/>
              </w:rPr>
              <w:t>2010</w:t>
            </w:r>
          </w:p>
        </w:tc>
        <w:tc>
          <w:tcPr>
            <w:tcW w:w="1072" w:type="dxa"/>
            <w:tcBorders>
              <w:top w:val="nil"/>
              <w:left w:val="nil"/>
              <w:bottom w:val="nil"/>
              <w:right w:val="nil"/>
            </w:tcBorders>
            <w:shd w:val="clear" w:color="auto" w:fill="auto"/>
            <w:noWrap/>
            <w:vAlign w:val="bottom"/>
            <w:hideMark/>
          </w:tcPr>
          <w:p w14:paraId="6B07863C" w14:textId="77777777" w:rsidR="00CF20A6" w:rsidRPr="00D71476" w:rsidRDefault="00CF20A6" w:rsidP="00CF20A6">
            <w:pPr>
              <w:jc w:val="center"/>
              <w:rPr>
                <w:color w:val="000000"/>
                <w:sz w:val="20"/>
                <w:szCs w:val="20"/>
              </w:rPr>
            </w:pPr>
            <w:r w:rsidRPr="00D71476">
              <w:rPr>
                <w:color w:val="000000"/>
                <w:sz w:val="20"/>
                <w:szCs w:val="20"/>
              </w:rPr>
              <w:t>496</w:t>
            </w:r>
          </w:p>
        </w:tc>
        <w:tc>
          <w:tcPr>
            <w:tcW w:w="661" w:type="dxa"/>
            <w:tcBorders>
              <w:top w:val="nil"/>
              <w:left w:val="nil"/>
              <w:bottom w:val="nil"/>
              <w:right w:val="nil"/>
            </w:tcBorders>
            <w:shd w:val="clear" w:color="auto" w:fill="auto"/>
            <w:noWrap/>
            <w:vAlign w:val="bottom"/>
            <w:hideMark/>
          </w:tcPr>
          <w:p w14:paraId="1AB59167" w14:textId="77777777" w:rsidR="00CF20A6" w:rsidRPr="00D71476" w:rsidRDefault="00CF20A6" w:rsidP="00CF20A6">
            <w:pPr>
              <w:jc w:val="center"/>
              <w:rPr>
                <w:color w:val="000000"/>
                <w:sz w:val="20"/>
                <w:szCs w:val="20"/>
              </w:rPr>
            </w:pPr>
            <w:r w:rsidRPr="00D71476">
              <w:rPr>
                <w:color w:val="000000"/>
                <w:sz w:val="20"/>
                <w:szCs w:val="20"/>
              </w:rPr>
              <w:t>30</w:t>
            </w:r>
          </w:p>
        </w:tc>
        <w:tc>
          <w:tcPr>
            <w:tcW w:w="661" w:type="dxa"/>
            <w:tcBorders>
              <w:top w:val="nil"/>
              <w:left w:val="nil"/>
              <w:bottom w:val="nil"/>
              <w:right w:val="nil"/>
            </w:tcBorders>
            <w:shd w:val="clear" w:color="auto" w:fill="auto"/>
            <w:noWrap/>
            <w:vAlign w:val="bottom"/>
            <w:hideMark/>
          </w:tcPr>
          <w:p w14:paraId="4297DB95" w14:textId="77777777" w:rsidR="00CF20A6" w:rsidRPr="00D71476" w:rsidRDefault="00CF20A6" w:rsidP="00CF20A6">
            <w:pPr>
              <w:jc w:val="center"/>
              <w:rPr>
                <w:color w:val="000000"/>
                <w:sz w:val="20"/>
                <w:szCs w:val="20"/>
              </w:rPr>
            </w:pPr>
            <w:r w:rsidRPr="00D71476">
              <w:rPr>
                <w:color w:val="000000"/>
                <w:sz w:val="20"/>
                <w:szCs w:val="20"/>
              </w:rPr>
              <w:t>221</w:t>
            </w:r>
          </w:p>
        </w:tc>
        <w:tc>
          <w:tcPr>
            <w:tcW w:w="1050" w:type="dxa"/>
            <w:tcBorders>
              <w:top w:val="nil"/>
              <w:left w:val="nil"/>
              <w:bottom w:val="nil"/>
              <w:right w:val="nil"/>
            </w:tcBorders>
            <w:shd w:val="clear" w:color="auto" w:fill="auto"/>
            <w:noWrap/>
            <w:vAlign w:val="bottom"/>
            <w:hideMark/>
          </w:tcPr>
          <w:p w14:paraId="56CFC1B0"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B465F9D"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5CF12B4"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040D6939" w14:textId="77777777" w:rsidR="00CF20A6" w:rsidRPr="00D71476" w:rsidRDefault="00CF20A6" w:rsidP="00CF20A6">
            <w:pPr>
              <w:jc w:val="center"/>
              <w:rPr>
                <w:sz w:val="20"/>
                <w:szCs w:val="20"/>
              </w:rPr>
            </w:pPr>
          </w:p>
        </w:tc>
      </w:tr>
      <w:tr w:rsidR="007D570A" w:rsidRPr="00D71476" w14:paraId="3DBD2A05"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42E7DB5" w14:textId="77777777" w:rsidR="00CF20A6" w:rsidRPr="00D71476" w:rsidRDefault="00CF20A6" w:rsidP="00CF20A6">
            <w:pPr>
              <w:jc w:val="center"/>
              <w:rPr>
                <w:color w:val="000000"/>
                <w:sz w:val="20"/>
                <w:szCs w:val="20"/>
              </w:rPr>
            </w:pPr>
            <w:r w:rsidRPr="00D71476">
              <w:rPr>
                <w:color w:val="000000"/>
                <w:sz w:val="20"/>
                <w:szCs w:val="20"/>
              </w:rPr>
              <w:t>2011</w:t>
            </w:r>
          </w:p>
        </w:tc>
        <w:tc>
          <w:tcPr>
            <w:tcW w:w="1072" w:type="dxa"/>
            <w:tcBorders>
              <w:top w:val="nil"/>
              <w:left w:val="nil"/>
              <w:bottom w:val="nil"/>
              <w:right w:val="nil"/>
            </w:tcBorders>
            <w:shd w:val="clear" w:color="auto" w:fill="auto"/>
            <w:noWrap/>
            <w:vAlign w:val="bottom"/>
            <w:hideMark/>
          </w:tcPr>
          <w:p w14:paraId="06994633" w14:textId="77777777" w:rsidR="00CF20A6" w:rsidRPr="00D71476" w:rsidRDefault="00CF20A6" w:rsidP="00CF20A6">
            <w:pPr>
              <w:jc w:val="center"/>
              <w:rPr>
                <w:color w:val="000000"/>
                <w:sz w:val="20"/>
                <w:szCs w:val="20"/>
              </w:rPr>
            </w:pPr>
            <w:r w:rsidRPr="00D71476">
              <w:rPr>
                <w:color w:val="000000"/>
                <w:sz w:val="20"/>
                <w:szCs w:val="20"/>
              </w:rPr>
              <w:t>340</w:t>
            </w:r>
          </w:p>
        </w:tc>
        <w:tc>
          <w:tcPr>
            <w:tcW w:w="661" w:type="dxa"/>
            <w:tcBorders>
              <w:top w:val="nil"/>
              <w:left w:val="nil"/>
              <w:bottom w:val="nil"/>
              <w:right w:val="nil"/>
            </w:tcBorders>
            <w:shd w:val="clear" w:color="auto" w:fill="auto"/>
            <w:noWrap/>
            <w:vAlign w:val="bottom"/>
            <w:hideMark/>
          </w:tcPr>
          <w:p w14:paraId="4126C3E8" w14:textId="77777777" w:rsidR="00CF20A6" w:rsidRPr="00D71476" w:rsidRDefault="00CF20A6" w:rsidP="00CF20A6">
            <w:pPr>
              <w:jc w:val="center"/>
              <w:rPr>
                <w:color w:val="000000"/>
                <w:sz w:val="20"/>
                <w:szCs w:val="20"/>
              </w:rPr>
            </w:pPr>
            <w:r w:rsidRPr="00D71476">
              <w:rPr>
                <w:color w:val="000000"/>
                <w:sz w:val="20"/>
                <w:szCs w:val="20"/>
              </w:rPr>
              <w:t>29</w:t>
            </w:r>
          </w:p>
        </w:tc>
        <w:tc>
          <w:tcPr>
            <w:tcW w:w="661" w:type="dxa"/>
            <w:tcBorders>
              <w:top w:val="nil"/>
              <w:left w:val="nil"/>
              <w:bottom w:val="nil"/>
              <w:right w:val="nil"/>
            </w:tcBorders>
            <w:shd w:val="clear" w:color="auto" w:fill="auto"/>
            <w:noWrap/>
            <w:vAlign w:val="bottom"/>
            <w:hideMark/>
          </w:tcPr>
          <w:p w14:paraId="073669A9" w14:textId="77777777" w:rsidR="00CF20A6" w:rsidRPr="00D71476" w:rsidRDefault="00CF20A6" w:rsidP="00CF20A6">
            <w:pPr>
              <w:jc w:val="center"/>
              <w:rPr>
                <w:color w:val="000000"/>
                <w:sz w:val="20"/>
                <w:szCs w:val="20"/>
              </w:rPr>
            </w:pPr>
            <w:r w:rsidRPr="00D71476">
              <w:rPr>
                <w:color w:val="000000"/>
                <w:sz w:val="20"/>
                <w:szCs w:val="20"/>
              </w:rPr>
              <w:t>356</w:t>
            </w:r>
          </w:p>
        </w:tc>
        <w:tc>
          <w:tcPr>
            <w:tcW w:w="1050" w:type="dxa"/>
            <w:tcBorders>
              <w:top w:val="nil"/>
              <w:left w:val="nil"/>
              <w:bottom w:val="nil"/>
              <w:right w:val="nil"/>
            </w:tcBorders>
            <w:shd w:val="clear" w:color="auto" w:fill="auto"/>
            <w:noWrap/>
            <w:vAlign w:val="bottom"/>
            <w:hideMark/>
          </w:tcPr>
          <w:p w14:paraId="4D802BB8"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491A1BF1"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09AECE30" w14:textId="77777777" w:rsidR="00CF20A6" w:rsidRPr="00D71476" w:rsidRDefault="00CF20A6" w:rsidP="00CF20A6">
            <w:pPr>
              <w:jc w:val="center"/>
              <w:rPr>
                <w:color w:val="000000"/>
                <w:sz w:val="20"/>
                <w:szCs w:val="20"/>
              </w:rPr>
            </w:pPr>
            <w:r w:rsidRPr="00D71476">
              <w:rPr>
                <w:color w:val="000000"/>
                <w:sz w:val="20"/>
                <w:szCs w:val="20"/>
              </w:rPr>
              <w:t>45</w:t>
            </w:r>
          </w:p>
        </w:tc>
        <w:tc>
          <w:tcPr>
            <w:tcW w:w="784" w:type="dxa"/>
            <w:tcBorders>
              <w:top w:val="nil"/>
              <w:left w:val="nil"/>
              <w:bottom w:val="nil"/>
              <w:right w:val="nil"/>
            </w:tcBorders>
            <w:shd w:val="clear" w:color="auto" w:fill="auto"/>
            <w:noWrap/>
            <w:vAlign w:val="bottom"/>
            <w:hideMark/>
          </w:tcPr>
          <w:p w14:paraId="1228AE8E" w14:textId="77777777" w:rsidR="00CF20A6" w:rsidRPr="00D71476" w:rsidRDefault="00CF20A6" w:rsidP="00CF20A6">
            <w:pPr>
              <w:jc w:val="center"/>
              <w:rPr>
                <w:color w:val="000000"/>
                <w:sz w:val="20"/>
                <w:szCs w:val="20"/>
              </w:rPr>
            </w:pPr>
          </w:p>
        </w:tc>
      </w:tr>
      <w:tr w:rsidR="007D570A" w:rsidRPr="00D71476" w14:paraId="75A1748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D01D0A5" w14:textId="77777777" w:rsidR="00CF20A6" w:rsidRPr="00D71476" w:rsidRDefault="00CF20A6" w:rsidP="00CF20A6">
            <w:pPr>
              <w:jc w:val="center"/>
              <w:rPr>
                <w:color w:val="000000"/>
                <w:sz w:val="20"/>
                <w:szCs w:val="20"/>
              </w:rPr>
            </w:pPr>
            <w:r w:rsidRPr="00D71476">
              <w:rPr>
                <w:color w:val="000000"/>
                <w:sz w:val="20"/>
                <w:szCs w:val="20"/>
              </w:rPr>
              <w:t>2012</w:t>
            </w:r>
          </w:p>
        </w:tc>
        <w:tc>
          <w:tcPr>
            <w:tcW w:w="1072" w:type="dxa"/>
            <w:tcBorders>
              <w:top w:val="nil"/>
              <w:left w:val="nil"/>
              <w:bottom w:val="nil"/>
              <w:right w:val="nil"/>
            </w:tcBorders>
            <w:shd w:val="clear" w:color="auto" w:fill="auto"/>
            <w:noWrap/>
            <w:vAlign w:val="bottom"/>
            <w:hideMark/>
          </w:tcPr>
          <w:p w14:paraId="69AE00B6" w14:textId="77777777" w:rsidR="00CF20A6" w:rsidRPr="00D71476" w:rsidRDefault="00CF20A6" w:rsidP="00CF20A6">
            <w:pPr>
              <w:jc w:val="center"/>
              <w:rPr>
                <w:color w:val="000000"/>
                <w:sz w:val="20"/>
                <w:szCs w:val="20"/>
              </w:rPr>
            </w:pPr>
            <w:r w:rsidRPr="00D71476">
              <w:rPr>
                <w:color w:val="000000"/>
                <w:sz w:val="20"/>
                <w:szCs w:val="20"/>
              </w:rPr>
              <w:t>430</w:t>
            </w:r>
          </w:p>
        </w:tc>
        <w:tc>
          <w:tcPr>
            <w:tcW w:w="661" w:type="dxa"/>
            <w:tcBorders>
              <w:top w:val="nil"/>
              <w:left w:val="nil"/>
              <w:bottom w:val="nil"/>
              <w:right w:val="nil"/>
            </w:tcBorders>
            <w:shd w:val="clear" w:color="auto" w:fill="auto"/>
            <w:noWrap/>
            <w:vAlign w:val="bottom"/>
            <w:hideMark/>
          </w:tcPr>
          <w:p w14:paraId="535E3DDA" w14:textId="77777777" w:rsidR="00CF20A6" w:rsidRPr="00D71476" w:rsidRDefault="00CF20A6" w:rsidP="00CF20A6">
            <w:pPr>
              <w:jc w:val="center"/>
              <w:rPr>
                <w:color w:val="000000"/>
                <w:sz w:val="20"/>
                <w:szCs w:val="20"/>
              </w:rPr>
            </w:pPr>
            <w:r w:rsidRPr="00D71476">
              <w:rPr>
                <w:color w:val="000000"/>
                <w:sz w:val="20"/>
                <w:szCs w:val="20"/>
              </w:rPr>
              <w:t>17</w:t>
            </w:r>
          </w:p>
        </w:tc>
        <w:tc>
          <w:tcPr>
            <w:tcW w:w="661" w:type="dxa"/>
            <w:tcBorders>
              <w:top w:val="nil"/>
              <w:left w:val="nil"/>
              <w:bottom w:val="nil"/>
              <w:right w:val="nil"/>
            </w:tcBorders>
            <w:shd w:val="clear" w:color="auto" w:fill="auto"/>
            <w:noWrap/>
            <w:vAlign w:val="bottom"/>
            <w:hideMark/>
          </w:tcPr>
          <w:p w14:paraId="6177B813" w14:textId="77777777" w:rsidR="00CF20A6" w:rsidRPr="00D71476" w:rsidRDefault="00CF20A6" w:rsidP="00CF20A6">
            <w:pPr>
              <w:jc w:val="center"/>
              <w:rPr>
                <w:color w:val="000000"/>
                <w:sz w:val="20"/>
                <w:szCs w:val="20"/>
              </w:rPr>
            </w:pPr>
            <w:r w:rsidRPr="00D71476">
              <w:rPr>
                <w:color w:val="000000"/>
                <w:sz w:val="20"/>
                <w:szCs w:val="20"/>
              </w:rPr>
              <w:t>500</w:t>
            </w:r>
          </w:p>
        </w:tc>
        <w:tc>
          <w:tcPr>
            <w:tcW w:w="1050" w:type="dxa"/>
            <w:tcBorders>
              <w:top w:val="nil"/>
              <w:left w:val="nil"/>
              <w:bottom w:val="nil"/>
              <w:right w:val="nil"/>
            </w:tcBorders>
            <w:shd w:val="clear" w:color="auto" w:fill="auto"/>
            <w:noWrap/>
            <w:vAlign w:val="bottom"/>
            <w:hideMark/>
          </w:tcPr>
          <w:p w14:paraId="48DD8F9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6DB4449"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4D7A4F2" w14:textId="77777777" w:rsidR="00CF20A6" w:rsidRPr="00D71476" w:rsidRDefault="00CF20A6" w:rsidP="00CF20A6">
            <w:pPr>
              <w:jc w:val="center"/>
              <w:rPr>
                <w:color w:val="000000"/>
                <w:sz w:val="20"/>
                <w:szCs w:val="20"/>
              </w:rPr>
            </w:pPr>
            <w:r w:rsidRPr="00D71476">
              <w:rPr>
                <w:color w:val="000000"/>
                <w:sz w:val="20"/>
                <w:szCs w:val="20"/>
              </w:rPr>
              <w:t>10</w:t>
            </w:r>
          </w:p>
        </w:tc>
        <w:tc>
          <w:tcPr>
            <w:tcW w:w="784" w:type="dxa"/>
            <w:tcBorders>
              <w:top w:val="nil"/>
              <w:left w:val="nil"/>
              <w:bottom w:val="nil"/>
              <w:right w:val="nil"/>
            </w:tcBorders>
            <w:shd w:val="clear" w:color="auto" w:fill="auto"/>
            <w:noWrap/>
            <w:vAlign w:val="bottom"/>
            <w:hideMark/>
          </w:tcPr>
          <w:p w14:paraId="6FDFBEA3" w14:textId="77777777" w:rsidR="00CF20A6" w:rsidRPr="00D71476" w:rsidRDefault="00CF20A6" w:rsidP="00CF20A6">
            <w:pPr>
              <w:jc w:val="center"/>
              <w:rPr>
                <w:color w:val="000000"/>
                <w:sz w:val="20"/>
                <w:szCs w:val="20"/>
              </w:rPr>
            </w:pPr>
          </w:p>
        </w:tc>
      </w:tr>
      <w:tr w:rsidR="007D570A" w:rsidRPr="00D71476" w14:paraId="6F9F82F0"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E00BFC1" w14:textId="77777777" w:rsidR="00CF20A6" w:rsidRPr="00D71476" w:rsidRDefault="00CF20A6" w:rsidP="00CF20A6">
            <w:pPr>
              <w:jc w:val="center"/>
              <w:rPr>
                <w:color w:val="000000"/>
                <w:sz w:val="20"/>
                <w:szCs w:val="20"/>
              </w:rPr>
            </w:pPr>
            <w:r w:rsidRPr="00D71476">
              <w:rPr>
                <w:color w:val="000000"/>
                <w:sz w:val="20"/>
                <w:szCs w:val="20"/>
              </w:rPr>
              <w:t>2013</w:t>
            </w:r>
          </w:p>
        </w:tc>
        <w:tc>
          <w:tcPr>
            <w:tcW w:w="1072" w:type="dxa"/>
            <w:tcBorders>
              <w:top w:val="nil"/>
              <w:left w:val="nil"/>
              <w:bottom w:val="nil"/>
              <w:right w:val="nil"/>
            </w:tcBorders>
            <w:shd w:val="clear" w:color="auto" w:fill="auto"/>
            <w:noWrap/>
            <w:vAlign w:val="bottom"/>
            <w:hideMark/>
          </w:tcPr>
          <w:p w14:paraId="0DC91F11" w14:textId="77777777" w:rsidR="00CF20A6" w:rsidRPr="00D71476" w:rsidRDefault="00CF20A6" w:rsidP="00CF20A6">
            <w:pPr>
              <w:jc w:val="center"/>
              <w:rPr>
                <w:color w:val="000000"/>
                <w:sz w:val="20"/>
                <w:szCs w:val="20"/>
              </w:rPr>
            </w:pPr>
            <w:r w:rsidRPr="00D71476">
              <w:rPr>
                <w:color w:val="000000"/>
                <w:sz w:val="20"/>
                <w:szCs w:val="20"/>
              </w:rPr>
              <w:t>440</w:t>
            </w:r>
          </w:p>
        </w:tc>
        <w:tc>
          <w:tcPr>
            <w:tcW w:w="661" w:type="dxa"/>
            <w:tcBorders>
              <w:top w:val="nil"/>
              <w:left w:val="nil"/>
              <w:bottom w:val="nil"/>
              <w:right w:val="nil"/>
            </w:tcBorders>
            <w:shd w:val="clear" w:color="auto" w:fill="auto"/>
            <w:noWrap/>
            <w:vAlign w:val="bottom"/>
            <w:hideMark/>
          </w:tcPr>
          <w:p w14:paraId="77B97B61" w14:textId="77777777" w:rsidR="00CF20A6" w:rsidRPr="00D71476" w:rsidRDefault="00CF20A6" w:rsidP="00CF20A6">
            <w:pPr>
              <w:jc w:val="center"/>
              <w:rPr>
                <w:color w:val="000000"/>
                <w:sz w:val="20"/>
                <w:szCs w:val="20"/>
              </w:rPr>
            </w:pPr>
            <w:r w:rsidRPr="00D71476">
              <w:rPr>
                <w:color w:val="000000"/>
                <w:sz w:val="20"/>
                <w:szCs w:val="20"/>
              </w:rPr>
              <w:t>22</w:t>
            </w:r>
          </w:p>
        </w:tc>
        <w:tc>
          <w:tcPr>
            <w:tcW w:w="661" w:type="dxa"/>
            <w:tcBorders>
              <w:top w:val="nil"/>
              <w:left w:val="nil"/>
              <w:bottom w:val="nil"/>
              <w:right w:val="nil"/>
            </w:tcBorders>
            <w:shd w:val="clear" w:color="auto" w:fill="auto"/>
            <w:noWrap/>
            <w:vAlign w:val="bottom"/>
            <w:hideMark/>
          </w:tcPr>
          <w:p w14:paraId="21BF3EE3" w14:textId="77777777" w:rsidR="00CF20A6" w:rsidRPr="00D71476" w:rsidRDefault="00CF20A6" w:rsidP="00CF20A6">
            <w:pPr>
              <w:jc w:val="center"/>
              <w:rPr>
                <w:color w:val="000000"/>
                <w:sz w:val="20"/>
                <w:szCs w:val="20"/>
              </w:rPr>
            </w:pPr>
            <w:r w:rsidRPr="00D71476">
              <w:rPr>
                <w:color w:val="000000"/>
                <w:sz w:val="20"/>
                <w:szCs w:val="20"/>
              </w:rPr>
              <w:t>223</w:t>
            </w:r>
          </w:p>
        </w:tc>
        <w:tc>
          <w:tcPr>
            <w:tcW w:w="1050" w:type="dxa"/>
            <w:tcBorders>
              <w:top w:val="nil"/>
              <w:left w:val="nil"/>
              <w:bottom w:val="nil"/>
              <w:right w:val="nil"/>
            </w:tcBorders>
            <w:shd w:val="clear" w:color="auto" w:fill="auto"/>
            <w:noWrap/>
            <w:vAlign w:val="bottom"/>
            <w:hideMark/>
          </w:tcPr>
          <w:p w14:paraId="40DC4DA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5E9CBD10"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3E0DF923" w14:textId="77777777" w:rsidR="00CF20A6" w:rsidRPr="00D71476" w:rsidRDefault="00CF20A6" w:rsidP="00CF20A6">
            <w:pPr>
              <w:jc w:val="center"/>
              <w:rPr>
                <w:color w:val="000000"/>
                <w:sz w:val="20"/>
                <w:szCs w:val="20"/>
              </w:rPr>
            </w:pPr>
            <w:r w:rsidRPr="00D71476">
              <w:rPr>
                <w:color w:val="000000"/>
                <w:sz w:val="20"/>
                <w:szCs w:val="20"/>
              </w:rPr>
              <w:t>5</w:t>
            </w:r>
          </w:p>
        </w:tc>
        <w:tc>
          <w:tcPr>
            <w:tcW w:w="784" w:type="dxa"/>
            <w:tcBorders>
              <w:top w:val="nil"/>
              <w:left w:val="nil"/>
              <w:bottom w:val="nil"/>
              <w:right w:val="nil"/>
            </w:tcBorders>
            <w:shd w:val="clear" w:color="auto" w:fill="auto"/>
            <w:noWrap/>
            <w:vAlign w:val="bottom"/>
            <w:hideMark/>
          </w:tcPr>
          <w:p w14:paraId="391B83E4" w14:textId="77777777" w:rsidR="00CF20A6" w:rsidRPr="00D71476" w:rsidRDefault="00CF20A6" w:rsidP="00CF20A6">
            <w:pPr>
              <w:jc w:val="center"/>
              <w:rPr>
                <w:color w:val="000000"/>
                <w:sz w:val="20"/>
                <w:szCs w:val="20"/>
              </w:rPr>
            </w:pPr>
          </w:p>
        </w:tc>
      </w:tr>
      <w:tr w:rsidR="007D570A" w:rsidRPr="00D71476" w14:paraId="3DBE4A49"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56F2B78" w14:textId="77777777" w:rsidR="00CF20A6" w:rsidRPr="00D71476" w:rsidRDefault="00CF20A6" w:rsidP="00CF20A6">
            <w:pPr>
              <w:jc w:val="center"/>
              <w:rPr>
                <w:color w:val="000000"/>
                <w:sz w:val="20"/>
                <w:szCs w:val="20"/>
              </w:rPr>
            </w:pPr>
            <w:r w:rsidRPr="00D71476">
              <w:rPr>
                <w:color w:val="000000"/>
                <w:sz w:val="20"/>
                <w:szCs w:val="20"/>
              </w:rPr>
              <w:t>2014</w:t>
            </w:r>
          </w:p>
        </w:tc>
        <w:tc>
          <w:tcPr>
            <w:tcW w:w="1072" w:type="dxa"/>
            <w:tcBorders>
              <w:top w:val="nil"/>
              <w:left w:val="nil"/>
              <w:bottom w:val="nil"/>
              <w:right w:val="nil"/>
            </w:tcBorders>
            <w:shd w:val="clear" w:color="auto" w:fill="auto"/>
            <w:noWrap/>
            <w:vAlign w:val="bottom"/>
            <w:hideMark/>
          </w:tcPr>
          <w:p w14:paraId="24E38538" w14:textId="77777777" w:rsidR="00CF20A6" w:rsidRPr="00D71476" w:rsidRDefault="00CF20A6" w:rsidP="00CF20A6">
            <w:pPr>
              <w:jc w:val="center"/>
              <w:rPr>
                <w:color w:val="000000"/>
                <w:sz w:val="20"/>
                <w:szCs w:val="20"/>
              </w:rPr>
            </w:pPr>
            <w:r w:rsidRPr="00D71476">
              <w:rPr>
                <w:color w:val="000000"/>
                <w:sz w:val="20"/>
                <w:szCs w:val="20"/>
              </w:rPr>
              <w:t>486</w:t>
            </w:r>
          </w:p>
        </w:tc>
        <w:tc>
          <w:tcPr>
            <w:tcW w:w="661" w:type="dxa"/>
            <w:tcBorders>
              <w:top w:val="nil"/>
              <w:left w:val="nil"/>
              <w:bottom w:val="nil"/>
              <w:right w:val="nil"/>
            </w:tcBorders>
            <w:shd w:val="clear" w:color="auto" w:fill="auto"/>
            <w:noWrap/>
            <w:vAlign w:val="bottom"/>
            <w:hideMark/>
          </w:tcPr>
          <w:p w14:paraId="477A7B07" w14:textId="77777777" w:rsidR="00CF20A6" w:rsidRPr="00D71476" w:rsidRDefault="00CF20A6" w:rsidP="00CF20A6">
            <w:pPr>
              <w:jc w:val="center"/>
              <w:rPr>
                <w:color w:val="000000"/>
                <w:sz w:val="20"/>
                <w:szCs w:val="20"/>
              </w:rPr>
            </w:pPr>
            <w:r w:rsidRPr="00D71476">
              <w:rPr>
                <w:color w:val="000000"/>
                <w:sz w:val="20"/>
                <w:szCs w:val="20"/>
              </w:rPr>
              <w:t>21</w:t>
            </w:r>
          </w:p>
        </w:tc>
        <w:tc>
          <w:tcPr>
            <w:tcW w:w="661" w:type="dxa"/>
            <w:tcBorders>
              <w:top w:val="nil"/>
              <w:left w:val="nil"/>
              <w:bottom w:val="nil"/>
              <w:right w:val="nil"/>
            </w:tcBorders>
            <w:shd w:val="clear" w:color="auto" w:fill="auto"/>
            <w:noWrap/>
            <w:vAlign w:val="bottom"/>
            <w:hideMark/>
          </w:tcPr>
          <w:p w14:paraId="40CE9289" w14:textId="77777777" w:rsidR="00CF20A6" w:rsidRPr="00D71476" w:rsidRDefault="00CF20A6" w:rsidP="00CF20A6">
            <w:pPr>
              <w:jc w:val="center"/>
              <w:rPr>
                <w:color w:val="000000"/>
                <w:sz w:val="20"/>
                <w:szCs w:val="20"/>
              </w:rPr>
            </w:pPr>
            <w:r w:rsidRPr="00D71476">
              <w:rPr>
                <w:color w:val="000000"/>
                <w:sz w:val="20"/>
                <w:szCs w:val="20"/>
              </w:rPr>
              <w:t>191</w:t>
            </w:r>
          </w:p>
        </w:tc>
        <w:tc>
          <w:tcPr>
            <w:tcW w:w="1050" w:type="dxa"/>
            <w:tcBorders>
              <w:top w:val="nil"/>
              <w:left w:val="nil"/>
              <w:bottom w:val="nil"/>
              <w:right w:val="nil"/>
            </w:tcBorders>
            <w:shd w:val="clear" w:color="auto" w:fill="auto"/>
            <w:noWrap/>
            <w:vAlign w:val="bottom"/>
            <w:hideMark/>
          </w:tcPr>
          <w:p w14:paraId="4FD86730"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3BFB78F9" w14:textId="77777777" w:rsidR="00CF20A6" w:rsidRPr="00D71476" w:rsidRDefault="00CF20A6" w:rsidP="00CF20A6">
            <w:pPr>
              <w:jc w:val="center"/>
              <w:rPr>
                <w:color w:val="000000"/>
                <w:sz w:val="20"/>
                <w:szCs w:val="20"/>
              </w:rPr>
            </w:pPr>
            <w:r w:rsidRPr="00D71476">
              <w:rPr>
                <w:color w:val="000000"/>
                <w:sz w:val="20"/>
                <w:szCs w:val="20"/>
              </w:rPr>
              <w:t>12</w:t>
            </w:r>
          </w:p>
        </w:tc>
        <w:tc>
          <w:tcPr>
            <w:tcW w:w="1121" w:type="dxa"/>
            <w:tcBorders>
              <w:top w:val="nil"/>
              <w:left w:val="nil"/>
              <w:bottom w:val="nil"/>
              <w:right w:val="nil"/>
            </w:tcBorders>
            <w:shd w:val="clear" w:color="auto" w:fill="auto"/>
            <w:noWrap/>
            <w:vAlign w:val="bottom"/>
            <w:hideMark/>
          </w:tcPr>
          <w:p w14:paraId="395CCECF" w14:textId="77777777" w:rsidR="00CF20A6" w:rsidRPr="00D71476" w:rsidRDefault="00CF20A6" w:rsidP="00CF20A6">
            <w:pPr>
              <w:jc w:val="center"/>
              <w:rPr>
                <w:color w:val="000000"/>
                <w:sz w:val="20"/>
                <w:szCs w:val="20"/>
              </w:rPr>
            </w:pPr>
            <w:r w:rsidRPr="00D71476">
              <w:rPr>
                <w:color w:val="000000"/>
                <w:sz w:val="20"/>
                <w:szCs w:val="20"/>
              </w:rPr>
              <w:t>14</w:t>
            </w:r>
          </w:p>
        </w:tc>
        <w:tc>
          <w:tcPr>
            <w:tcW w:w="784" w:type="dxa"/>
            <w:tcBorders>
              <w:top w:val="nil"/>
              <w:left w:val="nil"/>
              <w:bottom w:val="nil"/>
              <w:right w:val="nil"/>
            </w:tcBorders>
            <w:shd w:val="clear" w:color="auto" w:fill="auto"/>
            <w:noWrap/>
            <w:vAlign w:val="bottom"/>
            <w:hideMark/>
          </w:tcPr>
          <w:p w14:paraId="3876B9AF" w14:textId="77777777" w:rsidR="00CF20A6" w:rsidRPr="00D71476" w:rsidRDefault="00CF20A6" w:rsidP="00CF20A6">
            <w:pPr>
              <w:jc w:val="center"/>
              <w:rPr>
                <w:color w:val="000000"/>
                <w:sz w:val="20"/>
                <w:szCs w:val="20"/>
              </w:rPr>
            </w:pPr>
            <w:r w:rsidRPr="00D71476">
              <w:rPr>
                <w:color w:val="000000"/>
                <w:sz w:val="20"/>
                <w:szCs w:val="20"/>
              </w:rPr>
              <w:t>1</w:t>
            </w:r>
          </w:p>
        </w:tc>
      </w:tr>
      <w:tr w:rsidR="007D570A" w:rsidRPr="00D71476" w14:paraId="471E526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834B8F2" w14:textId="77777777" w:rsidR="00CF20A6" w:rsidRPr="00D71476" w:rsidRDefault="00CF20A6" w:rsidP="00CF20A6">
            <w:pPr>
              <w:jc w:val="center"/>
              <w:rPr>
                <w:color w:val="000000"/>
                <w:sz w:val="20"/>
                <w:szCs w:val="20"/>
              </w:rPr>
            </w:pPr>
            <w:r w:rsidRPr="00D71476">
              <w:rPr>
                <w:color w:val="000000"/>
                <w:sz w:val="20"/>
                <w:szCs w:val="20"/>
              </w:rPr>
              <w:t>2015</w:t>
            </w:r>
          </w:p>
        </w:tc>
        <w:tc>
          <w:tcPr>
            <w:tcW w:w="1072" w:type="dxa"/>
            <w:tcBorders>
              <w:top w:val="nil"/>
              <w:left w:val="nil"/>
              <w:bottom w:val="nil"/>
              <w:right w:val="nil"/>
            </w:tcBorders>
            <w:shd w:val="clear" w:color="auto" w:fill="auto"/>
            <w:noWrap/>
            <w:vAlign w:val="bottom"/>
            <w:hideMark/>
          </w:tcPr>
          <w:p w14:paraId="29A8015E" w14:textId="77777777" w:rsidR="00CF20A6" w:rsidRPr="00D71476" w:rsidRDefault="00CF20A6" w:rsidP="00CF20A6">
            <w:pPr>
              <w:jc w:val="center"/>
              <w:rPr>
                <w:color w:val="000000"/>
                <w:sz w:val="20"/>
                <w:szCs w:val="20"/>
              </w:rPr>
            </w:pPr>
            <w:r w:rsidRPr="00D71476">
              <w:rPr>
                <w:color w:val="000000"/>
                <w:sz w:val="20"/>
                <w:szCs w:val="20"/>
              </w:rPr>
              <w:t>600</w:t>
            </w:r>
          </w:p>
        </w:tc>
        <w:tc>
          <w:tcPr>
            <w:tcW w:w="661" w:type="dxa"/>
            <w:tcBorders>
              <w:top w:val="nil"/>
              <w:left w:val="nil"/>
              <w:bottom w:val="nil"/>
              <w:right w:val="nil"/>
            </w:tcBorders>
            <w:shd w:val="clear" w:color="auto" w:fill="auto"/>
            <w:noWrap/>
            <w:vAlign w:val="bottom"/>
            <w:hideMark/>
          </w:tcPr>
          <w:p w14:paraId="2D494ABE" w14:textId="77777777" w:rsidR="00CF20A6" w:rsidRPr="00D71476" w:rsidRDefault="00CF20A6" w:rsidP="00CF20A6">
            <w:pPr>
              <w:jc w:val="center"/>
              <w:rPr>
                <w:color w:val="000000"/>
                <w:sz w:val="20"/>
                <w:szCs w:val="20"/>
              </w:rPr>
            </w:pPr>
            <w:r w:rsidRPr="00D71476">
              <w:rPr>
                <w:color w:val="000000"/>
                <w:sz w:val="20"/>
                <w:szCs w:val="20"/>
              </w:rPr>
              <w:t>19</w:t>
            </w:r>
          </w:p>
        </w:tc>
        <w:tc>
          <w:tcPr>
            <w:tcW w:w="661" w:type="dxa"/>
            <w:tcBorders>
              <w:top w:val="nil"/>
              <w:left w:val="nil"/>
              <w:bottom w:val="nil"/>
              <w:right w:val="nil"/>
            </w:tcBorders>
            <w:shd w:val="clear" w:color="auto" w:fill="auto"/>
            <w:noWrap/>
            <w:vAlign w:val="bottom"/>
            <w:hideMark/>
          </w:tcPr>
          <w:p w14:paraId="6FC51B76" w14:textId="77777777" w:rsidR="00CF20A6" w:rsidRPr="00D71476" w:rsidRDefault="00CF20A6" w:rsidP="00CF20A6">
            <w:pPr>
              <w:jc w:val="center"/>
              <w:rPr>
                <w:color w:val="000000"/>
                <w:sz w:val="20"/>
                <w:szCs w:val="20"/>
              </w:rPr>
            </w:pPr>
            <w:r w:rsidRPr="00D71476">
              <w:rPr>
                <w:color w:val="000000"/>
                <w:sz w:val="20"/>
                <w:szCs w:val="20"/>
              </w:rPr>
              <w:t>241</w:t>
            </w:r>
          </w:p>
        </w:tc>
        <w:tc>
          <w:tcPr>
            <w:tcW w:w="1050" w:type="dxa"/>
            <w:tcBorders>
              <w:top w:val="nil"/>
              <w:left w:val="nil"/>
              <w:bottom w:val="nil"/>
              <w:right w:val="nil"/>
            </w:tcBorders>
            <w:shd w:val="clear" w:color="auto" w:fill="auto"/>
            <w:noWrap/>
            <w:vAlign w:val="bottom"/>
            <w:hideMark/>
          </w:tcPr>
          <w:p w14:paraId="77BB5FC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6A56FE88"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6F9720" w14:textId="77777777" w:rsidR="00CF20A6" w:rsidRPr="00D71476" w:rsidRDefault="00CF20A6" w:rsidP="00CF20A6">
            <w:pPr>
              <w:jc w:val="center"/>
              <w:rPr>
                <w:color w:val="000000"/>
                <w:sz w:val="20"/>
                <w:szCs w:val="20"/>
              </w:rPr>
            </w:pPr>
            <w:r w:rsidRPr="00D71476">
              <w:rPr>
                <w:color w:val="000000"/>
                <w:sz w:val="20"/>
                <w:szCs w:val="20"/>
              </w:rPr>
              <w:t>24</w:t>
            </w:r>
          </w:p>
        </w:tc>
        <w:tc>
          <w:tcPr>
            <w:tcW w:w="784" w:type="dxa"/>
            <w:tcBorders>
              <w:top w:val="nil"/>
              <w:left w:val="nil"/>
              <w:bottom w:val="nil"/>
              <w:right w:val="nil"/>
            </w:tcBorders>
            <w:shd w:val="clear" w:color="auto" w:fill="auto"/>
            <w:noWrap/>
            <w:vAlign w:val="bottom"/>
            <w:hideMark/>
          </w:tcPr>
          <w:p w14:paraId="220579CC" w14:textId="77777777" w:rsidR="00CF20A6" w:rsidRPr="00D71476" w:rsidRDefault="00CF20A6" w:rsidP="00CF20A6">
            <w:pPr>
              <w:jc w:val="center"/>
              <w:rPr>
                <w:color w:val="000000"/>
                <w:sz w:val="20"/>
                <w:szCs w:val="20"/>
              </w:rPr>
            </w:pPr>
          </w:p>
        </w:tc>
      </w:tr>
      <w:tr w:rsidR="007D570A" w:rsidRPr="00D71476" w14:paraId="3BB8BF41"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714C7509" w14:textId="77777777" w:rsidR="00CF20A6" w:rsidRPr="00D71476" w:rsidRDefault="00CF20A6" w:rsidP="00CF20A6">
            <w:pPr>
              <w:jc w:val="center"/>
              <w:rPr>
                <w:color w:val="000000"/>
                <w:sz w:val="20"/>
                <w:szCs w:val="20"/>
              </w:rPr>
            </w:pPr>
            <w:r w:rsidRPr="00D71476">
              <w:rPr>
                <w:color w:val="000000"/>
                <w:sz w:val="20"/>
                <w:szCs w:val="20"/>
              </w:rPr>
              <w:t>2016</w:t>
            </w:r>
          </w:p>
        </w:tc>
        <w:tc>
          <w:tcPr>
            <w:tcW w:w="1072" w:type="dxa"/>
            <w:tcBorders>
              <w:top w:val="nil"/>
              <w:left w:val="nil"/>
              <w:bottom w:val="nil"/>
              <w:right w:val="nil"/>
            </w:tcBorders>
            <w:shd w:val="clear" w:color="auto" w:fill="auto"/>
            <w:noWrap/>
            <w:vAlign w:val="bottom"/>
            <w:hideMark/>
          </w:tcPr>
          <w:p w14:paraId="1D32D3E1" w14:textId="77777777" w:rsidR="00CF20A6" w:rsidRPr="00D71476" w:rsidRDefault="00CF20A6" w:rsidP="00CF20A6">
            <w:pPr>
              <w:jc w:val="center"/>
              <w:rPr>
                <w:color w:val="000000"/>
                <w:sz w:val="20"/>
                <w:szCs w:val="20"/>
              </w:rPr>
            </w:pPr>
            <w:r w:rsidRPr="00D71476">
              <w:rPr>
                <w:color w:val="000000"/>
                <w:sz w:val="20"/>
                <w:szCs w:val="20"/>
              </w:rPr>
              <w:t>459</w:t>
            </w:r>
          </w:p>
        </w:tc>
        <w:tc>
          <w:tcPr>
            <w:tcW w:w="661" w:type="dxa"/>
            <w:tcBorders>
              <w:top w:val="nil"/>
              <w:left w:val="nil"/>
              <w:bottom w:val="nil"/>
              <w:right w:val="nil"/>
            </w:tcBorders>
            <w:shd w:val="clear" w:color="auto" w:fill="auto"/>
            <w:noWrap/>
            <w:vAlign w:val="bottom"/>
            <w:hideMark/>
          </w:tcPr>
          <w:p w14:paraId="41F73116" w14:textId="77777777" w:rsidR="00CF20A6" w:rsidRPr="00D71476" w:rsidRDefault="00CF20A6" w:rsidP="00CF20A6">
            <w:pPr>
              <w:jc w:val="center"/>
              <w:rPr>
                <w:color w:val="000000"/>
                <w:sz w:val="20"/>
                <w:szCs w:val="20"/>
              </w:rPr>
            </w:pPr>
            <w:r w:rsidRPr="00D71476">
              <w:rPr>
                <w:color w:val="000000"/>
                <w:sz w:val="20"/>
                <w:szCs w:val="20"/>
              </w:rPr>
              <w:t>74</w:t>
            </w:r>
          </w:p>
        </w:tc>
        <w:tc>
          <w:tcPr>
            <w:tcW w:w="661" w:type="dxa"/>
            <w:tcBorders>
              <w:top w:val="nil"/>
              <w:left w:val="nil"/>
              <w:bottom w:val="nil"/>
              <w:right w:val="nil"/>
            </w:tcBorders>
            <w:shd w:val="clear" w:color="auto" w:fill="auto"/>
            <w:noWrap/>
            <w:vAlign w:val="bottom"/>
            <w:hideMark/>
          </w:tcPr>
          <w:p w14:paraId="4322E45F" w14:textId="77777777" w:rsidR="00CF20A6" w:rsidRPr="00D71476" w:rsidRDefault="00CF20A6" w:rsidP="00CF20A6">
            <w:pPr>
              <w:jc w:val="center"/>
              <w:rPr>
                <w:color w:val="000000"/>
                <w:sz w:val="20"/>
                <w:szCs w:val="20"/>
              </w:rPr>
            </w:pPr>
            <w:r w:rsidRPr="00D71476">
              <w:rPr>
                <w:color w:val="000000"/>
                <w:sz w:val="20"/>
                <w:szCs w:val="20"/>
              </w:rPr>
              <w:t>295</w:t>
            </w:r>
          </w:p>
        </w:tc>
        <w:tc>
          <w:tcPr>
            <w:tcW w:w="1050" w:type="dxa"/>
            <w:tcBorders>
              <w:top w:val="nil"/>
              <w:left w:val="nil"/>
              <w:bottom w:val="nil"/>
              <w:right w:val="nil"/>
            </w:tcBorders>
            <w:shd w:val="clear" w:color="auto" w:fill="auto"/>
            <w:noWrap/>
            <w:vAlign w:val="bottom"/>
            <w:hideMark/>
          </w:tcPr>
          <w:p w14:paraId="2C9FE003" w14:textId="77777777" w:rsidR="00CF20A6" w:rsidRPr="00D71476" w:rsidRDefault="00CF20A6" w:rsidP="00CF20A6">
            <w:pPr>
              <w:jc w:val="center"/>
              <w:rPr>
                <w:color w:val="000000"/>
                <w:sz w:val="20"/>
                <w:szCs w:val="20"/>
              </w:rPr>
            </w:pPr>
            <w:r w:rsidRPr="00D71476">
              <w:rPr>
                <w:color w:val="000000"/>
                <w:sz w:val="20"/>
                <w:szCs w:val="20"/>
              </w:rPr>
              <w:t>4</w:t>
            </w:r>
          </w:p>
        </w:tc>
        <w:tc>
          <w:tcPr>
            <w:tcW w:w="1295" w:type="dxa"/>
            <w:tcBorders>
              <w:top w:val="nil"/>
              <w:left w:val="nil"/>
              <w:bottom w:val="nil"/>
              <w:right w:val="nil"/>
            </w:tcBorders>
            <w:shd w:val="clear" w:color="auto" w:fill="auto"/>
            <w:noWrap/>
            <w:vAlign w:val="bottom"/>
            <w:hideMark/>
          </w:tcPr>
          <w:p w14:paraId="0C61A238"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1898EAA1" w14:textId="77777777" w:rsidR="00CF20A6" w:rsidRPr="00D71476" w:rsidRDefault="00CF20A6" w:rsidP="00CF20A6">
            <w:pPr>
              <w:jc w:val="center"/>
              <w:rPr>
                <w:color w:val="000000"/>
                <w:sz w:val="20"/>
                <w:szCs w:val="20"/>
              </w:rPr>
            </w:pPr>
            <w:r w:rsidRPr="00D71476">
              <w:rPr>
                <w:color w:val="000000"/>
                <w:sz w:val="20"/>
                <w:szCs w:val="20"/>
              </w:rPr>
              <w:t>31</w:t>
            </w:r>
          </w:p>
        </w:tc>
        <w:tc>
          <w:tcPr>
            <w:tcW w:w="784" w:type="dxa"/>
            <w:tcBorders>
              <w:top w:val="nil"/>
              <w:left w:val="nil"/>
              <w:bottom w:val="nil"/>
              <w:right w:val="nil"/>
            </w:tcBorders>
            <w:shd w:val="clear" w:color="auto" w:fill="auto"/>
            <w:noWrap/>
            <w:vAlign w:val="bottom"/>
            <w:hideMark/>
          </w:tcPr>
          <w:p w14:paraId="3D6DE360" w14:textId="77777777" w:rsidR="00CF20A6" w:rsidRPr="00D71476" w:rsidRDefault="00CF20A6" w:rsidP="00CF20A6">
            <w:pPr>
              <w:jc w:val="center"/>
              <w:rPr>
                <w:color w:val="000000"/>
                <w:sz w:val="20"/>
                <w:szCs w:val="20"/>
              </w:rPr>
            </w:pPr>
            <w:r w:rsidRPr="00D71476">
              <w:rPr>
                <w:color w:val="000000"/>
                <w:sz w:val="20"/>
                <w:szCs w:val="20"/>
              </w:rPr>
              <w:t>4</w:t>
            </w:r>
          </w:p>
        </w:tc>
      </w:tr>
      <w:tr w:rsidR="007D570A" w:rsidRPr="00D71476" w14:paraId="5BF995C3"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98DF13D" w14:textId="77777777" w:rsidR="00CF20A6" w:rsidRPr="00D71476" w:rsidRDefault="00CF20A6" w:rsidP="00CF20A6">
            <w:pPr>
              <w:jc w:val="center"/>
              <w:rPr>
                <w:color w:val="000000"/>
                <w:sz w:val="20"/>
                <w:szCs w:val="20"/>
              </w:rPr>
            </w:pPr>
            <w:r w:rsidRPr="00D71476">
              <w:rPr>
                <w:color w:val="000000"/>
                <w:sz w:val="20"/>
                <w:szCs w:val="20"/>
              </w:rPr>
              <w:t>2017</w:t>
            </w:r>
          </w:p>
        </w:tc>
        <w:tc>
          <w:tcPr>
            <w:tcW w:w="1072" w:type="dxa"/>
            <w:tcBorders>
              <w:top w:val="nil"/>
              <w:left w:val="nil"/>
              <w:bottom w:val="nil"/>
              <w:right w:val="nil"/>
            </w:tcBorders>
            <w:shd w:val="clear" w:color="auto" w:fill="auto"/>
            <w:noWrap/>
            <w:vAlign w:val="bottom"/>
            <w:hideMark/>
          </w:tcPr>
          <w:p w14:paraId="156C75B9" w14:textId="77777777" w:rsidR="00CF20A6" w:rsidRPr="00D71476" w:rsidRDefault="00CF20A6" w:rsidP="00CF20A6">
            <w:pPr>
              <w:jc w:val="center"/>
              <w:rPr>
                <w:color w:val="000000"/>
                <w:sz w:val="20"/>
                <w:szCs w:val="20"/>
              </w:rPr>
            </w:pPr>
            <w:r w:rsidRPr="00D71476">
              <w:rPr>
                <w:color w:val="000000"/>
                <w:sz w:val="20"/>
                <w:szCs w:val="20"/>
              </w:rPr>
              <w:t>448</w:t>
            </w:r>
          </w:p>
        </w:tc>
        <w:tc>
          <w:tcPr>
            <w:tcW w:w="661" w:type="dxa"/>
            <w:tcBorders>
              <w:top w:val="nil"/>
              <w:left w:val="nil"/>
              <w:bottom w:val="nil"/>
              <w:right w:val="nil"/>
            </w:tcBorders>
            <w:shd w:val="clear" w:color="auto" w:fill="auto"/>
            <w:noWrap/>
            <w:vAlign w:val="bottom"/>
            <w:hideMark/>
          </w:tcPr>
          <w:p w14:paraId="7CECF566" w14:textId="77777777" w:rsidR="00CF20A6" w:rsidRPr="00D71476" w:rsidRDefault="00CF20A6" w:rsidP="00CF20A6">
            <w:pPr>
              <w:jc w:val="center"/>
              <w:rPr>
                <w:color w:val="000000"/>
                <w:sz w:val="20"/>
                <w:szCs w:val="20"/>
              </w:rPr>
            </w:pPr>
            <w:r w:rsidRPr="00D71476">
              <w:rPr>
                <w:color w:val="000000"/>
                <w:sz w:val="20"/>
                <w:szCs w:val="20"/>
              </w:rPr>
              <w:t>6</w:t>
            </w:r>
          </w:p>
        </w:tc>
        <w:tc>
          <w:tcPr>
            <w:tcW w:w="661" w:type="dxa"/>
            <w:tcBorders>
              <w:top w:val="nil"/>
              <w:left w:val="nil"/>
              <w:bottom w:val="nil"/>
              <w:right w:val="nil"/>
            </w:tcBorders>
            <w:shd w:val="clear" w:color="auto" w:fill="auto"/>
            <w:noWrap/>
            <w:vAlign w:val="bottom"/>
            <w:hideMark/>
          </w:tcPr>
          <w:p w14:paraId="298F36ED" w14:textId="77777777" w:rsidR="00CF20A6" w:rsidRPr="00D71476" w:rsidRDefault="00CF20A6" w:rsidP="00CF20A6">
            <w:pPr>
              <w:jc w:val="center"/>
              <w:rPr>
                <w:color w:val="000000"/>
                <w:sz w:val="20"/>
                <w:szCs w:val="20"/>
              </w:rPr>
            </w:pPr>
            <w:r w:rsidRPr="00D71476">
              <w:rPr>
                <w:color w:val="000000"/>
                <w:sz w:val="20"/>
                <w:szCs w:val="20"/>
              </w:rPr>
              <w:t>239</w:t>
            </w:r>
          </w:p>
        </w:tc>
        <w:tc>
          <w:tcPr>
            <w:tcW w:w="1050" w:type="dxa"/>
            <w:tcBorders>
              <w:top w:val="nil"/>
              <w:left w:val="nil"/>
              <w:bottom w:val="nil"/>
              <w:right w:val="nil"/>
            </w:tcBorders>
            <w:shd w:val="clear" w:color="auto" w:fill="auto"/>
            <w:noWrap/>
            <w:vAlign w:val="bottom"/>
            <w:hideMark/>
          </w:tcPr>
          <w:p w14:paraId="763AF916"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4F72BCC6"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7FC0D476" w14:textId="77777777" w:rsidR="00CF20A6" w:rsidRPr="00D71476" w:rsidRDefault="00CF20A6" w:rsidP="00CF20A6">
            <w:pPr>
              <w:jc w:val="center"/>
              <w:rPr>
                <w:color w:val="000000"/>
                <w:sz w:val="20"/>
                <w:szCs w:val="20"/>
              </w:rPr>
            </w:pPr>
            <w:r w:rsidRPr="00D71476">
              <w:rPr>
                <w:color w:val="000000"/>
                <w:sz w:val="20"/>
                <w:szCs w:val="20"/>
              </w:rPr>
              <w:t>13</w:t>
            </w:r>
          </w:p>
        </w:tc>
        <w:tc>
          <w:tcPr>
            <w:tcW w:w="784" w:type="dxa"/>
            <w:tcBorders>
              <w:top w:val="nil"/>
              <w:left w:val="nil"/>
              <w:bottom w:val="nil"/>
              <w:right w:val="nil"/>
            </w:tcBorders>
            <w:shd w:val="clear" w:color="auto" w:fill="auto"/>
            <w:noWrap/>
            <w:vAlign w:val="bottom"/>
            <w:hideMark/>
          </w:tcPr>
          <w:p w14:paraId="23A3BF96" w14:textId="77777777" w:rsidR="00CF20A6" w:rsidRPr="00D71476" w:rsidRDefault="00CF20A6" w:rsidP="00CF20A6">
            <w:pPr>
              <w:jc w:val="center"/>
              <w:rPr>
                <w:color w:val="000000"/>
                <w:sz w:val="20"/>
                <w:szCs w:val="20"/>
              </w:rPr>
            </w:pPr>
          </w:p>
        </w:tc>
      </w:tr>
      <w:tr w:rsidR="007D570A" w:rsidRPr="00D71476" w14:paraId="68A87C32"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0F3437E" w14:textId="77777777" w:rsidR="00CF20A6" w:rsidRPr="00D71476" w:rsidRDefault="00CF20A6" w:rsidP="00CF20A6">
            <w:pPr>
              <w:jc w:val="center"/>
              <w:rPr>
                <w:color w:val="000000"/>
                <w:sz w:val="20"/>
                <w:szCs w:val="20"/>
              </w:rPr>
            </w:pPr>
            <w:r w:rsidRPr="00D71476">
              <w:rPr>
                <w:color w:val="000000"/>
                <w:sz w:val="20"/>
                <w:szCs w:val="20"/>
              </w:rPr>
              <w:t>2018</w:t>
            </w:r>
          </w:p>
        </w:tc>
        <w:tc>
          <w:tcPr>
            <w:tcW w:w="1072" w:type="dxa"/>
            <w:tcBorders>
              <w:top w:val="nil"/>
              <w:left w:val="nil"/>
              <w:bottom w:val="nil"/>
              <w:right w:val="nil"/>
            </w:tcBorders>
            <w:shd w:val="clear" w:color="auto" w:fill="auto"/>
            <w:noWrap/>
            <w:vAlign w:val="bottom"/>
            <w:hideMark/>
          </w:tcPr>
          <w:p w14:paraId="5F70F098"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ACADD6D" w14:textId="77777777" w:rsidR="00CF20A6" w:rsidRPr="00D71476" w:rsidRDefault="00CF20A6" w:rsidP="00CF20A6">
            <w:pPr>
              <w:jc w:val="center"/>
              <w:rPr>
                <w:sz w:val="20"/>
                <w:szCs w:val="20"/>
              </w:rPr>
            </w:pPr>
          </w:p>
        </w:tc>
        <w:tc>
          <w:tcPr>
            <w:tcW w:w="661" w:type="dxa"/>
            <w:tcBorders>
              <w:top w:val="nil"/>
              <w:left w:val="nil"/>
              <w:bottom w:val="nil"/>
              <w:right w:val="nil"/>
            </w:tcBorders>
            <w:shd w:val="clear" w:color="auto" w:fill="auto"/>
            <w:noWrap/>
            <w:vAlign w:val="bottom"/>
            <w:hideMark/>
          </w:tcPr>
          <w:p w14:paraId="239D48C9" w14:textId="77777777" w:rsidR="00CF20A6" w:rsidRPr="00D71476" w:rsidRDefault="00CF20A6" w:rsidP="00CF20A6">
            <w:pPr>
              <w:jc w:val="center"/>
              <w:rPr>
                <w:color w:val="000000"/>
                <w:sz w:val="20"/>
                <w:szCs w:val="20"/>
              </w:rPr>
            </w:pPr>
            <w:r w:rsidRPr="00D71476">
              <w:rPr>
                <w:color w:val="000000"/>
                <w:sz w:val="20"/>
                <w:szCs w:val="20"/>
              </w:rPr>
              <w:t>120</w:t>
            </w:r>
          </w:p>
        </w:tc>
        <w:tc>
          <w:tcPr>
            <w:tcW w:w="1050" w:type="dxa"/>
            <w:tcBorders>
              <w:top w:val="nil"/>
              <w:left w:val="nil"/>
              <w:bottom w:val="nil"/>
              <w:right w:val="nil"/>
            </w:tcBorders>
            <w:shd w:val="clear" w:color="auto" w:fill="auto"/>
            <w:noWrap/>
            <w:vAlign w:val="bottom"/>
            <w:hideMark/>
          </w:tcPr>
          <w:p w14:paraId="63FE049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2303BA5A"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6110D4D4" w14:textId="77777777" w:rsidR="00CF20A6" w:rsidRPr="00D71476" w:rsidRDefault="00CF20A6" w:rsidP="00CF20A6">
            <w:pPr>
              <w:jc w:val="center"/>
              <w:rPr>
                <w:color w:val="000000"/>
                <w:sz w:val="20"/>
                <w:szCs w:val="20"/>
              </w:rPr>
            </w:pPr>
            <w:r w:rsidRPr="00D71476">
              <w:rPr>
                <w:color w:val="000000"/>
                <w:sz w:val="20"/>
                <w:szCs w:val="20"/>
              </w:rPr>
              <w:t>35</w:t>
            </w:r>
          </w:p>
        </w:tc>
        <w:tc>
          <w:tcPr>
            <w:tcW w:w="784" w:type="dxa"/>
            <w:tcBorders>
              <w:top w:val="nil"/>
              <w:left w:val="nil"/>
              <w:bottom w:val="nil"/>
              <w:right w:val="nil"/>
            </w:tcBorders>
            <w:shd w:val="clear" w:color="auto" w:fill="auto"/>
            <w:noWrap/>
            <w:vAlign w:val="bottom"/>
            <w:hideMark/>
          </w:tcPr>
          <w:p w14:paraId="5DC1A374" w14:textId="77777777" w:rsidR="00CF20A6" w:rsidRPr="00D71476" w:rsidRDefault="00CF20A6" w:rsidP="00CF20A6">
            <w:pPr>
              <w:jc w:val="center"/>
              <w:rPr>
                <w:color w:val="000000"/>
                <w:sz w:val="20"/>
                <w:szCs w:val="20"/>
              </w:rPr>
            </w:pPr>
          </w:p>
        </w:tc>
      </w:tr>
      <w:tr w:rsidR="007D570A" w:rsidRPr="00D71476" w14:paraId="1A940FEA" w14:textId="77777777" w:rsidTr="00C56078">
        <w:trPr>
          <w:trHeight w:val="320"/>
          <w:jc w:val="center"/>
        </w:trPr>
        <w:tc>
          <w:tcPr>
            <w:tcW w:w="661" w:type="dxa"/>
            <w:tcBorders>
              <w:top w:val="nil"/>
              <w:left w:val="nil"/>
              <w:right w:val="nil"/>
            </w:tcBorders>
            <w:shd w:val="clear" w:color="auto" w:fill="auto"/>
            <w:noWrap/>
            <w:vAlign w:val="bottom"/>
            <w:hideMark/>
          </w:tcPr>
          <w:p w14:paraId="22B168F3" w14:textId="77777777" w:rsidR="00CF20A6" w:rsidRPr="00D71476" w:rsidRDefault="00CF20A6" w:rsidP="00CF20A6">
            <w:pPr>
              <w:jc w:val="center"/>
              <w:rPr>
                <w:color w:val="000000"/>
                <w:sz w:val="20"/>
                <w:szCs w:val="20"/>
              </w:rPr>
            </w:pPr>
            <w:r w:rsidRPr="00D71476">
              <w:rPr>
                <w:color w:val="000000"/>
                <w:sz w:val="20"/>
                <w:szCs w:val="20"/>
              </w:rPr>
              <w:t>2019</w:t>
            </w:r>
          </w:p>
        </w:tc>
        <w:tc>
          <w:tcPr>
            <w:tcW w:w="1072" w:type="dxa"/>
            <w:tcBorders>
              <w:top w:val="nil"/>
              <w:left w:val="nil"/>
              <w:right w:val="nil"/>
            </w:tcBorders>
            <w:shd w:val="clear" w:color="auto" w:fill="auto"/>
            <w:noWrap/>
            <w:vAlign w:val="bottom"/>
            <w:hideMark/>
          </w:tcPr>
          <w:p w14:paraId="0B140381" w14:textId="77777777" w:rsidR="00CF20A6" w:rsidRPr="00D71476" w:rsidRDefault="00CF20A6" w:rsidP="00CF20A6">
            <w:pPr>
              <w:jc w:val="center"/>
              <w:rPr>
                <w:color w:val="000000"/>
                <w:sz w:val="20"/>
                <w:szCs w:val="20"/>
              </w:rPr>
            </w:pPr>
          </w:p>
        </w:tc>
        <w:tc>
          <w:tcPr>
            <w:tcW w:w="661" w:type="dxa"/>
            <w:tcBorders>
              <w:top w:val="nil"/>
              <w:left w:val="nil"/>
              <w:right w:val="nil"/>
            </w:tcBorders>
            <w:shd w:val="clear" w:color="auto" w:fill="auto"/>
            <w:noWrap/>
            <w:vAlign w:val="bottom"/>
            <w:hideMark/>
          </w:tcPr>
          <w:p w14:paraId="19D71B72" w14:textId="77777777" w:rsidR="00CF20A6" w:rsidRPr="00D71476" w:rsidRDefault="00CF20A6" w:rsidP="00CF20A6">
            <w:pPr>
              <w:jc w:val="center"/>
              <w:rPr>
                <w:sz w:val="20"/>
                <w:szCs w:val="20"/>
              </w:rPr>
            </w:pPr>
          </w:p>
        </w:tc>
        <w:tc>
          <w:tcPr>
            <w:tcW w:w="661" w:type="dxa"/>
            <w:tcBorders>
              <w:top w:val="nil"/>
              <w:left w:val="nil"/>
              <w:right w:val="nil"/>
            </w:tcBorders>
            <w:shd w:val="clear" w:color="auto" w:fill="auto"/>
            <w:noWrap/>
            <w:vAlign w:val="bottom"/>
            <w:hideMark/>
          </w:tcPr>
          <w:p w14:paraId="6C44A500" w14:textId="77777777" w:rsidR="00CF20A6" w:rsidRPr="00D71476" w:rsidRDefault="00CF20A6" w:rsidP="00CF20A6">
            <w:pPr>
              <w:jc w:val="center"/>
              <w:rPr>
                <w:color w:val="000000"/>
                <w:sz w:val="20"/>
                <w:szCs w:val="20"/>
              </w:rPr>
            </w:pPr>
            <w:r w:rsidRPr="00D71476">
              <w:rPr>
                <w:color w:val="000000"/>
                <w:sz w:val="20"/>
                <w:szCs w:val="20"/>
              </w:rPr>
              <w:t>158</w:t>
            </w:r>
          </w:p>
        </w:tc>
        <w:tc>
          <w:tcPr>
            <w:tcW w:w="1050" w:type="dxa"/>
            <w:tcBorders>
              <w:top w:val="nil"/>
              <w:left w:val="nil"/>
              <w:right w:val="nil"/>
            </w:tcBorders>
            <w:shd w:val="clear" w:color="auto" w:fill="auto"/>
            <w:noWrap/>
            <w:vAlign w:val="bottom"/>
            <w:hideMark/>
          </w:tcPr>
          <w:p w14:paraId="207AE0DF" w14:textId="77777777" w:rsidR="00CF20A6" w:rsidRPr="00D71476" w:rsidRDefault="00CF20A6" w:rsidP="00CF20A6">
            <w:pPr>
              <w:jc w:val="center"/>
              <w:rPr>
                <w:color w:val="000000"/>
                <w:sz w:val="20"/>
                <w:szCs w:val="20"/>
              </w:rPr>
            </w:pPr>
          </w:p>
        </w:tc>
        <w:tc>
          <w:tcPr>
            <w:tcW w:w="1295" w:type="dxa"/>
            <w:tcBorders>
              <w:top w:val="nil"/>
              <w:left w:val="nil"/>
              <w:right w:val="nil"/>
            </w:tcBorders>
            <w:shd w:val="clear" w:color="auto" w:fill="auto"/>
            <w:noWrap/>
            <w:vAlign w:val="bottom"/>
            <w:hideMark/>
          </w:tcPr>
          <w:p w14:paraId="251185D5" w14:textId="77777777" w:rsidR="00CF20A6" w:rsidRPr="00D71476" w:rsidRDefault="00CF20A6" w:rsidP="00CF20A6">
            <w:pPr>
              <w:jc w:val="center"/>
              <w:rPr>
                <w:sz w:val="20"/>
                <w:szCs w:val="20"/>
              </w:rPr>
            </w:pPr>
          </w:p>
        </w:tc>
        <w:tc>
          <w:tcPr>
            <w:tcW w:w="1121" w:type="dxa"/>
            <w:tcBorders>
              <w:top w:val="nil"/>
              <w:left w:val="nil"/>
              <w:right w:val="nil"/>
            </w:tcBorders>
            <w:shd w:val="clear" w:color="auto" w:fill="auto"/>
            <w:noWrap/>
            <w:vAlign w:val="bottom"/>
            <w:hideMark/>
          </w:tcPr>
          <w:p w14:paraId="2C480669" w14:textId="77777777" w:rsidR="00CF20A6" w:rsidRPr="00D71476" w:rsidRDefault="00CF20A6" w:rsidP="00CF20A6">
            <w:pPr>
              <w:jc w:val="center"/>
              <w:rPr>
                <w:color w:val="000000"/>
                <w:sz w:val="20"/>
                <w:szCs w:val="20"/>
              </w:rPr>
            </w:pPr>
            <w:r w:rsidRPr="00D71476">
              <w:rPr>
                <w:color w:val="000000"/>
                <w:sz w:val="20"/>
                <w:szCs w:val="20"/>
              </w:rPr>
              <w:t>15</w:t>
            </w:r>
          </w:p>
        </w:tc>
        <w:tc>
          <w:tcPr>
            <w:tcW w:w="784" w:type="dxa"/>
            <w:tcBorders>
              <w:top w:val="nil"/>
              <w:left w:val="nil"/>
              <w:right w:val="nil"/>
            </w:tcBorders>
            <w:shd w:val="clear" w:color="auto" w:fill="auto"/>
            <w:noWrap/>
            <w:vAlign w:val="bottom"/>
            <w:hideMark/>
          </w:tcPr>
          <w:p w14:paraId="622AAF4D" w14:textId="77777777" w:rsidR="00CF20A6" w:rsidRPr="00D71476" w:rsidRDefault="00CF20A6" w:rsidP="00CF20A6">
            <w:pPr>
              <w:jc w:val="center"/>
              <w:rPr>
                <w:color w:val="000000"/>
                <w:sz w:val="20"/>
                <w:szCs w:val="20"/>
              </w:rPr>
            </w:pPr>
          </w:p>
        </w:tc>
      </w:tr>
      <w:tr w:rsidR="007D570A" w:rsidRPr="00D71476" w14:paraId="2210B96E" w14:textId="77777777" w:rsidTr="00C56078">
        <w:trPr>
          <w:trHeight w:val="320"/>
          <w:jc w:val="center"/>
        </w:trPr>
        <w:tc>
          <w:tcPr>
            <w:tcW w:w="661" w:type="dxa"/>
            <w:tcBorders>
              <w:top w:val="nil"/>
              <w:left w:val="nil"/>
              <w:bottom w:val="single" w:sz="4" w:space="0" w:color="auto"/>
              <w:right w:val="nil"/>
            </w:tcBorders>
            <w:shd w:val="clear" w:color="auto" w:fill="auto"/>
            <w:noWrap/>
            <w:vAlign w:val="bottom"/>
            <w:hideMark/>
          </w:tcPr>
          <w:p w14:paraId="3D334FE9" w14:textId="77777777" w:rsidR="00CF20A6" w:rsidRPr="00D71476" w:rsidRDefault="00CF20A6" w:rsidP="00CF20A6">
            <w:pPr>
              <w:jc w:val="center"/>
              <w:rPr>
                <w:color w:val="000000"/>
                <w:sz w:val="20"/>
                <w:szCs w:val="20"/>
              </w:rPr>
            </w:pPr>
            <w:r w:rsidRPr="00D71476">
              <w:rPr>
                <w:color w:val="000000"/>
                <w:sz w:val="20"/>
                <w:szCs w:val="20"/>
              </w:rPr>
              <w:t>2020</w:t>
            </w:r>
          </w:p>
        </w:tc>
        <w:tc>
          <w:tcPr>
            <w:tcW w:w="1072" w:type="dxa"/>
            <w:tcBorders>
              <w:top w:val="nil"/>
              <w:left w:val="nil"/>
              <w:bottom w:val="single" w:sz="4" w:space="0" w:color="auto"/>
              <w:right w:val="nil"/>
            </w:tcBorders>
            <w:shd w:val="clear" w:color="auto" w:fill="auto"/>
            <w:noWrap/>
            <w:vAlign w:val="bottom"/>
            <w:hideMark/>
          </w:tcPr>
          <w:p w14:paraId="748D778E" w14:textId="77777777" w:rsidR="00CF20A6" w:rsidRPr="00D71476" w:rsidRDefault="00CF20A6" w:rsidP="00CF20A6">
            <w:pPr>
              <w:jc w:val="center"/>
              <w:rPr>
                <w:color w:val="000000"/>
                <w:sz w:val="20"/>
                <w:szCs w:val="20"/>
              </w:rPr>
            </w:pPr>
          </w:p>
        </w:tc>
        <w:tc>
          <w:tcPr>
            <w:tcW w:w="661" w:type="dxa"/>
            <w:tcBorders>
              <w:top w:val="nil"/>
              <w:left w:val="nil"/>
              <w:bottom w:val="single" w:sz="4" w:space="0" w:color="auto"/>
              <w:right w:val="nil"/>
            </w:tcBorders>
            <w:shd w:val="clear" w:color="auto" w:fill="auto"/>
            <w:noWrap/>
            <w:vAlign w:val="bottom"/>
            <w:hideMark/>
          </w:tcPr>
          <w:p w14:paraId="72308196" w14:textId="77777777" w:rsidR="00CF20A6" w:rsidRPr="00D71476" w:rsidRDefault="00CF20A6" w:rsidP="00CF20A6">
            <w:pPr>
              <w:jc w:val="center"/>
              <w:rPr>
                <w:sz w:val="20"/>
                <w:szCs w:val="20"/>
              </w:rPr>
            </w:pPr>
          </w:p>
        </w:tc>
        <w:tc>
          <w:tcPr>
            <w:tcW w:w="661" w:type="dxa"/>
            <w:tcBorders>
              <w:top w:val="nil"/>
              <w:left w:val="nil"/>
              <w:bottom w:val="single" w:sz="4" w:space="0" w:color="auto"/>
              <w:right w:val="nil"/>
            </w:tcBorders>
            <w:shd w:val="clear" w:color="auto" w:fill="auto"/>
            <w:noWrap/>
            <w:vAlign w:val="bottom"/>
            <w:hideMark/>
          </w:tcPr>
          <w:p w14:paraId="49E85333" w14:textId="77777777" w:rsidR="00CF20A6" w:rsidRPr="00D71476" w:rsidRDefault="00CF20A6" w:rsidP="00CF20A6">
            <w:pPr>
              <w:jc w:val="center"/>
              <w:rPr>
                <w:color w:val="000000"/>
                <w:sz w:val="20"/>
                <w:szCs w:val="20"/>
              </w:rPr>
            </w:pPr>
            <w:r w:rsidRPr="00D71476">
              <w:rPr>
                <w:color w:val="000000"/>
                <w:sz w:val="20"/>
                <w:szCs w:val="20"/>
              </w:rPr>
              <w:t>162</w:t>
            </w:r>
          </w:p>
        </w:tc>
        <w:tc>
          <w:tcPr>
            <w:tcW w:w="1050" w:type="dxa"/>
            <w:tcBorders>
              <w:top w:val="nil"/>
              <w:left w:val="nil"/>
              <w:bottom w:val="single" w:sz="4" w:space="0" w:color="auto"/>
              <w:right w:val="nil"/>
            </w:tcBorders>
            <w:shd w:val="clear" w:color="auto" w:fill="auto"/>
            <w:noWrap/>
            <w:vAlign w:val="bottom"/>
            <w:hideMark/>
          </w:tcPr>
          <w:p w14:paraId="70CCA12B" w14:textId="77777777" w:rsidR="00CF20A6" w:rsidRPr="00D71476" w:rsidRDefault="00CF20A6" w:rsidP="00CF20A6">
            <w:pPr>
              <w:jc w:val="center"/>
              <w:rPr>
                <w:color w:val="000000"/>
                <w:sz w:val="20"/>
                <w:szCs w:val="20"/>
              </w:rPr>
            </w:pPr>
          </w:p>
        </w:tc>
        <w:tc>
          <w:tcPr>
            <w:tcW w:w="1295" w:type="dxa"/>
            <w:tcBorders>
              <w:top w:val="nil"/>
              <w:left w:val="nil"/>
              <w:bottom w:val="single" w:sz="4" w:space="0" w:color="auto"/>
              <w:right w:val="nil"/>
            </w:tcBorders>
            <w:shd w:val="clear" w:color="auto" w:fill="auto"/>
            <w:noWrap/>
            <w:vAlign w:val="bottom"/>
            <w:hideMark/>
          </w:tcPr>
          <w:p w14:paraId="754FE00F" w14:textId="77777777" w:rsidR="00CF20A6" w:rsidRPr="00D71476" w:rsidRDefault="00CF20A6" w:rsidP="00CF20A6">
            <w:pPr>
              <w:jc w:val="center"/>
              <w:rPr>
                <w:sz w:val="20"/>
                <w:szCs w:val="20"/>
              </w:rPr>
            </w:pPr>
          </w:p>
        </w:tc>
        <w:tc>
          <w:tcPr>
            <w:tcW w:w="1121" w:type="dxa"/>
            <w:tcBorders>
              <w:top w:val="nil"/>
              <w:left w:val="nil"/>
              <w:bottom w:val="single" w:sz="4" w:space="0" w:color="auto"/>
              <w:right w:val="nil"/>
            </w:tcBorders>
            <w:shd w:val="clear" w:color="auto" w:fill="auto"/>
            <w:noWrap/>
            <w:vAlign w:val="bottom"/>
            <w:hideMark/>
          </w:tcPr>
          <w:p w14:paraId="14539FF4" w14:textId="77777777" w:rsidR="00CF20A6" w:rsidRPr="00D71476" w:rsidRDefault="00CF20A6" w:rsidP="00CF20A6">
            <w:pPr>
              <w:jc w:val="center"/>
              <w:rPr>
                <w:sz w:val="20"/>
                <w:szCs w:val="20"/>
              </w:rPr>
            </w:pPr>
          </w:p>
        </w:tc>
        <w:tc>
          <w:tcPr>
            <w:tcW w:w="784" w:type="dxa"/>
            <w:tcBorders>
              <w:top w:val="nil"/>
              <w:left w:val="nil"/>
              <w:bottom w:val="single" w:sz="4" w:space="0" w:color="auto"/>
              <w:right w:val="nil"/>
            </w:tcBorders>
            <w:shd w:val="clear" w:color="auto" w:fill="auto"/>
            <w:noWrap/>
            <w:vAlign w:val="bottom"/>
            <w:hideMark/>
          </w:tcPr>
          <w:p w14:paraId="672C1AE5" w14:textId="77777777" w:rsidR="00CF20A6" w:rsidRPr="00D71476" w:rsidRDefault="00CF20A6" w:rsidP="00CF20A6">
            <w:pPr>
              <w:jc w:val="center"/>
              <w:rPr>
                <w:sz w:val="20"/>
                <w:szCs w:val="20"/>
              </w:rPr>
            </w:pPr>
          </w:p>
        </w:tc>
      </w:tr>
    </w:tbl>
    <w:p w14:paraId="2B474F8B" w14:textId="0C62D740" w:rsidR="00CF20A6" w:rsidRPr="00D71476" w:rsidRDefault="00CF20A6" w:rsidP="009A340C">
      <w:pPr>
        <w:ind w:left="990" w:right="990"/>
        <w:rPr>
          <w:sz w:val="20"/>
          <w:szCs w:val="20"/>
        </w:rPr>
      </w:pPr>
      <w:r w:rsidRPr="00D71476">
        <w:rPr>
          <w:b/>
          <w:bCs/>
          <w:sz w:val="20"/>
          <w:szCs w:val="20"/>
        </w:rPr>
        <w:t xml:space="preserve">Table 2: </w:t>
      </w:r>
      <w:r w:rsidRPr="00D71476">
        <w:rPr>
          <w:sz w:val="20"/>
          <w:szCs w:val="20"/>
        </w:rPr>
        <w:t xml:space="preserve">Sample sizes after </w:t>
      </w:r>
      <w:r w:rsidR="007D570A" w:rsidRPr="00D71476">
        <w:rPr>
          <w:sz w:val="20"/>
          <w:szCs w:val="20"/>
        </w:rPr>
        <w:t xml:space="preserve">genotype </w:t>
      </w:r>
      <w:commentRangeStart w:id="30"/>
      <w:r w:rsidR="007D570A" w:rsidRPr="00D71476">
        <w:rPr>
          <w:sz w:val="20"/>
          <w:szCs w:val="20"/>
        </w:rPr>
        <w:t xml:space="preserve">quality </w:t>
      </w:r>
      <w:r w:rsidRPr="00D71476">
        <w:rPr>
          <w:sz w:val="20"/>
          <w:szCs w:val="20"/>
        </w:rPr>
        <w:t xml:space="preserve">filtering </w:t>
      </w:r>
      <w:commentRangeEnd w:id="30"/>
      <w:r w:rsidR="000E20F1">
        <w:rPr>
          <w:rStyle w:val="CommentReference"/>
        </w:rPr>
        <w:commentReference w:id="30"/>
      </w:r>
      <w:r w:rsidR="007D570A" w:rsidRPr="00D71476">
        <w:rPr>
          <w:sz w:val="20"/>
          <w:szCs w:val="20"/>
        </w:rPr>
        <w:t>of</w:t>
      </w:r>
      <w:r w:rsidRPr="00D71476">
        <w:rPr>
          <w:sz w:val="20"/>
          <w:szCs w:val="20"/>
        </w:rPr>
        <w:t xml:space="preserve"> salmon initially encountered at McKenzie or </w:t>
      </w:r>
      <w:proofErr w:type="spellStart"/>
      <w:r w:rsidRPr="00D71476">
        <w:rPr>
          <w:sz w:val="20"/>
          <w:szCs w:val="20"/>
        </w:rPr>
        <w:t>Leaburg</w:t>
      </w:r>
      <w:proofErr w:type="spellEnd"/>
      <w:r w:rsidRPr="00D71476">
        <w:rPr>
          <w:sz w:val="20"/>
          <w:szCs w:val="20"/>
        </w:rPr>
        <w:t xml:space="preserve"> Hatcheries (Hatchery</w:t>
      </w:r>
      <w:r w:rsidR="007D570A" w:rsidRPr="00D71476">
        <w:rPr>
          <w:sz w:val="20"/>
          <w:szCs w:val="20"/>
        </w:rPr>
        <w:t xml:space="preserve"> Outplant</w:t>
      </w:r>
      <w:r w:rsidRPr="00D71476">
        <w:rPr>
          <w:sz w:val="20"/>
          <w:szCs w:val="20"/>
        </w:rPr>
        <w:t xml:space="preserve">), at </w:t>
      </w:r>
      <w:r w:rsidR="00B8490A">
        <w:rPr>
          <w:sz w:val="20"/>
          <w:szCs w:val="20"/>
        </w:rPr>
        <w:t>Cougar Trap</w:t>
      </w:r>
      <w:r w:rsidRPr="00D71476">
        <w:rPr>
          <w:sz w:val="20"/>
          <w:szCs w:val="20"/>
        </w:rPr>
        <w:t xml:space="preserve">, during spawning ground surveys (SGS) above or below </w:t>
      </w:r>
      <w:r w:rsidR="00B8490A">
        <w:rPr>
          <w:sz w:val="20"/>
          <w:szCs w:val="20"/>
        </w:rPr>
        <w:t>Cougar Dam</w:t>
      </w:r>
      <w:r w:rsidRPr="00D71476">
        <w:rPr>
          <w:sz w:val="20"/>
          <w:szCs w:val="20"/>
        </w:rPr>
        <w:t xml:space="preserve">, or as precocial males observed on the spawning grounds above </w:t>
      </w:r>
      <w:r w:rsidR="00B8490A">
        <w:rPr>
          <w:sz w:val="20"/>
          <w:szCs w:val="20"/>
        </w:rPr>
        <w:t>Cougar Dam</w:t>
      </w:r>
      <w:r w:rsidRPr="00D71476">
        <w:rPr>
          <w:sz w:val="20"/>
          <w:szCs w:val="20"/>
        </w:rPr>
        <w:t xml:space="preserve">. Note that all Hatchery </w:t>
      </w:r>
      <w:r w:rsidR="007D570A" w:rsidRPr="00D71476">
        <w:rPr>
          <w:sz w:val="20"/>
          <w:szCs w:val="20"/>
        </w:rPr>
        <w:t>Outplants</w:t>
      </w:r>
      <w:r w:rsidRPr="00D71476">
        <w:rPr>
          <w:sz w:val="20"/>
          <w:szCs w:val="20"/>
        </w:rPr>
        <w:t xml:space="preserve"> </w:t>
      </w:r>
      <w:r w:rsidR="007D570A" w:rsidRPr="00D71476">
        <w:rPr>
          <w:sz w:val="20"/>
          <w:szCs w:val="20"/>
        </w:rPr>
        <w:t xml:space="preserve">are HOR, </w:t>
      </w:r>
      <w:r w:rsidR="00B8490A">
        <w:rPr>
          <w:sz w:val="20"/>
          <w:szCs w:val="20"/>
        </w:rPr>
        <w:t>Cougar Trap</w:t>
      </w:r>
      <w:r w:rsidR="007D570A" w:rsidRPr="00D71476">
        <w:rPr>
          <w:sz w:val="20"/>
          <w:szCs w:val="20"/>
        </w:rPr>
        <w:t xml:space="preserve"> salmon include both NOR</w:t>
      </w:r>
      <w:r w:rsidR="006F0FFA">
        <w:rPr>
          <w:sz w:val="20"/>
          <w:szCs w:val="20"/>
        </w:rPr>
        <w:t>,</w:t>
      </w:r>
      <w:r w:rsidR="007D570A" w:rsidRPr="00D71476">
        <w:rPr>
          <w:sz w:val="20"/>
          <w:szCs w:val="20"/>
        </w:rPr>
        <w:t xml:space="preserve"> HOR</w:t>
      </w:r>
      <w:r w:rsidR="006F0FFA">
        <w:rPr>
          <w:sz w:val="20"/>
          <w:szCs w:val="20"/>
        </w:rPr>
        <w:t xml:space="preserve"> and unknown origin salmon</w:t>
      </w:r>
      <w:r w:rsidR="007D570A" w:rsidRPr="00D71476">
        <w:rPr>
          <w:sz w:val="20"/>
          <w:szCs w:val="20"/>
        </w:rPr>
        <w:t>, and all precocial males and SGS salmon are NOR.</w:t>
      </w:r>
      <w:r w:rsidR="00C56078" w:rsidRPr="00D71476">
        <w:rPr>
          <w:sz w:val="20"/>
          <w:szCs w:val="20"/>
        </w:rPr>
        <w:t xml:space="preserve"> </w:t>
      </w:r>
    </w:p>
    <w:p w14:paraId="4EE08444" w14:textId="40930DFB" w:rsidR="00773A76" w:rsidRPr="00D71476" w:rsidRDefault="00773A76" w:rsidP="005741DF">
      <w:pPr>
        <w:spacing w:line="360" w:lineRule="auto"/>
        <w:rPr>
          <w:u w:val="single"/>
        </w:rPr>
      </w:pPr>
    </w:p>
    <w:p w14:paraId="648C35A4" w14:textId="423ABE16" w:rsidR="00773A76" w:rsidRPr="00D71476" w:rsidRDefault="00D92125" w:rsidP="005741DF">
      <w:pPr>
        <w:spacing w:line="360" w:lineRule="auto"/>
        <w:rPr>
          <w:u w:val="single"/>
        </w:rPr>
      </w:pPr>
      <w:r w:rsidRPr="00D71476">
        <w:rPr>
          <w:u w:val="single"/>
        </w:rPr>
        <w:t>A</w:t>
      </w:r>
      <w:r w:rsidR="00773A76" w:rsidRPr="00D71476">
        <w:rPr>
          <w:u w:val="single"/>
        </w:rPr>
        <w:t>ssignment</w:t>
      </w:r>
    </w:p>
    <w:p w14:paraId="2E6597E5" w14:textId="2A9946F7" w:rsidR="008469FF" w:rsidRDefault="008117D5" w:rsidP="005741DF">
      <w:pPr>
        <w:spacing w:line="360" w:lineRule="auto"/>
      </w:pPr>
      <w:r w:rsidRPr="00D71476">
        <w:tab/>
        <w:t>We attempted to assign 2,915 potential offspring to 8,985 candidate parents (</w:t>
      </w:r>
      <w:r w:rsidR="004B1E4A" w:rsidRPr="00D71476">
        <w:t>T</w:t>
      </w:r>
      <w:r w:rsidRPr="00D71476">
        <w:t>ables 3 and 4</w:t>
      </w:r>
      <w:r w:rsidR="004B1E4A" w:rsidRPr="00D71476">
        <w:t>,</w:t>
      </w:r>
      <w:r w:rsidRPr="00D71476">
        <w:t xml:space="preserve"> respectively). Of these 2,915 offspring, </w:t>
      </w:r>
      <w:r w:rsidR="00003A77">
        <w:t>1,669</w:t>
      </w:r>
      <w:r w:rsidRPr="00D71476">
        <w:t xml:space="preserve"> assigned to </w:t>
      </w:r>
      <w:r w:rsidR="00003A77">
        <w:t>1,681</w:t>
      </w:r>
      <w:r w:rsidRPr="00D71476">
        <w:t xml:space="preserve"> </w:t>
      </w:r>
      <w:r w:rsidR="00003A77">
        <w:t xml:space="preserve">successful </w:t>
      </w:r>
      <w:r w:rsidRPr="00D71476">
        <w:t>parents for an overall assignment rate of</w:t>
      </w:r>
      <w:r w:rsidR="00745BFC">
        <w:t xml:space="preserve"> potential offspring of</w:t>
      </w:r>
      <w:r w:rsidRPr="00D71476">
        <w:t xml:space="preserve"> </w:t>
      </w:r>
      <w:r w:rsidR="00003A77">
        <w:t>57%</w:t>
      </w:r>
      <w:r w:rsidR="009975A3" w:rsidRPr="00D71476">
        <w:t xml:space="preserve"> </w:t>
      </w:r>
      <w:r w:rsidR="00745BFC">
        <w:t xml:space="preserve">(1,669 / </w:t>
      </w:r>
      <w:r w:rsidR="00745BFC" w:rsidRPr="00D71476">
        <w:t>2,915</w:t>
      </w:r>
      <w:r w:rsidR="00745BFC">
        <w:t xml:space="preserve">) </w:t>
      </w:r>
      <w:r w:rsidR="00745BFC" w:rsidRPr="00D71476">
        <w:t xml:space="preserve">(Table 4). </w:t>
      </w:r>
      <w:r w:rsidR="00003A77">
        <w:t xml:space="preserve">In the eight years when </w:t>
      </w:r>
      <w:r w:rsidR="008469FF">
        <w:t>all candidate parents of potential offspring are sampled (2013 - 2020)</w:t>
      </w:r>
      <w:r w:rsidR="00745BFC">
        <w:t>,</w:t>
      </w:r>
      <w:r w:rsidR="008469FF">
        <w:t xml:space="preserve"> the assignment rate was 67% </w:t>
      </w:r>
      <w:r w:rsidR="00745BFC">
        <w:t xml:space="preserve">(1,183 / 1783) </w:t>
      </w:r>
      <w:r w:rsidR="008469FF">
        <w:t>and varied across years from 51% in 2019 to 94% in 2020 (Table 4</w:t>
      </w:r>
      <w:r w:rsidR="00745BFC">
        <w:t>, Fig. 6</w:t>
      </w:r>
      <w:r w:rsidR="008469FF">
        <w:t xml:space="preserve">). </w:t>
      </w:r>
    </w:p>
    <w:p w14:paraId="79D04BF3" w14:textId="67046362" w:rsidR="008117D5" w:rsidRPr="00D71476" w:rsidRDefault="004B1E4A" w:rsidP="008469FF">
      <w:pPr>
        <w:spacing w:line="360" w:lineRule="auto"/>
        <w:ind w:firstLine="720"/>
      </w:pPr>
      <w:r w:rsidRPr="00D71476">
        <w:t xml:space="preserve">For the six offspring years when pedigrees were inferred in </w:t>
      </w:r>
      <w:r w:rsidR="008469FF">
        <w:t xml:space="preserve">both </w:t>
      </w:r>
      <w:r w:rsidRPr="00D71476">
        <w:t>this report and in previous reports</w:t>
      </w:r>
      <w:r w:rsidR="008469FF">
        <w:t>,</w:t>
      </w:r>
      <w:r w:rsidRPr="00D71476">
        <w:t xml:space="preserve"> the average </w:t>
      </w:r>
      <w:commentRangeStart w:id="31"/>
      <w:r w:rsidRPr="00D71476">
        <w:t xml:space="preserve">absolute difference in assignment rate for was </w:t>
      </w:r>
      <w:r w:rsidR="005D56C5" w:rsidRPr="00D71476">
        <w:t>0.7</w:t>
      </w:r>
      <w:r w:rsidRPr="00D71476">
        <w:t>%</w:t>
      </w:r>
      <w:r w:rsidR="009975A3" w:rsidRPr="00D71476">
        <w:t xml:space="preserve"> </w:t>
      </w:r>
      <w:commentRangeEnd w:id="31"/>
      <w:r w:rsidR="00DE4036">
        <w:rPr>
          <w:rStyle w:val="CommentReference"/>
        </w:rPr>
        <w:commentReference w:id="31"/>
      </w:r>
      <w:r w:rsidR="009975A3" w:rsidRPr="00D71476">
        <w:t xml:space="preserve">(Table </w:t>
      </w:r>
      <w:r w:rsidR="008469FF">
        <w:t>3</w:t>
      </w:r>
      <w:r w:rsidR="009975A3" w:rsidRPr="00D71476">
        <w:t>)</w:t>
      </w:r>
      <w:r w:rsidRPr="00D71476">
        <w:t>, indicating that changes to software versions, genotype quality filtering and assignment procedures had only a limited impact on the final pedigree.</w:t>
      </w:r>
      <w:r w:rsidR="00EF42EE" w:rsidRPr="00D71476">
        <w:t xml:space="preserve"> </w:t>
      </w:r>
    </w:p>
    <w:p w14:paraId="3A1D238F" w14:textId="0A31ABC4" w:rsidR="00562F61" w:rsidRDefault="00562F61" w:rsidP="005741DF">
      <w:pPr>
        <w:spacing w:line="360" w:lineRule="auto"/>
      </w:pPr>
    </w:p>
    <w:p w14:paraId="2E974144" w14:textId="7BAF96FB" w:rsidR="00ED707C" w:rsidRDefault="00ED707C" w:rsidP="005741DF">
      <w:pPr>
        <w:spacing w:line="360" w:lineRule="auto"/>
      </w:pPr>
    </w:p>
    <w:p w14:paraId="1A400DC0" w14:textId="77777777" w:rsidR="00ED707C" w:rsidRPr="00D71476" w:rsidRDefault="00ED707C" w:rsidP="005741DF">
      <w:pPr>
        <w:spacing w:line="360" w:lineRule="auto"/>
      </w:pPr>
    </w:p>
    <w:tbl>
      <w:tblPr>
        <w:tblW w:w="9000" w:type="dxa"/>
        <w:tblLook w:val="04A0" w:firstRow="1" w:lastRow="0" w:firstColumn="1" w:lastColumn="0" w:noHBand="0" w:noVBand="1"/>
      </w:tblPr>
      <w:tblGrid>
        <w:gridCol w:w="806"/>
        <w:gridCol w:w="903"/>
        <w:gridCol w:w="902"/>
        <w:gridCol w:w="1117"/>
        <w:gridCol w:w="378"/>
        <w:gridCol w:w="57"/>
        <w:gridCol w:w="910"/>
        <w:gridCol w:w="11"/>
        <w:gridCol w:w="1376"/>
        <w:gridCol w:w="1190"/>
        <w:gridCol w:w="1350"/>
      </w:tblGrid>
      <w:tr w:rsidR="00DC39BA" w:rsidRPr="00D71476" w14:paraId="330F03C7" w14:textId="77777777" w:rsidTr="009570A4">
        <w:trPr>
          <w:trHeight w:val="320"/>
        </w:trPr>
        <w:tc>
          <w:tcPr>
            <w:tcW w:w="806" w:type="dxa"/>
            <w:tcBorders>
              <w:top w:val="single" w:sz="4" w:space="0" w:color="auto"/>
              <w:left w:val="nil"/>
              <w:bottom w:val="single" w:sz="4" w:space="0" w:color="auto"/>
              <w:right w:val="nil"/>
            </w:tcBorders>
            <w:shd w:val="clear" w:color="auto" w:fill="auto"/>
            <w:noWrap/>
            <w:vAlign w:val="center"/>
          </w:tcPr>
          <w:p w14:paraId="5204C430" w14:textId="77777777" w:rsidR="00DC39BA" w:rsidRPr="00D71476" w:rsidRDefault="00DC39BA" w:rsidP="009975A3">
            <w:pPr>
              <w:jc w:val="center"/>
              <w:rPr>
                <w:b/>
                <w:bCs/>
                <w:color w:val="000000"/>
                <w:sz w:val="20"/>
                <w:szCs w:val="20"/>
              </w:rPr>
            </w:pPr>
          </w:p>
        </w:tc>
        <w:tc>
          <w:tcPr>
            <w:tcW w:w="2922" w:type="dxa"/>
            <w:gridSpan w:val="3"/>
            <w:tcBorders>
              <w:top w:val="single" w:sz="4" w:space="0" w:color="auto"/>
              <w:left w:val="nil"/>
              <w:bottom w:val="single" w:sz="4" w:space="0" w:color="auto"/>
              <w:right w:val="nil"/>
            </w:tcBorders>
            <w:shd w:val="clear" w:color="auto" w:fill="auto"/>
            <w:noWrap/>
            <w:vAlign w:val="center"/>
          </w:tcPr>
          <w:p w14:paraId="40114854" w14:textId="15AD4C71" w:rsidR="00DC39BA" w:rsidRPr="00D71476" w:rsidRDefault="00DC39BA" w:rsidP="00DC39BA">
            <w:pPr>
              <w:jc w:val="center"/>
              <w:rPr>
                <w:b/>
                <w:bCs/>
                <w:color w:val="000000"/>
                <w:sz w:val="20"/>
                <w:szCs w:val="20"/>
              </w:rPr>
            </w:pPr>
            <w:r w:rsidRPr="00D71476">
              <w:rPr>
                <w:b/>
                <w:bCs/>
                <w:color w:val="000000"/>
                <w:sz w:val="20"/>
                <w:szCs w:val="20"/>
              </w:rPr>
              <w:t>Overall</w:t>
            </w:r>
          </w:p>
        </w:tc>
        <w:tc>
          <w:tcPr>
            <w:tcW w:w="378" w:type="dxa"/>
            <w:tcBorders>
              <w:top w:val="single" w:sz="4" w:space="0" w:color="auto"/>
              <w:left w:val="nil"/>
              <w:right w:val="nil"/>
            </w:tcBorders>
          </w:tcPr>
          <w:p w14:paraId="704C5F23" w14:textId="0A8282A0" w:rsidR="00DC39BA" w:rsidRPr="00D71476" w:rsidRDefault="00DC39BA" w:rsidP="00DC39BA">
            <w:pPr>
              <w:jc w:val="center"/>
              <w:rPr>
                <w:b/>
                <w:bCs/>
                <w:color w:val="000000"/>
                <w:sz w:val="20"/>
                <w:szCs w:val="20"/>
              </w:rPr>
            </w:pPr>
            <w:r w:rsidRPr="00D71476">
              <w:rPr>
                <w:b/>
                <w:bCs/>
                <w:color w:val="000000"/>
                <w:sz w:val="20"/>
                <w:szCs w:val="20"/>
              </w:rPr>
              <w:t xml:space="preserve"> </w:t>
            </w:r>
          </w:p>
        </w:tc>
        <w:tc>
          <w:tcPr>
            <w:tcW w:w="4894" w:type="dxa"/>
            <w:gridSpan w:val="6"/>
            <w:tcBorders>
              <w:top w:val="single" w:sz="4" w:space="0" w:color="auto"/>
              <w:left w:val="nil"/>
              <w:bottom w:val="single" w:sz="4" w:space="0" w:color="auto"/>
              <w:right w:val="nil"/>
            </w:tcBorders>
            <w:vAlign w:val="center"/>
          </w:tcPr>
          <w:p w14:paraId="5FC8BD32" w14:textId="5E85B019" w:rsidR="00DC39BA" w:rsidRPr="00D71476" w:rsidRDefault="00B8490A" w:rsidP="00DC39BA">
            <w:pPr>
              <w:jc w:val="center"/>
              <w:rPr>
                <w:b/>
                <w:bCs/>
                <w:color w:val="000000"/>
                <w:sz w:val="20"/>
                <w:szCs w:val="20"/>
              </w:rPr>
            </w:pPr>
            <w:r>
              <w:rPr>
                <w:b/>
                <w:bCs/>
                <w:color w:val="000000"/>
                <w:sz w:val="20"/>
                <w:szCs w:val="20"/>
              </w:rPr>
              <w:t>Cougar Trap</w:t>
            </w:r>
            <w:commentRangeStart w:id="32"/>
            <w:commentRangeEnd w:id="32"/>
            <w:r w:rsidR="00B74F59" w:rsidRPr="00D71476">
              <w:rPr>
                <w:rStyle w:val="CommentReference"/>
              </w:rPr>
              <w:commentReference w:id="32"/>
            </w:r>
          </w:p>
        </w:tc>
      </w:tr>
      <w:tr w:rsidR="00DC39BA" w:rsidRPr="00D71476" w14:paraId="366DCBC8" w14:textId="77777777" w:rsidTr="009570A4">
        <w:trPr>
          <w:trHeight w:val="320"/>
        </w:trPr>
        <w:tc>
          <w:tcPr>
            <w:tcW w:w="806" w:type="dxa"/>
            <w:tcBorders>
              <w:left w:val="nil"/>
              <w:bottom w:val="single" w:sz="4" w:space="0" w:color="auto"/>
              <w:right w:val="nil"/>
            </w:tcBorders>
            <w:shd w:val="clear" w:color="auto" w:fill="auto"/>
            <w:noWrap/>
            <w:vAlign w:val="center"/>
            <w:hideMark/>
          </w:tcPr>
          <w:p w14:paraId="7409FAA7" w14:textId="77777777" w:rsidR="00DC39BA" w:rsidRPr="00D71476" w:rsidRDefault="00DC39BA" w:rsidP="009975A3">
            <w:pPr>
              <w:jc w:val="center"/>
              <w:rPr>
                <w:b/>
                <w:bCs/>
                <w:color w:val="000000"/>
                <w:sz w:val="20"/>
                <w:szCs w:val="20"/>
              </w:rPr>
            </w:pPr>
            <w:r w:rsidRPr="00D71476">
              <w:rPr>
                <w:b/>
                <w:bCs/>
                <w:color w:val="000000"/>
                <w:sz w:val="20"/>
                <w:szCs w:val="20"/>
              </w:rPr>
              <w:t>Year</w:t>
            </w:r>
          </w:p>
        </w:tc>
        <w:tc>
          <w:tcPr>
            <w:tcW w:w="903" w:type="dxa"/>
            <w:tcBorders>
              <w:left w:val="nil"/>
              <w:bottom w:val="single" w:sz="4" w:space="0" w:color="auto"/>
              <w:right w:val="nil"/>
            </w:tcBorders>
            <w:shd w:val="clear" w:color="auto" w:fill="auto"/>
            <w:noWrap/>
            <w:vAlign w:val="center"/>
            <w:hideMark/>
          </w:tcPr>
          <w:p w14:paraId="3DE1C816"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w:t>
            </w:r>
          </w:p>
        </w:tc>
        <w:tc>
          <w:tcPr>
            <w:tcW w:w="902" w:type="dxa"/>
            <w:tcBorders>
              <w:left w:val="nil"/>
              <w:bottom w:val="single" w:sz="4" w:space="0" w:color="auto"/>
              <w:right w:val="nil"/>
            </w:tcBorders>
            <w:shd w:val="clear" w:color="auto" w:fill="auto"/>
            <w:noWrap/>
            <w:vAlign w:val="center"/>
            <w:hideMark/>
          </w:tcPr>
          <w:p w14:paraId="19C5D1BB"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p>
        </w:tc>
        <w:tc>
          <w:tcPr>
            <w:tcW w:w="1117" w:type="dxa"/>
            <w:tcBorders>
              <w:left w:val="nil"/>
              <w:bottom w:val="single" w:sz="4" w:space="0" w:color="auto"/>
              <w:right w:val="nil"/>
            </w:tcBorders>
            <w:shd w:val="clear" w:color="auto" w:fill="auto"/>
            <w:noWrap/>
            <w:vAlign w:val="center"/>
            <w:hideMark/>
          </w:tcPr>
          <w:p w14:paraId="550BAF53" w14:textId="0140EAA8" w:rsidR="00DC39BA" w:rsidRPr="00D71476" w:rsidRDefault="00DC39BA" w:rsidP="009975A3">
            <w:pPr>
              <w:jc w:val="center"/>
              <w:rPr>
                <w:b/>
                <w:bCs/>
                <w:color w:val="000000"/>
                <w:sz w:val="20"/>
                <w:szCs w:val="20"/>
              </w:rPr>
            </w:pPr>
            <w:r w:rsidRPr="00D71476">
              <w:rPr>
                <w:b/>
                <w:bCs/>
                <w:color w:val="000000"/>
                <w:sz w:val="20"/>
                <w:szCs w:val="20"/>
              </w:rPr>
              <w:t>% Assigned</w:t>
            </w:r>
          </w:p>
        </w:tc>
        <w:tc>
          <w:tcPr>
            <w:tcW w:w="435" w:type="dxa"/>
            <w:gridSpan w:val="2"/>
            <w:tcBorders>
              <w:left w:val="nil"/>
              <w:bottom w:val="single" w:sz="4" w:space="0" w:color="auto"/>
              <w:right w:val="nil"/>
            </w:tcBorders>
          </w:tcPr>
          <w:p w14:paraId="4F75E0F1" w14:textId="77777777" w:rsidR="00DC39BA" w:rsidRPr="00D71476" w:rsidRDefault="00DC39BA" w:rsidP="009975A3">
            <w:pPr>
              <w:jc w:val="center"/>
              <w:rPr>
                <w:b/>
                <w:bCs/>
                <w:i/>
                <w:iCs/>
                <w:color w:val="000000"/>
                <w:sz w:val="20"/>
                <w:szCs w:val="20"/>
              </w:rPr>
            </w:pPr>
          </w:p>
        </w:tc>
        <w:tc>
          <w:tcPr>
            <w:tcW w:w="921" w:type="dxa"/>
            <w:gridSpan w:val="2"/>
            <w:tcBorders>
              <w:left w:val="nil"/>
              <w:bottom w:val="single" w:sz="4" w:space="0" w:color="auto"/>
              <w:right w:val="nil"/>
            </w:tcBorders>
            <w:vAlign w:val="center"/>
          </w:tcPr>
          <w:p w14:paraId="374B8D68" w14:textId="39AC025E" w:rsidR="00DC39BA" w:rsidRPr="00D71476" w:rsidRDefault="00DC39BA" w:rsidP="00DC39BA">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 </w:t>
            </w:r>
          </w:p>
        </w:tc>
        <w:tc>
          <w:tcPr>
            <w:tcW w:w="1376" w:type="dxa"/>
            <w:tcBorders>
              <w:left w:val="nil"/>
              <w:bottom w:val="single" w:sz="4" w:space="0" w:color="auto"/>
              <w:right w:val="nil"/>
            </w:tcBorders>
            <w:vAlign w:val="center"/>
          </w:tcPr>
          <w:p w14:paraId="214455CF" w14:textId="22FC072D" w:rsidR="00DC39BA" w:rsidRPr="00D71476" w:rsidRDefault="00DC39BA" w:rsidP="00DC39BA">
            <w:pPr>
              <w:jc w:val="center"/>
              <w:rPr>
                <w:b/>
                <w:b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r w:rsidRPr="00D71476">
              <w:rPr>
                <w:b/>
                <w:bCs/>
                <w:color w:val="000000"/>
                <w:sz w:val="20"/>
                <w:szCs w:val="20"/>
              </w:rPr>
              <w:t xml:space="preserve"> </w:t>
            </w:r>
          </w:p>
        </w:tc>
        <w:tc>
          <w:tcPr>
            <w:tcW w:w="1190" w:type="dxa"/>
            <w:tcBorders>
              <w:left w:val="nil"/>
              <w:bottom w:val="single" w:sz="4" w:space="0" w:color="auto"/>
              <w:right w:val="nil"/>
            </w:tcBorders>
            <w:shd w:val="clear" w:color="auto" w:fill="auto"/>
            <w:noWrap/>
            <w:vAlign w:val="center"/>
            <w:hideMark/>
          </w:tcPr>
          <w:p w14:paraId="3C51EC6D" w14:textId="384D7174" w:rsidR="00DC39BA" w:rsidRPr="00D71476" w:rsidRDefault="00DC39BA" w:rsidP="00DC39BA">
            <w:pPr>
              <w:jc w:val="center"/>
              <w:rPr>
                <w:b/>
                <w:bCs/>
                <w:color w:val="000000"/>
                <w:sz w:val="20"/>
                <w:szCs w:val="20"/>
              </w:rPr>
            </w:pPr>
            <w:commentRangeStart w:id="33"/>
            <w:r w:rsidRPr="00D71476">
              <w:rPr>
                <w:b/>
                <w:bCs/>
                <w:color w:val="000000"/>
                <w:sz w:val="20"/>
                <w:szCs w:val="20"/>
              </w:rPr>
              <w:t xml:space="preserve">% Assigned </w:t>
            </w:r>
            <w:commentRangeEnd w:id="33"/>
            <w:r w:rsidR="00353BF3">
              <w:rPr>
                <w:rStyle w:val="CommentReference"/>
              </w:rPr>
              <w:commentReference w:id="33"/>
            </w:r>
          </w:p>
        </w:tc>
        <w:tc>
          <w:tcPr>
            <w:tcW w:w="1350" w:type="dxa"/>
            <w:tcBorders>
              <w:left w:val="nil"/>
              <w:bottom w:val="single" w:sz="4" w:space="0" w:color="auto"/>
              <w:right w:val="nil"/>
            </w:tcBorders>
            <w:shd w:val="clear" w:color="auto" w:fill="auto"/>
            <w:noWrap/>
            <w:vAlign w:val="center"/>
            <w:hideMark/>
          </w:tcPr>
          <w:p w14:paraId="2DE7F34E" w14:textId="16E3B2C2" w:rsidR="00DC39BA" w:rsidRPr="00D71476" w:rsidRDefault="00DC39BA" w:rsidP="00DC39BA">
            <w:pPr>
              <w:jc w:val="center"/>
              <w:rPr>
                <w:b/>
                <w:bCs/>
                <w:color w:val="000000"/>
                <w:sz w:val="20"/>
                <w:szCs w:val="20"/>
              </w:rPr>
            </w:pPr>
            <w:r w:rsidRPr="00D71476">
              <w:rPr>
                <w:b/>
                <w:bCs/>
                <w:color w:val="000000"/>
                <w:sz w:val="20"/>
                <w:szCs w:val="20"/>
              </w:rPr>
              <w:t xml:space="preserve">Previous % Assigned </w:t>
            </w:r>
          </w:p>
        </w:tc>
      </w:tr>
      <w:tr w:rsidR="00DC39BA" w:rsidRPr="00D71476" w14:paraId="639696A2" w14:textId="39AB04E1" w:rsidTr="009570A4">
        <w:trPr>
          <w:trHeight w:val="320"/>
        </w:trPr>
        <w:tc>
          <w:tcPr>
            <w:tcW w:w="806" w:type="dxa"/>
            <w:tcBorders>
              <w:top w:val="single" w:sz="4" w:space="0" w:color="auto"/>
              <w:left w:val="nil"/>
              <w:bottom w:val="nil"/>
              <w:right w:val="nil"/>
            </w:tcBorders>
            <w:shd w:val="clear" w:color="auto" w:fill="auto"/>
            <w:noWrap/>
            <w:vAlign w:val="center"/>
            <w:hideMark/>
          </w:tcPr>
          <w:p w14:paraId="2D2F8655" w14:textId="76E6982F" w:rsidR="00DC39BA" w:rsidRPr="00D71476" w:rsidRDefault="00DC39BA" w:rsidP="00DC39BA">
            <w:pPr>
              <w:jc w:val="center"/>
              <w:rPr>
                <w:color w:val="000000"/>
                <w:sz w:val="20"/>
                <w:szCs w:val="20"/>
              </w:rPr>
            </w:pPr>
            <w:r w:rsidRPr="00D71476">
              <w:rPr>
                <w:color w:val="000000"/>
                <w:sz w:val="20"/>
                <w:szCs w:val="20"/>
              </w:rPr>
              <w:t>2010*</w:t>
            </w:r>
          </w:p>
        </w:tc>
        <w:tc>
          <w:tcPr>
            <w:tcW w:w="903" w:type="dxa"/>
            <w:tcBorders>
              <w:top w:val="single" w:sz="4" w:space="0" w:color="auto"/>
              <w:left w:val="nil"/>
              <w:bottom w:val="nil"/>
              <w:right w:val="nil"/>
            </w:tcBorders>
            <w:shd w:val="clear" w:color="auto" w:fill="auto"/>
            <w:noWrap/>
            <w:vAlign w:val="center"/>
            <w:hideMark/>
          </w:tcPr>
          <w:p w14:paraId="13413A15" w14:textId="77777777" w:rsidR="00DC39BA" w:rsidRPr="00D71476" w:rsidRDefault="00DC39BA" w:rsidP="00DC39BA">
            <w:pPr>
              <w:jc w:val="center"/>
              <w:rPr>
                <w:color w:val="000000"/>
                <w:sz w:val="20"/>
                <w:szCs w:val="20"/>
              </w:rPr>
            </w:pPr>
            <w:r w:rsidRPr="00D71476">
              <w:rPr>
                <w:color w:val="000000"/>
                <w:sz w:val="20"/>
                <w:szCs w:val="20"/>
              </w:rPr>
              <w:t>221</w:t>
            </w:r>
          </w:p>
        </w:tc>
        <w:tc>
          <w:tcPr>
            <w:tcW w:w="902" w:type="dxa"/>
            <w:tcBorders>
              <w:top w:val="single" w:sz="4" w:space="0" w:color="auto"/>
              <w:left w:val="nil"/>
              <w:bottom w:val="nil"/>
              <w:right w:val="nil"/>
            </w:tcBorders>
            <w:shd w:val="clear" w:color="auto" w:fill="auto"/>
            <w:noWrap/>
            <w:vAlign w:val="center"/>
            <w:hideMark/>
          </w:tcPr>
          <w:p w14:paraId="485DEAE1" w14:textId="77777777" w:rsidR="00DC39BA" w:rsidRPr="00D71476" w:rsidRDefault="00DC39BA" w:rsidP="00DC39BA">
            <w:pPr>
              <w:jc w:val="center"/>
              <w:rPr>
                <w:color w:val="000000"/>
                <w:sz w:val="20"/>
                <w:szCs w:val="20"/>
              </w:rPr>
            </w:pPr>
            <w:r w:rsidRPr="00D71476">
              <w:rPr>
                <w:color w:val="000000"/>
                <w:sz w:val="20"/>
                <w:szCs w:val="20"/>
              </w:rPr>
              <w:t>14</w:t>
            </w:r>
          </w:p>
        </w:tc>
        <w:tc>
          <w:tcPr>
            <w:tcW w:w="1117" w:type="dxa"/>
            <w:tcBorders>
              <w:top w:val="single" w:sz="4" w:space="0" w:color="auto"/>
              <w:left w:val="nil"/>
              <w:bottom w:val="nil"/>
              <w:right w:val="nil"/>
            </w:tcBorders>
            <w:shd w:val="clear" w:color="auto" w:fill="auto"/>
            <w:noWrap/>
            <w:vAlign w:val="center"/>
            <w:hideMark/>
          </w:tcPr>
          <w:p w14:paraId="56089CDE" w14:textId="563F6CDF" w:rsidR="00DC39BA" w:rsidRPr="00D71476" w:rsidRDefault="00DC39BA" w:rsidP="00DC39BA">
            <w:pPr>
              <w:jc w:val="center"/>
              <w:rPr>
                <w:color w:val="000000"/>
                <w:sz w:val="20"/>
                <w:szCs w:val="20"/>
              </w:rPr>
            </w:pPr>
            <w:r w:rsidRPr="00D71476">
              <w:rPr>
                <w:color w:val="000000"/>
                <w:sz w:val="20"/>
                <w:szCs w:val="20"/>
              </w:rPr>
              <w:t>6%</w:t>
            </w:r>
          </w:p>
        </w:tc>
        <w:tc>
          <w:tcPr>
            <w:tcW w:w="435" w:type="dxa"/>
            <w:gridSpan w:val="2"/>
            <w:tcBorders>
              <w:top w:val="single" w:sz="4" w:space="0" w:color="auto"/>
              <w:left w:val="nil"/>
              <w:bottom w:val="nil"/>
              <w:right w:val="nil"/>
            </w:tcBorders>
            <w:vAlign w:val="bottom"/>
          </w:tcPr>
          <w:p w14:paraId="0E866E28" w14:textId="12134ED7" w:rsidR="00DC39BA" w:rsidRPr="00D71476" w:rsidRDefault="00DC39BA" w:rsidP="00DC39BA">
            <w:pPr>
              <w:jc w:val="center"/>
              <w:rPr>
                <w:color w:val="000000"/>
                <w:sz w:val="20"/>
                <w:szCs w:val="20"/>
              </w:rPr>
            </w:pPr>
          </w:p>
        </w:tc>
        <w:tc>
          <w:tcPr>
            <w:tcW w:w="910" w:type="dxa"/>
            <w:tcBorders>
              <w:top w:val="single" w:sz="4" w:space="0" w:color="auto"/>
              <w:left w:val="nil"/>
              <w:bottom w:val="nil"/>
              <w:right w:val="nil"/>
            </w:tcBorders>
            <w:vAlign w:val="center"/>
          </w:tcPr>
          <w:p w14:paraId="77526A64" w14:textId="6AB3C617" w:rsidR="00DC39BA" w:rsidRPr="00D71476" w:rsidRDefault="00DC39BA" w:rsidP="00DC39BA">
            <w:pPr>
              <w:jc w:val="center"/>
              <w:rPr>
                <w:color w:val="000000"/>
                <w:sz w:val="20"/>
                <w:szCs w:val="20"/>
              </w:rPr>
            </w:pPr>
            <w:r w:rsidRPr="00D71476">
              <w:rPr>
                <w:color w:val="000000"/>
                <w:sz w:val="20"/>
                <w:szCs w:val="20"/>
              </w:rPr>
              <w:t>221</w:t>
            </w:r>
          </w:p>
        </w:tc>
        <w:tc>
          <w:tcPr>
            <w:tcW w:w="1387" w:type="dxa"/>
            <w:gridSpan w:val="2"/>
            <w:tcBorders>
              <w:top w:val="single" w:sz="4" w:space="0" w:color="auto"/>
              <w:left w:val="nil"/>
              <w:bottom w:val="nil"/>
              <w:right w:val="nil"/>
            </w:tcBorders>
            <w:shd w:val="clear" w:color="auto" w:fill="auto"/>
            <w:noWrap/>
            <w:vAlign w:val="center"/>
          </w:tcPr>
          <w:p w14:paraId="2376D667" w14:textId="0DC3497C" w:rsidR="00DC39BA" w:rsidRPr="00D71476" w:rsidRDefault="00DC39BA" w:rsidP="00DC39BA">
            <w:pPr>
              <w:jc w:val="center"/>
              <w:rPr>
                <w:color w:val="000000"/>
                <w:sz w:val="20"/>
                <w:szCs w:val="20"/>
              </w:rPr>
            </w:pPr>
            <w:r w:rsidRPr="00D71476">
              <w:rPr>
                <w:color w:val="000000"/>
                <w:sz w:val="20"/>
                <w:szCs w:val="20"/>
              </w:rPr>
              <w:t>14</w:t>
            </w:r>
          </w:p>
        </w:tc>
        <w:tc>
          <w:tcPr>
            <w:tcW w:w="1190" w:type="dxa"/>
            <w:tcBorders>
              <w:top w:val="single" w:sz="4" w:space="0" w:color="auto"/>
              <w:left w:val="nil"/>
              <w:bottom w:val="nil"/>
              <w:right w:val="nil"/>
            </w:tcBorders>
            <w:shd w:val="clear" w:color="auto" w:fill="auto"/>
            <w:noWrap/>
            <w:vAlign w:val="center"/>
          </w:tcPr>
          <w:p w14:paraId="210BFA85" w14:textId="17E6C775" w:rsidR="00DC39BA" w:rsidRPr="00D71476" w:rsidRDefault="00DC39BA" w:rsidP="00DC39BA">
            <w:pPr>
              <w:jc w:val="center"/>
              <w:rPr>
                <w:color w:val="000000"/>
                <w:sz w:val="20"/>
                <w:szCs w:val="20"/>
              </w:rPr>
            </w:pPr>
            <w:r w:rsidRPr="00D71476">
              <w:rPr>
                <w:color w:val="000000"/>
                <w:sz w:val="20"/>
                <w:szCs w:val="20"/>
              </w:rPr>
              <w:t>6%</w:t>
            </w:r>
          </w:p>
        </w:tc>
        <w:tc>
          <w:tcPr>
            <w:tcW w:w="1350" w:type="dxa"/>
            <w:vAlign w:val="center"/>
          </w:tcPr>
          <w:p w14:paraId="70E70B92" w14:textId="0B7E89D5" w:rsidR="00DC39BA" w:rsidRPr="00D71476" w:rsidRDefault="00DC39BA" w:rsidP="00DC39BA">
            <w:pPr>
              <w:jc w:val="center"/>
              <w:rPr>
                <w:sz w:val="20"/>
                <w:szCs w:val="20"/>
              </w:rPr>
            </w:pPr>
            <w:r w:rsidRPr="00D71476">
              <w:rPr>
                <w:color w:val="000000"/>
                <w:sz w:val="20"/>
                <w:szCs w:val="20"/>
              </w:rPr>
              <w:t>6%</w:t>
            </w:r>
          </w:p>
        </w:tc>
      </w:tr>
      <w:tr w:rsidR="00DC39BA" w:rsidRPr="00D71476" w14:paraId="32FC6B4D" w14:textId="107A57F2" w:rsidTr="009570A4">
        <w:trPr>
          <w:trHeight w:val="320"/>
        </w:trPr>
        <w:tc>
          <w:tcPr>
            <w:tcW w:w="806" w:type="dxa"/>
            <w:tcBorders>
              <w:top w:val="nil"/>
              <w:left w:val="nil"/>
              <w:bottom w:val="nil"/>
              <w:right w:val="nil"/>
            </w:tcBorders>
            <w:shd w:val="clear" w:color="auto" w:fill="auto"/>
            <w:noWrap/>
            <w:vAlign w:val="center"/>
            <w:hideMark/>
          </w:tcPr>
          <w:p w14:paraId="231DA849" w14:textId="0769472D" w:rsidR="00DC39BA" w:rsidRPr="00D71476" w:rsidRDefault="00DC39BA" w:rsidP="00DC39BA">
            <w:pPr>
              <w:jc w:val="center"/>
              <w:rPr>
                <w:color w:val="000000"/>
                <w:sz w:val="20"/>
                <w:szCs w:val="20"/>
              </w:rPr>
            </w:pPr>
            <w:r w:rsidRPr="00D71476">
              <w:rPr>
                <w:color w:val="000000"/>
                <w:sz w:val="20"/>
                <w:szCs w:val="20"/>
              </w:rPr>
              <w:t>2011*</w:t>
            </w:r>
          </w:p>
        </w:tc>
        <w:tc>
          <w:tcPr>
            <w:tcW w:w="903" w:type="dxa"/>
            <w:tcBorders>
              <w:top w:val="nil"/>
              <w:left w:val="nil"/>
              <w:bottom w:val="nil"/>
              <w:right w:val="nil"/>
            </w:tcBorders>
            <w:shd w:val="clear" w:color="auto" w:fill="auto"/>
            <w:noWrap/>
            <w:vAlign w:val="center"/>
            <w:hideMark/>
          </w:tcPr>
          <w:p w14:paraId="43CDAD6B" w14:textId="77777777" w:rsidR="00DC39BA" w:rsidRPr="00D71476" w:rsidRDefault="00DC39BA" w:rsidP="00DC39BA">
            <w:pPr>
              <w:jc w:val="center"/>
              <w:rPr>
                <w:color w:val="000000"/>
                <w:sz w:val="20"/>
                <w:szCs w:val="20"/>
              </w:rPr>
            </w:pPr>
            <w:r w:rsidRPr="00D71476">
              <w:rPr>
                <w:color w:val="000000"/>
                <w:sz w:val="20"/>
                <w:szCs w:val="20"/>
              </w:rPr>
              <w:t>401</w:t>
            </w:r>
          </w:p>
        </w:tc>
        <w:tc>
          <w:tcPr>
            <w:tcW w:w="902" w:type="dxa"/>
            <w:tcBorders>
              <w:top w:val="nil"/>
              <w:left w:val="nil"/>
              <w:bottom w:val="nil"/>
              <w:right w:val="nil"/>
            </w:tcBorders>
            <w:shd w:val="clear" w:color="auto" w:fill="auto"/>
            <w:noWrap/>
            <w:vAlign w:val="center"/>
            <w:hideMark/>
          </w:tcPr>
          <w:p w14:paraId="4482C4DA" w14:textId="77777777" w:rsidR="00DC39BA" w:rsidRPr="00D71476" w:rsidRDefault="00DC39BA" w:rsidP="00DC39BA">
            <w:pPr>
              <w:jc w:val="center"/>
              <w:rPr>
                <w:color w:val="000000"/>
                <w:sz w:val="20"/>
                <w:szCs w:val="20"/>
              </w:rPr>
            </w:pPr>
            <w:r w:rsidRPr="00D71476">
              <w:rPr>
                <w:color w:val="000000"/>
                <w:sz w:val="20"/>
                <w:szCs w:val="20"/>
              </w:rPr>
              <w:t>140</w:t>
            </w:r>
          </w:p>
        </w:tc>
        <w:tc>
          <w:tcPr>
            <w:tcW w:w="1117" w:type="dxa"/>
            <w:tcBorders>
              <w:top w:val="nil"/>
              <w:left w:val="nil"/>
              <w:bottom w:val="nil"/>
              <w:right w:val="nil"/>
            </w:tcBorders>
            <w:shd w:val="clear" w:color="auto" w:fill="auto"/>
            <w:noWrap/>
            <w:vAlign w:val="center"/>
            <w:hideMark/>
          </w:tcPr>
          <w:p w14:paraId="67C6B702" w14:textId="5A4093F5" w:rsidR="00DC39BA" w:rsidRPr="00D71476" w:rsidRDefault="00DC39BA" w:rsidP="00DC39BA">
            <w:pPr>
              <w:jc w:val="center"/>
              <w:rPr>
                <w:color w:val="000000"/>
                <w:sz w:val="20"/>
                <w:szCs w:val="20"/>
              </w:rPr>
            </w:pPr>
            <w:r w:rsidRPr="00D71476">
              <w:rPr>
                <w:color w:val="000000"/>
                <w:sz w:val="20"/>
                <w:szCs w:val="20"/>
              </w:rPr>
              <w:t>35%</w:t>
            </w:r>
          </w:p>
        </w:tc>
        <w:tc>
          <w:tcPr>
            <w:tcW w:w="435" w:type="dxa"/>
            <w:gridSpan w:val="2"/>
            <w:tcBorders>
              <w:top w:val="nil"/>
              <w:left w:val="nil"/>
              <w:bottom w:val="nil"/>
              <w:right w:val="nil"/>
            </w:tcBorders>
            <w:vAlign w:val="bottom"/>
          </w:tcPr>
          <w:p w14:paraId="70FA7B67" w14:textId="67FA739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8AE0489" w14:textId="6B4EDE35" w:rsidR="00DC39BA" w:rsidRPr="00D71476" w:rsidRDefault="00DC39BA" w:rsidP="00DC39BA">
            <w:pPr>
              <w:jc w:val="center"/>
              <w:rPr>
                <w:color w:val="000000"/>
                <w:sz w:val="20"/>
                <w:szCs w:val="20"/>
              </w:rPr>
            </w:pPr>
            <w:r w:rsidRPr="00D71476">
              <w:rPr>
                <w:color w:val="000000"/>
                <w:sz w:val="20"/>
                <w:szCs w:val="20"/>
              </w:rPr>
              <w:t>356</w:t>
            </w:r>
          </w:p>
        </w:tc>
        <w:tc>
          <w:tcPr>
            <w:tcW w:w="1387" w:type="dxa"/>
            <w:gridSpan w:val="2"/>
            <w:tcBorders>
              <w:top w:val="nil"/>
              <w:left w:val="nil"/>
              <w:bottom w:val="nil"/>
              <w:right w:val="nil"/>
            </w:tcBorders>
            <w:shd w:val="clear" w:color="auto" w:fill="auto"/>
            <w:noWrap/>
            <w:vAlign w:val="center"/>
          </w:tcPr>
          <w:p w14:paraId="4D67C36F" w14:textId="4BAF76A3" w:rsidR="00DC39BA" w:rsidRPr="00D71476" w:rsidRDefault="00DC39BA" w:rsidP="00DC39BA">
            <w:pPr>
              <w:jc w:val="center"/>
              <w:rPr>
                <w:color w:val="000000"/>
                <w:sz w:val="20"/>
                <w:szCs w:val="20"/>
              </w:rPr>
            </w:pPr>
            <w:r w:rsidRPr="00D71476">
              <w:rPr>
                <w:color w:val="000000"/>
                <w:sz w:val="20"/>
                <w:szCs w:val="20"/>
              </w:rPr>
              <w:t>138</w:t>
            </w:r>
          </w:p>
        </w:tc>
        <w:tc>
          <w:tcPr>
            <w:tcW w:w="1190" w:type="dxa"/>
            <w:tcBorders>
              <w:top w:val="nil"/>
              <w:left w:val="nil"/>
              <w:bottom w:val="nil"/>
              <w:right w:val="nil"/>
            </w:tcBorders>
            <w:shd w:val="clear" w:color="auto" w:fill="auto"/>
            <w:noWrap/>
            <w:vAlign w:val="center"/>
          </w:tcPr>
          <w:p w14:paraId="20C14EE5" w14:textId="25672DE6" w:rsidR="00DC39BA" w:rsidRPr="00D71476" w:rsidRDefault="00DC39BA" w:rsidP="00DC39BA">
            <w:pPr>
              <w:jc w:val="center"/>
              <w:rPr>
                <w:color w:val="000000"/>
                <w:sz w:val="20"/>
                <w:szCs w:val="20"/>
              </w:rPr>
            </w:pPr>
            <w:r w:rsidRPr="00D71476">
              <w:rPr>
                <w:color w:val="000000"/>
                <w:sz w:val="20"/>
                <w:szCs w:val="20"/>
              </w:rPr>
              <w:t>39%</w:t>
            </w:r>
          </w:p>
        </w:tc>
        <w:tc>
          <w:tcPr>
            <w:tcW w:w="1350" w:type="dxa"/>
            <w:vAlign w:val="center"/>
          </w:tcPr>
          <w:p w14:paraId="408C8ECB" w14:textId="02588C80" w:rsidR="00DC39BA" w:rsidRPr="00D71476" w:rsidRDefault="00DC39BA" w:rsidP="00DC39BA">
            <w:pPr>
              <w:jc w:val="center"/>
              <w:rPr>
                <w:sz w:val="20"/>
                <w:szCs w:val="20"/>
              </w:rPr>
            </w:pPr>
            <w:r w:rsidRPr="00D71476">
              <w:rPr>
                <w:color w:val="000000"/>
                <w:sz w:val="20"/>
                <w:szCs w:val="20"/>
              </w:rPr>
              <w:t>38%</w:t>
            </w:r>
          </w:p>
        </w:tc>
      </w:tr>
      <w:tr w:rsidR="00DC39BA" w:rsidRPr="00D71476" w14:paraId="38B6575D" w14:textId="1A12C9F8" w:rsidTr="009570A4">
        <w:trPr>
          <w:trHeight w:val="320"/>
        </w:trPr>
        <w:tc>
          <w:tcPr>
            <w:tcW w:w="806" w:type="dxa"/>
            <w:tcBorders>
              <w:top w:val="nil"/>
              <w:left w:val="nil"/>
              <w:bottom w:val="nil"/>
              <w:right w:val="nil"/>
            </w:tcBorders>
            <w:shd w:val="clear" w:color="auto" w:fill="auto"/>
            <w:noWrap/>
            <w:vAlign w:val="center"/>
            <w:hideMark/>
          </w:tcPr>
          <w:p w14:paraId="18AD4716" w14:textId="6CDC45D0" w:rsidR="00DC39BA" w:rsidRPr="00D71476" w:rsidRDefault="00DC39BA" w:rsidP="00DC39BA">
            <w:pPr>
              <w:jc w:val="center"/>
              <w:rPr>
                <w:color w:val="000000"/>
                <w:sz w:val="20"/>
                <w:szCs w:val="20"/>
              </w:rPr>
            </w:pPr>
            <w:r w:rsidRPr="00D71476">
              <w:rPr>
                <w:color w:val="000000"/>
                <w:sz w:val="20"/>
                <w:szCs w:val="20"/>
              </w:rPr>
              <w:t>2012*</w:t>
            </w:r>
          </w:p>
        </w:tc>
        <w:tc>
          <w:tcPr>
            <w:tcW w:w="903" w:type="dxa"/>
            <w:tcBorders>
              <w:top w:val="nil"/>
              <w:left w:val="nil"/>
              <w:bottom w:val="nil"/>
              <w:right w:val="nil"/>
            </w:tcBorders>
            <w:shd w:val="clear" w:color="auto" w:fill="auto"/>
            <w:noWrap/>
            <w:vAlign w:val="center"/>
            <w:hideMark/>
          </w:tcPr>
          <w:p w14:paraId="4A8CCFDD" w14:textId="77777777" w:rsidR="00DC39BA" w:rsidRPr="00D71476" w:rsidRDefault="00DC39BA" w:rsidP="00DC39BA">
            <w:pPr>
              <w:jc w:val="center"/>
              <w:rPr>
                <w:color w:val="000000"/>
                <w:sz w:val="20"/>
                <w:szCs w:val="20"/>
              </w:rPr>
            </w:pPr>
            <w:r w:rsidRPr="00D71476">
              <w:rPr>
                <w:color w:val="000000"/>
                <w:sz w:val="20"/>
                <w:szCs w:val="20"/>
              </w:rPr>
              <w:t>510</w:t>
            </w:r>
          </w:p>
        </w:tc>
        <w:tc>
          <w:tcPr>
            <w:tcW w:w="902" w:type="dxa"/>
            <w:tcBorders>
              <w:top w:val="nil"/>
              <w:left w:val="nil"/>
              <w:bottom w:val="nil"/>
              <w:right w:val="nil"/>
            </w:tcBorders>
            <w:shd w:val="clear" w:color="auto" w:fill="auto"/>
            <w:noWrap/>
            <w:vAlign w:val="center"/>
            <w:hideMark/>
          </w:tcPr>
          <w:p w14:paraId="170F25F5" w14:textId="77777777" w:rsidR="00DC39BA" w:rsidRPr="00D71476" w:rsidRDefault="00DC39BA" w:rsidP="00DC39BA">
            <w:pPr>
              <w:jc w:val="center"/>
              <w:rPr>
                <w:color w:val="000000"/>
                <w:sz w:val="20"/>
                <w:szCs w:val="20"/>
              </w:rPr>
            </w:pPr>
            <w:r w:rsidRPr="00D71476">
              <w:rPr>
                <w:color w:val="000000"/>
                <w:sz w:val="20"/>
                <w:szCs w:val="20"/>
              </w:rPr>
              <w:t>328</w:t>
            </w:r>
          </w:p>
        </w:tc>
        <w:tc>
          <w:tcPr>
            <w:tcW w:w="1117" w:type="dxa"/>
            <w:tcBorders>
              <w:top w:val="nil"/>
              <w:left w:val="nil"/>
              <w:bottom w:val="nil"/>
              <w:right w:val="nil"/>
            </w:tcBorders>
            <w:shd w:val="clear" w:color="auto" w:fill="auto"/>
            <w:noWrap/>
            <w:vAlign w:val="center"/>
            <w:hideMark/>
          </w:tcPr>
          <w:p w14:paraId="3B2FE539" w14:textId="7A78FBE3" w:rsidR="00DC39BA" w:rsidRPr="00D71476" w:rsidRDefault="00DC39BA" w:rsidP="00DC39BA">
            <w:pPr>
              <w:jc w:val="center"/>
              <w:rPr>
                <w:color w:val="000000"/>
                <w:sz w:val="20"/>
                <w:szCs w:val="20"/>
              </w:rPr>
            </w:pPr>
            <w:r w:rsidRPr="00D71476">
              <w:rPr>
                <w:color w:val="000000"/>
                <w:sz w:val="20"/>
                <w:szCs w:val="20"/>
              </w:rPr>
              <w:t>64%</w:t>
            </w:r>
          </w:p>
        </w:tc>
        <w:tc>
          <w:tcPr>
            <w:tcW w:w="435" w:type="dxa"/>
            <w:gridSpan w:val="2"/>
            <w:tcBorders>
              <w:top w:val="nil"/>
              <w:left w:val="nil"/>
              <w:bottom w:val="nil"/>
              <w:right w:val="nil"/>
            </w:tcBorders>
            <w:vAlign w:val="bottom"/>
          </w:tcPr>
          <w:p w14:paraId="129AB507" w14:textId="19398E8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4CC4D" w14:textId="30558DAC" w:rsidR="00DC39BA" w:rsidRPr="00D71476" w:rsidRDefault="00DC39BA" w:rsidP="00DC39BA">
            <w:pPr>
              <w:jc w:val="center"/>
              <w:rPr>
                <w:color w:val="000000"/>
                <w:sz w:val="20"/>
                <w:szCs w:val="20"/>
              </w:rPr>
            </w:pPr>
            <w:r w:rsidRPr="00D71476">
              <w:rPr>
                <w:color w:val="000000"/>
                <w:sz w:val="20"/>
                <w:szCs w:val="20"/>
              </w:rPr>
              <w:t>500</w:t>
            </w:r>
          </w:p>
        </w:tc>
        <w:tc>
          <w:tcPr>
            <w:tcW w:w="1387" w:type="dxa"/>
            <w:gridSpan w:val="2"/>
            <w:tcBorders>
              <w:top w:val="nil"/>
              <w:left w:val="nil"/>
              <w:bottom w:val="nil"/>
              <w:right w:val="nil"/>
            </w:tcBorders>
            <w:shd w:val="clear" w:color="auto" w:fill="auto"/>
            <w:noWrap/>
            <w:vAlign w:val="center"/>
          </w:tcPr>
          <w:p w14:paraId="37797E8B" w14:textId="5D28DA39" w:rsidR="00DC39BA" w:rsidRPr="00D71476" w:rsidRDefault="00DC39BA" w:rsidP="00DC39BA">
            <w:pPr>
              <w:jc w:val="center"/>
              <w:rPr>
                <w:color w:val="000000"/>
                <w:sz w:val="20"/>
                <w:szCs w:val="20"/>
              </w:rPr>
            </w:pPr>
            <w:r w:rsidRPr="00D71476">
              <w:rPr>
                <w:color w:val="000000"/>
                <w:sz w:val="20"/>
                <w:szCs w:val="20"/>
              </w:rPr>
              <w:t>326</w:t>
            </w:r>
          </w:p>
        </w:tc>
        <w:tc>
          <w:tcPr>
            <w:tcW w:w="1190" w:type="dxa"/>
            <w:tcBorders>
              <w:top w:val="nil"/>
              <w:left w:val="nil"/>
              <w:bottom w:val="nil"/>
              <w:right w:val="nil"/>
            </w:tcBorders>
            <w:shd w:val="clear" w:color="auto" w:fill="auto"/>
            <w:noWrap/>
            <w:vAlign w:val="center"/>
          </w:tcPr>
          <w:p w14:paraId="4AF8753C" w14:textId="03489547" w:rsidR="00DC39BA" w:rsidRPr="00D71476" w:rsidRDefault="00DC39BA" w:rsidP="00DC39BA">
            <w:pPr>
              <w:jc w:val="center"/>
              <w:rPr>
                <w:color w:val="000000"/>
                <w:sz w:val="20"/>
                <w:szCs w:val="20"/>
              </w:rPr>
            </w:pPr>
            <w:r w:rsidRPr="00D71476">
              <w:rPr>
                <w:color w:val="000000"/>
                <w:sz w:val="20"/>
                <w:szCs w:val="20"/>
              </w:rPr>
              <w:t>65%</w:t>
            </w:r>
          </w:p>
        </w:tc>
        <w:tc>
          <w:tcPr>
            <w:tcW w:w="1350" w:type="dxa"/>
            <w:vAlign w:val="center"/>
          </w:tcPr>
          <w:p w14:paraId="5DDADCCD" w14:textId="12936CBC" w:rsidR="00DC39BA" w:rsidRPr="00D71476" w:rsidRDefault="00DC39BA" w:rsidP="00DC39BA">
            <w:pPr>
              <w:jc w:val="center"/>
              <w:rPr>
                <w:sz w:val="20"/>
                <w:szCs w:val="20"/>
              </w:rPr>
            </w:pPr>
            <w:r w:rsidRPr="00D71476">
              <w:rPr>
                <w:color w:val="000000"/>
                <w:sz w:val="20"/>
                <w:szCs w:val="20"/>
              </w:rPr>
              <w:t>64%</w:t>
            </w:r>
          </w:p>
        </w:tc>
      </w:tr>
      <w:tr w:rsidR="00DC39BA" w:rsidRPr="00D71476" w14:paraId="3A01944A" w14:textId="3CBF14A8" w:rsidTr="009570A4">
        <w:trPr>
          <w:trHeight w:val="320"/>
        </w:trPr>
        <w:tc>
          <w:tcPr>
            <w:tcW w:w="806" w:type="dxa"/>
            <w:tcBorders>
              <w:top w:val="nil"/>
              <w:left w:val="nil"/>
              <w:bottom w:val="nil"/>
              <w:right w:val="nil"/>
            </w:tcBorders>
            <w:shd w:val="clear" w:color="auto" w:fill="auto"/>
            <w:noWrap/>
            <w:vAlign w:val="center"/>
            <w:hideMark/>
          </w:tcPr>
          <w:p w14:paraId="46425916" w14:textId="77777777" w:rsidR="00DC39BA" w:rsidRPr="00D71476" w:rsidRDefault="00DC39BA" w:rsidP="00DC39BA">
            <w:pPr>
              <w:jc w:val="center"/>
              <w:rPr>
                <w:color w:val="000000"/>
                <w:sz w:val="20"/>
                <w:szCs w:val="20"/>
              </w:rPr>
            </w:pPr>
            <w:r w:rsidRPr="00D71476">
              <w:rPr>
                <w:color w:val="000000"/>
                <w:sz w:val="20"/>
                <w:szCs w:val="20"/>
              </w:rPr>
              <w:t>2013</w:t>
            </w:r>
          </w:p>
        </w:tc>
        <w:tc>
          <w:tcPr>
            <w:tcW w:w="903" w:type="dxa"/>
            <w:tcBorders>
              <w:top w:val="nil"/>
              <w:left w:val="nil"/>
              <w:bottom w:val="nil"/>
              <w:right w:val="nil"/>
            </w:tcBorders>
            <w:shd w:val="clear" w:color="auto" w:fill="auto"/>
            <w:noWrap/>
            <w:vAlign w:val="center"/>
            <w:hideMark/>
          </w:tcPr>
          <w:p w14:paraId="7A6073B6" w14:textId="77777777" w:rsidR="00DC39BA" w:rsidRPr="00D71476" w:rsidRDefault="00DC39BA" w:rsidP="00DC39BA">
            <w:pPr>
              <w:jc w:val="center"/>
              <w:rPr>
                <w:color w:val="000000"/>
                <w:sz w:val="20"/>
                <w:szCs w:val="20"/>
              </w:rPr>
            </w:pPr>
            <w:r w:rsidRPr="00D71476">
              <w:rPr>
                <w:color w:val="000000"/>
                <w:sz w:val="20"/>
                <w:szCs w:val="20"/>
              </w:rPr>
              <w:t>228</w:t>
            </w:r>
          </w:p>
        </w:tc>
        <w:tc>
          <w:tcPr>
            <w:tcW w:w="902" w:type="dxa"/>
            <w:tcBorders>
              <w:top w:val="nil"/>
              <w:left w:val="nil"/>
              <w:bottom w:val="nil"/>
              <w:right w:val="nil"/>
            </w:tcBorders>
            <w:shd w:val="clear" w:color="auto" w:fill="auto"/>
            <w:noWrap/>
            <w:vAlign w:val="center"/>
            <w:hideMark/>
          </w:tcPr>
          <w:p w14:paraId="6143FB56" w14:textId="77777777" w:rsidR="00DC39BA" w:rsidRPr="00D71476" w:rsidRDefault="00DC39BA" w:rsidP="00DC39BA">
            <w:pPr>
              <w:jc w:val="center"/>
              <w:rPr>
                <w:color w:val="000000"/>
                <w:sz w:val="20"/>
                <w:szCs w:val="20"/>
              </w:rPr>
            </w:pPr>
            <w:r w:rsidRPr="00D71476">
              <w:rPr>
                <w:color w:val="000000"/>
                <w:sz w:val="20"/>
                <w:szCs w:val="20"/>
              </w:rPr>
              <w:t>153</w:t>
            </w:r>
          </w:p>
        </w:tc>
        <w:tc>
          <w:tcPr>
            <w:tcW w:w="1117" w:type="dxa"/>
            <w:tcBorders>
              <w:top w:val="nil"/>
              <w:left w:val="nil"/>
              <w:bottom w:val="nil"/>
              <w:right w:val="nil"/>
            </w:tcBorders>
            <w:shd w:val="clear" w:color="auto" w:fill="auto"/>
            <w:noWrap/>
            <w:vAlign w:val="center"/>
            <w:hideMark/>
          </w:tcPr>
          <w:p w14:paraId="080DF394" w14:textId="0E642429" w:rsidR="00DC39BA" w:rsidRPr="00D71476" w:rsidRDefault="00DC39BA" w:rsidP="00DC39BA">
            <w:pPr>
              <w:jc w:val="center"/>
              <w:rPr>
                <w:color w:val="000000"/>
                <w:sz w:val="20"/>
                <w:szCs w:val="20"/>
              </w:rPr>
            </w:pPr>
            <w:r w:rsidRPr="00D71476">
              <w:rPr>
                <w:color w:val="000000"/>
                <w:sz w:val="20"/>
                <w:szCs w:val="20"/>
              </w:rPr>
              <w:t>67%</w:t>
            </w:r>
          </w:p>
        </w:tc>
        <w:tc>
          <w:tcPr>
            <w:tcW w:w="435" w:type="dxa"/>
            <w:gridSpan w:val="2"/>
            <w:tcBorders>
              <w:top w:val="nil"/>
              <w:left w:val="nil"/>
              <w:bottom w:val="nil"/>
              <w:right w:val="nil"/>
            </w:tcBorders>
            <w:vAlign w:val="bottom"/>
          </w:tcPr>
          <w:p w14:paraId="58C201AF" w14:textId="2FD5C194"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02CED084" w14:textId="4D6DB605" w:rsidR="00DC39BA" w:rsidRPr="00D71476" w:rsidRDefault="00DC39BA" w:rsidP="00DC39BA">
            <w:pPr>
              <w:jc w:val="center"/>
              <w:rPr>
                <w:color w:val="000000"/>
                <w:sz w:val="20"/>
                <w:szCs w:val="20"/>
              </w:rPr>
            </w:pPr>
            <w:r w:rsidRPr="00D71476">
              <w:rPr>
                <w:color w:val="000000"/>
                <w:sz w:val="20"/>
                <w:szCs w:val="20"/>
              </w:rPr>
              <w:t>223</w:t>
            </w:r>
          </w:p>
        </w:tc>
        <w:tc>
          <w:tcPr>
            <w:tcW w:w="1387" w:type="dxa"/>
            <w:gridSpan w:val="2"/>
            <w:tcBorders>
              <w:top w:val="nil"/>
              <w:left w:val="nil"/>
              <w:bottom w:val="nil"/>
              <w:right w:val="nil"/>
            </w:tcBorders>
            <w:shd w:val="clear" w:color="auto" w:fill="auto"/>
            <w:noWrap/>
            <w:vAlign w:val="center"/>
          </w:tcPr>
          <w:p w14:paraId="1A46265F" w14:textId="04ECAFA4" w:rsidR="00DC39BA" w:rsidRPr="00D71476" w:rsidRDefault="00DC39BA" w:rsidP="00DC39BA">
            <w:pPr>
              <w:jc w:val="center"/>
              <w:rPr>
                <w:color w:val="000000"/>
                <w:sz w:val="20"/>
                <w:szCs w:val="20"/>
              </w:rPr>
            </w:pPr>
            <w:r w:rsidRPr="00D71476">
              <w:rPr>
                <w:color w:val="000000"/>
                <w:sz w:val="20"/>
                <w:szCs w:val="20"/>
              </w:rPr>
              <w:t>153</w:t>
            </w:r>
          </w:p>
        </w:tc>
        <w:tc>
          <w:tcPr>
            <w:tcW w:w="1190" w:type="dxa"/>
            <w:tcBorders>
              <w:top w:val="nil"/>
              <w:left w:val="nil"/>
              <w:bottom w:val="nil"/>
              <w:right w:val="nil"/>
            </w:tcBorders>
            <w:shd w:val="clear" w:color="auto" w:fill="auto"/>
            <w:noWrap/>
            <w:vAlign w:val="center"/>
          </w:tcPr>
          <w:p w14:paraId="103AC76F" w14:textId="071AE78B" w:rsidR="00DC39BA" w:rsidRPr="00D71476" w:rsidRDefault="00DC39BA" w:rsidP="00DC39BA">
            <w:pPr>
              <w:jc w:val="center"/>
              <w:rPr>
                <w:color w:val="000000"/>
                <w:sz w:val="20"/>
                <w:szCs w:val="20"/>
              </w:rPr>
            </w:pPr>
            <w:r w:rsidRPr="00D71476">
              <w:rPr>
                <w:color w:val="000000"/>
                <w:sz w:val="20"/>
                <w:szCs w:val="20"/>
              </w:rPr>
              <w:t>69%</w:t>
            </w:r>
          </w:p>
        </w:tc>
        <w:tc>
          <w:tcPr>
            <w:tcW w:w="1350" w:type="dxa"/>
            <w:vAlign w:val="center"/>
          </w:tcPr>
          <w:p w14:paraId="09884FE5" w14:textId="423F7C7E" w:rsidR="00DC39BA" w:rsidRPr="00D71476" w:rsidRDefault="00DC39BA" w:rsidP="00DC39BA">
            <w:pPr>
              <w:jc w:val="center"/>
              <w:rPr>
                <w:sz w:val="20"/>
                <w:szCs w:val="20"/>
              </w:rPr>
            </w:pPr>
            <w:r w:rsidRPr="00D71476">
              <w:rPr>
                <w:color w:val="000000"/>
                <w:sz w:val="20"/>
                <w:szCs w:val="20"/>
              </w:rPr>
              <w:t>6</w:t>
            </w:r>
            <w:r w:rsidR="006A449E">
              <w:rPr>
                <w:color w:val="000000"/>
                <w:sz w:val="20"/>
                <w:szCs w:val="20"/>
              </w:rPr>
              <w:t>8</w:t>
            </w:r>
            <w:r w:rsidRPr="00D71476">
              <w:rPr>
                <w:color w:val="000000"/>
                <w:sz w:val="20"/>
                <w:szCs w:val="20"/>
              </w:rPr>
              <w:t>%</w:t>
            </w:r>
          </w:p>
        </w:tc>
      </w:tr>
      <w:tr w:rsidR="00DC39BA" w:rsidRPr="00D71476" w14:paraId="60F7D310" w14:textId="3CDA8C30" w:rsidTr="009570A4">
        <w:trPr>
          <w:trHeight w:val="320"/>
        </w:trPr>
        <w:tc>
          <w:tcPr>
            <w:tcW w:w="806" w:type="dxa"/>
            <w:tcBorders>
              <w:top w:val="nil"/>
              <w:left w:val="nil"/>
              <w:bottom w:val="nil"/>
              <w:right w:val="nil"/>
            </w:tcBorders>
            <w:shd w:val="clear" w:color="auto" w:fill="auto"/>
            <w:noWrap/>
            <w:vAlign w:val="center"/>
            <w:hideMark/>
          </w:tcPr>
          <w:p w14:paraId="69A29FBD" w14:textId="77777777" w:rsidR="00DC39BA" w:rsidRPr="00D71476" w:rsidRDefault="00DC39BA" w:rsidP="00DC39BA">
            <w:pPr>
              <w:jc w:val="center"/>
              <w:rPr>
                <w:color w:val="000000"/>
                <w:sz w:val="20"/>
                <w:szCs w:val="20"/>
              </w:rPr>
            </w:pPr>
            <w:r w:rsidRPr="00D71476">
              <w:rPr>
                <w:color w:val="000000"/>
                <w:sz w:val="20"/>
                <w:szCs w:val="20"/>
              </w:rPr>
              <w:t>2014</w:t>
            </w:r>
          </w:p>
        </w:tc>
        <w:tc>
          <w:tcPr>
            <w:tcW w:w="903" w:type="dxa"/>
            <w:tcBorders>
              <w:top w:val="nil"/>
              <w:left w:val="nil"/>
              <w:bottom w:val="nil"/>
              <w:right w:val="nil"/>
            </w:tcBorders>
            <w:shd w:val="clear" w:color="auto" w:fill="auto"/>
            <w:noWrap/>
            <w:vAlign w:val="center"/>
            <w:hideMark/>
          </w:tcPr>
          <w:p w14:paraId="1ED71318" w14:textId="77777777" w:rsidR="00DC39BA" w:rsidRPr="00D71476" w:rsidRDefault="00DC39BA" w:rsidP="00DC39BA">
            <w:pPr>
              <w:jc w:val="center"/>
              <w:rPr>
                <w:color w:val="000000"/>
                <w:sz w:val="20"/>
                <w:szCs w:val="20"/>
              </w:rPr>
            </w:pPr>
            <w:r w:rsidRPr="00D71476">
              <w:rPr>
                <w:color w:val="000000"/>
                <w:sz w:val="20"/>
                <w:szCs w:val="20"/>
              </w:rPr>
              <w:t>218</w:t>
            </w:r>
          </w:p>
        </w:tc>
        <w:tc>
          <w:tcPr>
            <w:tcW w:w="902" w:type="dxa"/>
            <w:tcBorders>
              <w:top w:val="nil"/>
              <w:left w:val="nil"/>
              <w:bottom w:val="nil"/>
              <w:right w:val="nil"/>
            </w:tcBorders>
            <w:shd w:val="clear" w:color="auto" w:fill="auto"/>
            <w:noWrap/>
            <w:vAlign w:val="center"/>
            <w:hideMark/>
          </w:tcPr>
          <w:p w14:paraId="3C0435BE" w14:textId="77777777" w:rsidR="00DC39BA" w:rsidRPr="00D71476" w:rsidRDefault="00DC39BA" w:rsidP="00DC39BA">
            <w:pPr>
              <w:jc w:val="center"/>
              <w:rPr>
                <w:color w:val="000000"/>
                <w:sz w:val="20"/>
                <w:szCs w:val="20"/>
              </w:rPr>
            </w:pPr>
            <w:r w:rsidRPr="00D71476">
              <w:rPr>
                <w:color w:val="000000"/>
                <w:sz w:val="20"/>
                <w:szCs w:val="20"/>
              </w:rPr>
              <w:t>118</w:t>
            </w:r>
          </w:p>
        </w:tc>
        <w:tc>
          <w:tcPr>
            <w:tcW w:w="1117" w:type="dxa"/>
            <w:tcBorders>
              <w:top w:val="nil"/>
              <w:left w:val="nil"/>
              <w:bottom w:val="nil"/>
              <w:right w:val="nil"/>
            </w:tcBorders>
            <w:shd w:val="clear" w:color="auto" w:fill="auto"/>
            <w:noWrap/>
            <w:vAlign w:val="center"/>
            <w:hideMark/>
          </w:tcPr>
          <w:p w14:paraId="088E9271" w14:textId="32CBF391" w:rsidR="00DC39BA" w:rsidRPr="00D71476" w:rsidRDefault="00DC39BA" w:rsidP="00DC39BA">
            <w:pPr>
              <w:jc w:val="center"/>
              <w:rPr>
                <w:color w:val="000000"/>
                <w:sz w:val="20"/>
                <w:szCs w:val="20"/>
              </w:rPr>
            </w:pPr>
            <w:r w:rsidRPr="00D71476">
              <w:rPr>
                <w:color w:val="000000"/>
                <w:sz w:val="20"/>
                <w:szCs w:val="20"/>
              </w:rPr>
              <w:t>54%</w:t>
            </w:r>
          </w:p>
        </w:tc>
        <w:tc>
          <w:tcPr>
            <w:tcW w:w="435" w:type="dxa"/>
            <w:gridSpan w:val="2"/>
            <w:tcBorders>
              <w:top w:val="nil"/>
              <w:left w:val="nil"/>
              <w:bottom w:val="nil"/>
              <w:right w:val="nil"/>
            </w:tcBorders>
            <w:vAlign w:val="bottom"/>
          </w:tcPr>
          <w:p w14:paraId="7138ACC5" w14:textId="51E82143"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FD57C" w14:textId="7CD3648B" w:rsidR="00DC39BA" w:rsidRPr="00D71476" w:rsidRDefault="00DC39BA" w:rsidP="00DC39BA">
            <w:pPr>
              <w:jc w:val="center"/>
              <w:rPr>
                <w:color w:val="000000"/>
                <w:sz w:val="20"/>
                <w:szCs w:val="20"/>
              </w:rPr>
            </w:pPr>
            <w:r w:rsidRPr="00D71476">
              <w:rPr>
                <w:color w:val="000000"/>
                <w:sz w:val="20"/>
                <w:szCs w:val="20"/>
              </w:rPr>
              <w:t>191</w:t>
            </w:r>
          </w:p>
        </w:tc>
        <w:tc>
          <w:tcPr>
            <w:tcW w:w="1387" w:type="dxa"/>
            <w:gridSpan w:val="2"/>
            <w:tcBorders>
              <w:top w:val="nil"/>
              <w:left w:val="nil"/>
              <w:bottom w:val="nil"/>
              <w:right w:val="nil"/>
            </w:tcBorders>
            <w:shd w:val="clear" w:color="auto" w:fill="auto"/>
            <w:noWrap/>
            <w:vAlign w:val="center"/>
          </w:tcPr>
          <w:p w14:paraId="6094B96A" w14:textId="54C52720" w:rsidR="00DC39BA" w:rsidRPr="00D71476" w:rsidRDefault="00DC39BA" w:rsidP="00DC39BA">
            <w:pPr>
              <w:jc w:val="center"/>
              <w:rPr>
                <w:color w:val="000000"/>
                <w:sz w:val="20"/>
                <w:szCs w:val="20"/>
              </w:rPr>
            </w:pPr>
            <w:r w:rsidRPr="00D71476">
              <w:rPr>
                <w:color w:val="000000"/>
                <w:sz w:val="20"/>
                <w:szCs w:val="20"/>
              </w:rPr>
              <w:t>117</w:t>
            </w:r>
          </w:p>
        </w:tc>
        <w:tc>
          <w:tcPr>
            <w:tcW w:w="1190" w:type="dxa"/>
            <w:tcBorders>
              <w:top w:val="nil"/>
              <w:left w:val="nil"/>
              <w:bottom w:val="nil"/>
              <w:right w:val="nil"/>
            </w:tcBorders>
            <w:shd w:val="clear" w:color="auto" w:fill="auto"/>
            <w:noWrap/>
            <w:vAlign w:val="center"/>
          </w:tcPr>
          <w:p w14:paraId="4499F279" w14:textId="2A7ACF91" w:rsidR="00DC39BA" w:rsidRPr="00D71476" w:rsidRDefault="00DC39BA" w:rsidP="00DC39BA">
            <w:pPr>
              <w:jc w:val="center"/>
              <w:rPr>
                <w:color w:val="000000"/>
                <w:sz w:val="20"/>
                <w:szCs w:val="20"/>
              </w:rPr>
            </w:pPr>
            <w:r w:rsidRPr="00D71476">
              <w:rPr>
                <w:color w:val="000000"/>
                <w:sz w:val="20"/>
                <w:szCs w:val="20"/>
              </w:rPr>
              <w:t>61%</w:t>
            </w:r>
          </w:p>
        </w:tc>
        <w:tc>
          <w:tcPr>
            <w:tcW w:w="1350" w:type="dxa"/>
            <w:vAlign w:val="center"/>
          </w:tcPr>
          <w:p w14:paraId="2740D260" w14:textId="7EFA6CA6" w:rsidR="00DC39BA" w:rsidRPr="00D71476" w:rsidRDefault="00DC39BA" w:rsidP="00DC39BA">
            <w:pPr>
              <w:jc w:val="center"/>
              <w:rPr>
                <w:sz w:val="20"/>
                <w:szCs w:val="20"/>
              </w:rPr>
            </w:pPr>
            <w:r w:rsidRPr="00D71476">
              <w:rPr>
                <w:color w:val="000000"/>
                <w:sz w:val="20"/>
                <w:szCs w:val="20"/>
              </w:rPr>
              <w:t>6</w:t>
            </w:r>
            <w:r w:rsidR="00216690">
              <w:rPr>
                <w:color w:val="000000"/>
                <w:sz w:val="20"/>
                <w:szCs w:val="20"/>
              </w:rPr>
              <w:t>1</w:t>
            </w:r>
            <w:r w:rsidRPr="00D71476">
              <w:rPr>
                <w:color w:val="000000"/>
                <w:sz w:val="20"/>
                <w:szCs w:val="20"/>
              </w:rPr>
              <w:t>%</w:t>
            </w:r>
          </w:p>
        </w:tc>
      </w:tr>
      <w:tr w:rsidR="00DC39BA" w:rsidRPr="00D71476" w14:paraId="12E11C71" w14:textId="0CA61E9F" w:rsidTr="009570A4">
        <w:trPr>
          <w:trHeight w:val="320"/>
        </w:trPr>
        <w:tc>
          <w:tcPr>
            <w:tcW w:w="806" w:type="dxa"/>
            <w:tcBorders>
              <w:top w:val="nil"/>
              <w:left w:val="nil"/>
              <w:bottom w:val="nil"/>
              <w:right w:val="nil"/>
            </w:tcBorders>
            <w:shd w:val="clear" w:color="auto" w:fill="auto"/>
            <w:noWrap/>
            <w:vAlign w:val="center"/>
            <w:hideMark/>
          </w:tcPr>
          <w:p w14:paraId="1E68F51D" w14:textId="77777777" w:rsidR="00DC39BA" w:rsidRPr="00D71476" w:rsidRDefault="00DC39BA" w:rsidP="00DC39BA">
            <w:pPr>
              <w:jc w:val="center"/>
              <w:rPr>
                <w:color w:val="000000"/>
                <w:sz w:val="20"/>
                <w:szCs w:val="20"/>
              </w:rPr>
            </w:pPr>
            <w:r w:rsidRPr="00D71476">
              <w:rPr>
                <w:color w:val="000000"/>
                <w:sz w:val="20"/>
                <w:szCs w:val="20"/>
              </w:rPr>
              <w:t>2015</w:t>
            </w:r>
          </w:p>
        </w:tc>
        <w:tc>
          <w:tcPr>
            <w:tcW w:w="903" w:type="dxa"/>
            <w:tcBorders>
              <w:top w:val="nil"/>
              <w:left w:val="nil"/>
              <w:bottom w:val="nil"/>
              <w:right w:val="nil"/>
            </w:tcBorders>
            <w:shd w:val="clear" w:color="auto" w:fill="auto"/>
            <w:noWrap/>
            <w:vAlign w:val="center"/>
            <w:hideMark/>
          </w:tcPr>
          <w:p w14:paraId="3B902D61" w14:textId="77777777" w:rsidR="00DC39BA" w:rsidRPr="00D71476" w:rsidRDefault="00DC39BA" w:rsidP="00DC39BA">
            <w:pPr>
              <w:jc w:val="center"/>
              <w:rPr>
                <w:color w:val="000000"/>
                <w:sz w:val="20"/>
                <w:szCs w:val="20"/>
              </w:rPr>
            </w:pPr>
            <w:r w:rsidRPr="00D71476">
              <w:rPr>
                <w:color w:val="000000"/>
                <w:sz w:val="20"/>
                <w:szCs w:val="20"/>
              </w:rPr>
              <w:t>265</w:t>
            </w:r>
          </w:p>
        </w:tc>
        <w:tc>
          <w:tcPr>
            <w:tcW w:w="902" w:type="dxa"/>
            <w:tcBorders>
              <w:top w:val="nil"/>
              <w:left w:val="nil"/>
              <w:bottom w:val="nil"/>
              <w:right w:val="nil"/>
            </w:tcBorders>
            <w:shd w:val="clear" w:color="auto" w:fill="auto"/>
            <w:noWrap/>
            <w:vAlign w:val="center"/>
            <w:hideMark/>
          </w:tcPr>
          <w:p w14:paraId="2529C5E5" w14:textId="77777777" w:rsidR="00DC39BA" w:rsidRPr="00D71476" w:rsidRDefault="00DC39BA" w:rsidP="00DC39BA">
            <w:pPr>
              <w:jc w:val="center"/>
              <w:rPr>
                <w:color w:val="000000"/>
                <w:sz w:val="20"/>
                <w:szCs w:val="20"/>
              </w:rPr>
            </w:pPr>
            <w:r w:rsidRPr="00D71476">
              <w:rPr>
                <w:color w:val="000000"/>
                <w:sz w:val="20"/>
                <w:szCs w:val="20"/>
              </w:rPr>
              <w:t>179</w:t>
            </w:r>
          </w:p>
        </w:tc>
        <w:tc>
          <w:tcPr>
            <w:tcW w:w="1117" w:type="dxa"/>
            <w:tcBorders>
              <w:top w:val="nil"/>
              <w:left w:val="nil"/>
              <w:bottom w:val="nil"/>
              <w:right w:val="nil"/>
            </w:tcBorders>
            <w:shd w:val="clear" w:color="auto" w:fill="auto"/>
            <w:noWrap/>
            <w:vAlign w:val="center"/>
            <w:hideMark/>
          </w:tcPr>
          <w:p w14:paraId="4E99ABFF" w14:textId="554BBDC4" w:rsidR="00DC39BA" w:rsidRPr="00D71476" w:rsidRDefault="00DC39BA" w:rsidP="00DC39BA">
            <w:pPr>
              <w:jc w:val="center"/>
              <w:rPr>
                <w:color w:val="000000"/>
                <w:sz w:val="20"/>
                <w:szCs w:val="20"/>
              </w:rPr>
            </w:pPr>
            <w:r w:rsidRPr="00D71476">
              <w:rPr>
                <w:color w:val="000000"/>
                <w:sz w:val="20"/>
                <w:szCs w:val="20"/>
              </w:rPr>
              <w:t>68%</w:t>
            </w:r>
          </w:p>
        </w:tc>
        <w:tc>
          <w:tcPr>
            <w:tcW w:w="435" w:type="dxa"/>
            <w:gridSpan w:val="2"/>
            <w:tcBorders>
              <w:top w:val="nil"/>
              <w:left w:val="nil"/>
              <w:bottom w:val="nil"/>
              <w:right w:val="nil"/>
            </w:tcBorders>
            <w:vAlign w:val="bottom"/>
          </w:tcPr>
          <w:p w14:paraId="5737F285" w14:textId="3C7136CF"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743DF156" w14:textId="5B4E486C" w:rsidR="00DC39BA" w:rsidRPr="00D71476" w:rsidRDefault="00DC39BA" w:rsidP="00DC39BA">
            <w:pPr>
              <w:jc w:val="center"/>
              <w:rPr>
                <w:color w:val="000000"/>
                <w:sz w:val="20"/>
                <w:szCs w:val="20"/>
              </w:rPr>
            </w:pPr>
            <w:r w:rsidRPr="00D71476">
              <w:rPr>
                <w:color w:val="000000"/>
                <w:sz w:val="20"/>
                <w:szCs w:val="20"/>
              </w:rPr>
              <w:t>241</w:t>
            </w:r>
          </w:p>
        </w:tc>
        <w:tc>
          <w:tcPr>
            <w:tcW w:w="1387" w:type="dxa"/>
            <w:gridSpan w:val="2"/>
            <w:tcBorders>
              <w:top w:val="nil"/>
              <w:left w:val="nil"/>
              <w:bottom w:val="nil"/>
              <w:right w:val="nil"/>
            </w:tcBorders>
            <w:shd w:val="clear" w:color="auto" w:fill="auto"/>
            <w:noWrap/>
            <w:vAlign w:val="center"/>
          </w:tcPr>
          <w:p w14:paraId="78682C40" w14:textId="653D344B" w:rsidR="00DC39BA" w:rsidRPr="00D71476" w:rsidRDefault="00DC39BA" w:rsidP="00DC39BA">
            <w:pPr>
              <w:jc w:val="center"/>
              <w:rPr>
                <w:color w:val="000000"/>
                <w:sz w:val="20"/>
                <w:szCs w:val="20"/>
              </w:rPr>
            </w:pPr>
            <w:r w:rsidRPr="00D71476">
              <w:rPr>
                <w:color w:val="000000"/>
                <w:sz w:val="20"/>
                <w:szCs w:val="20"/>
              </w:rPr>
              <w:t>176</w:t>
            </w:r>
          </w:p>
        </w:tc>
        <w:tc>
          <w:tcPr>
            <w:tcW w:w="1190" w:type="dxa"/>
            <w:tcBorders>
              <w:top w:val="nil"/>
              <w:left w:val="nil"/>
              <w:bottom w:val="nil"/>
              <w:right w:val="nil"/>
            </w:tcBorders>
            <w:shd w:val="clear" w:color="auto" w:fill="auto"/>
            <w:noWrap/>
            <w:vAlign w:val="center"/>
          </w:tcPr>
          <w:p w14:paraId="4F76928D" w14:textId="780C1203" w:rsidR="00DC39BA" w:rsidRPr="00D71476" w:rsidRDefault="00DC39BA" w:rsidP="00DC39BA">
            <w:pPr>
              <w:jc w:val="center"/>
              <w:rPr>
                <w:color w:val="000000"/>
                <w:sz w:val="20"/>
                <w:szCs w:val="20"/>
              </w:rPr>
            </w:pPr>
            <w:r w:rsidRPr="00D71476">
              <w:rPr>
                <w:color w:val="000000"/>
                <w:sz w:val="20"/>
                <w:szCs w:val="20"/>
              </w:rPr>
              <w:t>73%</w:t>
            </w:r>
          </w:p>
        </w:tc>
        <w:tc>
          <w:tcPr>
            <w:tcW w:w="1350" w:type="dxa"/>
            <w:vAlign w:val="center"/>
          </w:tcPr>
          <w:p w14:paraId="5BF1837D" w14:textId="021BE518" w:rsidR="00DC39BA" w:rsidRPr="00D71476" w:rsidRDefault="00DC39BA" w:rsidP="00DC39BA">
            <w:pPr>
              <w:jc w:val="center"/>
              <w:rPr>
                <w:sz w:val="20"/>
                <w:szCs w:val="20"/>
              </w:rPr>
            </w:pPr>
            <w:r w:rsidRPr="00D71476">
              <w:rPr>
                <w:color w:val="000000"/>
                <w:sz w:val="20"/>
                <w:szCs w:val="20"/>
              </w:rPr>
              <w:t>72%</w:t>
            </w:r>
          </w:p>
        </w:tc>
      </w:tr>
      <w:tr w:rsidR="00DC39BA" w:rsidRPr="00D71476" w14:paraId="5856B19E" w14:textId="033081B2" w:rsidTr="009570A4">
        <w:trPr>
          <w:trHeight w:val="320"/>
        </w:trPr>
        <w:tc>
          <w:tcPr>
            <w:tcW w:w="806" w:type="dxa"/>
            <w:tcBorders>
              <w:top w:val="nil"/>
              <w:left w:val="nil"/>
              <w:bottom w:val="nil"/>
              <w:right w:val="nil"/>
            </w:tcBorders>
            <w:shd w:val="clear" w:color="auto" w:fill="auto"/>
            <w:noWrap/>
            <w:vAlign w:val="center"/>
            <w:hideMark/>
          </w:tcPr>
          <w:p w14:paraId="610CE022" w14:textId="77777777" w:rsidR="00DC39BA" w:rsidRPr="00D71476" w:rsidRDefault="00DC39BA" w:rsidP="00DC39BA">
            <w:pPr>
              <w:jc w:val="center"/>
              <w:rPr>
                <w:color w:val="000000"/>
                <w:sz w:val="20"/>
                <w:szCs w:val="20"/>
              </w:rPr>
            </w:pPr>
            <w:r w:rsidRPr="00D71476">
              <w:rPr>
                <w:color w:val="000000"/>
                <w:sz w:val="20"/>
                <w:szCs w:val="20"/>
              </w:rPr>
              <w:t>2016</w:t>
            </w:r>
          </w:p>
        </w:tc>
        <w:tc>
          <w:tcPr>
            <w:tcW w:w="903" w:type="dxa"/>
            <w:tcBorders>
              <w:top w:val="nil"/>
              <w:left w:val="nil"/>
              <w:bottom w:val="nil"/>
              <w:right w:val="nil"/>
            </w:tcBorders>
            <w:shd w:val="clear" w:color="auto" w:fill="auto"/>
            <w:noWrap/>
            <w:vAlign w:val="center"/>
            <w:hideMark/>
          </w:tcPr>
          <w:p w14:paraId="45FF6453" w14:textId="77777777" w:rsidR="00DC39BA" w:rsidRPr="00D71476" w:rsidRDefault="00DC39BA" w:rsidP="00DC39BA">
            <w:pPr>
              <w:jc w:val="center"/>
              <w:rPr>
                <w:color w:val="000000"/>
                <w:sz w:val="20"/>
                <w:szCs w:val="20"/>
              </w:rPr>
            </w:pPr>
            <w:r w:rsidRPr="00D71476">
              <w:rPr>
                <w:color w:val="000000"/>
                <w:sz w:val="20"/>
                <w:szCs w:val="20"/>
              </w:rPr>
              <w:t>330</w:t>
            </w:r>
          </w:p>
        </w:tc>
        <w:tc>
          <w:tcPr>
            <w:tcW w:w="902" w:type="dxa"/>
            <w:tcBorders>
              <w:top w:val="nil"/>
              <w:left w:val="nil"/>
              <w:bottom w:val="nil"/>
              <w:right w:val="nil"/>
            </w:tcBorders>
            <w:shd w:val="clear" w:color="auto" w:fill="auto"/>
            <w:noWrap/>
            <w:vAlign w:val="center"/>
            <w:hideMark/>
          </w:tcPr>
          <w:p w14:paraId="71B8942C" w14:textId="77777777" w:rsidR="00DC39BA" w:rsidRPr="00D71476" w:rsidRDefault="00DC39BA" w:rsidP="00DC39BA">
            <w:pPr>
              <w:jc w:val="center"/>
              <w:rPr>
                <w:color w:val="000000"/>
                <w:sz w:val="20"/>
                <w:szCs w:val="20"/>
              </w:rPr>
            </w:pPr>
            <w:r w:rsidRPr="00D71476">
              <w:rPr>
                <w:color w:val="000000"/>
                <w:sz w:val="20"/>
                <w:szCs w:val="20"/>
              </w:rPr>
              <w:t>228</w:t>
            </w:r>
          </w:p>
        </w:tc>
        <w:tc>
          <w:tcPr>
            <w:tcW w:w="1117" w:type="dxa"/>
            <w:tcBorders>
              <w:top w:val="nil"/>
              <w:left w:val="nil"/>
              <w:bottom w:val="nil"/>
              <w:right w:val="nil"/>
            </w:tcBorders>
            <w:shd w:val="clear" w:color="auto" w:fill="auto"/>
            <w:noWrap/>
            <w:vAlign w:val="center"/>
            <w:hideMark/>
          </w:tcPr>
          <w:p w14:paraId="51195BE3" w14:textId="55BBFBF7" w:rsidR="00DC39BA" w:rsidRPr="00D71476" w:rsidRDefault="00DC39BA" w:rsidP="00DC39BA">
            <w:pPr>
              <w:jc w:val="center"/>
              <w:rPr>
                <w:color w:val="000000"/>
                <w:sz w:val="20"/>
                <w:szCs w:val="20"/>
              </w:rPr>
            </w:pPr>
            <w:r w:rsidRPr="00D71476">
              <w:rPr>
                <w:color w:val="000000"/>
                <w:sz w:val="20"/>
                <w:szCs w:val="20"/>
              </w:rPr>
              <w:t>69%</w:t>
            </w:r>
          </w:p>
        </w:tc>
        <w:tc>
          <w:tcPr>
            <w:tcW w:w="435" w:type="dxa"/>
            <w:gridSpan w:val="2"/>
            <w:tcBorders>
              <w:top w:val="nil"/>
              <w:left w:val="nil"/>
              <w:bottom w:val="nil"/>
              <w:right w:val="nil"/>
            </w:tcBorders>
            <w:vAlign w:val="bottom"/>
          </w:tcPr>
          <w:p w14:paraId="2C7300FC" w14:textId="6F7E8228"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1B0E486C" w14:textId="5E23AB91" w:rsidR="00DC39BA" w:rsidRPr="00D71476" w:rsidRDefault="00DC39BA" w:rsidP="00DC39BA">
            <w:pPr>
              <w:jc w:val="center"/>
              <w:rPr>
                <w:color w:val="000000"/>
                <w:sz w:val="20"/>
                <w:szCs w:val="20"/>
              </w:rPr>
            </w:pPr>
            <w:r w:rsidRPr="00D71476">
              <w:rPr>
                <w:color w:val="000000"/>
                <w:sz w:val="20"/>
                <w:szCs w:val="20"/>
              </w:rPr>
              <w:t>295</w:t>
            </w:r>
          </w:p>
        </w:tc>
        <w:tc>
          <w:tcPr>
            <w:tcW w:w="1387" w:type="dxa"/>
            <w:gridSpan w:val="2"/>
            <w:tcBorders>
              <w:top w:val="nil"/>
              <w:left w:val="nil"/>
              <w:bottom w:val="nil"/>
              <w:right w:val="nil"/>
            </w:tcBorders>
            <w:shd w:val="clear" w:color="auto" w:fill="auto"/>
            <w:noWrap/>
            <w:vAlign w:val="center"/>
          </w:tcPr>
          <w:p w14:paraId="54E6EFB3" w14:textId="1979D430" w:rsidR="00DC39BA" w:rsidRPr="00D71476" w:rsidRDefault="00DC39BA" w:rsidP="00DC39BA">
            <w:pPr>
              <w:jc w:val="center"/>
              <w:rPr>
                <w:color w:val="000000"/>
                <w:sz w:val="20"/>
                <w:szCs w:val="20"/>
              </w:rPr>
            </w:pPr>
            <w:r w:rsidRPr="00D71476">
              <w:rPr>
                <w:color w:val="000000"/>
                <w:sz w:val="20"/>
                <w:szCs w:val="20"/>
              </w:rPr>
              <w:t>212</w:t>
            </w:r>
          </w:p>
        </w:tc>
        <w:tc>
          <w:tcPr>
            <w:tcW w:w="1190" w:type="dxa"/>
            <w:tcBorders>
              <w:top w:val="nil"/>
              <w:left w:val="nil"/>
              <w:bottom w:val="nil"/>
              <w:right w:val="nil"/>
            </w:tcBorders>
            <w:shd w:val="clear" w:color="auto" w:fill="auto"/>
            <w:noWrap/>
            <w:vAlign w:val="center"/>
          </w:tcPr>
          <w:p w14:paraId="3A8696DF" w14:textId="71CDE83C" w:rsidR="00DC39BA" w:rsidRPr="00D71476" w:rsidRDefault="00DC39BA" w:rsidP="00DC39BA">
            <w:pPr>
              <w:jc w:val="center"/>
              <w:rPr>
                <w:color w:val="000000"/>
                <w:sz w:val="20"/>
                <w:szCs w:val="20"/>
              </w:rPr>
            </w:pPr>
            <w:r w:rsidRPr="00D71476">
              <w:rPr>
                <w:color w:val="000000"/>
                <w:sz w:val="20"/>
                <w:szCs w:val="20"/>
              </w:rPr>
              <w:t>72%</w:t>
            </w:r>
          </w:p>
        </w:tc>
        <w:tc>
          <w:tcPr>
            <w:tcW w:w="1350" w:type="dxa"/>
            <w:vAlign w:val="center"/>
          </w:tcPr>
          <w:p w14:paraId="76EC3113" w14:textId="77777777" w:rsidR="00DC39BA" w:rsidRPr="00D71476" w:rsidRDefault="00DC39BA" w:rsidP="00DC39BA">
            <w:pPr>
              <w:jc w:val="center"/>
              <w:rPr>
                <w:sz w:val="20"/>
                <w:szCs w:val="20"/>
              </w:rPr>
            </w:pPr>
          </w:p>
        </w:tc>
      </w:tr>
      <w:tr w:rsidR="00DC39BA" w:rsidRPr="00D71476" w14:paraId="461A12FA" w14:textId="03534BD9" w:rsidTr="009570A4">
        <w:trPr>
          <w:trHeight w:val="320"/>
        </w:trPr>
        <w:tc>
          <w:tcPr>
            <w:tcW w:w="806" w:type="dxa"/>
            <w:tcBorders>
              <w:top w:val="nil"/>
              <w:left w:val="nil"/>
              <w:bottom w:val="nil"/>
              <w:right w:val="nil"/>
            </w:tcBorders>
            <w:shd w:val="clear" w:color="auto" w:fill="auto"/>
            <w:noWrap/>
            <w:vAlign w:val="center"/>
            <w:hideMark/>
          </w:tcPr>
          <w:p w14:paraId="10E8D49E" w14:textId="77777777" w:rsidR="00DC39BA" w:rsidRPr="00D71476" w:rsidRDefault="00DC39BA" w:rsidP="00DC39BA">
            <w:pPr>
              <w:jc w:val="center"/>
              <w:rPr>
                <w:color w:val="000000"/>
                <w:sz w:val="20"/>
                <w:szCs w:val="20"/>
              </w:rPr>
            </w:pPr>
            <w:r w:rsidRPr="00D71476">
              <w:rPr>
                <w:color w:val="000000"/>
                <w:sz w:val="20"/>
                <w:szCs w:val="20"/>
              </w:rPr>
              <w:t>2017</w:t>
            </w:r>
          </w:p>
        </w:tc>
        <w:tc>
          <w:tcPr>
            <w:tcW w:w="903" w:type="dxa"/>
            <w:tcBorders>
              <w:top w:val="nil"/>
              <w:left w:val="nil"/>
              <w:bottom w:val="nil"/>
              <w:right w:val="nil"/>
            </w:tcBorders>
            <w:shd w:val="clear" w:color="auto" w:fill="auto"/>
            <w:noWrap/>
            <w:vAlign w:val="center"/>
            <w:hideMark/>
          </w:tcPr>
          <w:p w14:paraId="4F31592F" w14:textId="77777777" w:rsidR="00DC39BA" w:rsidRPr="00D71476" w:rsidRDefault="00DC39BA" w:rsidP="00DC39BA">
            <w:pPr>
              <w:jc w:val="center"/>
              <w:rPr>
                <w:color w:val="000000"/>
                <w:sz w:val="20"/>
                <w:szCs w:val="20"/>
              </w:rPr>
            </w:pPr>
            <w:r w:rsidRPr="00D71476">
              <w:rPr>
                <w:color w:val="000000"/>
                <w:sz w:val="20"/>
                <w:szCs w:val="20"/>
              </w:rPr>
              <w:t>252</w:t>
            </w:r>
          </w:p>
        </w:tc>
        <w:tc>
          <w:tcPr>
            <w:tcW w:w="902" w:type="dxa"/>
            <w:tcBorders>
              <w:top w:val="nil"/>
              <w:left w:val="nil"/>
              <w:bottom w:val="nil"/>
              <w:right w:val="nil"/>
            </w:tcBorders>
            <w:shd w:val="clear" w:color="auto" w:fill="auto"/>
            <w:noWrap/>
            <w:vAlign w:val="center"/>
            <w:hideMark/>
          </w:tcPr>
          <w:p w14:paraId="33374B39" w14:textId="77777777" w:rsidR="00DC39BA" w:rsidRPr="00D71476" w:rsidRDefault="00DC39BA" w:rsidP="00DC39BA">
            <w:pPr>
              <w:jc w:val="center"/>
              <w:rPr>
                <w:color w:val="000000"/>
                <w:sz w:val="20"/>
                <w:szCs w:val="20"/>
              </w:rPr>
            </w:pPr>
            <w:r w:rsidRPr="00D71476">
              <w:rPr>
                <w:color w:val="000000"/>
                <w:sz w:val="20"/>
                <w:szCs w:val="20"/>
              </w:rPr>
              <w:t>173</w:t>
            </w:r>
          </w:p>
        </w:tc>
        <w:tc>
          <w:tcPr>
            <w:tcW w:w="1117" w:type="dxa"/>
            <w:tcBorders>
              <w:top w:val="nil"/>
              <w:left w:val="nil"/>
              <w:bottom w:val="nil"/>
              <w:right w:val="nil"/>
            </w:tcBorders>
            <w:shd w:val="clear" w:color="auto" w:fill="auto"/>
            <w:noWrap/>
            <w:vAlign w:val="center"/>
            <w:hideMark/>
          </w:tcPr>
          <w:p w14:paraId="6B4D99CE" w14:textId="27BE24EC" w:rsidR="00DC39BA" w:rsidRPr="00D71476" w:rsidRDefault="00DC39BA" w:rsidP="00DC39BA">
            <w:pPr>
              <w:jc w:val="center"/>
              <w:rPr>
                <w:color w:val="000000"/>
                <w:sz w:val="20"/>
                <w:szCs w:val="20"/>
              </w:rPr>
            </w:pPr>
            <w:r w:rsidRPr="00D71476">
              <w:rPr>
                <w:color w:val="000000"/>
                <w:sz w:val="20"/>
                <w:szCs w:val="20"/>
              </w:rPr>
              <w:t>69%</w:t>
            </w:r>
          </w:p>
        </w:tc>
        <w:tc>
          <w:tcPr>
            <w:tcW w:w="435" w:type="dxa"/>
            <w:gridSpan w:val="2"/>
            <w:tcBorders>
              <w:top w:val="nil"/>
              <w:left w:val="nil"/>
              <w:bottom w:val="nil"/>
              <w:right w:val="nil"/>
            </w:tcBorders>
            <w:vAlign w:val="bottom"/>
          </w:tcPr>
          <w:p w14:paraId="4D540DEC" w14:textId="7BC48F9C"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F209ED5" w14:textId="405BA638" w:rsidR="00DC39BA" w:rsidRPr="00D71476" w:rsidRDefault="00DC39BA" w:rsidP="00DC39BA">
            <w:pPr>
              <w:jc w:val="center"/>
              <w:rPr>
                <w:color w:val="000000"/>
                <w:sz w:val="20"/>
                <w:szCs w:val="20"/>
              </w:rPr>
            </w:pPr>
            <w:r w:rsidRPr="00D71476">
              <w:rPr>
                <w:color w:val="000000"/>
                <w:sz w:val="20"/>
                <w:szCs w:val="20"/>
              </w:rPr>
              <w:t>239</w:t>
            </w:r>
          </w:p>
        </w:tc>
        <w:tc>
          <w:tcPr>
            <w:tcW w:w="1387" w:type="dxa"/>
            <w:gridSpan w:val="2"/>
            <w:tcBorders>
              <w:top w:val="nil"/>
              <w:left w:val="nil"/>
              <w:bottom w:val="nil"/>
              <w:right w:val="nil"/>
            </w:tcBorders>
            <w:shd w:val="clear" w:color="auto" w:fill="auto"/>
            <w:noWrap/>
            <w:vAlign w:val="center"/>
          </w:tcPr>
          <w:p w14:paraId="1B125459" w14:textId="17048A50" w:rsidR="00DC39BA" w:rsidRPr="00D71476" w:rsidRDefault="00DC39BA" w:rsidP="00DC39BA">
            <w:pPr>
              <w:jc w:val="center"/>
              <w:rPr>
                <w:color w:val="000000"/>
                <w:sz w:val="20"/>
                <w:szCs w:val="20"/>
              </w:rPr>
            </w:pPr>
            <w:r w:rsidRPr="00D71476">
              <w:rPr>
                <w:color w:val="000000"/>
                <w:sz w:val="20"/>
                <w:szCs w:val="20"/>
              </w:rPr>
              <w:t>169</w:t>
            </w:r>
          </w:p>
        </w:tc>
        <w:tc>
          <w:tcPr>
            <w:tcW w:w="1190" w:type="dxa"/>
            <w:tcBorders>
              <w:top w:val="nil"/>
              <w:left w:val="nil"/>
              <w:bottom w:val="nil"/>
              <w:right w:val="nil"/>
            </w:tcBorders>
            <w:shd w:val="clear" w:color="auto" w:fill="auto"/>
            <w:noWrap/>
            <w:vAlign w:val="center"/>
          </w:tcPr>
          <w:p w14:paraId="293A8C03" w14:textId="243ADBFB" w:rsidR="00DC39BA" w:rsidRPr="00D71476" w:rsidRDefault="00DC39BA" w:rsidP="00DC39BA">
            <w:pPr>
              <w:jc w:val="center"/>
              <w:rPr>
                <w:color w:val="000000"/>
                <w:sz w:val="20"/>
                <w:szCs w:val="20"/>
              </w:rPr>
            </w:pPr>
            <w:r w:rsidRPr="00D71476">
              <w:rPr>
                <w:color w:val="000000"/>
                <w:sz w:val="20"/>
                <w:szCs w:val="20"/>
              </w:rPr>
              <w:t>71%</w:t>
            </w:r>
          </w:p>
        </w:tc>
        <w:tc>
          <w:tcPr>
            <w:tcW w:w="1350" w:type="dxa"/>
            <w:vAlign w:val="center"/>
          </w:tcPr>
          <w:p w14:paraId="2D9175A9" w14:textId="77777777" w:rsidR="00DC39BA" w:rsidRPr="00D71476" w:rsidRDefault="00DC39BA" w:rsidP="00DC39BA">
            <w:pPr>
              <w:jc w:val="center"/>
              <w:rPr>
                <w:sz w:val="20"/>
                <w:szCs w:val="20"/>
              </w:rPr>
            </w:pPr>
          </w:p>
        </w:tc>
      </w:tr>
      <w:tr w:rsidR="00DC39BA" w:rsidRPr="00D71476" w14:paraId="58C61075" w14:textId="0115F984" w:rsidTr="009570A4">
        <w:trPr>
          <w:trHeight w:val="320"/>
        </w:trPr>
        <w:tc>
          <w:tcPr>
            <w:tcW w:w="806" w:type="dxa"/>
            <w:tcBorders>
              <w:top w:val="nil"/>
              <w:left w:val="nil"/>
              <w:bottom w:val="nil"/>
              <w:right w:val="nil"/>
            </w:tcBorders>
            <w:shd w:val="clear" w:color="auto" w:fill="auto"/>
            <w:noWrap/>
            <w:vAlign w:val="center"/>
            <w:hideMark/>
          </w:tcPr>
          <w:p w14:paraId="7156CA06" w14:textId="77777777" w:rsidR="00DC39BA" w:rsidRPr="00D71476" w:rsidRDefault="00DC39BA" w:rsidP="00DC39BA">
            <w:pPr>
              <w:jc w:val="center"/>
              <w:rPr>
                <w:color w:val="000000"/>
                <w:sz w:val="20"/>
                <w:szCs w:val="20"/>
              </w:rPr>
            </w:pPr>
            <w:r w:rsidRPr="00D71476">
              <w:rPr>
                <w:color w:val="000000"/>
                <w:sz w:val="20"/>
                <w:szCs w:val="20"/>
              </w:rPr>
              <w:t>2018</w:t>
            </w:r>
          </w:p>
        </w:tc>
        <w:tc>
          <w:tcPr>
            <w:tcW w:w="903" w:type="dxa"/>
            <w:tcBorders>
              <w:top w:val="nil"/>
              <w:left w:val="nil"/>
              <w:bottom w:val="nil"/>
              <w:right w:val="nil"/>
            </w:tcBorders>
            <w:shd w:val="clear" w:color="auto" w:fill="auto"/>
            <w:noWrap/>
            <w:vAlign w:val="center"/>
            <w:hideMark/>
          </w:tcPr>
          <w:p w14:paraId="299133C7" w14:textId="77777777" w:rsidR="00DC39BA" w:rsidRPr="00D71476" w:rsidRDefault="00DC39BA" w:rsidP="00DC39BA">
            <w:pPr>
              <w:jc w:val="center"/>
              <w:rPr>
                <w:color w:val="000000"/>
                <w:sz w:val="20"/>
                <w:szCs w:val="20"/>
              </w:rPr>
            </w:pPr>
            <w:r w:rsidRPr="00D71476">
              <w:rPr>
                <w:color w:val="000000"/>
                <w:sz w:val="20"/>
                <w:szCs w:val="20"/>
              </w:rPr>
              <w:t>155</w:t>
            </w:r>
          </w:p>
        </w:tc>
        <w:tc>
          <w:tcPr>
            <w:tcW w:w="902" w:type="dxa"/>
            <w:tcBorders>
              <w:top w:val="nil"/>
              <w:left w:val="nil"/>
              <w:bottom w:val="nil"/>
              <w:right w:val="nil"/>
            </w:tcBorders>
            <w:shd w:val="clear" w:color="auto" w:fill="auto"/>
            <w:noWrap/>
            <w:vAlign w:val="center"/>
            <w:hideMark/>
          </w:tcPr>
          <w:p w14:paraId="427C2CD7" w14:textId="77777777" w:rsidR="00DC39BA" w:rsidRPr="00D71476" w:rsidRDefault="00DC39BA" w:rsidP="00DC39BA">
            <w:pPr>
              <w:jc w:val="center"/>
              <w:rPr>
                <w:color w:val="000000"/>
                <w:sz w:val="20"/>
                <w:szCs w:val="20"/>
              </w:rPr>
            </w:pPr>
            <w:r w:rsidRPr="00D71476">
              <w:rPr>
                <w:color w:val="000000"/>
                <w:sz w:val="20"/>
                <w:szCs w:val="20"/>
              </w:rPr>
              <w:t>100</w:t>
            </w:r>
          </w:p>
        </w:tc>
        <w:tc>
          <w:tcPr>
            <w:tcW w:w="1117" w:type="dxa"/>
            <w:tcBorders>
              <w:top w:val="nil"/>
              <w:left w:val="nil"/>
              <w:bottom w:val="nil"/>
              <w:right w:val="nil"/>
            </w:tcBorders>
            <w:shd w:val="clear" w:color="auto" w:fill="auto"/>
            <w:noWrap/>
            <w:vAlign w:val="center"/>
            <w:hideMark/>
          </w:tcPr>
          <w:p w14:paraId="30D0FBE3" w14:textId="449B44AE" w:rsidR="00DC39BA" w:rsidRPr="00D71476" w:rsidRDefault="00DC39BA" w:rsidP="00DC39BA">
            <w:pPr>
              <w:jc w:val="center"/>
              <w:rPr>
                <w:color w:val="000000"/>
                <w:sz w:val="20"/>
                <w:szCs w:val="20"/>
              </w:rPr>
            </w:pPr>
            <w:r w:rsidRPr="00D71476">
              <w:rPr>
                <w:color w:val="000000"/>
                <w:sz w:val="20"/>
                <w:szCs w:val="20"/>
              </w:rPr>
              <w:t>65%</w:t>
            </w:r>
          </w:p>
        </w:tc>
        <w:tc>
          <w:tcPr>
            <w:tcW w:w="435" w:type="dxa"/>
            <w:gridSpan w:val="2"/>
            <w:tcBorders>
              <w:top w:val="nil"/>
              <w:left w:val="nil"/>
              <w:bottom w:val="nil"/>
              <w:right w:val="nil"/>
            </w:tcBorders>
            <w:vAlign w:val="bottom"/>
          </w:tcPr>
          <w:p w14:paraId="19DE3ACB" w14:textId="46C03A45"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27DE6940" w14:textId="1F1CA1D9" w:rsidR="00DC39BA" w:rsidRPr="00D71476" w:rsidRDefault="00DC39BA" w:rsidP="00DC39BA">
            <w:pPr>
              <w:jc w:val="center"/>
              <w:rPr>
                <w:color w:val="000000"/>
                <w:sz w:val="20"/>
                <w:szCs w:val="20"/>
              </w:rPr>
            </w:pPr>
            <w:r w:rsidRPr="00D71476">
              <w:rPr>
                <w:color w:val="000000"/>
                <w:sz w:val="20"/>
                <w:szCs w:val="20"/>
              </w:rPr>
              <w:t>120</w:t>
            </w:r>
          </w:p>
        </w:tc>
        <w:tc>
          <w:tcPr>
            <w:tcW w:w="1387" w:type="dxa"/>
            <w:gridSpan w:val="2"/>
            <w:tcBorders>
              <w:top w:val="nil"/>
              <w:left w:val="nil"/>
              <w:bottom w:val="nil"/>
              <w:right w:val="nil"/>
            </w:tcBorders>
            <w:shd w:val="clear" w:color="auto" w:fill="auto"/>
            <w:noWrap/>
            <w:vAlign w:val="center"/>
          </w:tcPr>
          <w:p w14:paraId="5C5C0DC1" w14:textId="2879C352" w:rsidR="00DC39BA" w:rsidRPr="00D71476" w:rsidRDefault="00DC39BA" w:rsidP="00DC39BA">
            <w:pPr>
              <w:jc w:val="center"/>
              <w:rPr>
                <w:color w:val="000000"/>
                <w:sz w:val="20"/>
                <w:szCs w:val="20"/>
              </w:rPr>
            </w:pPr>
            <w:r w:rsidRPr="00D71476">
              <w:rPr>
                <w:color w:val="000000"/>
                <w:sz w:val="20"/>
                <w:szCs w:val="20"/>
              </w:rPr>
              <w:t>92</w:t>
            </w:r>
          </w:p>
        </w:tc>
        <w:tc>
          <w:tcPr>
            <w:tcW w:w="1190" w:type="dxa"/>
            <w:tcBorders>
              <w:top w:val="nil"/>
              <w:left w:val="nil"/>
              <w:bottom w:val="nil"/>
              <w:right w:val="nil"/>
            </w:tcBorders>
            <w:shd w:val="clear" w:color="auto" w:fill="auto"/>
            <w:noWrap/>
            <w:vAlign w:val="center"/>
          </w:tcPr>
          <w:p w14:paraId="52887A3B" w14:textId="6246F12F" w:rsidR="00DC39BA" w:rsidRPr="00D71476" w:rsidRDefault="00DC39BA" w:rsidP="00DC39BA">
            <w:pPr>
              <w:jc w:val="center"/>
              <w:rPr>
                <w:color w:val="000000"/>
                <w:sz w:val="20"/>
                <w:szCs w:val="20"/>
              </w:rPr>
            </w:pPr>
            <w:r w:rsidRPr="00D71476">
              <w:rPr>
                <w:color w:val="000000"/>
                <w:sz w:val="20"/>
                <w:szCs w:val="20"/>
              </w:rPr>
              <w:t>77%</w:t>
            </w:r>
          </w:p>
        </w:tc>
        <w:tc>
          <w:tcPr>
            <w:tcW w:w="1350" w:type="dxa"/>
            <w:vAlign w:val="center"/>
          </w:tcPr>
          <w:p w14:paraId="4311DB73" w14:textId="77777777" w:rsidR="00DC39BA" w:rsidRPr="00D71476" w:rsidRDefault="00DC39BA" w:rsidP="00DC39BA">
            <w:pPr>
              <w:jc w:val="center"/>
              <w:rPr>
                <w:sz w:val="20"/>
                <w:szCs w:val="20"/>
              </w:rPr>
            </w:pPr>
          </w:p>
        </w:tc>
      </w:tr>
      <w:tr w:rsidR="00DC39BA" w:rsidRPr="00D71476" w14:paraId="30FDAE5B" w14:textId="569F9474" w:rsidTr="009570A4">
        <w:trPr>
          <w:trHeight w:val="320"/>
        </w:trPr>
        <w:tc>
          <w:tcPr>
            <w:tcW w:w="806" w:type="dxa"/>
            <w:tcBorders>
              <w:top w:val="nil"/>
              <w:left w:val="nil"/>
              <w:right w:val="nil"/>
            </w:tcBorders>
            <w:shd w:val="clear" w:color="auto" w:fill="auto"/>
            <w:noWrap/>
            <w:vAlign w:val="center"/>
            <w:hideMark/>
          </w:tcPr>
          <w:p w14:paraId="41724F57" w14:textId="77777777" w:rsidR="00DC39BA" w:rsidRPr="00D71476" w:rsidRDefault="00DC39BA" w:rsidP="00DC39BA">
            <w:pPr>
              <w:jc w:val="center"/>
              <w:rPr>
                <w:color w:val="000000"/>
                <w:sz w:val="20"/>
                <w:szCs w:val="20"/>
              </w:rPr>
            </w:pPr>
            <w:r w:rsidRPr="00D71476">
              <w:rPr>
                <w:color w:val="000000"/>
                <w:sz w:val="20"/>
                <w:szCs w:val="20"/>
              </w:rPr>
              <w:t>2019</w:t>
            </w:r>
          </w:p>
        </w:tc>
        <w:tc>
          <w:tcPr>
            <w:tcW w:w="903" w:type="dxa"/>
            <w:tcBorders>
              <w:top w:val="nil"/>
              <w:left w:val="nil"/>
              <w:right w:val="nil"/>
            </w:tcBorders>
            <w:shd w:val="clear" w:color="auto" w:fill="auto"/>
            <w:noWrap/>
            <w:vAlign w:val="center"/>
            <w:hideMark/>
          </w:tcPr>
          <w:p w14:paraId="595A9997" w14:textId="77777777" w:rsidR="00DC39BA" w:rsidRPr="00D71476" w:rsidRDefault="00DC39BA" w:rsidP="00DC39BA">
            <w:pPr>
              <w:jc w:val="center"/>
              <w:rPr>
                <w:color w:val="000000"/>
                <w:sz w:val="20"/>
                <w:szCs w:val="20"/>
              </w:rPr>
            </w:pPr>
            <w:r w:rsidRPr="00D71476">
              <w:rPr>
                <w:color w:val="000000"/>
                <w:sz w:val="20"/>
                <w:szCs w:val="20"/>
              </w:rPr>
              <w:t>173</w:t>
            </w:r>
          </w:p>
        </w:tc>
        <w:tc>
          <w:tcPr>
            <w:tcW w:w="902" w:type="dxa"/>
            <w:tcBorders>
              <w:top w:val="nil"/>
              <w:left w:val="nil"/>
              <w:right w:val="nil"/>
            </w:tcBorders>
            <w:shd w:val="clear" w:color="auto" w:fill="auto"/>
            <w:noWrap/>
            <w:vAlign w:val="center"/>
            <w:hideMark/>
          </w:tcPr>
          <w:p w14:paraId="03C31FA9" w14:textId="77777777" w:rsidR="00DC39BA" w:rsidRPr="00D71476" w:rsidRDefault="00DC39BA" w:rsidP="00DC39BA">
            <w:pPr>
              <w:jc w:val="center"/>
              <w:rPr>
                <w:color w:val="000000"/>
                <w:sz w:val="20"/>
                <w:szCs w:val="20"/>
              </w:rPr>
            </w:pPr>
            <w:r w:rsidRPr="00D71476">
              <w:rPr>
                <w:color w:val="000000"/>
                <w:sz w:val="20"/>
                <w:szCs w:val="20"/>
              </w:rPr>
              <w:t>84</w:t>
            </w:r>
          </w:p>
        </w:tc>
        <w:tc>
          <w:tcPr>
            <w:tcW w:w="1117" w:type="dxa"/>
            <w:tcBorders>
              <w:top w:val="nil"/>
              <w:left w:val="nil"/>
              <w:right w:val="nil"/>
            </w:tcBorders>
            <w:shd w:val="clear" w:color="auto" w:fill="auto"/>
            <w:noWrap/>
            <w:vAlign w:val="center"/>
            <w:hideMark/>
          </w:tcPr>
          <w:p w14:paraId="6FA235C9" w14:textId="13A6A3FA" w:rsidR="00DC39BA" w:rsidRPr="00D71476" w:rsidRDefault="00DC39BA" w:rsidP="00DC39BA">
            <w:pPr>
              <w:jc w:val="center"/>
              <w:rPr>
                <w:color w:val="000000"/>
                <w:sz w:val="20"/>
                <w:szCs w:val="20"/>
              </w:rPr>
            </w:pPr>
            <w:r w:rsidRPr="00D71476">
              <w:rPr>
                <w:color w:val="000000"/>
                <w:sz w:val="20"/>
                <w:szCs w:val="20"/>
              </w:rPr>
              <w:t>49%</w:t>
            </w:r>
          </w:p>
        </w:tc>
        <w:tc>
          <w:tcPr>
            <w:tcW w:w="435" w:type="dxa"/>
            <w:gridSpan w:val="2"/>
            <w:tcBorders>
              <w:top w:val="nil"/>
              <w:left w:val="nil"/>
              <w:right w:val="nil"/>
            </w:tcBorders>
            <w:vAlign w:val="bottom"/>
          </w:tcPr>
          <w:p w14:paraId="0AB4DAB2" w14:textId="23E9ED4A" w:rsidR="00DC39BA" w:rsidRPr="00D71476" w:rsidRDefault="00DC39BA" w:rsidP="00DC39BA">
            <w:pPr>
              <w:jc w:val="center"/>
              <w:rPr>
                <w:color w:val="000000"/>
                <w:sz w:val="20"/>
                <w:szCs w:val="20"/>
              </w:rPr>
            </w:pPr>
          </w:p>
        </w:tc>
        <w:tc>
          <w:tcPr>
            <w:tcW w:w="910" w:type="dxa"/>
            <w:tcBorders>
              <w:top w:val="nil"/>
              <w:left w:val="nil"/>
              <w:right w:val="nil"/>
            </w:tcBorders>
            <w:vAlign w:val="center"/>
          </w:tcPr>
          <w:p w14:paraId="1A9C5626" w14:textId="34816F32" w:rsidR="00DC39BA" w:rsidRPr="00D71476" w:rsidRDefault="00DC39BA" w:rsidP="00DC39BA">
            <w:pPr>
              <w:jc w:val="center"/>
              <w:rPr>
                <w:color w:val="000000"/>
                <w:sz w:val="20"/>
                <w:szCs w:val="20"/>
              </w:rPr>
            </w:pPr>
            <w:r w:rsidRPr="00D71476">
              <w:rPr>
                <w:color w:val="000000"/>
                <w:sz w:val="20"/>
                <w:szCs w:val="20"/>
              </w:rPr>
              <w:t>158</w:t>
            </w:r>
          </w:p>
        </w:tc>
        <w:tc>
          <w:tcPr>
            <w:tcW w:w="1387" w:type="dxa"/>
            <w:gridSpan w:val="2"/>
            <w:tcBorders>
              <w:top w:val="nil"/>
              <w:left w:val="nil"/>
              <w:right w:val="nil"/>
            </w:tcBorders>
            <w:shd w:val="clear" w:color="auto" w:fill="auto"/>
            <w:noWrap/>
            <w:vAlign w:val="center"/>
          </w:tcPr>
          <w:p w14:paraId="3CF66458" w14:textId="6493B2A5" w:rsidR="00DC39BA" w:rsidRPr="00D71476" w:rsidRDefault="00DC39BA" w:rsidP="00DC39BA">
            <w:pPr>
              <w:jc w:val="center"/>
              <w:rPr>
                <w:color w:val="000000"/>
                <w:sz w:val="20"/>
                <w:szCs w:val="20"/>
              </w:rPr>
            </w:pPr>
            <w:r w:rsidRPr="00D71476">
              <w:rPr>
                <w:color w:val="000000"/>
                <w:sz w:val="20"/>
                <w:szCs w:val="20"/>
              </w:rPr>
              <w:t>80</w:t>
            </w:r>
          </w:p>
        </w:tc>
        <w:tc>
          <w:tcPr>
            <w:tcW w:w="1190" w:type="dxa"/>
            <w:tcBorders>
              <w:top w:val="nil"/>
              <w:left w:val="nil"/>
              <w:right w:val="nil"/>
            </w:tcBorders>
            <w:shd w:val="clear" w:color="auto" w:fill="auto"/>
            <w:noWrap/>
            <w:vAlign w:val="center"/>
          </w:tcPr>
          <w:p w14:paraId="5374556A" w14:textId="113949D9" w:rsidR="00DC39BA" w:rsidRPr="00D71476" w:rsidRDefault="00DC39BA" w:rsidP="00DC39BA">
            <w:pPr>
              <w:jc w:val="center"/>
              <w:rPr>
                <w:color w:val="000000"/>
                <w:sz w:val="20"/>
                <w:szCs w:val="20"/>
              </w:rPr>
            </w:pPr>
            <w:r w:rsidRPr="00D71476">
              <w:rPr>
                <w:color w:val="000000"/>
                <w:sz w:val="20"/>
                <w:szCs w:val="20"/>
              </w:rPr>
              <w:t>51%</w:t>
            </w:r>
          </w:p>
        </w:tc>
        <w:tc>
          <w:tcPr>
            <w:tcW w:w="1350" w:type="dxa"/>
            <w:vAlign w:val="center"/>
          </w:tcPr>
          <w:p w14:paraId="430F1410" w14:textId="77777777" w:rsidR="00DC39BA" w:rsidRPr="00D71476" w:rsidRDefault="00DC39BA" w:rsidP="00DC39BA">
            <w:pPr>
              <w:jc w:val="center"/>
              <w:rPr>
                <w:sz w:val="20"/>
                <w:szCs w:val="20"/>
              </w:rPr>
            </w:pPr>
          </w:p>
        </w:tc>
      </w:tr>
      <w:tr w:rsidR="00DC39BA" w:rsidRPr="00D71476" w14:paraId="21FF3275" w14:textId="5DD2BE81" w:rsidTr="009570A4">
        <w:trPr>
          <w:trHeight w:val="320"/>
        </w:trPr>
        <w:tc>
          <w:tcPr>
            <w:tcW w:w="806" w:type="dxa"/>
            <w:tcBorders>
              <w:top w:val="nil"/>
              <w:left w:val="nil"/>
              <w:bottom w:val="single" w:sz="4" w:space="0" w:color="auto"/>
              <w:right w:val="nil"/>
            </w:tcBorders>
            <w:shd w:val="clear" w:color="auto" w:fill="auto"/>
            <w:noWrap/>
            <w:vAlign w:val="center"/>
            <w:hideMark/>
          </w:tcPr>
          <w:p w14:paraId="0F16B3A6" w14:textId="77777777" w:rsidR="00DC39BA" w:rsidRPr="00D71476" w:rsidRDefault="00DC39BA" w:rsidP="00DC39BA">
            <w:pPr>
              <w:jc w:val="center"/>
              <w:rPr>
                <w:color w:val="000000"/>
                <w:sz w:val="20"/>
                <w:szCs w:val="20"/>
              </w:rPr>
            </w:pPr>
            <w:r w:rsidRPr="00D71476">
              <w:rPr>
                <w:color w:val="000000"/>
                <w:sz w:val="20"/>
                <w:szCs w:val="20"/>
              </w:rPr>
              <w:t>2020</w:t>
            </w:r>
          </w:p>
        </w:tc>
        <w:tc>
          <w:tcPr>
            <w:tcW w:w="903" w:type="dxa"/>
            <w:tcBorders>
              <w:top w:val="nil"/>
              <w:left w:val="nil"/>
              <w:bottom w:val="single" w:sz="4" w:space="0" w:color="auto"/>
              <w:right w:val="nil"/>
            </w:tcBorders>
            <w:shd w:val="clear" w:color="auto" w:fill="auto"/>
            <w:noWrap/>
            <w:vAlign w:val="center"/>
            <w:hideMark/>
          </w:tcPr>
          <w:p w14:paraId="74F6B1EE" w14:textId="77777777" w:rsidR="00DC39BA" w:rsidRPr="00D71476" w:rsidRDefault="00DC39BA" w:rsidP="00DC39BA">
            <w:pPr>
              <w:jc w:val="center"/>
              <w:rPr>
                <w:color w:val="000000"/>
                <w:sz w:val="20"/>
                <w:szCs w:val="20"/>
              </w:rPr>
            </w:pPr>
            <w:r w:rsidRPr="00D71476">
              <w:rPr>
                <w:color w:val="000000"/>
                <w:sz w:val="20"/>
                <w:szCs w:val="20"/>
              </w:rPr>
              <w:t>162</w:t>
            </w:r>
          </w:p>
        </w:tc>
        <w:tc>
          <w:tcPr>
            <w:tcW w:w="902" w:type="dxa"/>
            <w:tcBorders>
              <w:top w:val="nil"/>
              <w:left w:val="nil"/>
              <w:bottom w:val="single" w:sz="4" w:space="0" w:color="auto"/>
              <w:right w:val="nil"/>
            </w:tcBorders>
            <w:shd w:val="clear" w:color="auto" w:fill="auto"/>
            <w:noWrap/>
            <w:vAlign w:val="center"/>
            <w:hideMark/>
          </w:tcPr>
          <w:p w14:paraId="3714F45E" w14:textId="77777777" w:rsidR="00DC39BA" w:rsidRPr="00D71476" w:rsidRDefault="00DC39BA" w:rsidP="00DC39BA">
            <w:pPr>
              <w:jc w:val="center"/>
              <w:rPr>
                <w:color w:val="000000"/>
                <w:sz w:val="20"/>
                <w:szCs w:val="20"/>
              </w:rPr>
            </w:pPr>
            <w:r w:rsidRPr="00D71476">
              <w:rPr>
                <w:color w:val="000000"/>
                <w:sz w:val="20"/>
                <w:szCs w:val="20"/>
              </w:rPr>
              <w:t>152</w:t>
            </w:r>
          </w:p>
        </w:tc>
        <w:tc>
          <w:tcPr>
            <w:tcW w:w="1117" w:type="dxa"/>
            <w:tcBorders>
              <w:top w:val="nil"/>
              <w:left w:val="nil"/>
              <w:bottom w:val="single" w:sz="4" w:space="0" w:color="auto"/>
              <w:right w:val="nil"/>
            </w:tcBorders>
            <w:shd w:val="clear" w:color="auto" w:fill="auto"/>
            <w:noWrap/>
            <w:vAlign w:val="center"/>
            <w:hideMark/>
          </w:tcPr>
          <w:p w14:paraId="39EF8C32" w14:textId="7AED5C59" w:rsidR="00DC39BA" w:rsidRPr="00D71476" w:rsidRDefault="00DC39BA" w:rsidP="00DC39BA">
            <w:pPr>
              <w:jc w:val="center"/>
              <w:rPr>
                <w:color w:val="000000"/>
                <w:sz w:val="20"/>
                <w:szCs w:val="20"/>
              </w:rPr>
            </w:pPr>
            <w:r w:rsidRPr="00D71476">
              <w:rPr>
                <w:color w:val="000000"/>
                <w:sz w:val="20"/>
                <w:szCs w:val="20"/>
              </w:rPr>
              <w:t>94%</w:t>
            </w:r>
          </w:p>
        </w:tc>
        <w:tc>
          <w:tcPr>
            <w:tcW w:w="435" w:type="dxa"/>
            <w:gridSpan w:val="2"/>
            <w:tcBorders>
              <w:top w:val="nil"/>
              <w:left w:val="nil"/>
              <w:bottom w:val="single" w:sz="4" w:space="0" w:color="auto"/>
              <w:right w:val="nil"/>
            </w:tcBorders>
            <w:vAlign w:val="bottom"/>
          </w:tcPr>
          <w:p w14:paraId="64C7B2C8" w14:textId="12D9E851" w:rsidR="00DC39BA" w:rsidRPr="00D71476" w:rsidRDefault="00DC39BA" w:rsidP="00DC39BA">
            <w:pPr>
              <w:jc w:val="center"/>
              <w:rPr>
                <w:color w:val="000000"/>
                <w:sz w:val="20"/>
                <w:szCs w:val="20"/>
              </w:rPr>
            </w:pPr>
          </w:p>
        </w:tc>
        <w:tc>
          <w:tcPr>
            <w:tcW w:w="910" w:type="dxa"/>
            <w:tcBorders>
              <w:top w:val="nil"/>
              <w:left w:val="nil"/>
              <w:bottom w:val="single" w:sz="4" w:space="0" w:color="auto"/>
              <w:right w:val="nil"/>
            </w:tcBorders>
            <w:vAlign w:val="center"/>
          </w:tcPr>
          <w:p w14:paraId="279CE056" w14:textId="43662127" w:rsidR="00DC39BA" w:rsidRPr="00D71476" w:rsidRDefault="00DC39BA" w:rsidP="00DC39BA">
            <w:pPr>
              <w:jc w:val="center"/>
              <w:rPr>
                <w:color w:val="000000"/>
                <w:sz w:val="20"/>
                <w:szCs w:val="20"/>
              </w:rPr>
            </w:pPr>
            <w:r w:rsidRPr="00D71476">
              <w:rPr>
                <w:color w:val="000000"/>
                <w:sz w:val="20"/>
                <w:szCs w:val="20"/>
              </w:rPr>
              <w:t>162</w:t>
            </w:r>
          </w:p>
        </w:tc>
        <w:tc>
          <w:tcPr>
            <w:tcW w:w="1387" w:type="dxa"/>
            <w:gridSpan w:val="2"/>
            <w:tcBorders>
              <w:top w:val="nil"/>
              <w:left w:val="nil"/>
              <w:bottom w:val="single" w:sz="4" w:space="0" w:color="auto"/>
              <w:right w:val="nil"/>
            </w:tcBorders>
            <w:shd w:val="clear" w:color="auto" w:fill="auto"/>
            <w:noWrap/>
            <w:vAlign w:val="center"/>
          </w:tcPr>
          <w:p w14:paraId="35E23008" w14:textId="4012A976" w:rsidR="00DC39BA" w:rsidRPr="00D71476" w:rsidRDefault="00DC39BA" w:rsidP="00DC39BA">
            <w:pPr>
              <w:jc w:val="center"/>
              <w:rPr>
                <w:color w:val="000000"/>
                <w:sz w:val="20"/>
                <w:szCs w:val="20"/>
              </w:rPr>
            </w:pPr>
            <w:r w:rsidRPr="00D71476">
              <w:rPr>
                <w:color w:val="000000"/>
                <w:sz w:val="20"/>
                <w:szCs w:val="20"/>
              </w:rPr>
              <w:t>152</w:t>
            </w:r>
          </w:p>
        </w:tc>
        <w:tc>
          <w:tcPr>
            <w:tcW w:w="1190" w:type="dxa"/>
            <w:tcBorders>
              <w:top w:val="nil"/>
              <w:left w:val="nil"/>
              <w:bottom w:val="single" w:sz="4" w:space="0" w:color="auto"/>
              <w:right w:val="nil"/>
            </w:tcBorders>
            <w:shd w:val="clear" w:color="auto" w:fill="auto"/>
            <w:noWrap/>
            <w:vAlign w:val="center"/>
          </w:tcPr>
          <w:p w14:paraId="415982E4" w14:textId="26FBFAF8" w:rsidR="00DC39BA" w:rsidRPr="00D71476" w:rsidRDefault="00DC39BA" w:rsidP="00DC39BA">
            <w:pPr>
              <w:jc w:val="center"/>
              <w:rPr>
                <w:color w:val="000000"/>
                <w:sz w:val="20"/>
                <w:szCs w:val="20"/>
              </w:rPr>
            </w:pPr>
            <w:r w:rsidRPr="00D71476">
              <w:rPr>
                <w:color w:val="000000"/>
                <w:sz w:val="20"/>
                <w:szCs w:val="20"/>
              </w:rPr>
              <w:t>94%</w:t>
            </w:r>
          </w:p>
        </w:tc>
        <w:tc>
          <w:tcPr>
            <w:tcW w:w="1350" w:type="dxa"/>
            <w:tcBorders>
              <w:bottom w:val="single" w:sz="4" w:space="0" w:color="auto"/>
            </w:tcBorders>
            <w:vAlign w:val="center"/>
          </w:tcPr>
          <w:p w14:paraId="78E34F4C" w14:textId="77777777" w:rsidR="00DC39BA" w:rsidRPr="00D71476" w:rsidRDefault="00DC39BA" w:rsidP="00DC39BA">
            <w:pPr>
              <w:jc w:val="center"/>
              <w:rPr>
                <w:sz w:val="20"/>
                <w:szCs w:val="20"/>
              </w:rPr>
            </w:pPr>
          </w:p>
        </w:tc>
      </w:tr>
    </w:tbl>
    <w:p w14:paraId="0701A9ED" w14:textId="42064A21" w:rsidR="00A83BF3" w:rsidRPr="00D71476" w:rsidRDefault="009975A3" w:rsidP="009A340C">
      <w:pPr>
        <w:ind w:right="360"/>
        <w:rPr>
          <w:sz w:val="20"/>
          <w:szCs w:val="20"/>
        </w:rPr>
      </w:pPr>
      <w:commentRangeStart w:id="34"/>
      <w:r w:rsidRPr="00D71476">
        <w:rPr>
          <w:b/>
          <w:bCs/>
          <w:sz w:val="20"/>
          <w:szCs w:val="20"/>
        </w:rPr>
        <w:t xml:space="preserve">Table 3: </w:t>
      </w:r>
      <w:commentRangeEnd w:id="34"/>
      <w:r w:rsidR="00EA6259">
        <w:rPr>
          <w:rStyle w:val="CommentReference"/>
        </w:rPr>
        <w:commentReference w:id="34"/>
      </w:r>
      <w:r w:rsidR="00EF42EE" w:rsidRPr="00D71476">
        <w:rPr>
          <w:sz w:val="20"/>
          <w:szCs w:val="20"/>
        </w:rPr>
        <w:t>Number of NOR Chinook salmon sampled in the South Fork McKenzie River and retained after genotype quality filtering (</w:t>
      </w:r>
      <w:proofErr w:type="spellStart"/>
      <w:r w:rsidR="00EF42EE" w:rsidRPr="00D71476">
        <w:rPr>
          <w:i/>
          <w:iCs/>
          <w:sz w:val="20"/>
          <w:szCs w:val="20"/>
        </w:rPr>
        <w:t>n</w:t>
      </w:r>
      <w:r w:rsidR="00EF42EE" w:rsidRPr="00D71476">
        <w:rPr>
          <w:i/>
          <w:iCs/>
          <w:sz w:val="20"/>
          <w:szCs w:val="20"/>
          <w:vertAlign w:val="subscript"/>
        </w:rPr>
        <w:t>potential</w:t>
      </w:r>
      <w:proofErr w:type="spellEnd"/>
      <w:r w:rsidR="00EF42EE" w:rsidRPr="00D71476">
        <w:rPr>
          <w:i/>
          <w:iCs/>
          <w:sz w:val="20"/>
          <w:szCs w:val="20"/>
          <w:vertAlign w:val="subscript"/>
        </w:rPr>
        <w:t xml:space="preserve"> offspring</w:t>
      </w:r>
      <w:r w:rsidR="00EF42EE" w:rsidRPr="00D71476">
        <w:rPr>
          <w:sz w:val="20"/>
          <w:szCs w:val="20"/>
        </w:rPr>
        <w:t>) in each year and the number (</w:t>
      </w:r>
      <w:proofErr w:type="spellStart"/>
      <w:r w:rsidR="00EF42EE" w:rsidRPr="00D71476">
        <w:rPr>
          <w:i/>
          <w:iCs/>
          <w:color w:val="000000"/>
          <w:sz w:val="20"/>
          <w:szCs w:val="20"/>
        </w:rPr>
        <w:t>n</w:t>
      </w:r>
      <w:r w:rsidR="00EF42EE" w:rsidRPr="00D71476">
        <w:rPr>
          <w:i/>
          <w:iCs/>
          <w:color w:val="000000"/>
          <w:sz w:val="20"/>
          <w:szCs w:val="20"/>
          <w:vertAlign w:val="subscript"/>
        </w:rPr>
        <w:t>assigne</w:t>
      </w:r>
      <w:r w:rsidR="00EF42EE" w:rsidRPr="00D71476">
        <w:rPr>
          <w:b/>
          <w:bCs/>
          <w:i/>
          <w:iCs/>
          <w:color w:val="000000"/>
          <w:sz w:val="20"/>
          <w:szCs w:val="20"/>
          <w:vertAlign w:val="subscript"/>
        </w:rPr>
        <w:t>d</w:t>
      </w:r>
      <w:proofErr w:type="spellEnd"/>
      <w:r w:rsidR="00EF42EE" w:rsidRPr="00D71476">
        <w:rPr>
          <w:sz w:val="20"/>
          <w:szCs w:val="20"/>
        </w:rPr>
        <w:t xml:space="preserve">) and percent (% Assigned) assigned to candidate parents. </w:t>
      </w:r>
      <w:r w:rsidR="00DC39BA" w:rsidRPr="00D71476">
        <w:rPr>
          <w:sz w:val="20"/>
          <w:szCs w:val="20"/>
        </w:rPr>
        <w:t xml:space="preserve">Results for the full set of potential offspring (Overall) and potential offspring initially sampled at </w:t>
      </w:r>
      <w:r w:rsidR="00B8490A">
        <w:rPr>
          <w:sz w:val="20"/>
          <w:szCs w:val="20"/>
        </w:rPr>
        <w:t>Cougar Trap</w:t>
      </w:r>
      <w:r w:rsidR="00DC39BA" w:rsidRPr="00D71476">
        <w:rPr>
          <w:sz w:val="20"/>
          <w:szCs w:val="20"/>
        </w:rPr>
        <w:t xml:space="preserve"> (</w:t>
      </w:r>
      <w:r w:rsidR="00B8490A">
        <w:rPr>
          <w:sz w:val="20"/>
          <w:szCs w:val="20"/>
        </w:rPr>
        <w:t>Cougar Trap</w:t>
      </w:r>
      <w:r w:rsidR="00DC39BA" w:rsidRPr="00D71476">
        <w:rPr>
          <w:sz w:val="20"/>
          <w:szCs w:val="20"/>
        </w:rPr>
        <w:t>) are presented separately.</w:t>
      </w:r>
      <w:r w:rsidR="009570A4" w:rsidRPr="00D71476">
        <w:rPr>
          <w:sz w:val="20"/>
          <w:szCs w:val="20"/>
        </w:rPr>
        <w:t xml:space="preserve"> </w:t>
      </w:r>
      <w:r w:rsidR="00DC39BA" w:rsidRPr="00D71476">
        <w:rPr>
          <w:sz w:val="20"/>
          <w:szCs w:val="20"/>
        </w:rPr>
        <w:t xml:space="preserve">The </w:t>
      </w:r>
      <w:r w:rsidR="009570A4" w:rsidRPr="00D71476">
        <w:rPr>
          <w:sz w:val="20"/>
          <w:szCs w:val="20"/>
        </w:rPr>
        <w:t xml:space="preserve">previously reported assignment rate (Previous % Assigned) (for </w:t>
      </w:r>
      <w:r w:rsidR="00B8490A">
        <w:rPr>
          <w:sz w:val="20"/>
          <w:szCs w:val="20"/>
        </w:rPr>
        <w:t>Cougar Trap</w:t>
      </w:r>
      <w:r w:rsidR="009570A4" w:rsidRPr="00D71476">
        <w:rPr>
          <w:sz w:val="20"/>
          <w:szCs w:val="20"/>
        </w:rPr>
        <w:t xml:space="preserve"> only) is also presented. </w:t>
      </w:r>
      <w:r w:rsidR="002A45D2">
        <w:rPr>
          <w:sz w:val="20"/>
          <w:szCs w:val="20"/>
        </w:rPr>
        <w:t>Note that the percent of NOR immigrants is equal to (1 - % assigned) for the Cougar Trap in 2013 – 2020.</w:t>
      </w:r>
      <w:r w:rsidR="00DC39BA" w:rsidRPr="00D71476">
        <w:rPr>
          <w:sz w:val="20"/>
          <w:szCs w:val="20"/>
        </w:rPr>
        <w:t xml:space="preserve"> </w:t>
      </w:r>
      <w:r w:rsidR="00EF42EE" w:rsidRPr="00D71476">
        <w:rPr>
          <w:sz w:val="20"/>
          <w:szCs w:val="20"/>
        </w:rPr>
        <w:t xml:space="preserve"> </w:t>
      </w:r>
    </w:p>
    <w:p w14:paraId="1ABBC43D" w14:textId="3A96E5D2" w:rsidR="00EF42EE" w:rsidRPr="00D71476" w:rsidRDefault="00EF42EE" w:rsidP="009A340C">
      <w:pPr>
        <w:ind w:right="360"/>
        <w:rPr>
          <w:sz w:val="20"/>
          <w:szCs w:val="20"/>
        </w:rPr>
      </w:pPr>
      <w:r w:rsidRPr="00D71476">
        <w:rPr>
          <w:sz w:val="20"/>
          <w:szCs w:val="20"/>
        </w:rPr>
        <w:t>* Note that in 2010 – 2012, not all potential parents are included as candidate parents in the</w:t>
      </w:r>
      <w:r w:rsidR="00704616" w:rsidRPr="00D71476">
        <w:rPr>
          <w:sz w:val="20"/>
          <w:szCs w:val="20"/>
        </w:rPr>
        <w:t xml:space="preserve"> genetic parentage analysis.</w:t>
      </w:r>
      <w:r w:rsidRPr="00D71476">
        <w:rPr>
          <w:sz w:val="20"/>
          <w:szCs w:val="20"/>
        </w:rPr>
        <w:t xml:space="preserve"> </w:t>
      </w:r>
    </w:p>
    <w:p w14:paraId="49FB8CB8" w14:textId="7C40D253" w:rsidR="00704616" w:rsidRPr="00D71476" w:rsidRDefault="00704616" w:rsidP="005741DF">
      <w:pPr>
        <w:spacing w:line="360" w:lineRule="auto"/>
        <w:rPr>
          <w:sz w:val="20"/>
          <w:szCs w:val="20"/>
        </w:rPr>
      </w:pPr>
    </w:p>
    <w:p w14:paraId="5DD1A752" w14:textId="77777777" w:rsidR="00704616" w:rsidRPr="00D71476" w:rsidRDefault="00704616" w:rsidP="005741DF">
      <w:pPr>
        <w:spacing w:line="360" w:lineRule="auto"/>
        <w:rPr>
          <w:sz w:val="20"/>
          <w:szCs w:val="20"/>
        </w:rPr>
      </w:pPr>
    </w:p>
    <w:tbl>
      <w:tblPr>
        <w:tblW w:w="6300" w:type="dxa"/>
        <w:jc w:val="center"/>
        <w:tblLook w:val="04A0" w:firstRow="1" w:lastRow="0" w:firstColumn="1" w:lastColumn="0" w:noHBand="0" w:noVBand="1"/>
      </w:tblPr>
      <w:tblGrid>
        <w:gridCol w:w="1300"/>
        <w:gridCol w:w="1072"/>
        <w:gridCol w:w="868"/>
        <w:gridCol w:w="720"/>
        <w:gridCol w:w="900"/>
        <w:gridCol w:w="150"/>
        <w:gridCol w:w="1020"/>
        <w:gridCol w:w="595"/>
      </w:tblGrid>
      <w:tr w:rsidR="00704616" w:rsidRPr="00D71476" w14:paraId="36924C38" w14:textId="77777777" w:rsidTr="007309CB">
        <w:trPr>
          <w:trHeight w:val="320"/>
          <w:jc w:val="center"/>
        </w:trPr>
        <w:tc>
          <w:tcPr>
            <w:tcW w:w="1300" w:type="dxa"/>
            <w:tcBorders>
              <w:top w:val="single" w:sz="4" w:space="0" w:color="auto"/>
              <w:left w:val="nil"/>
              <w:bottom w:val="nil"/>
              <w:right w:val="nil"/>
            </w:tcBorders>
            <w:shd w:val="clear" w:color="auto" w:fill="auto"/>
            <w:noWrap/>
            <w:vAlign w:val="center"/>
            <w:hideMark/>
          </w:tcPr>
          <w:p w14:paraId="20245442" w14:textId="77777777" w:rsidR="00704616" w:rsidRPr="00D71476" w:rsidRDefault="00704616" w:rsidP="00704616">
            <w:pPr>
              <w:jc w:val="center"/>
              <w:rPr>
                <w:b/>
                <w:bCs/>
                <w:color w:val="000000"/>
                <w:sz w:val="20"/>
                <w:szCs w:val="20"/>
              </w:rPr>
            </w:pPr>
            <w:r w:rsidRPr="00D71476">
              <w:rPr>
                <w:b/>
                <w:bCs/>
                <w:color w:val="000000"/>
                <w:sz w:val="20"/>
                <w:szCs w:val="20"/>
              </w:rPr>
              <w:t>Year</w:t>
            </w:r>
          </w:p>
        </w:tc>
        <w:tc>
          <w:tcPr>
            <w:tcW w:w="1072" w:type="dxa"/>
            <w:tcBorders>
              <w:top w:val="single" w:sz="4" w:space="0" w:color="auto"/>
              <w:left w:val="nil"/>
              <w:bottom w:val="nil"/>
              <w:right w:val="nil"/>
            </w:tcBorders>
            <w:shd w:val="clear" w:color="auto" w:fill="auto"/>
            <w:noWrap/>
            <w:vAlign w:val="center"/>
            <w:hideMark/>
          </w:tcPr>
          <w:p w14:paraId="2CC11F46" w14:textId="77777777" w:rsidR="00704616" w:rsidRPr="00D71476" w:rsidRDefault="00704616" w:rsidP="00704616">
            <w:pPr>
              <w:jc w:val="center"/>
              <w:rPr>
                <w:b/>
                <w:bCs/>
                <w:color w:val="000000"/>
                <w:sz w:val="20"/>
                <w:szCs w:val="20"/>
              </w:rPr>
            </w:pPr>
            <w:r w:rsidRPr="00D71476">
              <w:rPr>
                <w:b/>
                <w:bCs/>
                <w:color w:val="000000"/>
                <w:sz w:val="20"/>
                <w:szCs w:val="20"/>
              </w:rPr>
              <w:t>Hatchery Outplant</w:t>
            </w:r>
          </w:p>
        </w:tc>
        <w:tc>
          <w:tcPr>
            <w:tcW w:w="2488" w:type="dxa"/>
            <w:gridSpan w:val="3"/>
            <w:tcBorders>
              <w:top w:val="single" w:sz="4" w:space="0" w:color="auto"/>
              <w:left w:val="nil"/>
              <w:bottom w:val="single" w:sz="4" w:space="0" w:color="auto"/>
              <w:right w:val="nil"/>
            </w:tcBorders>
            <w:shd w:val="clear" w:color="auto" w:fill="auto"/>
            <w:noWrap/>
            <w:vAlign w:val="center"/>
            <w:hideMark/>
          </w:tcPr>
          <w:p w14:paraId="07D99C38" w14:textId="130C0B8A" w:rsidR="00704616" w:rsidRPr="00D71476" w:rsidRDefault="00B8490A" w:rsidP="00704616">
            <w:pPr>
              <w:jc w:val="center"/>
              <w:rPr>
                <w:b/>
                <w:bCs/>
                <w:color w:val="000000"/>
                <w:sz w:val="20"/>
                <w:szCs w:val="20"/>
              </w:rPr>
            </w:pPr>
            <w:r>
              <w:rPr>
                <w:b/>
                <w:bCs/>
                <w:color w:val="000000"/>
                <w:sz w:val="20"/>
                <w:szCs w:val="20"/>
              </w:rPr>
              <w:t>Cougar Trap</w:t>
            </w:r>
          </w:p>
        </w:tc>
        <w:tc>
          <w:tcPr>
            <w:tcW w:w="1170" w:type="dxa"/>
            <w:gridSpan w:val="2"/>
            <w:tcBorders>
              <w:top w:val="single" w:sz="4" w:space="0" w:color="auto"/>
              <w:left w:val="nil"/>
              <w:bottom w:val="nil"/>
              <w:right w:val="nil"/>
            </w:tcBorders>
            <w:shd w:val="clear" w:color="auto" w:fill="auto"/>
            <w:noWrap/>
            <w:vAlign w:val="center"/>
            <w:hideMark/>
          </w:tcPr>
          <w:p w14:paraId="424AD760" w14:textId="77777777" w:rsidR="00704616" w:rsidRPr="00D71476" w:rsidRDefault="00704616" w:rsidP="00704616">
            <w:pPr>
              <w:jc w:val="center"/>
              <w:rPr>
                <w:b/>
                <w:bCs/>
                <w:color w:val="000000"/>
                <w:sz w:val="20"/>
                <w:szCs w:val="20"/>
              </w:rPr>
            </w:pPr>
            <w:r w:rsidRPr="00D71476">
              <w:rPr>
                <w:b/>
                <w:bCs/>
                <w:color w:val="000000"/>
                <w:sz w:val="20"/>
                <w:szCs w:val="20"/>
              </w:rPr>
              <w:t>Precocial Male</w:t>
            </w:r>
          </w:p>
        </w:tc>
        <w:tc>
          <w:tcPr>
            <w:tcW w:w="270" w:type="dxa"/>
            <w:tcBorders>
              <w:top w:val="single" w:sz="4" w:space="0" w:color="auto"/>
              <w:left w:val="nil"/>
              <w:bottom w:val="nil"/>
              <w:right w:val="nil"/>
            </w:tcBorders>
            <w:shd w:val="clear" w:color="auto" w:fill="auto"/>
            <w:noWrap/>
            <w:vAlign w:val="center"/>
            <w:hideMark/>
          </w:tcPr>
          <w:p w14:paraId="4C355F35" w14:textId="77777777" w:rsidR="00704616" w:rsidRPr="00D71476" w:rsidRDefault="00704616" w:rsidP="00704616">
            <w:pPr>
              <w:jc w:val="center"/>
              <w:rPr>
                <w:b/>
                <w:bCs/>
                <w:color w:val="000000"/>
                <w:sz w:val="20"/>
                <w:szCs w:val="20"/>
              </w:rPr>
            </w:pPr>
            <w:r w:rsidRPr="00D71476">
              <w:rPr>
                <w:b/>
                <w:bCs/>
                <w:color w:val="000000"/>
                <w:sz w:val="20"/>
                <w:szCs w:val="20"/>
              </w:rPr>
              <w:t>SGS</w:t>
            </w:r>
          </w:p>
        </w:tc>
      </w:tr>
      <w:tr w:rsidR="00704616" w:rsidRPr="00D71476" w14:paraId="4D80FA55" w14:textId="77777777" w:rsidTr="007309CB">
        <w:trPr>
          <w:trHeight w:val="320"/>
          <w:jc w:val="center"/>
        </w:trPr>
        <w:tc>
          <w:tcPr>
            <w:tcW w:w="1300" w:type="dxa"/>
            <w:tcBorders>
              <w:top w:val="nil"/>
              <w:left w:val="nil"/>
              <w:bottom w:val="single" w:sz="4" w:space="0" w:color="auto"/>
              <w:right w:val="nil"/>
            </w:tcBorders>
            <w:shd w:val="clear" w:color="auto" w:fill="auto"/>
            <w:noWrap/>
            <w:vAlign w:val="bottom"/>
            <w:hideMark/>
          </w:tcPr>
          <w:p w14:paraId="2582E3A0" w14:textId="77777777" w:rsidR="00704616" w:rsidRPr="00D71476" w:rsidRDefault="00704616" w:rsidP="0070461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29633E74" w14:textId="77777777" w:rsidR="00704616" w:rsidRPr="00D71476" w:rsidRDefault="00704616" w:rsidP="00704616">
            <w:pPr>
              <w:jc w:val="center"/>
              <w:rPr>
                <w:sz w:val="20"/>
                <w:szCs w:val="20"/>
              </w:rPr>
            </w:pPr>
          </w:p>
        </w:tc>
        <w:tc>
          <w:tcPr>
            <w:tcW w:w="868" w:type="dxa"/>
            <w:tcBorders>
              <w:top w:val="single" w:sz="4" w:space="0" w:color="auto"/>
              <w:left w:val="nil"/>
              <w:bottom w:val="single" w:sz="4" w:space="0" w:color="auto"/>
              <w:right w:val="nil"/>
            </w:tcBorders>
            <w:shd w:val="clear" w:color="auto" w:fill="auto"/>
            <w:noWrap/>
            <w:vAlign w:val="bottom"/>
            <w:hideMark/>
          </w:tcPr>
          <w:p w14:paraId="5F5FAD00" w14:textId="77777777" w:rsidR="00704616" w:rsidRPr="00D71476" w:rsidRDefault="00704616" w:rsidP="00704616">
            <w:pPr>
              <w:jc w:val="center"/>
              <w:rPr>
                <w:color w:val="222222"/>
                <w:sz w:val="20"/>
                <w:szCs w:val="20"/>
              </w:rPr>
            </w:pPr>
            <w:r w:rsidRPr="00D71476">
              <w:rPr>
                <w:color w:val="222222"/>
                <w:sz w:val="20"/>
                <w:szCs w:val="20"/>
              </w:rPr>
              <w:t>HOR</w:t>
            </w:r>
          </w:p>
        </w:tc>
        <w:tc>
          <w:tcPr>
            <w:tcW w:w="720" w:type="dxa"/>
            <w:tcBorders>
              <w:top w:val="single" w:sz="4" w:space="0" w:color="auto"/>
              <w:left w:val="nil"/>
              <w:bottom w:val="single" w:sz="4" w:space="0" w:color="auto"/>
              <w:right w:val="nil"/>
            </w:tcBorders>
            <w:shd w:val="clear" w:color="auto" w:fill="auto"/>
            <w:noWrap/>
            <w:vAlign w:val="bottom"/>
            <w:hideMark/>
          </w:tcPr>
          <w:p w14:paraId="747CB010" w14:textId="77777777" w:rsidR="00704616" w:rsidRPr="00D71476" w:rsidRDefault="00704616" w:rsidP="00704616">
            <w:pPr>
              <w:jc w:val="center"/>
              <w:rPr>
                <w:color w:val="222222"/>
                <w:sz w:val="20"/>
                <w:szCs w:val="20"/>
              </w:rPr>
            </w:pPr>
            <w:r w:rsidRPr="00D71476">
              <w:rPr>
                <w:color w:val="222222"/>
                <w:sz w:val="20"/>
                <w:szCs w:val="20"/>
              </w:rPr>
              <w:t>NOR</w:t>
            </w:r>
          </w:p>
        </w:tc>
        <w:tc>
          <w:tcPr>
            <w:tcW w:w="1050" w:type="dxa"/>
            <w:gridSpan w:val="2"/>
            <w:tcBorders>
              <w:top w:val="single" w:sz="4" w:space="0" w:color="auto"/>
              <w:left w:val="nil"/>
              <w:bottom w:val="single" w:sz="4" w:space="0" w:color="auto"/>
              <w:right w:val="nil"/>
            </w:tcBorders>
            <w:shd w:val="clear" w:color="auto" w:fill="auto"/>
            <w:noWrap/>
            <w:vAlign w:val="bottom"/>
            <w:hideMark/>
          </w:tcPr>
          <w:p w14:paraId="6E7B588F" w14:textId="77777777" w:rsidR="00704616" w:rsidRPr="00D71476" w:rsidRDefault="00704616" w:rsidP="00704616">
            <w:pPr>
              <w:jc w:val="center"/>
              <w:rPr>
                <w:color w:val="222222"/>
                <w:sz w:val="20"/>
                <w:szCs w:val="20"/>
              </w:rPr>
            </w:pPr>
            <w:r w:rsidRPr="00D71476">
              <w:rPr>
                <w:color w:val="222222"/>
                <w:sz w:val="20"/>
                <w:szCs w:val="20"/>
              </w:rPr>
              <w:t>Unknown</w:t>
            </w:r>
          </w:p>
        </w:tc>
        <w:tc>
          <w:tcPr>
            <w:tcW w:w="1020" w:type="dxa"/>
            <w:tcBorders>
              <w:top w:val="nil"/>
              <w:left w:val="nil"/>
              <w:bottom w:val="single" w:sz="4" w:space="0" w:color="auto"/>
              <w:right w:val="nil"/>
            </w:tcBorders>
            <w:shd w:val="clear" w:color="auto" w:fill="auto"/>
            <w:noWrap/>
            <w:vAlign w:val="bottom"/>
            <w:hideMark/>
          </w:tcPr>
          <w:p w14:paraId="0D0164CE" w14:textId="77777777" w:rsidR="00704616" w:rsidRPr="00D71476" w:rsidRDefault="00704616" w:rsidP="00704616">
            <w:pPr>
              <w:jc w:val="center"/>
              <w:rPr>
                <w:color w:val="222222"/>
                <w:sz w:val="20"/>
                <w:szCs w:val="20"/>
              </w:rPr>
            </w:pPr>
          </w:p>
        </w:tc>
        <w:tc>
          <w:tcPr>
            <w:tcW w:w="270" w:type="dxa"/>
            <w:tcBorders>
              <w:top w:val="nil"/>
              <w:left w:val="nil"/>
              <w:bottom w:val="single" w:sz="4" w:space="0" w:color="auto"/>
              <w:right w:val="nil"/>
            </w:tcBorders>
            <w:shd w:val="clear" w:color="auto" w:fill="auto"/>
            <w:noWrap/>
            <w:vAlign w:val="bottom"/>
            <w:hideMark/>
          </w:tcPr>
          <w:p w14:paraId="0984FA3F" w14:textId="77777777" w:rsidR="00704616" w:rsidRPr="00D71476" w:rsidRDefault="00704616" w:rsidP="00704616">
            <w:pPr>
              <w:jc w:val="center"/>
              <w:rPr>
                <w:sz w:val="20"/>
                <w:szCs w:val="20"/>
              </w:rPr>
            </w:pPr>
          </w:p>
        </w:tc>
      </w:tr>
      <w:tr w:rsidR="00704616" w:rsidRPr="00D71476" w14:paraId="7094C032" w14:textId="77777777" w:rsidTr="007309CB">
        <w:trPr>
          <w:trHeight w:val="320"/>
          <w:jc w:val="center"/>
        </w:trPr>
        <w:tc>
          <w:tcPr>
            <w:tcW w:w="1300" w:type="dxa"/>
            <w:tcBorders>
              <w:top w:val="single" w:sz="4" w:space="0" w:color="auto"/>
              <w:left w:val="nil"/>
              <w:bottom w:val="nil"/>
              <w:right w:val="nil"/>
            </w:tcBorders>
            <w:shd w:val="clear" w:color="auto" w:fill="auto"/>
            <w:noWrap/>
            <w:vAlign w:val="center"/>
            <w:hideMark/>
          </w:tcPr>
          <w:p w14:paraId="6810789A" w14:textId="77777777" w:rsidR="00704616" w:rsidRPr="00D71476" w:rsidRDefault="00704616" w:rsidP="007309CB">
            <w:pPr>
              <w:jc w:val="center"/>
              <w:rPr>
                <w:color w:val="222222"/>
                <w:sz w:val="20"/>
                <w:szCs w:val="20"/>
              </w:rPr>
            </w:pPr>
            <w:r w:rsidRPr="00D71476">
              <w:rPr>
                <w:color w:val="222222"/>
                <w:sz w:val="20"/>
                <w:szCs w:val="20"/>
              </w:rPr>
              <w:t>2007</w:t>
            </w:r>
          </w:p>
        </w:tc>
        <w:tc>
          <w:tcPr>
            <w:tcW w:w="1072" w:type="dxa"/>
            <w:tcBorders>
              <w:top w:val="single" w:sz="4" w:space="0" w:color="auto"/>
              <w:left w:val="nil"/>
              <w:bottom w:val="nil"/>
              <w:right w:val="nil"/>
            </w:tcBorders>
            <w:shd w:val="clear" w:color="auto" w:fill="auto"/>
            <w:noWrap/>
            <w:vAlign w:val="center"/>
            <w:hideMark/>
          </w:tcPr>
          <w:p w14:paraId="5AEF9119" w14:textId="77777777" w:rsidR="00704616" w:rsidRPr="00D71476" w:rsidRDefault="00704616" w:rsidP="007309CB">
            <w:pPr>
              <w:jc w:val="center"/>
              <w:rPr>
                <w:color w:val="222222"/>
                <w:sz w:val="20"/>
                <w:szCs w:val="20"/>
              </w:rPr>
            </w:pPr>
            <w:r w:rsidRPr="00D71476">
              <w:rPr>
                <w:color w:val="222222"/>
                <w:sz w:val="20"/>
                <w:szCs w:val="20"/>
              </w:rPr>
              <w:t>745</w:t>
            </w:r>
          </w:p>
        </w:tc>
        <w:tc>
          <w:tcPr>
            <w:tcW w:w="868" w:type="dxa"/>
            <w:tcBorders>
              <w:top w:val="single" w:sz="4" w:space="0" w:color="auto"/>
              <w:left w:val="nil"/>
              <w:bottom w:val="nil"/>
              <w:right w:val="nil"/>
            </w:tcBorders>
            <w:shd w:val="clear" w:color="auto" w:fill="auto"/>
            <w:noWrap/>
            <w:vAlign w:val="center"/>
            <w:hideMark/>
          </w:tcPr>
          <w:p w14:paraId="339E4E2A" w14:textId="77777777" w:rsidR="00704616" w:rsidRPr="00D71476" w:rsidRDefault="00704616" w:rsidP="007309CB">
            <w:pPr>
              <w:jc w:val="center"/>
              <w:rPr>
                <w:color w:val="222222"/>
                <w:sz w:val="20"/>
                <w:szCs w:val="20"/>
              </w:rPr>
            </w:pPr>
          </w:p>
        </w:tc>
        <w:tc>
          <w:tcPr>
            <w:tcW w:w="720" w:type="dxa"/>
            <w:tcBorders>
              <w:top w:val="single" w:sz="4" w:space="0" w:color="auto"/>
              <w:left w:val="nil"/>
              <w:bottom w:val="nil"/>
              <w:right w:val="nil"/>
            </w:tcBorders>
            <w:shd w:val="clear" w:color="auto" w:fill="auto"/>
            <w:noWrap/>
            <w:vAlign w:val="center"/>
            <w:hideMark/>
          </w:tcPr>
          <w:p w14:paraId="5B29722E" w14:textId="77777777" w:rsidR="00704616" w:rsidRPr="00D71476" w:rsidRDefault="00704616" w:rsidP="007309CB">
            <w:pPr>
              <w:jc w:val="center"/>
              <w:rPr>
                <w:sz w:val="20"/>
                <w:szCs w:val="20"/>
              </w:rPr>
            </w:pPr>
          </w:p>
        </w:tc>
        <w:tc>
          <w:tcPr>
            <w:tcW w:w="1050" w:type="dxa"/>
            <w:gridSpan w:val="2"/>
            <w:tcBorders>
              <w:top w:val="single" w:sz="4" w:space="0" w:color="auto"/>
              <w:left w:val="nil"/>
              <w:bottom w:val="nil"/>
              <w:right w:val="nil"/>
            </w:tcBorders>
            <w:shd w:val="clear" w:color="auto" w:fill="auto"/>
            <w:noWrap/>
            <w:vAlign w:val="center"/>
            <w:hideMark/>
          </w:tcPr>
          <w:p w14:paraId="600E2F24" w14:textId="77777777" w:rsidR="00704616" w:rsidRPr="00D71476" w:rsidRDefault="00704616" w:rsidP="007309CB">
            <w:pPr>
              <w:jc w:val="center"/>
              <w:rPr>
                <w:sz w:val="20"/>
                <w:szCs w:val="20"/>
              </w:rPr>
            </w:pPr>
          </w:p>
        </w:tc>
        <w:tc>
          <w:tcPr>
            <w:tcW w:w="1020" w:type="dxa"/>
            <w:tcBorders>
              <w:top w:val="single" w:sz="4" w:space="0" w:color="auto"/>
              <w:left w:val="nil"/>
              <w:bottom w:val="nil"/>
              <w:right w:val="nil"/>
            </w:tcBorders>
            <w:shd w:val="clear" w:color="auto" w:fill="auto"/>
            <w:noWrap/>
            <w:vAlign w:val="center"/>
            <w:hideMark/>
          </w:tcPr>
          <w:p w14:paraId="1B336F84" w14:textId="77777777" w:rsidR="00704616" w:rsidRPr="00D71476" w:rsidRDefault="00704616" w:rsidP="007309CB">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1F49E2F6" w14:textId="77777777" w:rsidR="00704616" w:rsidRPr="00D71476" w:rsidRDefault="00704616" w:rsidP="007309CB">
            <w:pPr>
              <w:jc w:val="center"/>
              <w:rPr>
                <w:sz w:val="20"/>
                <w:szCs w:val="20"/>
              </w:rPr>
            </w:pPr>
          </w:p>
        </w:tc>
      </w:tr>
      <w:tr w:rsidR="00704616" w:rsidRPr="00D71476" w14:paraId="608AB98A"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159E2D49" w14:textId="77777777" w:rsidR="00704616" w:rsidRPr="00D71476" w:rsidRDefault="00704616" w:rsidP="007309CB">
            <w:pPr>
              <w:jc w:val="center"/>
              <w:rPr>
                <w:color w:val="222222"/>
                <w:sz w:val="20"/>
                <w:szCs w:val="20"/>
              </w:rPr>
            </w:pPr>
            <w:r w:rsidRPr="00D71476">
              <w:rPr>
                <w:color w:val="222222"/>
                <w:sz w:val="20"/>
                <w:szCs w:val="20"/>
              </w:rPr>
              <w:t>2008</w:t>
            </w:r>
          </w:p>
        </w:tc>
        <w:tc>
          <w:tcPr>
            <w:tcW w:w="1072" w:type="dxa"/>
            <w:tcBorders>
              <w:top w:val="nil"/>
              <w:left w:val="nil"/>
              <w:bottom w:val="nil"/>
              <w:right w:val="nil"/>
            </w:tcBorders>
            <w:shd w:val="clear" w:color="auto" w:fill="auto"/>
            <w:noWrap/>
            <w:vAlign w:val="center"/>
            <w:hideMark/>
          </w:tcPr>
          <w:p w14:paraId="703C0B61" w14:textId="77777777" w:rsidR="00704616" w:rsidRPr="00D71476" w:rsidRDefault="00704616" w:rsidP="007309CB">
            <w:pPr>
              <w:jc w:val="center"/>
              <w:rPr>
                <w:color w:val="222222"/>
                <w:sz w:val="20"/>
                <w:szCs w:val="20"/>
              </w:rPr>
            </w:pPr>
            <w:r w:rsidRPr="00D71476">
              <w:rPr>
                <w:color w:val="222222"/>
                <w:sz w:val="20"/>
                <w:szCs w:val="20"/>
              </w:rPr>
              <w:t>873</w:t>
            </w:r>
          </w:p>
        </w:tc>
        <w:tc>
          <w:tcPr>
            <w:tcW w:w="868" w:type="dxa"/>
            <w:tcBorders>
              <w:top w:val="nil"/>
              <w:left w:val="nil"/>
              <w:bottom w:val="nil"/>
              <w:right w:val="nil"/>
            </w:tcBorders>
            <w:shd w:val="clear" w:color="auto" w:fill="auto"/>
            <w:noWrap/>
            <w:vAlign w:val="center"/>
            <w:hideMark/>
          </w:tcPr>
          <w:p w14:paraId="4A8D7B7A" w14:textId="77777777" w:rsidR="00704616" w:rsidRPr="00D71476" w:rsidRDefault="00704616" w:rsidP="007309CB">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30C6DF3F" w14:textId="77777777" w:rsidR="00704616" w:rsidRPr="00D71476" w:rsidRDefault="00704616" w:rsidP="007309CB">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586F4B40" w14:textId="77777777" w:rsidR="00704616" w:rsidRPr="00D71476" w:rsidRDefault="00704616" w:rsidP="007309CB">
            <w:pPr>
              <w:jc w:val="center"/>
              <w:rPr>
                <w:sz w:val="20"/>
                <w:szCs w:val="20"/>
              </w:rPr>
            </w:pPr>
          </w:p>
        </w:tc>
        <w:tc>
          <w:tcPr>
            <w:tcW w:w="1020" w:type="dxa"/>
            <w:tcBorders>
              <w:top w:val="nil"/>
              <w:left w:val="nil"/>
              <w:bottom w:val="nil"/>
              <w:right w:val="nil"/>
            </w:tcBorders>
            <w:shd w:val="clear" w:color="auto" w:fill="auto"/>
            <w:noWrap/>
            <w:vAlign w:val="center"/>
            <w:hideMark/>
          </w:tcPr>
          <w:p w14:paraId="40A6CE83"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5A4D3F85" w14:textId="77777777" w:rsidR="00704616" w:rsidRPr="00D71476" w:rsidRDefault="00704616" w:rsidP="007309CB">
            <w:pPr>
              <w:jc w:val="center"/>
              <w:rPr>
                <w:sz w:val="20"/>
                <w:szCs w:val="20"/>
              </w:rPr>
            </w:pPr>
          </w:p>
        </w:tc>
      </w:tr>
      <w:tr w:rsidR="00704616" w:rsidRPr="00D71476" w14:paraId="35D13BDC"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44FCD65F" w14:textId="77777777" w:rsidR="00704616" w:rsidRPr="00D71476" w:rsidRDefault="00704616" w:rsidP="007309CB">
            <w:pPr>
              <w:jc w:val="center"/>
              <w:rPr>
                <w:color w:val="222222"/>
                <w:sz w:val="20"/>
                <w:szCs w:val="20"/>
              </w:rPr>
            </w:pPr>
            <w:r w:rsidRPr="00D71476">
              <w:rPr>
                <w:color w:val="222222"/>
                <w:sz w:val="20"/>
                <w:szCs w:val="20"/>
              </w:rPr>
              <w:t>2009</w:t>
            </w:r>
          </w:p>
        </w:tc>
        <w:tc>
          <w:tcPr>
            <w:tcW w:w="1072" w:type="dxa"/>
            <w:tcBorders>
              <w:top w:val="nil"/>
              <w:left w:val="nil"/>
              <w:bottom w:val="nil"/>
              <w:right w:val="nil"/>
            </w:tcBorders>
            <w:shd w:val="clear" w:color="auto" w:fill="auto"/>
            <w:noWrap/>
            <w:vAlign w:val="center"/>
            <w:hideMark/>
          </w:tcPr>
          <w:p w14:paraId="32B8E24A" w14:textId="77777777" w:rsidR="00704616" w:rsidRPr="00D71476" w:rsidRDefault="00704616" w:rsidP="007309CB">
            <w:pPr>
              <w:jc w:val="center"/>
              <w:rPr>
                <w:color w:val="222222"/>
                <w:sz w:val="20"/>
                <w:szCs w:val="20"/>
              </w:rPr>
            </w:pPr>
            <w:r w:rsidRPr="00D71476">
              <w:rPr>
                <w:color w:val="222222"/>
                <w:sz w:val="20"/>
                <w:szCs w:val="20"/>
              </w:rPr>
              <w:t>1383</w:t>
            </w:r>
          </w:p>
        </w:tc>
        <w:tc>
          <w:tcPr>
            <w:tcW w:w="868" w:type="dxa"/>
            <w:tcBorders>
              <w:top w:val="nil"/>
              <w:left w:val="nil"/>
              <w:bottom w:val="nil"/>
              <w:right w:val="nil"/>
            </w:tcBorders>
            <w:shd w:val="clear" w:color="auto" w:fill="auto"/>
            <w:noWrap/>
            <w:vAlign w:val="center"/>
            <w:hideMark/>
          </w:tcPr>
          <w:p w14:paraId="79CDFA4F" w14:textId="77777777" w:rsidR="00704616" w:rsidRPr="00D71476" w:rsidRDefault="00704616" w:rsidP="007309CB">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6E08A933" w14:textId="77777777" w:rsidR="00704616" w:rsidRPr="00D71476" w:rsidRDefault="00704616" w:rsidP="007309CB">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5D4FF725" w14:textId="77777777" w:rsidR="00704616" w:rsidRPr="00D71476" w:rsidRDefault="00704616" w:rsidP="007309CB">
            <w:pPr>
              <w:jc w:val="center"/>
              <w:rPr>
                <w:sz w:val="20"/>
                <w:szCs w:val="20"/>
              </w:rPr>
            </w:pPr>
          </w:p>
        </w:tc>
        <w:tc>
          <w:tcPr>
            <w:tcW w:w="1020" w:type="dxa"/>
            <w:tcBorders>
              <w:top w:val="nil"/>
              <w:left w:val="nil"/>
              <w:bottom w:val="nil"/>
              <w:right w:val="nil"/>
            </w:tcBorders>
            <w:shd w:val="clear" w:color="auto" w:fill="auto"/>
            <w:noWrap/>
            <w:vAlign w:val="center"/>
            <w:hideMark/>
          </w:tcPr>
          <w:p w14:paraId="5FC93CC0"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462C8AAF" w14:textId="77777777" w:rsidR="00704616" w:rsidRPr="00D71476" w:rsidRDefault="00704616" w:rsidP="007309CB">
            <w:pPr>
              <w:jc w:val="center"/>
              <w:rPr>
                <w:sz w:val="20"/>
                <w:szCs w:val="20"/>
              </w:rPr>
            </w:pPr>
          </w:p>
        </w:tc>
      </w:tr>
      <w:tr w:rsidR="00704616" w:rsidRPr="00D71476" w14:paraId="57422D06"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36F22A0F" w14:textId="77777777" w:rsidR="00704616" w:rsidRPr="00D71476" w:rsidRDefault="00704616" w:rsidP="007309CB">
            <w:pPr>
              <w:jc w:val="center"/>
              <w:rPr>
                <w:color w:val="222222"/>
                <w:sz w:val="20"/>
                <w:szCs w:val="20"/>
              </w:rPr>
            </w:pPr>
            <w:r w:rsidRPr="00D71476">
              <w:rPr>
                <w:color w:val="222222"/>
                <w:sz w:val="20"/>
                <w:szCs w:val="20"/>
              </w:rPr>
              <w:t>2010</w:t>
            </w:r>
          </w:p>
        </w:tc>
        <w:tc>
          <w:tcPr>
            <w:tcW w:w="1072" w:type="dxa"/>
            <w:tcBorders>
              <w:top w:val="nil"/>
              <w:left w:val="nil"/>
              <w:bottom w:val="nil"/>
              <w:right w:val="nil"/>
            </w:tcBorders>
            <w:shd w:val="clear" w:color="auto" w:fill="auto"/>
            <w:noWrap/>
            <w:vAlign w:val="center"/>
            <w:hideMark/>
          </w:tcPr>
          <w:p w14:paraId="034451B4" w14:textId="77777777" w:rsidR="00704616" w:rsidRPr="00D71476" w:rsidRDefault="00704616" w:rsidP="007309CB">
            <w:pPr>
              <w:jc w:val="center"/>
              <w:rPr>
                <w:color w:val="222222"/>
                <w:sz w:val="20"/>
                <w:szCs w:val="20"/>
              </w:rPr>
            </w:pPr>
            <w:r w:rsidRPr="00D71476">
              <w:rPr>
                <w:color w:val="222222"/>
                <w:sz w:val="20"/>
                <w:szCs w:val="20"/>
              </w:rPr>
              <w:t>496</w:t>
            </w:r>
          </w:p>
        </w:tc>
        <w:tc>
          <w:tcPr>
            <w:tcW w:w="868" w:type="dxa"/>
            <w:tcBorders>
              <w:top w:val="nil"/>
              <w:left w:val="nil"/>
              <w:bottom w:val="nil"/>
              <w:right w:val="nil"/>
            </w:tcBorders>
            <w:shd w:val="clear" w:color="auto" w:fill="auto"/>
            <w:noWrap/>
            <w:vAlign w:val="center"/>
            <w:hideMark/>
          </w:tcPr>
          <w:p w14:paraId="6EFF081B" w14:textId="77777777" w:rsidR="00704616" w:rsidRPr="00D71476" w:rsidRDefault="00704616" w:rsidP="007309CB">
            <w:pPr>
              <w:jc w:val="center"/>
              <w:rPr>
                <w:color w:val="222222"/>
                <w:sz w:val="20"/>
                <w:szCs w:val="20"/>
              </w:rPr>
            </w:pPr>
            <w:r w:rsidRPr="00D71476">
              <w:rPr>
                <w:color w:val="222222"/>
                <w:sz w:val="20"/>
                <w:szCs w:val="20"/>
              </w:rPr>
              <w:t>30</w:t>
            </w:r>
          </w:p>
        </w:tc>
        <w:tc>
          <w:tcPr>
            <w:tcW w:w="720" w:type="dxa"/>
            <w:tcBorders>
              <w:top w:val="nil"/>
              <w:left w:val="nil"/>
              <w:bottom w:val="nil"/>
              <w:right w:val="nil"/>
            </w:tcBorders>
            <w:shd w:val="clear" w:color="auto" w:fill="auto"/>
            <w:noWrap/>
            <w:vAlign w:val="center"/>
            <w:hideMark/>
          </w:tcPr>
          <w:p w14:paraId="48E6E9F9" w14:textId="77777777" w:rsidR="00704616" w:rsidRPr="00D71476" w:rsidRDefault="00704616" w:rsidP="007309CB">
            <w:pPr>
              <w:jc w:val="center"/>
              <w:rPr>
                <w:color w:val="222222"/>
                <w:sz w:val="20"/>
                <w:szCs w:val="20"/>
              </w:rPr>
            </w:pPr>
            <w:r w:rsidRPr="00D71476">
              <w:rPr>
                <w:color w:val="222222"/>
                <w:sz w:val="20"/>
                <w:szCs w:val="20"/>
              </w:rPr>
              <w:t>221</w:t>
            </w:r>
          </w:p>
        </w:tc>
        <w:tc>
          <w:tcPr>
            <w:tcW w:w="1050" w:type="dxa"/>
            <w:gridSpan w:val="2"/>
            <w:tcBorders>
              <w:top w:val="nil"/>
              <w:left w:val="nil"/>
              <w:bottom w:val="nil"/>
              <w:right w:val="nil"/>
            </w:tcBorders>
            <w:shd w:val="clear" w:color="auto" w:fill="auto"/>
            <w:noWrap/>
            <w:vAlign w:val="center"/>
            <w:hideMark/>
          </w:tcPr>
          <w:p w14:paraId="5DAAD118"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7D24652D"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784A58EB" w14:textId="77777777" w:rsidR="00704616" w:rsidRPr="00D71476" w:rsidRDefault="00704616" w:rsidP="007309CB">
            <w:pPr>
              <w:jc w:val="center"/>
              <w:rPr>
                <w:sz w:val="20"/>
                <w:szCs w:val="20"/>
              </w:rPr>
            </w:pPr>
          </w:p>
        </w:tc>
      </w:tr>
      <w:tr w:rsidR="00704616" w:rsidRPr="00D71476" w14:paraId="1343B70B"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20C6308C" w14:textId="77777777" w:rsidR="00704616" w:rsidRPr="00D71476" w:rsidRDefault="00704616" w:rsidP="007309CB">
            <w:pPr>
              <w:jc w:val="center"/>
              <w:rPr>
                <w:color w:val="222222"/>
                <w:sz w:val="20"/>
                <w:szCs w:val="20"/>
              </w:rPr>
            </w:pPr>
            <w:r w:rsidRPr="00D71476">
              <w:rPr>
                <w:color w:val="222222"/>
                <w:sz w:val="20"/>
                <w:szCs w:val="20"/>
              </w:rPr>
              <w:t>2011</w:t>
            </w:r>
          </w:p>
        </w:tc>
        <w:tc>
          <w:tcPr>
            <w:tcW w:w="1072" w:type="dxa"/>
            <w:tcBorders>
              <w:top w:val="nil"/>
              <w:left w:val="nil"/>
              <w:bottom w:val="nil"/>
              <w:right w:val="nil"/>
            </w:tcBorders>
            <w:shd w:val="clear" w:color="auto" w:fill="auto"/>
            <w:noWrap/>
            <w:vAlign w:val="center"/>
            <w:hideMark/>
          </w:tcPr>
          <w:p w14:paraId="6E413DE1" w14:textId="77777777" w:rsidR="00704616" w:rsidRPr="00D71476" w:rsidRDefault="00704616" w:rsidP="007309CB">
            <w:pPr>
              <w:jc w:val="center"/>
              <w:rPr>
                <w:color w:val="222222"/>
                <w:sz w:val="20"/>
                <w:szCs w:val="20"/>
              </w:rPr>
            </w:pPr>
            <w:r w:rsidRPr="00D71476">
              <w:rPr>
                <w:color w:val="222222"/>
                <w:sz w:val="20"/>
                <w:szCs w:val="20"/>
              </w:rPr>
              <w:t>340</w:t>
            </w:r>
          </w:p>
        </w:tc>
        <w:tc>
          <w:tcPr>
            <w:tcW w:w="868" w:type="dxa"/>
            <w:tcBorders>
              <w:top w:val="nil"/>
              <w:left w:val="nil"/>
              <w:bottom w:val="nil"/>
              <w:right w:val="nil"/>
            </w:tcBorders>
            <w:shd w:val="clear" w:color="auto" w:fill="auto"/>
            <w:noWrap/>
            <w:vAlign w:val="center"/>
            <w:hideMark/>
          </w:tcPr>
          <w:p w14:paraId="57EFC477" w14:textId="77777777" w:rsidR="00704616" w:rsidRPr="00D71476" w:rsidRDefault="00704616" w:rsidP="007309CB">
            <w:pPr>
              <w:jc w:val="center"/>
              <w:rPr>
                <w:color w:val="222222"/>
                <w:sz w:val="20"/>
                <w:szCs w:val="20"/>
              </w:rPr>
            </w:pPr>
            <w:r w:rsidRPr="00D71476">
              <w:rPr>
                <w:color w:val="222222"/>
                <w:sz w:val="20"/>
                <w:szCs w:val="20"/>
              </w:rPr>
              <w:t>29</w:t>
            </w:r>
          </w:p>
        </w:tc>
        <w:tc>
          <w:tcPr>
            <w:tcW w:w="720" w:type="dxa"/>
            <w:tcBorders>
              <w:top w:val="nil"/>
              <w:left w:val="nil"/>
              <w:bottom w:val="nil"/>
              <w:right w:val="nil"/>
            </w:tcBorders>
            <w:shd w:val="clear" w:color="auto" w:fill="auto"/>
            <w:noWrap/>
            <w:vAlign w:val="center"/>
            <w:hideMark/>
          </w:tcPr>
          <w:p w14:paraId="24510072" w14:textId="77777777" w:rsidR="00704616" w:rsidRPr="00D71476" w:rsidRDefault="00704616" w:rsidP="007309CB">
            <w:pPr>
              <w:jc w:val="center"/>
              <w:rPr>
                <w:color w:val="222222"/>
                <w:sz w:val="20"/>
                <w:szCs w:val="20"/>
              </w:rPr>
            </w:pPr>
            <w:r w:rsidRPr="00D71476">
              <w:rPr>
                <w:color w:val="222222"/>
                <w:sz w:val="20"/>
                <w:szCs w:val="20"/>
              </w:rPr>
              <w:t>356</w:t>
            </w:r>
          </w:p>
        </w:tc>
        <w:tc>
          <w:tcPr>
            <w:tcW w:w="1050" w:type="dxa"/>
            <w:gridSpan w:val="2"/>
            <w:tcBorders>
              <w:top w:val="nil"/>
              <w:left w:val="nil"/>
              <w:bottom w:val="nil"/>
              <w:right w:val="nil"/>
            </w:tcBorders>
            <w:shd w:val="clear" w:color="auto" w:fill="auto"/>
            <w:noWrap/>
            <w:vAlign w:val="center"/>
            <w:hideMark/>
          </w:tcPr>
          <w:p w14:paraId="528AC884"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313B4526"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49D88A70" w14:textId="77777777" w:rsidR="00704616" w:rsidRPr="00D71476" w:rsidRDefault="00704616" w:rsidP="007309CB">
            <w:pPr>
              <w:jc w:val="center"/>
              <w:rPr>
                <w:sz w:val="20"/>
                <w:szCs w:val="20"/>
              </w:rPr>
            </w:pPr>
          </w:p>
        </w:tc>
      </w:tr>
      <w:tr w:rsidR="00704616" w:rsidRPr="00D71476" w14:paraId="20A58580"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27D1D7FF" w14:textId="77777777" w:rsidR="00704616" w:rsidRPr="00D71476" w:rsidRDefault="00704616" w:rsidP="007309CB">
            <w:pPr>
              <w:jc w:val="center"/>
              <w:rPr>
                <w:color w:val="222222"/>
                <w:sz w:val="20"/>
                <w:szCs w:val="20"/>
              </w:rPr>
            </w:pPr>
            <w:r w:rsidRPr="00D71476">
              <w:rPr>
                <w:color w:val="222222"/>
                <w:sz w:val="20"/>
                <w:szCs w:val="20"/>
              </w:rPr>
              <w:t>2012</w:t>
            </w:r>
          </w:p>
        </w:tc>
        <w:tc>
          <w:tcPr>
            <w:tcW w:w="1072" w:type="dxa"/>
            <w:tcBorders>
              <w:top w:val="nil"/>
              <w:left w:val="nil"/>
              <w:bottom w:val="nil"/>
              <w:right w:val="nil"/>
            </w:tcBorders>
            <w:shd w:val="clear" w:color="auto" w:fill="auto"/>
            <w:noWrap/>
            <w:vAlign w:val="center"/>
            <w:hideMark/>
          </w:tcPr>
          <w:p w14:paraId="3858118D" w14:textId="77777777" w:rsidR="00704616" w:rsidRPr="00D71476" w:rsidRDefault="00704616" w:rsidP="007309CB">
            <w:pPr>
              <w:jc w:val="center"/>
              <w:rPr>
                <w:color w:val="222222"/>
                <w:sz w:val="20"/>
                <w:szCs w:val="20"/>
              </w:rPr>
            </w:pPr>
            <w:r w:rsidRPr="00D71476">
              <w:rPr>
                <w:color w:val="222222"/>
                <w:sz w:val="20"/>
                <w:szCs w:val="20"/>
              </w:rPr>
              <w:t>430</w:t>
            </w:r>
          </w:p>
        </w:tc>
        <w:tc>
          <w:tcPr>
            <w:tcW w:w="868" w:type="dxa"/>
            <w:tcBorders>
              <w:top w:val="nil"/>
              <w:left w:val="nil"/>
              <w:bottom w:val="nil"/>
              <w:right w:val="nil"/>
            </w:tcBorders>
            <w:shd w:val="clear" w:color="auto" w:fill="auto"/>
            <w:noWrap/>
            <w:vAlign w:val="center"/>
            <w:hideMark/>
          </w:tcPr>
          <w:p w14:paraId="25A625BE" w14:textId="77777777" w:rsidR="00704616" w:rsidRPr="00D71476" w:rsidRDefault="00704616" w:rsidP="007309CB">
            <w:pPr>
              <w:jc w:val="center"/>
              <w:rPr>
                <w:color w:val="222222"/>
                <w:sz w:val="20"/>
                <w:szCs w:val="20"/>
              </w:rPr>
            </w:pPr>
            <w:r w:rsidRPr="00D71476">
              <w:rPr>
                <w:color w:val="222222"/>
                <w:sz w:val="20"/>
                <w:szCs w:val="20"/>
              </w:rPr>
              <w:t>17</w:t>
            </w:r>
          </w:p>
        </w:tc>
        <w:tc>
          <w:tcPr>
            <w:tcW w:w="720" w:type="dxa"/>
            <w:tcBorders>
              <w:top w:val="nil"/>
              <w:left w:val="nil"/>
              <w:bottom w:val="nil"/>
              <w:right w:val="nil"/>
            </w:tcBorders>
            <w:shd w:val="clear" w:color="auto" w:fill="auto"/>
            <w:noWrap/>
            <w:vAlign w:val="center"/>
            <w:hideMark/>
          </w:tcPr>
          <w:p w14:paraId="7202A37E" w14:textId="77777777" w:rsidR="00704616" w:rsidRPr="00D71476" w:rsidRDefault="00704616" w:rsidP="007309CB">
            <w:pPr>
              <w:jc w:val="center"/>
              <w:rPr>
                <w:color w:val="222222"/>
                <w:sz w:val="20"/>
                <w:szCs w:val="20"/>
              </w:rPr>
            </w:pPr>
            <w:r w:rsidRPr="00D71476">
              <w:rPr>
                <w:color w:val="222222"/>
                <w:sz w:val="20"/>
                <w:szCs w:val="20"/>
              </w:rPr>
              <w:t>500</w:t>
            </w:r>
          </w:p>
        </w:tc>
        <w:tc>
          <w:tcPr>
            <w:tcW w:w="1050" w:type="dxa"/>
            <w:gridSpan w:val="2"/>
            <w:tcBorders>
              <w:top w:val="nil"/>
              <w:left w:val="nil"/>
              <w:bottom w:val="nil"/>
              <w:right w:val="nil"/>
            </w:tcBorders>
            <w:shd w:val="clear" w:color="auto" w:fill="auto"/>
            <w:noWrap/>
            <w:vAlign w:val="center"/>
            <w:hideMark/>
          </w:tcPr>
          <w:p w14:paraId="6A46FED3"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40AACDC7"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73A51F0F" w14:textId="77777777" w:rsidR="00704616" w:rsidRPr="00D71476" w:rsidRDefault="00704616" w:rsidP="007309CB">
            <w:pPr>
              <w:jc w:val="center"/>
              <w:rPr>
                <w:sz w:val="20"/>
                <w:szCs w:val="20"/>
              </w:rPr>
            </w:pPr>
          </w:p>
        </w:tc>
      </w:tr>
      <w:tr w:rsidR="00704616" w:rsidRPr="00D71476" w14:paraId="2A47A0B2"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08FF4D81" w14:textId="77777777" w:rsidR="00704616" w:rsidRPr="00D71476" w:rsidRDefault="00704616" w:rsidP="007309CB">
            <w:pPr>
              <w:jc w:val="center"/>
              <w:rPr>
                <w:color w:val="222222"/>
                <w:sz w:val="20"/>
                <w:szCs w:val="20"/>
              </w:rPr>
            </w:pPr>
            <w:r w:rsidRPr="00D71476">
              <w:rPr>
                <w:color w:val="222222"/>
                <w:sz w:val="20"/>
                <w:szCs w:val="20"/>
              </w:rPr>
              <w:t>2013</w:t>
            </w:r>
          </w:p>
        </w:tc>
        <w:tc>
          <w:tcPr>
            <w:tcW w:w="1072" w:type="dxa"/>
            <w:tcBorders>
              <w:top w:val="nil"/>
              <w:left w:val="nil"/>
              <w:bottom w:val="nil"/>
              <w:right w:val="nil"/>
            </w:tcBorders>
            <w:shd w:val="clear" w:color="auto" w:fill="auto"/>
            <w:noWrap/>
            <w:vAlign w:val="center"/>
            <w:hideMark/>
          </w:tcPr>
          <w:p w14:paraId="454D04B6" w14:textId="77777777" w:rsidR="00704616" w:rsidRPr="00D71476" w:rsidRDefault="00704616" w:rsidP="007309CB">
            <w:pPr>
              <w:jc w:val="center"/>
              <w:rPr>
                <w:color w:val="222222"/>
                <w:sz w:val="20"/>
                <w:szCs w:val="20"/>
              </w:rPr>
            </w:pPr>
            <w:r w:rsidRPr="00D71476">
              <w:rPr>
                <w:color w:val="222222"/>
                <w:sz w:val="20"/>
                <w:szCs w:val="20"/>
              </w:rPr>
              <w:t>440</w:t>
            </w:r>
          </w:p>
        </w:tc>
        <w:tc>
          <w:tcPr>
            <w:tcW w:w="868" w:type="dxa"/>
            <w:tcBorders>
              <w:top w:val="nil"/>
              <w:left w:val="nil"/>
              <w:bottom w:val="nil"/>
              <w:right w:val="nil"/>
            </w:tcBorders>
            <w:shd w:val="clear" w:color="auto" w:fill="auto"/>
            <w:noWrap/>
            <w:vAlign w:val="center"/>
            <w:hideMark/>
          </w:tcPr>
          <w:p w14:paraId="36BA9275" w14:textId="77777777" w:rsidR="00704616" w:rsidRPr="00D71476" w:rsidRDefault="00704616" w:rsidP="007309CB">
            <w:pPr>
              <w:jc w:val="center"/>
              <w:rPr>
                <w:color w:val="222222"/>
                <w:sz w:val="20"/>
                <w:szCs w:val="20"/>
              </w:rPr>
            </w:pPr>
            <w:r w:rsidRPr="00D71476">
              <w:rPr>
                <w:color w:val="222222"/>
                <w:sz w:val="20"/>
                <w:szCs w:val="20"/>
              </w:rPr>
              <w:t>15</w:t>
            </w:r>
          </w:p>
        </w:tc>
        <w:tc>
          <w:tcPr>
            <w:tcW w:w="720" w:type="dxa"/>
            <w:tcBorders>
              <w:top w:val="nil"/>
              <w:left w:val="nil"/>
              <w:bottom w:val="nil"/>
              <w:right w:val="nil"/>
            </w:tcBorders>
            <w:shd w:val="clear" w:color="auto" w:fill="auto"/>
            <w:noWrap/>
            <w:vAlign w:val="center"/>
            <w:hideMark/>
          </w:tcPr>
          <w:p w14:paraId="2E917243" w14:textId="77777777" w:rsidR="00704616" w:rsidRPr="00D71476" w:rsidRDefault="00704616" w:rsidP="007309CB">
            <w:pPr>
              <w:jc w:val="center"/>
              <w:rPr>
                <w:color w:val="222222"/>
                <w:sz w:val="20"/>
                <w:szCs w:val="20"/>
              </w:rPr>
            </w:pPr>
            <w:r w:rsidRPr="00D71476">
              <w:rPr>
                <w:color w:val="222222"/>
                <w:sz w:val="20"/>
                <w:szCs w:val="20"/>
              </w:rPr>
              <w:t>172</w:t>
            </w:r>
          </w:p>
        </w:tc>
        <w:tc>
          <w:tcPr>
            <w:tcW w:w="1050" w:type="dxa"/>
            <w:gridSpan w:val="2"/>
            <w:tcBorders>
              <w:top w:val="nil"/>
              <w:left w:val="nil"/>
              <w:bottom w:val="nil"/>
              <w:right w:val="nil"/>
            </w:tcBorders>
            <w:shd w:val="clear" w:color="auto" w:fill="auto"/>
            <w:noWrap/>
            <w:vAlign w:val="center"/>
            <w:hideMark/>
          </w:tcPr>
          <w:p w14:paraId="1CD9536D"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58624354"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4CBDD956" w14:textId="77777777" w:rsidR="00704616" w:rsidRPr="00D71476" w:rsidRDefault="00704616" w:rsidP="007309CB">
            <w:pPr>
              <w:jc w:val="center"/>
              <w:rPr>
                <w:sz w:val="20"/>
                <w:szCs w:val="20"/>
              </w:rPr>
            </w:pPr>
          </w:p>
        </w:tc>
      </w:tr>
      <w:tr w:rsidR="00704616" w:rsidRPr="00D71476" w14:paraId="51F8069D"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18EC8816" w14:textId="77777777" w:rsidR="00704616" w:rsidRPr="00D71476" w:rsidRDefault="00704616" w:rsidP="007309CB">
            <w:pPr>
              <w:jc w:val="center"/>
              <w:rPr>
                <w:color w:val="222222"/>
                <w:sz w:val="20"/>
                <w:szCs w:val="20"/>
              </w:rPr>
            </w:pPr>
            <w:r w:rsidRPr="00D71476">
              <w:rPr>
                <w:color w:val="222222"/>
                <w:sz w:val="20"/>
                <w:szCs w:val="20"/>
              </w:rPr>
              <w:t>2014</w:t>
            </w:r>
          </w:p>
        </w:tc>
        <w:tc>
          <w:tcPr>
            <w:tcW w:w="1072" w:type="dxa"/>
            <w:tcBorders>
              <w:top w:val="nil"/>
              <w:left w:val="nil"/>
              <w:bottom w:val="nil"/>
              <w:right w:val="nil"/>
            </w:tcBorders>
            <w:shd w:val="clear" w:color="auto" w:fill="auto"/>
            <w:noWrap/>
            <w:vAlign w:val="center"/>
            <w:hideMark/>
          </w:tcPr>
          <w:p w14:paraId="452D690B" w14:textId="77777777" w:rsidR="00704616" w:rsidRPr="00D71476" w:rsidRDefault="00704616" w:rsidP="007309CB">
            <w:pPr>
              <w:jc w:val="center"/>
              <w:rPr>
                <w:color w:val="222222"/>
                <w:sz w:val="20"/>
                <w:szCs w:val="20"/>
              </w:rPr>
            </w:pPr>
            <w:r w:rsidRPr="00D71476">
              <w:rPr>
                <w:color w:val="222222"/>
                <w:sz w:val="20"/>
                <w:szCs w:val="20"/>
              </w:rPr>
              <w:t>486</w:t>
            </w:r>
          </w:p>
        </w:tc>
        <w:tc>
          <w:tcPr>
            <w:tcW w:w="868" w:type="dxa"/>
            <w:tcBorders>
              <w:top w:val="nil"/>
              <w:left w:val="nil"/>
              <w:bottom w:val="nil"/>
              <w:right w:val="nil"/>
            </w:tcBorders>
            <w:shd w:val="clear" w:color="auto" w:fill="auto"/>
            <w:noWrap/>
            <w:vAlign w:val="center"/>
            <w:hideMark/>
          </w:tcPr>
          <w:p w14:paraId="7A23958C" w14:textId="77777777" w:rsidR="00704616" w:rsidRPr="00D71476" w:rsidRDefault="00704616" w:rsidP="007309CB">
            <w:pPr>
              <w:jc w:val="center"/>
              <w:rPr>
                <w:color w:val="222222"/>
                <w:sz w:val="20"/>
                <w:szCs w:val="20"/>
              </w:rPr>
            </w:pPr>
            <w:r w:rsidRPr="00D71476">
              <w:rPr>
                <w:color w:val="222222"/>
                <w:sz w:val="20"/>
                <w:szCs w:val="20"/>
              </w:rPr>
              <w:t>20</w:t>
            </w:r>
          </w:p>
        </w:tc>
        <w:tc>
          <w:tcPr>
            <w:tcW w:w="720" w:type="dxa"/>
            <w:tcBorders>
              <w:top w:val="nil"/>
              <w:left w:val="nil"/>
              <w:bottom w:val="nil"/>
              <w:right w:val="nil"/>
            </w:tcBorders>
            <w:shd w:val="clear" w:color="auto" w:fill="auto"/>
            <w:noWrap/>
            <w:vAlign w:val="center"/>
            <w:hideMark/>
          </w:tcPr>
          <w:p w14:paraId="422D11CC" w14:textId="77777777" w:rsidR="00704616" w:rsidRPr="00D71476" w:rsidRDefault="00704616" w:rsidP="007309CB">
            <w:pPr>
              <w:jc w:val="center"/>
              <w:rPr>
                <w:color w:val="222222"/>
                <w:sz w:val="20"/>
                <w:szCs w:val="20"/>
              </w:rPr>
            </w:pPr>
            <w:r w:rsidRPr="00D71476">
              <w:rPr>
                <w:color w:val="222222"/>
                <w:sz w:val="20"/>
                <w:szCs w:val="20"/>
              </w:rPr>
              <w:t>132</w:t>
            </w:r>
          </w:p>
        </w:tc>
        <w:tc>
          <w:tcPr>
            <w:tcW w:w="1050" w:type="dxa"/>
            <w:gridSpan w:val="2"/>
            <w:tcBorders>
              <w:top w:val="nil"/>
              <w:left w:val="nil"/>
              <w:bottom w:val="nil"/>
              <w:right w:val="nil"/>
            </w:tcBorders>
            <w:shd w:val="clear" w:color="auto" w:fill="auto"/>
            <w:noWrap/>
            <w:vAlign w:val="center"/>
            <w:hideMark/>
          </w:tcPr>
          <w:p w14:paraId="5610955A" w14:textId="77777777" w:rsidR="00704616" w:rsidRPr="00D71476" w:rsidRDefault="00704616" w:rsidP="007309CB">
            <w:pPr>
              <w:jc w:val="center"/>
              <w:rPr>
                <w:color w:val="222222"/>
                <w:sz w:val="20"/>
                <w:szCs w:val="20"/>
              </w:rPr>
            </w:pPr>
            <w:r w:rsidRPr="00D71476">
              <w:rPr>
                <w:color w:val="222222"/>
                <w:sz w:val="20"/>
                <w:szCs w:val="20"/>
              </w:rPr>
              <w:t>1</w:t>
            </w:r>
          </w:p>
        </w:tc>
        <w:tc>
          <w:tcPr>
            <w:tcW w:w="1020" w:type="dxa"/>
            <w:tcBorders>
              <w:top w:val="nil"/>
              <w:left w:val="nil"/>
              <w:bottom w:val="nil"/>
              <w:right w:val="nil"/>
            </w:tcBorders>
            <w:shd w:val="clear" w:color="auto" w:fill="auto"/>
            <w:noWrap/>
            <w:vAlign w:val="center"/>
            <w:hideMark/>
          </w:tcPr>
          <w:p w14:paraId="553E7A28" w14:textId="77777777" w:rsidR="00704616" w:rsidRPr="00D71476" w:rsidRDefault="00704616" w:rsidP="007309CB">
            <w:pPr>
              <w:jc w:val="center"/>
              <w:rPr>
                <w:color w:val="222222"/>
                <w:sz w:val="20"/>
                <w:szCs w:val="20"/>
              </w:rPr>
            </w:pPr>
            <w:r w:rsidRPr="00D71476">
              <w:rPr>
                <w:color w:val="222222"/>
                <w:sz w:val="20"/>
                <w:szCs w:val="20"/>
              </w:rPr>
              <w:t>12</w:t>
            </w:r>
          </w:p>
        </w:tc>
        <w:tc>
          <w:tcPr>
            <w:tcW w:w="270" w:type="dxa"/>
            <w:tcBorders>
              <w:top w:val="nil"/>
              <w:left w:val="nil"/>
              <w:bottom w:val="nil"/>
              <w:right w:val="nil"/>
            </w:tcBorders>
            <w:shd w:val="clear" w:color="auto" w:fill="auto"/>
            <w:noWrap/>
            <w:vAlign w:val="center"/>
            <w:hideMark/>
          </w:tcPr>
          <w:p w14:paraId="58E12FEA" w14:textId="77777777" w:rsidR="00704616" w:rsidRPr="00D71476" w:rsidRDefault="00704616" w:rsidP="007309CB">
            <w:pPr>
              <w:jc w:val="center"/>
              <w:rPr>
                <w:color w:val="222222"/>
                <w:sz w:val="20"/>
                <w:szCs w:val="20"/>
              </w:rPr>
            </w:pPr>
            <w:r w:rsidRPr="00D71476">
              <w:rPr>
                <w:color w:val="222222"/>
                <w:sz w:val="20"/>
                <w:szCs w:val="20"/>
              </w:rPr>
              <w:t>1</w:t>
            </w:r>
          </w:p>
        </w:tc>
      </w:tr>
      <w:tr w:rsidR="00704616" w:rsidRPr="00D71476" w14:paraId="6316883E"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33229060" w14:textId="77777777" w:rsidR="00704616" w:rsidRPr="00D71476" w:rsidRDefault="00704616" w:rsidP="007309CB">
            <w:pPr>
              <w:jc w:val="center"/>
              <w:rPr>
                <w:color w:val="222222"/>
                <w:sz w:val="20"/>
                <w:szCs w:val="20"/>
              </w:rPr>
            </w:pPr>
            <w:r w:rsidRPr="00D71476">
              <w:rPr>
                <w:color w:val="222222"/>
                <w:sz w:val="20"/>
                <w:szCs w:val="20"/>
              </w:rPr>
              <w:t>2015</w:t>
            </w:r>
          </w:p>
        </w:tc>
        <w:tc>
          <w:tcPr>
            <w:tcW w:w="1072" w:type="dxa"/>
            <w:tcBorders>
              <w:top w:val="nil"/>
              <w:left w:val="nil"/>
              <w:bottom w:val="nil"/>
              <w:right w:val="nil"/>
            </w:tcBorders>
            <w:shd w:val="clear" w:color="auto" w:fill="auto"/>
            <w:noWrap/>
            <w:vAlign w:val="center"/>
            <w:hideMark/>
          </w:tcPr>
          <w:p w14:paraId="50097676" w14:textId="77777777" w:rsidR="00704616" w:rsidRPr="00D71476" w:rsidRDefault="00704616" w:rsidP="007309CB">
            <w:pPr>
              <w:jc w:val="center"/>
              <w:rPr>
                <w:color w:val="222222"/>
                <w:sz w:val="20"/>
                <w:szCs w:val="20"/>
              </w:rPr>
            </w:pPr>
            <w:r w:rsidRPr="00D71476">
              <w:rPr>
                <w:color w:val="222222"/>
                <w:sz w:val="20"/>
                <w:szCs w:val="20"/>
              </w:rPr>
              <w:t>600</w:t>
            </w:r>
          </w:p>
        </w:tc>
        <w:tc>
          <w:tcPr>
            <w:tcW w:w="868" w:type="dxa"/>
            <w:tcBorders>
              <w:top w:val="nil"/>
              <w:left w:val="nil"/>
              <w:bottom w:val="nil"/>
              <w:right w:val="nil"/>
            </w:tcBorders>
            <w:shd w:val="clear" w:color="auto" w:fill="auto"/>
            <w:noWrap/>
            <w:vAlign w:val="center"/>
            <w:hideMark/>
          </w:tcPr>
          <w:p w14:paraId="16126091" w14:textId="77777777" w:rsidR="00704616" w:rsidRPr="00D71476" w:rsidRDefault="00704616" w:rsidP="007309CB">
            <w:pPr>
              <w:jc w:val="center"/>
              <w:rPr>
                <w:color w:val="222222"/>
                <w:sz w:val="20"/>
                <w:szCs w:val="20"/>
              </w:rPr>
            </w:pPr>
            <w:r w:rsidRPr="00D71476">
              <w:rPr>
                <w:color w:val="222222"/>
                <w:sz w:val="20"/>
                <w:szCs w:val="20"/>
              </w:rPr>
              <w:t>19</w:t>
            </w:r>
          </w:p>
        </w:tc>
        <w:tc>
          <w:tcPr>
            <w:tcW w:w="720" w:type="dxa"/>
            <w:tcBorders>
              <w:top w:val="nil"/>
              <w:left w:val="nil"/>
              <w:bottom w:val="nil"/>
              <w:right w:val="nil"/>
            </w:tcBorders>
            <w:shd w:val="clear" w:color="auto" w:fill="auto"/>
            <w:noWrap/>
            <w:vAlign w:val="center"/>
            <w:hideMark/>
          </w:tcPr>
          <w:p w14:paraId="5A0F4A07" w14:textId="77777777" w:rsidR="00704616" w:rsidRPr="00D71476" w:rsidRDefault="00704616" w:rsidP="007309CB">
            <w:pPr>
              <w:jc w:val="center"/>
              <w:rPr>
                <w:color w:val="222222"/>
                <w:sz w:val="20"/>
                <w:szCs w:val="20"/>
              </w:rPr>
            </w:pPr>
            <w:r w:rsidRPr="00D71476">
              <w:rPr>
                <w:color w:val="222222"/>
                <w:sz w:val="20"/>
                <w:szCs w:val="20"/>
              </w:rPr>
              <w:t>135</w:t>
            </w:r>
          </w:p>
        </w:tc>
        <w:tc>
          <w:tcPr>
            <w:tcW w:w="1050" w:type="dxa"/>
            <w:gridSpan w:val="2"/>
            <w:tcBorders>
              <w:top w:val="nil"/>
              <w:left w:val="nil"/>
              <w:bottom w:val="nil"/>
              <w:right w:val="nil"/>
            </w:tcBorders>
            <w:shd w:val="clear" w:color="auto" w:fill="auto"/>
            <w:noWrap/>
            <w:vAlign w:val="center"/>
            <w:hideMark/>
          </w:tcPr>
          <w:p w14:paraId="1797E6F5"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3983F482"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1647FF36" w14:textId="77777777" w:rsidR="00704616" w:rsidRPr="00D71476" w:rsidRDefault="00704616" w:rsidP="007309CB">
            <w:pPr>
              <w:jc w:val="center"/>
              <w:rPr>
                <w:sz w:val="20"/>
                <w:szCs w:val="20"/>
              </w:rPr>
            </w:pPr>
          </w:p>
        </w:tc>
      </w:tr>
      <w:tr w:rsidR="00704616" w:rsidRPr="00D71476" w14:paraId="21D40EC6" w14:textId="77777777" w:rsidTr="007309CB">
        <w:trPr>
          <w:trHeight w:val="320"/>
          <w:jc w:val="center"/>
        </w:trPr>
        <w:tc>
          <w:tcPr>
            <w:tcW w:w="1300" w:type="dxa"/>
            <w:tcBorders>
              <w:top w:val="nil"/>
              <w:left w:val="nil"/>
              <w:right w:val="nil"/>
            </w:tcBorders>
            <w:shd w:val="clear" w:color="auto" w:fill="auto"/>
            <w:noWrap/>
            <w:vAlign w:val="center"/>
            <w:hideMark/>
          </w:tcPr>
          <w:p w14:paraId="72759341" w14:textId="77777777" w:rsidR="00704616" w:rsidRPr="00D71476" w:rsidRDefault="00704616" w:rsidP="007309CB">
            <w:pPr>
              <w:jc w:val="center"/>
              <w:rPr>
                <w:color w:val="222222"/>
                <w:sz w:val="20"/>
                <w:szCs w:val="20"/>
              </w:rPr>
            </w:pPr>
            <w:r w:rsidRPr="00D71476">
              <w:rPr>
                <w:color w:val="222222"/>
                <w:sz w:val="20"/>
                <w:szCs w:val="20"/>
              </w:rPr>
              <w:t>2016</w:t>
            </w:r>
          </w:p>
        </w:tc>
        <w:tc>
          <w:tcPr>
            <w:tcW w:w="1072" w:type="dxa"/>
            <w:tcBorders>
              <w:top w:val="nil"/>
              <w:left w:val="nil"/>
              <w:right w:val="nil"/>
            </w:tcBorders>
            <w:shd w:val="clear" w:color="auto" w:fill="auto"/>
            <w:noWrap/>
            <w:vAlign w:val="center"/>
            <w:hideMark/>
          </w:tcPr>
          <w:p w14:paraId="239F1190" w14:textId="77777777" w:rsidR="00704616" w:rsidRPr="00D71476" w:rsidRDefault="00704616" w:rsidP="007309CB">
            <w:pPr>
              <w:jc w:val="center"/>
              <w:rPr>
                <w:color w:val="222222"/>
                <w:sz w:val="20"/>
                <w:szCs w:val="20"/>
              </w:rPr>
            </w:pPr>
            <w:r w:rsidRPr="00D71476">
              <w:rPr>
                <w:color w:val="222222"/>
                <w:sz w:val="20"/>
                <w:szCs w:val="20"/>
              </w:rPr>
              <w:t>459</w:t>
            </w:r>
          </w:p>
        </w:tc>
        <w:tc>
          <w:tcPr>
            <w:tcW w:w="868" w:type="dxa"/>
            <w:tcBorders>
              <w:top w:val="nil"/>
              <w:left w:val="nil"/>
              <w:right w:val="nil"/>
            </w:tcBorders>
            <w:shd w:val="clear" w:color="auto" w:fill="auto"/>
            <w:noWrap/>
            <w:vAlign w:val="center"/>
            <w:hideMark/>
          </w:tcPr>
          <w:p w14:paraId="287178FC" w14:textId="77777777" w:rsidR="00704616" w:rsidRPr="00D71476" w:rsidRDefault="00704616" w:rsidP="007309CB">
            <w:pPr>
              <w:jc w:val="center"/>
              <w:rPr>
                <w:color w:val="222222"/>
                <w:sz w:val="20"/>
                <w:szCs w:val="20"/>
              </w:rPr>
            </w:pPr>
            <w:r w:rsidRPr="00D71476">
              <w:rPr>
                <w:color w:val="222222"/>
                <w:sz w:val="20"/>
                <w:szCs w:val="20"/>
              </w:rPr>
              <w:t>70</w:t>
            </w:r>
          </w:p>
        </w:tc>
        <w:tc>
          <w:tcPr>
            <w:tcW w:w="720" w:type="dxa"/>
            <w:tcBorders>
              <w:top w:val="nil"/>
              <w:left w:val="nil"/>
              <w:right w:val="nil"/>
            </w:tcBorders>
            <w:shd w:val="clear" w:color="auto" w:fill="auto"/>
            <w:noWrap/>
            <w:vAlign w:val="center"/>
            <w:hideMark/>
          </w:tcPr>
          <w:p w14:paraId="243B33D0" w14:textId="77777777" w:rsidR="00704616" w:rsidRPr="00D71476" w:rsidRDefault="00704616" w:rsidP="007309CB">
            <w:pPr>
              <w:jc w:val="center"/>
              <w:rPr>
                <w:color w:val="222222"/>
                <w:sz w:val="20"/>
                <w:szCs w:val="20"/>
              </w:rPr>
            </w:pPr>
            <w:r w:rsidRPr="00D71476">
              <w:rPr>
                <w:color w:val="222222"/>
                <w:sz w:val="20"/>
                <w:szCs w:val="20"/>
              </w:rPr>
              <w:t>171</w:t>
            </w:r>
          </w:p>
        </w:tc>
        <w:tc>
          <w:tcPr>
            <w:tcW w:w="1050" w:type="dxa"/>
            <w:gridSpan w:val="2"/>
            <w:tcBorders>
              <w:top w:val="nil"/>
              <w:left w:val="nil"/>
              <w:right w:val="nil"/>
            </w:tcBorders>
            <w:shd w:val="clear" w:color="auto" w:fill="auto"/>
            <w:noWrap/>
            <w:vAlign w:val="center"/>
            <w:hideMark/>
          </w:tcPr>
          <w:p w14:paraId="0E3F8B5B" w14:textId="77777777" w:rsidR="00704616" w:rsidRPr="00D71476" w:rsidRDefault="00704616" w:rsidP="007309CB">
            <w:pPr>
              <w:jc w:val="center"/>
              <w:rPr>
                <w:color w:val="222222"/>
                <w:sz w:val="20"/>
                <w:szCs w:val="20"/>
              </w:rPr>
            </w:pPr>
            <w:r w:rsidRPr="00D71476">
              <w:rPr>
                <w:color w:val="222222"/>
                <w:sz w:val="20"/>
                <w:szCs w:val="20"/>
              </w:rPr>
              <w:t>1</w:t>
            </w:r>
          </w:p>
        </w:tc>
        <w:tc>
          <w:tcPr>
            <w:tcW w:w="1020" w:type="dxa"/>
            <w:tcBorders>
              <w:top w:val="nil"/>
              <w:left w:val="nil"/>
              <w:right w:val="nil"/>
            </w:tcBorders>
            <w:shd w:val="clear" w:color="auto" w:fill="auto"/>
            <w:noWrap/>
            <w:vAlign w:val="center"/>
            <w:hideMark/>
          </w:tcPr>
          <w:p w14:paraId="36D1DEE7" w14:textId="77777777" w:rsidR="00704616" w:rsidRPr="00D71476" w:rsidRDefault="00704616" w:rsidP="007309CB">
            <w:pPr>
              <w:jc w:val="center"/>
              <w:rPr>
                <w:color w:val="222222"/>
                <w:sz w:val="20"/>
                <w:szCs w:val="20"/>
              </w:rPr>
            </w:pPr>
          </w:p>
        </w:tc>
        <w:tc>
          <w:tcPr>
            <w:tcW w:w="270" w:type="dxa"/>
            <w:tcBorders>
              <w:top w:val="nil"/>
              <w:left w:val="nil"/>
              <w:right w:val="nil"/>
            </w:tcBorders>
            <w:shd w:val="clear" w:color="auto" w:fill="auto"/>
            <w:noWrap/>
            <w:vAlign w:val="center"/>
            <w:hideMark/>
          </w:tcPr>
          <w:p w14:paraId="2C610A47" w14:textId="77777777" w:rsidR="00704616" w:rsidRPr="00D71476" w:rsidRDefault="00704616" w:rsidP="007309CB">
            <w:pPr>
              <w:jc w:val="center"/>
              <w:rPr>
                <w:color w:val="222222"/>
                <w:sz w:val="20"/>
                <w:szCs w:val="20"/>
              </w:rPr>
            </w:pPr>
            <w:r w:rsidRPr="00D71476">
              <w:rPr>
                <w:color w:val="222222"/>
                <w:sz w:val="20"/>
                <w:szCs w:val="20"/>
              </w:rPr>
              <w:t>4</w:t>
            </w:r>
          </w:p>
        </w:tc>
      </w:tr>
      <w:tr w:rsidR="00704616" w:rsidRPr="00D71476" w14:paraId="696DC0F1" w14:textId="77777777" w:rsidTr="007309CB">
        <w:trPr>
          <w:trHeight w:val="320"/>
          <w:jc w:val="center"/>
        </w:trPr>
        <w:tc>
          <w:tcPr>
            <w:tcW w:w="1300" w:type="dxa"/>
            <w:tcBorders>
              <w:top w:val="nil"/>
              <w:left w:val="nil"/>
              <w:bottom w:val="single" w:sz="4" w:space="0" w:color="auto"/>
              <w:right w:val="nil"/>
            </w:tcBorders>
            <w:shd w:val="clear" w:color="auto" w:fill="auto"/>
            <w:noWrap/>
            <w:vAlign w:val="center"/>
            <w:hideMark/>
          </w:tcPr>
          <w:p w14:paraId="5F47989F" w14:textId="77777777" w:rsidR="00704616" w:rsidRPr="00D71476" w:rsidRDefault="00704616" w:rsidP="007309CB">
            <w:pPr>
              <w:jc w:val="center"/>
              <w:rPr>
                <w:color w:val="222222"/>
                <w:sz w:val="20"/>
                <w:szCs w:val="20"/>
              </w:rPr>
            </w:pPr>
            <w:r w:rsidRPr="00D71476">
              <w:rPr>
                <w:color w:val="222222"/>
                <w:sz w:val="20"/>
                <w:szCs w:val="20"/>
              </w:rPr>
              <w:t>2017</w:t>
            </w:r>
          </w:p>
        </w:tc>
        <w:tc>
          <w:tcPr>
            <w:tcW w:w="1072" w:type="dxa"/>
            <w:tcBorders>
              <w:top w:val="nil"/>
              <w:left w:val="nil"/>
              <w:bottom w:val="single" w:sz="4" w:space="0" w:color="auto"/>
              <w:right w:val="nil"/>
            </w:tcBorders>
            <w:shd w:val="clear" w:color="auto" w:fill="auto"/>
            <w:noWrap/>
            <w:vAlign w:val="center"/>
            <w:hideMark/>
          </w:tcPr>
          <w:p w14:paraId="58B6EBAB" w14:textId="77777777" w:rsidR="00704616" w:rsidRPr="00D71476" w:rsidRDefault="00704616" w:rsidP="007309CB">
            <w:pPr>
              <w:jc w:val="center"/>
              <w:rPr>
                <w:color w:val="222222"/>
                <w:sz w:val="20"/>
                <w:szCs w:val="20"/>
              </w:rPr>
            </w:pPr>
            <w:r w:rsidRPr="00D71476">
              <w:rPr>
                <w:color w:val="222222"/>
                <w:sz w:val="20"/>
                <w:szCs w:val="20"/>
              </w:rPr>
              <w:t>448</w:t>
            </w:r>
          </w:p>
        </w:tc>
        <w:tc>
          <w:tcPr>
            <w:tcW w:w="868" w:type="dxa"/>
            <w:tcBorders>
              <w:top w:val="nil"/>
              <w:left w:val="nil"/>
              <w:bottom w:val="single" w:sz="4" w:space="0" w:color="auto"/>
              <w:right w:val="nil"/>
            </w:tcBorders>
            <w:shd w:val="clear" w:color="auto" w:fill="auto"/>
            <w:noWrap/>
            <w:vAlign w:val="center"/>
            <w:hideMark/>
          </w:tcPr>
          <w:p w14:paraId="7C7BEC23" w14:textId="77777777" w:rsidR="00704616" w:rsidRPr="00D71476" w:rsidRDefault="00704616" w:rsidP="007309CB">
            <w:pPr>
              <w:jc w:val="center"/>
              <w:rPr>
                <w:color w:val="222222"/>
                <w:sz w:val="20"/>
                <w:szCs w:val="20"/>
              </w:rPr>
            </w:pPr>
            <w:r w:rsidRPr="00D71476">
              <w:rPr>
                <w:color w:val="222222"/>
                <w:sz w:val="20"/>
                <w:szCs w:val="20"/>
              </w:rPr>
              <w:t>5</w:t>
            </w:r>
          </w:p>
        </w:tc>
        <w:tc>
          <w:tcPr>
            <w:tcW w:w="720" w:type="dxa"/>
            <w:tcBorders>
              <w:top w:val="nil"/>
              <w:left w:val="nil"/>
              <w:bottom w:val="single" w:sz="4" w:space="0" w:color="auto"/>
              <w:right w:val="nil"/>
            </w:tcBorders>
            <w:shd w:val="clear" w:color="auto" w:fill="auto"/>
            <w:noWrap/>
            <w:vAlign w:val="center"/>
            <w:hideMark/>
          </w:tcPr>
          <w:p w14:paraId="391F05EF" w14:textId="77777777" w:rsidR="00704616" w:rsidRPr="00D71476" w:rsidRDefault="00704616" w:rsidP="007309CB">
            <w:pPr>
              <w:jc w:val="center"/>
              <w:rPr>
                <w:color w:val="222222"/>
                <w:sz w:val="20"/>
                <w:szCs w:val="20"/>
              </w:rPr>
            </w:pPr>
            <w:r w:rsidRPr="00D71476">
              <w:rPr>
                <w:color w:val="222222"/>
                <w:sz w:val="20"/>
                <w:szCs w:val="20"/>
              </w:rPr>
              <w:t>151</w:t>
            </w:r>
          </w:p>
        </w:tc>
        <w:tc>
          <w:tcPr>
            <w:tcW w:w="1050" w:type="dxa"/>
            <w:gridSpan w:val="2"/>
            <w:tcBorders>
              <w:top w:val="nil"/>
              <w:left w:val="nil"/>
              <w:bottom w:val="single" w:sz="4" w:space="0" w:color="auto"/>
              <w:right w:val="nil"/>
            </w:tcBorders>
            <w:shd w:val="clear" w:color="auto" w:fill="auto"/>
            <w:noWrap/>
            <w:vAlign w:val="center"/>
            <w:hideMark/>
          </w:tcPr>
          <w:p w14:paraId="7633682E" w14:textId="77777777" w:rsidR="00704616" w:rsidRPr="00D71476" w:rsidRDefault="00704616" w:rsidP="007309CB">
            <w:pPr>
              <w:jc w:val="center"/>
              <w:rPr>
                <w:color w:val="222222"/>
                <w:sz w:val="20"/>
                <w:szCs w:val="20"/>
              </w:rPr>
            </w:pPr>
            <w:r w:rsidRPr="00D71476">
              <w:rPr>
                <w:color w:val="222222"/>
                <w:sz w:val="20"/>
                <w:szCs w:val="20"/>
              </w:rPr>
              <w:t>1</w:t>
            </w:r>
          </w:p>
        </w:tc>
        <w:tc>
          <w:tcPr>
            <w:tcW w:w="1020" w:type="dxa"/>
            <w:tcBorders>
              <w:top w:val="nil"/>
              <w:left w:val="nil"/>
              <w:bottom w:val="single" w:sz="4" w:space="0" w:color="auto"/>
              <w:right w:val="nil"/>
            </w:tcBorders>
            <w:shd w:val="clear" w:color="auto" w:fill="auto"/>
            <w:noWrap/>
            <w:vAlign w:val="center"/>
            <w:hideMark/>
          </w:tcPr>
          <w:p w14:paraId="2D309C0E" w14:textId="77777777" w:rsidR="00704616" w:rsidRPr="00D71476" w:rsidRDefault="00704616" w:rsidP="007309CB">
            <w:pPr>
              <w:jc w:val="center"/>
              <w:rPr>
                <w:color w:val="222222"/>
                <w:sz w:val="20"/>
                <w:szCs w:val="20"/>
              </w:rPr>
            </w:pPr>
          </w:p>
        </w:tc>
        <w:tc>
          <w:tcPr>
            <w:tcW w:w="270" w:type="dxa"/>
            <w:tcBorders>
              <w:top w:val="nil"/>
              <w:left w:val="nil"/>
              <w:bottom w:val="single" w:sz="4" w:space="0" w:color="auto"/>
              <w:right w:val="nil"/>
            </w:tcBorders>
            <w:shd w:val="clear" w:color="auto" w:fill="auto"/>
            <w:noWrap/>
            <w:vAlign w:val="center"/>
            <w:hideMark/>
          </w:tcPr>
          <w:p w14:paraId="3CDF9BEE" w14:textId="77777777" w:rsidR="00704616" w:rsidRPr="00D71476" w:rsidRDefault="00704616" w:rsidP="007309CB">
            <w:pPr>
              <w:jc w:val="center"/>
              <w:rPr>
                <w:sz w:val="20"/>
                <w:szCs w:val="20"/>
              </w:rPr>
            </w:pPr>
          </w:p>
        </w:tc>
      </w:tr>
    </w:tbl>
    <w:p w14:paraId="33F09216" w14:textId="5A969922" w:rsidR="00B74F59" w:rsidRPr="00D71476" w:rsidRDefault="00704616" w:rsidP="00715942">
      <w:pPr>
        <w:ind w:left="1350" w:right="1260"/>
      </w:pPr>
      <w:r w:rsidRPr="00D71476">
        <w:rPr>
          <w:b/>
          <w:bCs/>
          <w:sz w:val="20"/>
          <w:szCs w:val="20"/>
        </w:rPr>
        <w:t>Table 4:</w:t>
      </w:r>
      <w:r w:rsidRPr="00D71476">
        <w:rPr>
          <w:sz w:val="20"/>
          <w:szCs w:val="20"/>
        </w:rPr>
        <w:t xml:space="preserve"> </w:t>
      </w:r>
      <w:r w:rsidR="00B74F59" w:rsidRPr="00D71476">
        <w:rPr>
          <w:color w:val="333333"/>
          <w:sz w:val="21"/>
          <w:szCs w:val="21"/>
          <w:shd w:val="clear" w:color="auto" w:fill="FFFFFF"/>
        </w:rPr>
        <w:t xml:space="preserve">Number of individuals released or </w:t>
      </w:r>
      <w:r w:rsidR="00E22F70">
        <w:rPr>
          <w:color w:val="333333"/>
          <w:sz w:val="21"/>
          <w:szCs w:val="21"/>
          <w:shd w:val="clear" w:color="auto" w:fill="FFFFFF"/>
        </w:rPr>
        <w:t>otherwise sampled</w:t>
      </w:r>
      <w:r w:rsidR="00B74F59" w:rsidRPr="00D71476">
        <w:rPr>
          <w:color w:val="333333"/>
          <w:sz w:val="21"/>
          <w:szCs w:val="21"/>
          <w:shd w:val="clear" w:color="auto" w:fill="FFFFFF"/>
        </w:rPr>
        <w:t xml:space="preserve"> above </w:t>
      </w:r>
      <w:r w:rsidR="00B8490A">
        <w:rPr>
          <w:color w:val="333333"/>
          <w:sz w:val="21"/>
          <w:szCs w:val="21"/>
          <w:shd w:val="clear" w:color="auto" w:fill="FFFFFF"/>
        </w:rPr>
        <w:t>Cougar Dam</w:t>
      </w:r>
      <w:r w:rsidR="00B74F59" w:rsidRPr="00D71476">
        <w:rPr>
          <w:color w:val="333333"/>
          <w:sz w:val="21"/>
          <w:szCs w:val="21"/>
          <w:shd w:val="clear" w:color="auto" w:fill="FFFFFF"/>
        </w:rPr>
        <w:t xml:space="preserve"> retained in the final filtered dataset. These values correspond to candidate parents used in genetic parentage analysis. All hatchery outplants are HOR, all precocial males and SGS individuals are NOR. </w:t>
      </w:r>
    </w:p>
    <w:p w14:paraId="157852E0" w14:textId="2F2122A5" w:rsidR="00704616" w:rsidRPr="00D71476" w:rsidRDefault="00704616" w:rsidP="005741DF">
      <w:pPr>
        <w:spacing w:line="360" w:lineRule="auto"/>
        <w:rPr>
          <w:sz w:val="20"/>
          <w:szCs w:val="20"/>
        </w:rPr>
      </w:pPr>
    </w:p>
    <w:p w14:paraId="39F1D0CA" w14:textId="77777777" w:rsidR="00704616" w:rsidRPr="00D71476" w:rsidRDefault="00704616" w:rsidP="005741DF">
      <w:pPr>
        <w:spacing w:line="360" w:lineRule="auto"/>
        <w:rPr>
          <w:sz w:val="20"/>
          <w:szCs w:val="20"/>
        </w:rPr>
      </w:pPr>
    </w:p>
    <w:p w14:paraId="3C7B312D" w14:textId="6AE0C86E" w:rsidR="00A83BF3" w:rsidRPr="0076259D" w:rsidRDefault="00704616" w:rsidP="00704616">
      <w:pPr>
        <w:spacing w:line="360" w:lineRule="auto"/>
        <w:ind w:firstLine="720"/>
        <w:rPr>
          <w:color w:val="000000" w:themeColor="text1"/>
        </w:rPr>
      </w:pPr>
      <w:r w:rsidRPr="00D71476">
        <w:lastRenderedPageBreak/>
        <w:t>Considering only years where all potential parents were include</w:t>
      </w:r>
      <w:r w:rsidR="00ED707C">
        <w:t>d</w:t>
      </w:r>
      <w:r w:rsidRPr="00D71476">
        <w:t xml:space="preserve"> in the genetic parentage analysis as candidate parents (2013 - 2020), the average proportion of individuals assigned to at least one parent above </w:t>
      </w:r>
      <w:r w:rsidR="00B8490A">
        <w:t>Cougar Dam</w:t>
      </w:r>
      <w:r w:rsidRPr="00D71476">
        <w:t xml:space="preserve"> was 71%. Assuming individuals that do not assign to a</w:t>
      </w:r>
      <w:r w:rsidR="00900606" w:rsidRPr="00D71476">
        <w:t>t least one</w:t>
      </w:r>
      <w:r w:rsidRPr="00D71476">
        <w:t xml:space="preserve"> parent above the dam were not produced above the dam, this suggests 29% of NOR salmon collected at </w:t>
      </w:r>
      <w:r w:rsidR="00B8490A">
        <w:t>Cougar Dam</w:t>
      </w:r>
      <w:r w:rsidRPr="00D71476">
        <w:t xml:space="preserve"> are</w:t>
      </w:r>
      <w:r w:rsidR="007309CB">
        <w:t xml:space="preserve"> </w:t>
      </w:r>
      <w:r w:rsidR="00DE4036">
        <w:t>NOR immigrants</w:t>
      </w:r>
      <w:r w:rsidRPr="00D71476">
        <w:t>.</w:t>
      </w:r>
      <w:r w:rsidR="00FB5A9F" w:rsidRPr="00D71476">
        <w:t xml:space="preserve"> We found that the </w:t>
      </w:r>
      <w:r w:rsidR="002A45D2">
        <w:t>proportion of</w:t>
      </w:r>
      <w:r w:rsidR="007309CB">
        <w:t xml:space="preserve"> NOR immigrants </w:t>
      </w:r>
      <w:r w:rsidR="002A45D2">
        <w:t xml:space="preserve">collected </w:t>
      </w:r>
      <w:r w:rsidR="007309CB">
        <w:t xml:space="preserve">at the </w:t>
      </w:r>
      <w:r w:rsidR="00B8490A">
        <w:t>Cougar Trap</w:t>
      </w:r>
      <w:r w:rsidR="00FB5A9F" w:rsidRPr="00D71476">
        <w:t xml:space="preserve"> </w:t>
      </w:r>
      <w:r w:rsidR="007309CB">
        <w:t>in</w:t>
      </w:r>
      <w:r w:rsidR="00FB5A9F" w:rsidRPr="00D71476">
        <w:t>creased through</w:t>
      </w:r>
      <w:r w:rsidR="00900606" w:rsidRPr="00D71476">
        <w:t>out</w:t>
      </w:r>
      <w:r w:rsidR="00FB5A9F" w:rsidRPr="00D71476">
        <w:t xml:space="preserve"> the season</w:t>
      </w:r>
      <w:r w:rsidR="0065541C">
        <w:t xml:space="preserve"> </w:t>
      </w:r>
      <w:r w:rsidR="00FB5A9F" w:rsidRPr="00D71476">
        <w:t xml:space="preserve">(Table 5, Fig. </w:t>
      </w:r>
      <w:r w:rsidR="004F6A0D" w:rsidRPr="00D71476">
        <w:t>4</w:t>
      </w:r>
      <w:r w:rsidR="00FB5A9F" w:rsidRPr="0076259D">
        <w:rPr>
          <w:color w:val="000000" w:themeColor="text1"/>
        </w:rPr>
        <w:t>).</w:t>
      </w:r>
      <w:r w:rsidR="007A0D87" w:rsidRPr="0076259D">
        <w:rPr>
          <w:color w:val="000000" w:themeColor="text1"/>
        </w:rPr>
        <w:t xml:space="preserve"> </w:t>
      </w:r>
      <w:r w:rsidR="007309CB" w:rsidRPr="0076259D">
        <w:rPr>
          <w:color w:val="000000" w:themeColor="text1"/>
        </w:rPr>
        <w:t>In our model</w:t>
      </w:r>
      <w:r w:rsidR="002A45D2">
        <w:rPr>
          <w:color w:val="000000" w:themeColor="text1"/>
        </w:rPr>
        <w:t xml:space="preserve"> (</w:t>
      </w:r>
      <w:proofErr w:type="spellStart"/>
      <w:r w:rsidR="002A45D2">
        <w:rPr>
          <w:color w:val="000000" w:themeColor="text1"/>
        </w:rPr>
        <w:t>GLMM</w:t>
      </w:r>
      <w:r w:rsidR="002A45D2">
        <w:rPr>
          <w:color w:val="000000" w:themeColor="text1"/>
          <w:vertAlign w:val="subscript"/>
        </w:rPr>
        <w:t>immigrant</w:t>
      </w:r>
      <w:proofErr w:type="spellEnd"/>
      <w:r w:rsidR="002A45D2">
        <w:rPr>
          <w:color w:val="000000" w:themeColor="text1"/>
        </w:rPr>
        <w:t>)</w:t>
      </w:r>
      <w:r w:rsidR="007309CB" w:rsidRPr="0076259D">
        <w:rPr>
          <w:color w:val="000000" w:themeColor="text1"/>
        </w:rPr>
        <w:t>, t</w:t>
      </w:r>
      <w:r w:rsidR="007A0D87" w:rsidRPr="0076259D">
        <w:rPr>
          <w:color w:val="000000" w:themeColor="text1"/>
        </w:rPr>
        <w:t xml:space="preserve">he proportion of NOR immigrants collected at </w:t>
      </w:r>
      <w:r w:rsidR="00B8490A">
        <w:rPr>
          <w:color w:val="000000" w:themeColor="text1"/>
        </w:rPr>
        <w:t>Cougar Trap</w:t>
      </w:r>
      <w:r w:rsidR="007A0D87" w:rsidRPr="0076259D">
        <w:rPr>
          <w:color w:val="000000" w:themeColor="text1"/>
        </w:rPr>
        <w:t xml:space="preserve"> was estimated to increase from less than </w:t>
      </w:r>
      <w:r w:rsidR="00E12367" w:rsidRPr="0076259D">
        <w:rPr>
          <w:color w:val="000000" w:themeColor="text1"/>
        </w:rPr>
        <w:t>5</w:t>
      </w:r>
      <w:r w:rsidR="007A0D87" w:rsidRPr="0076259D">
        <w:rPr>
          <w:color w:val="000000" w:themeColor="text1"/>
        </w:rPr>
        <w:t xml:space="preserve">% early in the season to </w:t>
      </w:r>
      <w:r w:rsidR="0065541C" w:rsidRPr="0076259D">
        <w:rPr>
          <w:color w:val="000000" w:themeColor="text1"/>
        </w:rPr>
        <w:t>~</w:t>
      </w:r>
      <w:r w:rsidR="00E12367" w:rsidRPr="0076259D">
        <w:rPr>
          <w:color w:val="000000" w:themeColor="text1"/>
        </w:rPr>
        <w:t>50</w:t>
      </w:r>
      <w:r w:rsidR="007A0D87" w:rsidRPr="0076259D">
        <w:rPr>
          <w:color w:val="000000" w:themeColor="text1"/>
        </w:rPr>
        <w:t>% by September 1</w:t>
      </w:r>
      <w:r w:rsidR="007A0D87" w:rsidRPr="0076259D">
        <w:rPr>
          <w:color w:val="000000" w:themeColor="text1"/>
          <w:vertAlign w:val="superscript"/>
        </w:rPr>
        <w:t>st</w:t>
      </w:r>
      <w:r w:rsidR="00D733D9" w:rsidRPr="0076259D">
        <w:rPr>
          <w:color w:val="000000" w:themeColor="text1"/>
        </w:rPr>
        <w:t>.</w:t>
      </w:r>
      <w:r w:rsidR="001930BA" w:rsidRPr="0076259D">
        <w:rPr>
          <w:color w:val="000000" w:themeColor="text1"/>
        </w:rPr>
        <w:t xml:space="preserve"> </w:t>
      </w:r>
      <w:r w:rsidR="00D733D9" w:rsidRPr="0076259D">
        <w:rPr>
          <w:color w:val="000000" w:themeColor="text1"/>
        </w:rPr>
        <w:t xml:space="preserve">However, </w:t>
      </w:r>
      <w:r w:rsidR="001930BA" w:rsidRPr="0076259D">
        <w:rPr>
          <w:color w:val="000000" w:themeColor="text1"/>
        </w:rPr>
        <w:t>there was substantial variation among years in the relationship between time and the</w:t>
      </w:r>
      <w:r w:rsidR="007A0D87" w:rsidRPr="0076259D">
        <w:rPr>
          <w:color w:val="000000" w:themeColor="text1"/>
        </w:rPr>
        <w:t xml:space="preserve"> </w:t>
      </w:r>
      <w:r w:rsidR="001930BA" w:rsidRPr="0076259D">
        <w:rPr>
          <w:color w:val="000000" w:themeColor="text1"/>
        </w:rPr>
        <w:t xml:space="preserve">proportion of NOR immigrants collected at </w:t>
      </w:r>
      <w:r w:rsidR="00B8490A">
        <w:rPr>
          <w:color w:val="000000" w:themeColor="text1"/>
        </w:rPr>
        <w:t>Cougar Trap</w:t>
      </w:r>
      <w:r w:rsidR="001930BA" w:rsidRPr="0076259D">
        <w:rPr>
          <w:color w:val="000000" w:themeColor="text1"/>
        </w:rPr>
        <w:t xml:space="preserve">. </w:t>
      </w:r>
      <w:r w:rsidR="000539A7" w:rsidRPr="0076259D">
        <w:rPr>
          <w:color w:val="000000" w:themeColor="text1"/>
        </w:rPr>
        <w:t>The 95% confidence interval of the estimate</w:t>
      </w:r>
      <w:r w:rsidR="00ED707C">
        <w:rPr>
          <w:color w:val="000000" w:themeColor="text1"/>
        </w:rPr>
        <w:t>d proportion of NOR immigrants</w:t>
      </w:r>
      <w:r w:rsidR="000539A7" w:rsidRPr="0076259D">
        <w:rPr>
          <w:color w:val="000000" w:themeColor="text1"/>
        </w:rPr>
        <w:t xml:space="preserve"> on September 1</w:t>
      </w:r>
      <w:r w:rsidR="000539A7" w:rsidRPr="0076259D">
        <w:rPr>
          <w:color w:val="000000" w:themeColor="text1"/>
          <w:vertAlign w:val="superscript"/>
        </w:rPr>
        <w:t>st</w:t>
      </w:r>
      <w:r w:rsidR="000539A7" w:rsidRPr="0076259D">
        <w:rPr>
          <w:color w:val="000000" w:themeColor="text1"/>
        </w:rPr>
        <w:t xml:space="preserve"> spanned from ~ </w:t>
      </w:r>
      <w:r w:rsidR="00E95373" w:rsidRPr="0076259D">
        <w:rPr>
          <w:color w:val="000000" w:themeColor="text1"/>
        </w:rPr>
        <w:t>38</w:t>
      </w:r>
      <w:r w:rsidR="000539A7" w:rsidRPr="0076259D">
        <w:rPr>
          <w:color w:val="000000" w:themeColor="text1"/>
        </w:rPr>
        <w:t xml:space="preserve">% – </w:t>
      </w:r>
      <w:r w:rsidR="00E95373" w:rsidRPr="0076259D">
        <w:rPr>
          <w:color w:val="000000" w:themeColor="text1"/>
        </w:rPr>
        <w:t>63</w:t>
      </w:r>
      <w:r w:rsidR="000539A7" w:rsidRPr="0076259D">
        <w:rPr>
          <w:color w:val="000000" w:themeColor="text1"/>
        </w:rPr>
        <w:t xml:space="preserve">%. </w:t>
      </w:r>
    </w:p>
    <w:p w14:paraId="1EB54641" w14:textId="7657B4FA" w:rsidR="0065541C" w:rsidRDefault="0065541C" w:rsidP="00704616">
      <w:pPr>
        <w:spacing w:line="360" w:lineRule="auto"/>
        <w:ind w:firstLine="72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65541C" w:rsidRPr="005F41AF" w14:paraId="6C49B388" w14:textId="77777777" w:rsidTr="00D46780">
        <w:trPr>
          <w:jc w:val="center"/>
        </w:trPr>
        <w:tc>
          <w:tcPr>
            <w:tcW w:w="3325" w:type="dxa"/>
            <w:tcBorders>
              <w:top w:val="single" w:sz="4" w:space="0" w:color="auto"/>
              <w:bottom w:val="single" w:sz="4" w:space="0" w:color="auto"/>
            </w:tcBorders>
            <w:shd w:val="clear" w:color="auto" w:fill="E7E6E6" w:themeFill="background2"/>
          </w:tcPr>
          <w:p w14:paraId="6D71CD84" w14:textId="77777777" w:rsidR="0065541C" w:rsidRPr="005F41AF" w:rsidRDefault="0065541C" w:rsidP="00D46780">
            <w:pPr>
              <w:spacing w:after="112" w:line="259" w:lineRule="auto"/>
              <w:rPr>
                <w:b/>
                <w:bCs/>
                <w:sz w:val="20"/>
                <w:szCs w:val="20"/>
              </w:rPr>
            </w:pPr>
            <w:r w:rsidRPr="005F41AF">
              <w:rPr>
                <w:b/>
                <w:bCs/>
                <w:sz w:val="20"/>
                <w:szCs w:val="20"/>
              </w:rPr>
              <w:t>Fixed effects</w:t>
            </w:r>
          </w:p>
        </w:tc>
        <w:tc>
          <w:tcPr>
            <w:tcW w:w="1080" w:type="dxa"/>
            <w:tcBorders>
              <w:top w:val="single" w:sz="4" w:space="0" w:color="auto"/>
              <w:bottom w:val="single" w:sz="4" w:space="0" w:color="auto"/>
            </w:tcBorders>
            <w:shd w:val="clear" w:color="auto" w:fill="E7E6E6" w:themeFill="background2"/>
          </w:tcPr>
          <w:p w14:paraId="41E64547" w14:textId="77777777" w:rsidR="0065541C" w:rsidRPr="005F41AF" w:rsidRDefault="0065541C" w:rsidP="00D46780">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9FC863E" w14:textId="77777777" w:rsidR="0065541C" w:rsidRPr="005F41AF" w:rsidRDefault="0065541C" w:rsidP="00D46780">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27B6BD02" w14:textId="77777777" w:rsidR="0065541C" w:rsidRPr="005F41AF" w:rsidRDefault="0065541C" w:rsidP="00D46780">
            <w:pPr>
              <w:jc w:val="center"/>
              <w:rPr>
                <w:b/>
                <w:bCs/>
                <w:sz w:val="20"/>
                <w:szCs w:val="20"/>
              </w:rPr>
            </w:pPr>
            <w:r w:rsidRPr="005F41AF">
              <w:rPr>
                <w:b/>
                <w:bCs/>
                <w:sz w:val="20"/>
                <w:szCs w:val="20"/>
              </w:rPr>
              <w:t>LRT</w:t>
            </w:r>
          </w:p>
          <w:p w14:paraId="287DD051" w14:textId="77777777" w:rsidR="0065541C" w:rsidRPr="005F41AF" w:rsidRDefault="0065541C" w:rsidP="00D46780">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7DAD7E0D" w14:textId="77777777" w:rsidR="0065541C" w:rsidRPr="005F41AF" w:rsidRDefault="0065541C" w:rsidP="00D46780">
            <w:pPr>
              <w:jc w:val="center"/>
              <w:rPr>
                <w:b/>
                <w:bCs/>
                <w:sz w:val="20"/>
                <w:szCs w:val="20"/>
              </w:rPr>
            </w:pPr>
            <w:r w:rsidRPr="005F41AF">
              <w:rPr>
                <w:b/>
                <w:bCs/>
                <w:sz w:val="20"/>
                <w:szCs w:val="20"/>
              </w:rPr>
              <w:t>Wald</w:t>
            </w:r>
          </w:p>
          <w:p w14:paraId="03C9B5A2" w14:textId="77777777" w:rsidR="0065541C" w:rsidRPr="005F41AF" w:rsidRDefault="0065541C" w:rsidP="00D46780">
            <w:pPr>
              <w:jc w:val="center"/>
              <w:rPr>
                <w:b/>
                <w:bCs/>
                <w:sz w:val="20"/>
                <w:szCs w:val="20"/>
              </w:rPr>
            </w:pPr>
            <w:r w:rsidRPr="005F41AF">
              <w:rPr>
                <w:b/>
                <w:bCs/>
                <w:sz w:val="20"/>
                <w:szCs w:val="20"/>
              </w:rPr>
              <w:t>p-value</w:t>
            </w:r>
          </w:p>
        </w:tc>
      </w:tr>
      <w:tr w:rsidR="0065541C" w:rsidRPr="005F41AF" w14:paraId="76B2321F" w14:textId="77777777" w:rsidTr="00D46780">
        <w:trPr>
          <w:jc w:val="center"/>
        </w:trPr>
        <w:tc>
          <w:tcPr>
            <w:tcW w:w="3325" w:type="dxa"/>
            <w:tcBorders>
              <w:top w:val="single" w:sz="4" w:space="0" w:color="auto"/>
            </w:tcBorders>
          </w:tcPr>
          <w:p w14:paraId="627964A3" w14:textId="77777777" w:rsidR="0065541C" w:rsidRPr="00E95373" w:rsidRDefault="0065541C" w:rsidP="00D46780">
            <w:pPr>
              <w:spacing w:after="112" w:line="259" w:lineRule="auto"/>
              <w:rPr>
                <w:color w:val="000000" w:themeColor="text1"/>
                <w:sz w:val="20"/>
                <w:szCs w:val="20"/>
              </w:rPr>
            </w:pPr>
            <w:r w:rsidRPr="00E95373">
              <w:rPr>
                <w:color w:val="000000" w:themeColor="text1"/>
                <w:sz w:val="20"/>
                <w:szCs w:val="20"/>
              </w:rPr>
              <w:t>(Intercept)</w:t>
            </w:r>
          </w:p>
        </w:tc>
        <w:tc>
          <w:tcPr>
            <w:tcW w:w="1080" w:type="dxa"/>
            <w:tcBorders>
              <w:top w:val="single" w:sz="4" w:space="0" w:color="auto"/>
            </w:tcBorders>
          </w:tcPr>
          <w:p w14:paraId="6616A159" w14:textId="70EFD98B" w:rsidR="0065541C" w:rsidRPr="00E95373" w:rsidRDefault="00E95373" w:rsidP="00D46780">
            <w:pPr>
              <w:jc w:val="center"/>
              <w:rPr>
                <w:color w:val="000000" w:themeColor="text1"/>
                <w:sz w:val="20"/>
                <w:szCs w:val="20"/>
              </w:rPr>
            </w:pPr>
            <w:r w:rsidRPr="00E95373">
              <w:rPr>
                <w:color w:val="000000" w:themeColor="text1"/>
                <w:sz w:val="20"/>
                <w:szCs w:val="20"/>
              </w:rPr>
              <w:t>7</w:t>
            </w:r>
            <w:r w:rsidR="00481161" w:rsidRPr="00E95373">
              <w:rPr>
                <w:color w:val="000000" w:themeColor="text1"/>
                <w:sz w:val="20"/>
                <w:szCs w:val="20"/>
              </w:rPr>
              <w:t>.</w:t>
            </w:r>
            <w:r w:rsidRPr="00E95373">
              <w:rPr>
                <w:color w:val="000000" w:themeColor="text1"/>
                <w:sz w:val="20"/>
                <w:szCs w:val="20"/>
              </w:rPr>
              <w:t>130</w:t>
            </w:r>
          </w:p>
        </w:tc>
        <w:tc>
          <w:tcPr>
            <w:tcW w:w="1080" w:type="dxa"/>
            <w:tcBorders>
              <w:top w:val="single" w:sz="4" w:space="0" w:color="auto"/>
            </w:tcBorders>
          </w:tcPr>
          <w:p w14:paraId="0D38AEE6" w14:textId="5F284DB9"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sidRPr="00E95373">
              <w:rPr>
                <w:color w:val="000000" w:themeColor="text1"/>
                <w:sz w:val="20"/>
                <w:szCs w:val="20"/>
              </w:rPr>
              <w:t>930</w:t>
            </w:r>
          </w:p>
        </w:tc>
        <w:tc>
          <w:tcPr>
            <w:tcW w:w="1080" w:type="dxa"/>
            <w:tcBorders>
              <w:top w:val="single" w:sz="4" w:space="0" w:color="auto"/>
            </w:tcBorders>
          </w:tcPr>
          <w:p w14:paraId="529A5FAE" w14:textId="77777777" w:rsidR="0065541C" w:rsidRPr="00E95373" w:rsidRDefault="0065541C" w:rsidP="00D46780">
            <w:pPr>
              <w:spacing w:after="112" w:line="259" w:lineRule="auto"/>
              <w:jc w:val="center"/>
              <w:rPr>
                <w:color w:val="000000" w:themeColor="text1"/>
                <w:sz w:val="20"/>
                <w:szCs w:val="20"/>
              </w:rPr>
            </w:pPr>
          </w:p>
        </w:tc>
        <w:tc>
          <w:tcPr>
            <w:tcW w:w="1223" w:type="dxa"/>
            <w:tcBorders>
              <w:top w:val="single" w:sz="4" w:space="0" w:color="auto"/>
            </w:tcBorders>
          </w:tcPr>
          <w:p w14:paraId="075583E9" w14:textId="2B5002D9"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1.7 x 10</w:t>
            </w:r>
            <w:r w:rsidRPr="00E95373">
              <w:rPr>
                <w:b/>
                <w:bCs/>
                <w:color w:val="000000" w:themeColor="text1"/>
                <w:sz w:val="20"/>
                <w:szCs w:val="20"/>
                <w:vertAlign w:val="superscript"/>
              </w:rPr>
              <w:t>-14</w:t>
            </w:r>
          </w:p>
        </w:tc>
      </w:tr>
      <w:tr w:rsidR="0065541C" w:rsidRPr="005F41AF" w14:paraId="2D8210D6" w14:textId="77777777" w:rsidTr="00D46780">
        <w:trPr>
          <w:jc w:val="center"/>
        </w:trPr>
        <w:tc>
          <w:tcPr>
            <w:tcW w:w="3325" w:type="dxa"/>
          </w:tcPr>
          <w:p w14:paraId="2D39BD1C" w14:textId="00C7790D"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Julian day of sampling</w:t>
            </w:r>
          </w:p>
        </w:tc>
        <w:tc>
          <w:tcPr>
            <w:tcW w:w="1080" w:type="dxa"/>
          </w:tcPr>
          <w:p w14:paraId="1B1899BD" w14:textId="6CEEC7E4"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29</w:t>
            </w:r>
          </w:p>
        </w:tc>
        <w:tc>
          <w:tcPr>
            <w:tcW w:w="1080" w:type="dxa"/>
          </w:tcPr>
          <w:p w14:paraId="19CEB4D7" w14:textId="3DE944C5" w:rsidR="0065541C" w:rsidRPr="00E95373" w:rsidRDefault="00481161" w:rsidP="00D46780">
            <w:pPr>
              <w:jc w:val="center"/>
              <w:rPr>
                <w:color w:val="000000" w:themeColor="text1"/>
                <w:sz w:val="20"/>
                <w:szCs w:val="20"/>
              </w:rPr>
            </w:pPr>
            <w:r w:rsidRPr="00E95373">
              <w:rPr>
                <w:color w:val="000000" w:themeColor="text1"/>
                <w:sz w:val="20"/>
                <w:szCs w:val="20"/>
              </w:rPr>
              <w:t>0.004</w:t>
            </w:r>
          </w:p>
        </w:tc>
        <w:tc>
          <w:tcPr>
            <w:tcW w:w="1080" w:type="dxa"/>
          </w:tcPr>
          <w:p w14:paraId="29FC5308" w14:textId="057D1B23"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4.7 x 10</w:t>
            </w:r>
            <w:r w:rsidRPr="00E95373">
              <w:rPr>
                <w:b/>
                <w:bCs/>
                <w:color w:val="000000" w:themeColor="text1"/>
                <w:sz w:val="20"/>
                <w:szCs w:val="20"/>
                <w:vertAlign w:val="superscript"/>
              </w:rPr>
              <w:t>-5</w:t>
            </w:r>
          </w:p>
        </w:tc>
        <w:tc>
          <w:tcPr>
            <w:tcW w:w="1223" w:type="dxa"/>
          </w:tcPr>
          <w:p w14:paraId="500A12DA" w14:textId="3789FF45" w:rsidR="0065541C" w:rsidRPr="00E95373" w:rsidRDefault="00E95373" w:rsidP="00D46780">
            <w:pPr>
              <w:jc w:val="center"/>
              <w:rPr>
                <w:color w:val="000000" w:themeColor="text1"/>
                <w:sz w:val="20"/>
                <w:szCs w:val="20"/>
              </w:rPr>
            </w:pPr>
            <w:r w:rsidRPr="00E95373">
              <w:rPr>
                <w:b/>
                <w:bCs/>
                <w:color w:val="000000" w:themeColor="text1"/>
                <w:sz w:val="20"/>
                <w:szCs w:val="20"/>
              </w:rPr>
              <w:t>1.3 x 10</w:t>
            </w:r>
            <w:r w:rsidRPr="00E95373">
              <w:rPr>
                <w:b/>
                <w:bCs/>
                <w:color w:val="000000" w:themeColor="text1"/>
                <w:sz w:val="20"/>
                <w:szCs w:val="20"/>
                <w:vertAlign w:val="superscript"/>
              </w:rPr>
              <w:t>-12</w:t>
            </w:r>
          </w:p>
        </w:tc>
      </w:tr>
      <w:tr w:rsidR="0065541C" w:rsidRPr="005F41AF" w14:paraId="52A9241C" w14:textId="77777777" w:rsidTr="00D46780">
        <w:trPr>
          <w:jc w:val="center"/>
        </w:trPr>
        <w:tc>
          <w:tcPr>
            <w:tcW w:w="3325" w:type="dxa"/>
          </w:tcPr>
          <w:p w14:paraId="71CC9AD6" w14:textId="5A8FB579"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Sex</w:t>
            </w:r>
            <w:r w:rsidRPr="00E95373">
              <w:rPr>
                <w:color w:val="000000" w:themeColor="text1"/>
                <w:sz w:val="20"/>
                <w:szCs w:val="20"/>
              </w:rPr>
              <w:t>[Male]</w:t>
            </w:r>
          </w:p>
        </w:tc>
        <w:tc>
          <w:tcPr>
            <w:tcW w:w="1080" w:type="dxa"/>
          </w:tcPr>
          <w:p w14:paraId="515CED51" w14:textId="659D953E"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Pr>
                <w:color w:val="000000" w:themeColor="text1"/>
                <w:sz w:val="20"/>
                <w:szCs w:val="20"/>
              </w:rPr>
              <w:t>261</w:t>
            </w:r>
          </w:p>
        </w:tc>
        <w:tc>
          <w:tcPr>
            <w:tcW w:w="1080" w:type="dxa"/>
          </w:tcPr>
          <w:p w14:paraId="750913B7" w14:textId="41280A95" w:rsidR="0065541C" w:rsidRPr="00E95373" w:rsidRDefault="00481161" w:rsidP="00D46780">
            <w:pPr>
              <w:jc w:val="center"/>
              <w:rPr>
                <w:color w:val="000000" w:themeColor="text1"/>
                <w:sz w:val="20"/>
                <w:szCs w:val="20"/>
              </w:rPr>
            </w:pPr>
            <w:r w:rsidRPr="00E95373">
              <w:rPr>
                <w:color w:val="000000" w:themeColor="text1"/>
                <w:sz w:val="20"/>
                <w:szCs w:val="20"/>
              </w:rPr>
              <w:t>0.1</w:t>
            </w:r>
            <w:r w:rsidR="00E95373">
              <w:rPr>
                <w:color w:val="000000" w:themeColor="text1"/>
                <w:sz w:val="20"/>
                <w:szCs w:val="20"/>
              </w:rPr>
              <w:t>35</w:t>
            </w:r>
          </w:p>
        </w:tc>
        <w:tc>
          <w:tcPr>
            <w:tcW w:w="1080" w:type="dxa"/>
          </w:tcPr>
          <w:p w14:paraId="784644C5" w14:textId="68D042B3"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53</w:t>
            </w:r>
          </w:p>
        </w:tc>
        <w:tc>
          <w:tcPr>
            <w:tcW w:w="1223" w:type="dxa"/>
          </w:tcPr>
          <w:p w14:paraId="3AC92BFC" w14:textId="0749B94D"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54</w:t>
            </w:r>
          </w:p>
        </w:tc>
      </w:tr>
      <w:tr w:rsidR="0065541C" w:rsidRPr="005F41AF" w14:paraId="3C962BDF" w14:textId="77777777" w:rsidTr="00D46780">
        <w:trPr>
          <w:jc w:val="center"/>
        </w:trPr>
        <w:tc>
          <w:tcPr>
            <w:tcW w:w="3325" w:type="dxa"/>
            <w:tcBorders>
              <w:top w:val="single" w:sz="4" w:space="0" w:color="auto"/>
              <w:bottom w:val="single" w:sz="4" w:space="0" w:color="auto"/>
            </w:tcBorders>
            <w:shd w:val="clear" w:color="auto" w:fill="E7E6E6" w:themeFill="background2"/>
          </w:tcPr>
          <w:p w14:paraId="3DDB1D8A" w14:textId="69364316" w:rsidR="0065541C" w:rsidRPr="00E95373" w:rsidRDefault="0065541C" w:rsidP="00D46780">
            <w:pPr>
              <w:spacing w:after="112" w:line="259" w:lineRule="auto"/>
              <w:rPr>
                <w:i/>
                <w:iCs/>
                <w:color w:val="000000" w:themeColor="text1"/>
                <w:sz w:val="20"/>
                <w:szCs w:val="20"/>
              </w:rPr>
            </w:pPr>
            <w:r w:rsidRPr="00E95373">
              <w:rPr>
                <w:b/>
                <w:bCs/>
                <w:iCs/>
                <w:color w:val="000000" w:themeColor="text1"/>
                <w:sz w:val="20"/>
                <w:szCs w:val="20"/>
              </w:rPr>
              <w:t>Random effects</w:t>
            </w:r>
          </w:p>
        </w:tc>
        <w:tc>
          <w:tcPr>
            <w:tcW w:w="1080" w:type="dxa"/>
            <w:tcBorders>
              <w:top w:val="single" w:sz="4" w:space="0" w:color="auto"/>
              <w:bottom w:val="single" w:sz="4" w:space="0" w:color="auto"/>
            </w:tcBorders>
            <w:shd w:val="clear" w:color="auto" w:fill="E7E6E6" w:themeFill="background2"/>
          </w:tcPr>
          <w:p w14:paraId="1A090908" w14:textId="5A752B05" w:rsidR="0065541C" w:rsidRPr="00E95373" w:rsidRDefault="00007022" w:rsidP="00D46780">
            <w:pPr>
              <w:jc w:val="center"/>
              <w:rPr>
                <w:b/>
                <w:bCs/>
                <w:color w:val="000000" w:themeColor="text1"/>
                <w:sz w:val="20"/>
                <w:szCs w:val="20"/>
              </w:rPr>
            </w:pPr>
            <w:r w:rsidRPr="00E95373">
              <w:rPr>
                <w:b/>
                <w:bCs/>
                <w:color w:val="000000" w:themeColor="text1"/>
                <w:sz w:val="20"/>
                <w:szCs w:val="20"/>
              </w:rPr>
              <w:t>σ</w:t>
            </w:r>
            <w:r w:rsidRPr="00E95373">
              <w:rPr>
                <w:b/>
                <w:bCs/>
                <w:color w:val="000000" w:themeColor="text1"/>
                <w:sz w:val="20"/>
                <w:szCs w:val="20"/>
                <w:vertAlign w:val="superscript"/>
              </w:rPr>
              <w:t>2</w:t>
            </w:r>
          </w:p>
        </w:tc>
        <w:tc>
          <w:tcPr>
            <w:tcW w:w="1080" w:type="dxa"/>
            <w:tcBorders>
              <w:top w:val="single" w:sz="4" w:space="0" w:color="auto"/>
              <w:bottom w:val="single" w:sz="4" w:space="0" w:color="auto"/>
            </w:tcBorders>
            <w:shd w:val="clear" w:color="auto" w:fill="E7E6E6" w:themeFill="background2"/>
          </w:tcPr>
          <w:p w14:paraId="67AC3FD6" w14:textId="23B87856" w:rsidR="0065541C" w:rsidRPr="00E95373" w:rsidRDefault="0065541C" w:rsidP="00D46780">
            <w:pPr>
              <w:jc w:val="center"/>
              <w:rPr>
                <w:color w:val="000000" w:themeColor="text1"/>
                <w:sz w:val="20"/>
                <w:szCs w:val="20"/>
              </w:rPr>
            </w:pPr>
            <w:proofErr w:type="spellStart"/>
            <w:r w:rsidRPr="00E95373">
              <w:rPr>
                <w:b/>
                <w:bCs/>
                <w:color w:val="000000" w:themeColor="text1"/>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5619DCF7" w14:textId="6D593D5C" w:rsidR="0065541C" w:rsidRPr="00E95373" w:rsidRDefault="0087067D" w:rsidP="00D46780">
            <w:pPr>
              <w:spacing w:after="112" w:line="259" w:lineRule="auto"/>
              <w:jc w:val="center"/>
              <w:rPr>
                <w:b/>
                <w:bCs/>
                <w:color w:val="000000" w:themeColor="text1"/>
                <w:sz w:val="20"/>
                <w:szCs w:val="20"/>
              </w:rPr>
            </w:pPr>
            <w:r w:rsidRPr="00E95373">
              <w:rPr>
                <w:b/>
                <w:bCs/>
                <w:color w:val="000000" w:themeColor="text1"/>
                <w:sz w:val="20"/>
                <w:szCs w:val="20"/>
              </w:rPr>
              <w:t>ρ</w:t>
            </w:r>
          </w:p>
        </w:tc>
        <w:tc>
          <w:tcPr>
            <w:tcW w:w="1223" w:type="dxa"/>
            <w:tcBorders>
              <w:top w:val="single" w:sz="4" w:space="0" w:color="auto"/>
              <w:bottom w:val="single" w:sz="4" w:space="0" w:color="auto"/>
            </w:tcBorders>
            <w:shd w:val="clear" w:color="auto" w:fill="E7E6E6" w:themeFill="background2"/>
          </w:tcPr>
          <w:p w14:paraId="393EE2F9" w14:textId="082E0C17" w:rsidR="0065541C" w:rsidRPr="00E95373" w:rsidRDefault="0065541C" w:rsidP="00D46780">
            <w:pPr>
              <w:jc w:val="center"/>
              <w:rPr>
                <w:b/>
                <w:bCs/>
                <w:color w:val="000000" w:themeColor="text1"/>
                <w:sz w:val="20"/>
                <w:szCs w:val="20"/>
              </w:rPr>
            </w:pPr>
          </w:p>
        </w:tc>
      </w:tr>
      <w:tr w:rsidR="0065541C" w:rsidRPr="005F41AF" w14:paraId="7D0CC150" w14:textId="77777777" w:rsidTr="00D46780">
        <w:trPr>
          <w:jc w:val="center"/>
        </w:trPr>
        <w:tc>
          <w:tcPr>
            <w:tcW w:w="3325" w:type="dxa"/>
            <w:tcBorders>
              <w:top w:val="single" w:sz="4" w:space="0" w:color="auto"/>
            </w:tcBorders>
          </w:tcPr>
          <w:p w14:paraId="681DD370" w14:textId="0718A48F" w:rsidR="0065541C" w:rsidRPr="00E95373" w:rsidRDefault="0065541C" w:rsidP="00D46780">
            <w:pPr>
              <w:spacing w:after="112" w:line="259" w:lineRule="auto"/>
              <w:rPr>
                <w:color w:val="000000" w:themeColor="text1"/>
                <w:sz w:val="20"/>
                <w:szCs w:val="20"/>
              </w:rPr>
            </w:pPr>
            <w:r w:rsidRPr="00E95373">
              <w:rPr>
                <w:i/>
                <w:color w:val="000000" w:themeColor="text1"/>
                <w:sz w:val="20"/>
                <w:szCs w:val="20"/>
              </w:rPr>
              <w:t>year</w:t>
            </w:r>
            <w:r w:rsidR="0087067D" w:rsidRPr="00E95373">
              <w:rPr>
                <w:iCs/>
                <w:color w:val="000000" w:themeColor="text1"/>
                <w:sz w:val="20"/>
                <w:szCs w:val="20"/>
              </w:rPr>
              <w:t>(Intercept)</w:t>
            </w:r>
          </w:p>
        </w:tc>
        <w:tc>
          <w:tcPr>
            <w:tcW w:w="1080" w:type="dxa"/>
            <w:tcBorders>
              <w:top w:val="single" w:sz="4" w:space="0" w:color="auto"/>
            </w:tcBorders>
          </w:tcPr>
          <w:p w14:paraId="5B457030" w14:textId="1E9E6799" w:rsidR="0065541C" w:rsidRPr="00E95373" w:rsidRDefault="00481161" w:rsidP="00D46780">
            <w:pPr>
              <w:jc w:val="center"/>
              <w:rPr>
                <w:color w:val="000000" w:themeColor="text1"/>
                <w:sz w:val="20"/>
                <w:szCs w:val="20"/>
              </w:rPr>
            </w:pPr>
            <w:r w:rsidRPr="00E95373">
              <w:rPr>
                <w:color w:val="000000" w:themeColor="text1"/>
                <w:sz w:val="20"/>
                <w:szCs w:val="20"/>
              </w:rPr>
              <w:t>4.</w:t>
            </w:r>
            <w:r w:rsidR="00E95373">
              <w:rPr>
                <w:color w:val="000000" w:themeColor="text1"/>
                <w:sz w:val="20"/>
                <w:szCs w:val="20"/>
              </w:rPr>
              <w:t>88</w:t>
            </w:r>
            <w:r w:rsidRPr="00E95373">
              <w:rPr>
                <w:color w:val="000000" w:themeColor="text1"/>
                <w:sz w:val="20"/>
                <w:szCs w:val="20"/>
              </w:rPr>
              <w:t>3</w:t>
            </w:r>
          </w:p>
        </w:tc>
        <w:tc>
          <w:tcPr>
            <w:tcW w:w="1080" w:type="dxa"/>
            <w:tcBorders>
              <w:top w:val="single" w:sz="4" w:space="0" w:color="auto"/>
            </w:tcBorders>
          </w:tcPr>
          <w:p w14:paraId="11EDCEFC" w14:textId="19B13FF3" w:rsidR="0065541C" w:rsidRPr="00E95373" w:rsidRDefault="00481161" w:rsidP="00D46780">
            <w:pPr>
              <w:jc w:val="center"/>
              <w:rPr>
                <w:color w:val="000000" w:themeColor="text1"/>
                <w:sz w:val="20"/>
                <w:szCs w:val="20"/>
              </w:rPr>
            </w:pPr>
            <w:r w:rsidRPr="00E95373">
              <w:rPr>
                <w:color w:val="000000" w:themeColor="text1"/>
                <w:sz w:val="20"/>
                <w:szCs w:val="20"/>
              </w:rPr>
              <w:t>2.</w:t>
            </w:r>
            <w:r w:rsidR="00E95373">
              <w:rPr>
                <w:color w:val="000000" w:themeColor="text1"/>
                <w:sz w:val="20"/>
                <w:szCs w:val="20"/>
              </w:rPr>
              <w:t>209</w:t>
            </w:r>
          </w:p>
        </w:tc>
        <w:tc>
          <w:tcPr>
            <w:tcW w:w="1080" w:type="dxa"/>
            <w:tcBorders>
              <w:top w:val="single" w:sz="4" w:space="0" w:color="auto"/>
            </w:tcBorders>
          </w:tcPr>
          <w:p w14:paraId="6B2A6273" w14:textId="7DCAE71B"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-0.95</w:t>
            </w:r>
          </w:p>
        </w:tc>
        <w:tc>
          <w:tcPr>
            <w:tcW w:w="1223" w:type="dxa"/>
            <w:tcBorders>
              <w:top w:val="single" w:sz="4" w:space="0" w:color="auto"/>
            </w:tcBorders>
          </w:tcPr>
          <w:p w14:paraId="540FCBDD" w14:textId="2BDED01E" w:rsidR="0065541C" w:rsidRPr="00E95373" w:rsidRDefault="0065541C" w:rsidP="00D46780">
            <w:pPr>
              <w:jc w:val="center"/>
              <w:rPr>
                <w:b/>
                <w:bCs/>
                <w:color w:val="000000" w:themeColor="text1"/>
                <w:sz w:val="20"/>
                <w:szCs w:val="20"/>
              </w:rPr>
            </w:pPr>
          </w:p>
        </w:tc>
      </w:tr>
      <w:tr w:rsidR="0087067D" w:rsidRPr="005F41AF" w14:paraId="06BC3884" w14:textId="77777777" w:rsidTr="00D46780">
        <w:trPr>
          <w:jc w:val="center"/>
        </w:trPr>
        <w:tc>
          <w:tcPr>
            <w:tcW w:w="3325" w:type="dxa"/>
            <w:tcBorders>
              <w:bottom w:val="single" w:sz="4" w:space="0" w:color="auto"/>
            </w:tcBorders>
          </w:tcPr>
          <w:p w14:paraId="7C177883" w14:textId="70A9FC35" w:rsidR="0087067D" w:rsidRPr="00E95373" w:rsidRDefault="0087067D" w:rsidP="00D46780">
            <w:pPr>
              <w:spacing w:after="112" w:line="259" w:lineRule="auto"/>
              <w:rPr>
                <w:i/>
                <w:color w:val="000000" w:themeColor="text1"/>
                <w:sz w:val="20"/>
                <w:szCs w:val="20"/>
              </w:rPr>
            </w:pPr>
            <w:r w:rsidRPr="00E95373">
              <w:rPr>
                <w:i/>
                <w:color w:val="000000" w:themeColor="text1"/>
                <w:sz w:val="20"/>
                <w:szCs w:val="20"/>
              </w:rPr>
              <w:t>year *</w:t>
            </w:r>
            <w:r w:rsidRPr="00E95373">
              <w:rPr>
                <w:i/>
                <w:iCs/>
                <w:color w:val="000000" w:themeColor="text1"/>
                <w:sz w:val="20"/>
                <w:szCs w:val="20"/>
              </w:rPr>
              <w:t xml:space="preserve"> Julian day of sampling</w:t>
            </w:r>
          </w:p>
        </w:tc>
        <w:tc>
          <w:tcPr>
            <w:tcW w:w="1080" w:type="dxa"/>
            <w:tcBorders>
              <w:bottom w:val="single" w:sz="4" w:space="0" w:color="auto"/>
            </w:tcBorders>
          </w:tcPr>
          <w:p w14:paraId="2B77391F" w14:textId="6B4E8584" w:rsidR="0087067D" w:rsidRPr="008F0BC2" w:rsidRDefault="008F0BC2" w:rsidP="00D46780">
            <w:pPr>
              <w:jc w:val="center"/>
              <w:rPr>
                <w:color w:val="000000" w:themeColor="text1"/>
                <w:sz w:val="20"/>
                <w:szCs w:val="20"/>
              </w:rPr>
            </w:pPr>
            <w:r w:rsidRPr="008F0BC2">
              <w:rPr>
                <w:color w:val="000000" w:themeColor="text1"/>
                <w:sz w:val="20"/>
                <w:szCs w:val="20"/>
              </w:rPr>
              <w:t>8.5 x 10</w:t>
            </w:r>
            <w:r w:rsidRPr="008F0BC2">
              <w:rPr>
                <w:color w:val="000000" w:themeColor="text1"/>
                <w:sz w:val="20"/>
                <w:szCs w:val="20"/>
                <w:vertAlign w:val="superscript"/>
              </w:rPr>
              <w:t>-5</w:t>
            </w:r>
          </w:p>
        </w:tc>
        <w:tc>
          <w:tcPr>
            <w:tcW w:w="1080" w:type="dxa"/>
            <w:tcBorders>
              <w:bottom w:val="single" w:sz="4" w:space="0" w:color="auto"/>
            </w:tcBorders>
          </w:tcPr>
          <w:p w14:paraId="17D713BC" w14:textId="4B1D0138" w:rsidR="0087067D" w:rsidRPr="00E95373" w:rsidRDefault="008F0BC2" w:rsidP="00D46780">
            <w:pPr>
              <w:jc w:val="center"/>
              <w:rPr>
                <w:color w:val="000000" w:themeColor="text1"/>
                <w:sz w:val="20"/>
                <w:szCs w:val="20"/>
              </w:rPr>
            </w:pPr>
            <w:r w:rsidRPr="008F0BC2">
              <w:rPr>
                <w:color w:val="000000" w:themeColor="text1"/>
                <w:sz w:val="20"/>
                <w:szCs w:val="20"/>
              </w:rPr>
              <w:t>0.009</w:t>
            </w:r>
          </w:p>
        </w:tc>
        <w:tc>
          <w:tcPr>
            <w:tcW w:w="1080" w:type="dxa"/>
            <w:tcBorders>
              <w:bottom w:val="single" w:sz="4" w:space="0" w:color="auto"/>
            </w:tcBorders>
          </w:tcPr>
          <w:p w14:paraId="311CD2FD" w14:textId="77777777" w:rsidR="0087067D" w:rsidRPr="00E95373" w:rsidRDefault="0087067D" w:rsidP="00D46780">
            <w:pPr>
              <w:spacing w:after="112" w:line="259" w:lineRule="auto"/>
              <w:jc w:val="center"/>
              <w:rPr>
                <w:b/>
                <w:bCs/>
                <w:color w:val="000000" w:themeColor="text1"/>
                <w:sz w:val="20"/>
                <w:szCs w:val="20"/>
              </w:rPr>
            </w:pPr>
          </w:p>
        </w:tc>
        <w:tc>
          <w:tcPr>
            <w:tcW w:w="1223" w:type="dxa"/>
            <w:tcBorders>
              <w:bottom w:val="single" w:sz="4" w:space="0" w:color="auto"/>
            </w:tcBorders>
          </w:tcPr>
          <w:p w14:paraId="39D6F686" w14:textId="77777777" w:rsidR="0087067D" w:rsidRPr="00E95373" w:rsidRDefault="0087067D" w:rsidP="00D46780">
            <w:pPr>
              <w:jc w:val="center"/>
              <w:rPr>
                <w:b/>
                <w:bCs/>
                <w:color w:val="000000" w:themeColor="text1"/>
                <w:sz w:val="20"/>
                <w:szCs w:val="20"/>
              </w:rPr>
            </w:pPr>
          </w:p>
        </w:tc>
      </w:tr>
    </w:tbl>
    <w:p w14:paraId="266FAA86" w14:textId="487E0258" w:rsidR="0087067D" w:rsidRPr="009A340C" w:rsidRDefault="0087067D" w:rsidP="00481161">
      <w:pPr>
        <w:ind w:left="810" w:right="720"/>
        <w:rPr>
          <w:sz w:val="20"/>
          <w:szCs w:val="20"/>
        </w:rPr>
      </w:pPr>
      <w:r w:rsidRPr="009A340C">
        <w:rPr>
          <w:b/>
          <w:bCs/>
          <w:sz w:val="20"/>
          <w:szCs w:val="20"/>
        </w:rPr>
        <w:t xml:space="preserve">Table 5: </w:t>
      </w:r>
      <w:proofErr w:type="spellStart"/>
      <w:r w:rsidR="002A45D2">
        <w:rPr>
          <w:sz w:val="20"/>
          <w:szCs w:val="20"/>
        </w:rPr>
        <w:t>GLMM</w:t>
      </w:r>
      <w:r w:rsidR="002A45D2">
        <w:rPr>
          <w:sz w:val="20"/>
          <w:szCs w:val="20"/>
          <w:vertAlign w:val="subscript"/>
        </w:rPr>
        <w:t>immigrant</w:t>
      </w:r>
      <w:proofErr w:type="spellEnd"/>
      <w:r w:rsidR="002A45D2">
        <w:rPr>
          <w:sz w:val="20"/>
          <w:szCs w:val="20"/>
          <w:vertAlign w:val="subscript"/>
        </w:rPr>
        <w:t xml:space="preserve"> </w:t>
      </w:r>
      <w:r w:rsidR="002A45D2">
        <w:rPr>
          <w:sz w:val="20"/>
          <w:szCs w:val="20"/>
        </w:rPr>
        <w:t xml:space="preserve">model fit. </w:t>
      </w:r>
      <w:r w:rsidRPr="009A340C">
        <w:rPr>
          <w:sz w:val="20"/>
          <w:szCs w:val="20"/>
        </w:rPr>
        <w:t xml:space="preserve">Results of generalized linear </w:t>
      </w:r>
      <w:r>
        <w:rPr>
          <w:sz w:val="20"/>
          <w:szCs w:val="20"/>
        </w:rPr>
        <w:t xml:space="preserve">mixed </w:t>
      </w:r>
      <w:r w:rsidRPr="009A340C">
        <w:rPr>
          <w:sz w:val="20"/>
          <w:szCs w:val="20"/>
        </w:rPr>
        <w:t xml:space="preserve">model examining the influence of </w:t>
      </w:r>
      <w:r w:rsidRPr="009A340C">
        <w:rPr>
          <w:i/>
          <w:iCs/>
          <w:sz w:val="20"/>
          <w:szCs w:val="20"/>
        </w:rPr>
        <w:t xml:space="preserve">sex, Julian </w:t>
      </w:r>
      <w:r>
        <w:rPr>
          <w:i/>
          <w:iCs/>
          <w:sz w:val="20"/>
          <w:szCs w:val="20"/>
        </w:rPr>
        <w:t>d</w:t>
      </w:r>
      <w:r w:rsidRPr="009A340C">
        <w:rPr>
          <w:i/>
          <w:iCs/>
          <w:sz w:val="20"/>
          <w:szCs w:val="20"/>
        </w:rPr>
        <w:t>ay</w:t>
      </w:r>
      <w:r>
        <w:rPr>
          <w:i/>
          <w:iCs/>
          <w:sz w:val="20"/>
          <w:szCs w:val="20"/>
        </w:rPr>
        <w:t xml:space="preserve"> of sampling</w:t>
      </w:r>
      <w:r w:rsidRPr="009A340C">
        <w:rPr>
          <w:sz w:val="20"/>
          <w:szCs w:val="20"/>
        </w:rPr>
        <w:t xml:space="preserve"> on whether or not a NOR salmon sampled at </w:t>
      </w:r>
      <w:r w:rsidR="00B8490A">
        <w:rPr>
          <w:sz w:val="20"/>
          <w:szCs w:val="20"/>
        </w:rPr>
        <w:t>Cougar Trap</w:t>
      </w:r>
      <w:r w:rsidRPr="009A340C">
        <w:rPr>
          <w:sz w:val="20"/>
          <w:szCs w:val="20"/>
        </w:rPr>
        <w:t xml:space="preserve"> was assigned to at least one parent from above the dam.</w:t>
      </w:r>
      <w:r w:rsidR="0076259D">
        <w:rPr>
          <w:sz w:val="20"/>
          <w:szCs w:val="20"/>
        </w:rPr>
        <w:t xml:space="preserve"> Only the first observation of an individual is used.</w:t>
      </w:r>
      <w:r w:rsidRPr="009A340C">
        <w:rPr>
          <w:sz w:val="20"/>
          <w:szCs w:val="20"/>
        </w:rPr>
        <w:t xml:space="preserve"> Estimated effect (β) and standard error (</w:t>
      </w:r>
      <w:proofErr w:type="spellStart"/>
      <w:r w:rsidRPr="009A340C">
        <w:rPr>
          <w:sz w:val="20"/>
          <w:szCs w:val="20"/>
        </w:rPr>
        <w:t>s.e.</w:t>
      </w:r>
      <w:proofErr w:type="spellEnd"/>
      <w:r w:rsidRPr="009A340C">
        <w:rPr>
          <w:sz w:val="20"/>
          <w:szCs w:val="20"/>
        </w:rPr>
        <w:t xml:space="preserve">) of each fixed predictor on the link (logit) scale for predictors that were retained in the final model are presented. </w:t>
      </w:r>
      <w:r>
        <w:rPr>
          <w:sz w:val="20"/>
          <w:szCs w:val="20"/>
        </w:rPr>
        <w:t>Variance (</w:t>
      </w:r>
      <w:r w:rsidRPr="0087067D">
        <w:rPr>
          <w:sz w:val="20"/>
          <w:szCs w:val="20"/>
        </w:rPr>
        <w:t>σ</w:t>
      </w:r>
      <w:r>
        <w:rPr>
          <w:sz w:val="20"/>
          <w:szCs w:val="20"/>
          <w:vertAlign w:val="superscript"/>
        </w:rPr>
        <w:t>2</w:t>
      </w:r>
      <w:r>
        <w:rPr>
          <w:sz w:val="20"/>
          <w:szCs w:val="20"/>
        </w:rPr>
        <w:t>) and standard deviation (</w:t>
      </w:r>
      <w:proofErr w:type="spellStart"/>
      <w:r>
        <w:rPr>
          <w:sz w:val="20"/>
          <w:szCs w:val="20"/>
        </w:rPr>
        <w:t>s.d.</w:t>
      </w:r>
      <w:proofErr w:type="spellEnd"/>
      <w:r>
        <w:rPr>
          <w:sz w:val="20"/>
          <w:szCs w:val="20"/>
        </w:rPr>
        <w:t xml:space="preserve">) for random intercepts for year and random slope </w:t>
      </w:r>
      <w:r w:rsidRPr="0087067D">
        <w:rPr>
          <w:i/>
          <w:iCs/>
          <w:sz w:val="20"/>
          <w:szCs w:val="20"/>
        </w:rPr>
        <w:t>Julian day of sampling</w:t>
      </w:r>
      <w:r>
        <w:rPr>
          <w:sz w:val="20"/>
          <w:szCs w:val="20"/>
        </w:rPr>
        <w:t xml:space="preserve"> per year and their correlation </w:t>
      </w:r>
      <w:r w:rsidRPr="0087067D">
        <w:rPr>
          <w:sz w:val="20"/>
          <w:szCs w:val="20"/>
        </w:rPr>
        <w:t>(ρ)</w:t>
      </w:r>
      <w:r>
        <w:rPr>
          <w:sz w:val="20"/>
          <w:szCs w:val="20"/>
        </w:rPr>
        <w:t xml:space="preserve"> are also presented. </w:t>
      </w:r>
      <w:r w:rsidRPr="009A340C">
        <w:rPr>
          <w:sz w:val="20"/>
          <w:szCs w:val="20"/>
        </w:rPr>
        <w:t>The null hypothesis that each predictor did not significantly improve the model effect was tested with a likelihood ratio test (LRT p-value). The null hypothesis that each predictor has an effect significantly different than zero was evaluated with the Wald test (Wald p-value).</w:t>
      </w:r>
    </w:p>
    <w:p w14:paraId="1DC6C49F" w14:textId="629B37E5" w:rsidR="0065541C" w:rsidRDefault="0065541C" w:rsidP="00704616">
      <w:pPr>
        <w:spacing w:line="360" w:lineRule="auto"/>
        <w:ind w:firstLine="720"/>
      </w:pPr>
    </w:p>
    <w:p w14:paraId="77BC273A" w14:textId="1CFBFDEA" w:rsidR="003B1343" w:rsidRPr="00D71476" w:rsidRDefault="003B1343" w:rsidP="00704616">
      <w:pPr>
        <w:spacing w:line="360" w:lineRule="auto"/>
        <w:ind w:firstLine="720"/>
      </w:pPr>
      <w:r>
        <w:t xml:space="preserve"> </w:t>
      </w:r>
    </w:p>
    <w:p w14:paraId="1F8393AF" w14:textId="139AA381" w:rsidR="00FB5A9F" w:rsidRPr="00D71476" w:rsidRDefault="00BF78E1" w:rsidP="00715942">
      <w:pPr>
        <w:spacing w:line="360" w:lineRule="auto"/>
        <w:jc w:val="center"/>
      </w:pPr>
      <w:r>
        <w:rPr>
          <w:noProof/>
        </w:rPr>
        <w:lastRenderedPageBreak/>
        <w:drawing>
          <wp:inline distT="0" distB="0" distL="0" distR="0" wp14:anchorId="2E7F5538" wp14:editId="399514D8">
            <wp:extent cx="5943600" cy="367855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0D86ADB5" w14:textId="54DE724E" w:rsidR="004F6A0D" w:rsidRPr="007309CB" w:rsidRDefault="004F6A0D" w:rsidP="009A340C">
      <w:pPr>
        <w:ind w:left="720" w:right="630"/>
        <w:rPr>
          <w:sz w:val="20"/>
          <w:szCs w:val="20"/>
        </w:rPr>
      </w:pPr>
      <w:r w:rsidRPr="00D71476">
        <w:rPr>
          <w:b/>
          <w:bCs/>
          <w:sz w:val="20"/>
          <w:szCs w:val="20"/>
        </w:rPr>
        <w:t xml:space="preserve">Figure 4: </w:t>
      </w:r>
      <w:r w:rsidR="001930BA">
        <w:rPr>
          <w:sz w:val="20"/>
          <w:szCs w:val="20"/>
        </w:rPr>
        <w:t>Effect</w:t>
      </w:r>
      <w:commentRangeStart w:id="35"/>
      <w:r w:rsidRPr="00D71476">
        <w:rPr>
          <w:sz w:val="20"/>
          <w:szCs w:val="20"/>
        </w:rPr>
        <w:t xml:space="preserve"> of </w:t>
      </w:r>
      <w:r w:rsidRPr="00481161">
        <w:rPr>
          <w:i/>
          <w:iCs/>
          <w:sz w:val="20"/>
          <w:szCs w:val="20"/>
        </w:rPr>
        <w:t xml:space="preserve">Julian </w:t>
      </w:r>
      <w:r w:rsidR="007309CB">
        <w:rPr>
          <w:i/>
          <w:iCs/>
          <w:sz w:val="20"/>
          <w:szCs w:val="20"/>
        </w:rPr>
        <w:t>d</w:t>
      </w:r>
      <w:r w:rsidRPr="00481161">
        <w:rPr>
          <w:i/>
          <w:iCs/>
          <w:sz w:val="20"/>
          <w:szCs w:val="20"/>
        </w:rPr>
        <w:t>ay</w:t>
      </w:r>
      <w:r w:rsidR="00481161" w:rsidRPr="00481161">
        <w:rPr>
          <w:i/>
          <w:iCs/>
          <w:sz w:val="20"/>
          <w:szCs w:val="20"/>
        </w:rPr>
        <w:t xml:space="preserve"> of sampling</w:t>
      </w:r>
      <w:r w:rsidRPr="00D71476">
        <w:rPr>
          <w:sz w:val="20"/>
          <w:szCs w:val="20"/>
        </w:rPr>
        <w:t xml:space="preserve"> on the pr</w:t>
      </w:r>
      <w:r w:rsidR="00481161">
        <w:rPr>
          <w:sz w:val="20"/>
          <w:szCs w:val="20"/>
        </w:rPr>
        <w:t xml:space="preserve">edicted proportion of NOR salmon collected at </w:t>
      </w:r>
      <w:r w:rsidR="00B8490A">
        <w:rPr>
          <w:sz w:val="20"/>
          <w:szCs w:val="20"/>
        </w:rPr>
        <w:t>Cougar Trap</w:t>
      </w:r>
      <w:r w:rsidRPr="00D71476">
        <w:rPr>
          <w:sz w:val="20"/>
          <w:szCs w:val="20"/>
        </w:rPr>
        <w:t xml:space="preserve"> </w:t>
      </w:r>
      <w:r w:rsidR="00481161">
        <w:rPr>
          <w:sz w:val="20"/>
          <w:szCs w:val="20"/>
        </w:rPr>
        <w:t>was produced above the dam (heavy black line)</w:t>
      </w:r>
      <w:r w:rsidR="001930BA">
        <w:rPr>
          <w:sz w:val="20"/>
          <w:szCs w:val="20"/>
        </w:rPr>
        <w:t xml:space="preserve"> as predicted by </w:t>
      </w:r>
      <w:proofErr w:type="spellStart"/>
      <w:r w:rsidR="001930BA">
        <w:rPr>
          <w:sz w:val="20"/>
          <w:szCs w:val="20"/>
        </w:rPr>
        <w:t>GLMM</w:t>
      </w:r>
      <w:r w:rsidR="001930BA">
        <w:rPr>
          <w:sz w:val="20"/>
          <w:szCs w:val="20"/>
          <w:vertAlign w:val="subscript"/>
        </w:rPr>
        <w:t>immigrant</w:t>
      </w:r>
      <w:proofErr w:type="spellEnd"/>
      <w:r w:rsidR="00481161">
        <w:rPr>
          <w:sz w:val="20"/>
          <w:szCs w:val="20"/>
        </w:rPr>
        <w:t>.</w:t>
      </w:r>
      <w:r w:rsidRPr="00D71476">
        <w:rPr>
          <w:sz w:val="20"/>
          <w:szCs w:val="20"/>
        </w:rPr>
        <w:t xml:space="preserve"> </w:t>
      </w:r>
      <w:r w:rsidR="00A8498A">
        <w:rPr>
          <w:sz w:val="20"/>
          <w:szCs w:val="20"/>
        </w:rPr>
        <w:t xml:space="preserve">Only the first observation of an salmon at the </w:t>
      </w:r>
      <w:r w:rsidR="00B8490A">
        <w:rPr>
          <w:sz w:val="20"/>
          <w:szCs w:val="20"/>
        </w:rPr>
        <w:t>Cougar Trap</w:t>
      </w:r>
      <w:r w:rsidR="00A8498A">
        <w:rPr>
          <w:sz w:val="20"/>
          <w:szCs w:val="20"/>
        </w:rPr>
        <w:t xml:space="preserve"> is used. </w:t>
      </w:r>
      <w:r w:rsidRPr="00D71476">
        <w:rPr>
          <w:sz w:val="20"/>
          <w:szCs w:val="20"/>
        </w:rPr>
        <w:t>Vertical dash</w:t>
      </w:r>
      <w:r w:rsidR="00FD3720" w:rsidRPr="00D71476">
        <w:rPr>
          <w:sz w:val="20"/>
          <w:szCs w:val="20"/>
        </w:rPr>
        <w:t>ed</w:t>
      </w:r>
      <w:r w:rsidRPr="00D71476">
        <w:rPr>
          <w:sz w:val="20"/>
          <w:szCs w:val="20"/>
        </w:rPr>
        <w:t xml:space="preserve"> red line is Julian Day 245, which corresponds to either September 1</w:t>
      </w:r>
      <w:r w:rsidRPr="00D71476">
        <w:rPr>
          <w:sz w:val="20"/>
          <w:szCs w:val="20"/>
          <w:vertAlign w:val="superscript"/>
        </w:rPr>
        <w:t>st</w:t>
      </w:r>
      <w:r w:rsidRPr="00D71476">
        <w:rPr>
          <w:sz w:val="20"/>
          <w:szCs w:val="20"/>
        </w:rPr>
        <w:t xml:space="preserve"> or October 31</w:t>
      </w:r>
      <w:r w:rsidRPr="00D71476">
        <w:rPr>
          <w:sz w:val="20"/>
          <w:szCs w:val="20"/>
          <w:vertAlign w:val="superscript"/>
        </w:rPr>
        <w:t>st</w:t>
      </w:r>
      <w:r w:rsidRPr="00D71476">
        <w:rPr>
          <w:sz w:val="20"/>
          <w:szCs w:val="20"/>
        </w:rPr>
        <w:t>, depending on the year.</w:t>
      </w:r>
      <w:commentRangeEnd w:id="35"/>
      <w:r w:rsidR="00E14BA5">
        <w:rPr>
          <w:rStyle w:val="CommentReference"/>
        </w:rPr>
        <w:commentReference w:id="35"/>
      </w:r>
      <w:r w:rsidR="00481161">
        <w:rPr>
          <w:sz w:val="20"/>
          <w:szCs w:val="20"/>
        </w:rPr>
        <w:t xml:space="preserve"> Light </w:t>
      </w:r>
      <w:r w:rsidR="001930BA">
        <w:rPr>
          <w:sz w:val="20"/>
          <w:szCs w:val="20"/>
        </w:rPr>
        <w:t>colored</w:t>
      </w:r>
      <w:r w:rsidR="00481161">
        <w:rPr>
          <w:sz w:val="20"/>
          <w:szCs w:val="20"/>
        </w:rPr>
        <w:t xml:space="preserve"> lines show </w:t>
      </w:r>
      <w:r w:rsidR="007309CB">
        <w:rPr>
          <w:sz w:val="20"/>
          <w:szCs w:val="20"/>
        </w:rPr>
        <w:t xml:space="preserve">predicted effect of </w:t>
      </w:r>
      <w:r w:rsidR="007309CB" w:rsidRPr="00481161">
        <w:rPr>
          <w:i/>
          <w:iCs/>
          <w:sz w:val="20"/>
          <w:szCs w:val="20"/>
        </w:rPr>
        <w:t xml:space="preserve">Julian </w:t>
      </w:r>
      <w:r w:rsidR="007309CB">
        <w:rPr>
          <w:i/>
          <w:iCs/>
          <w:sz w:val="20"/>
          <w:szCs w:val="20"/>
        </w:rPr>
        <w:t>d</w:t>
      </w:r>
      <w:r w:rsidR="007309CB" w:rsidRPr="00481161">
        <w:rPr>
          <w:i/>
          <w:iCs/>
          <w:sz w:val="20"/>
          <w:szCs w:val="20"/>
        </w:rPr>
        <w:t>ay of sampling</w:t>
      </w:r>
      <w:r w:rsidR="007309CB">
        <w:rPr>
          <w:i/>
          <w:iCs/>
          <w:sz w:val="20"/>
          <w:szCs w:val="20"/>
        </w:rPr>
        <w:t xml:space="preserve"> </w:t>
      </w:r>
      <w:r w:rsidR="007309CB">
        <w:rPr>
          <w:sz w:val="20"/>
          <w:szCs w:val="20"/>
        </w:rPr>
        <w:t>in from binomial GLMs fit to data from each year.</w:t>
      </w:r>
    </w:p>
    <w:p w14:paraId="582E70BF" w14:textId="1230260B" w:rsidR="00900606" w:rsidRDefault="00900606" w:rsidP="005741DF">
      <w:pPr>
        <w:spacing w:line="360" w:lineRule="auto"/>
      </w:pPr>
    </w:p>
    <w:p w14:paraId="5C3037BB" w14:textId="240F4205" w:rsidR="004046CB" w:rsidRDefault="00C12CFA" w:rsidP="005741DF">
      <w:pPr>
        <w:spacing w:line="360" w:lineRule="auto"/>
      </w:pPr>
      <w:r>
        <w:tab/>
        <w:t xml:space="preserve">In the years </w:t>
      </w:r>
      <w:r w:rsidR="00BE2449">
        <w:t xml:space="preserve">(2015 – 2020) </w:t>
      </w:r>
      <w:r>
        <w:t xml:space="preserve">that </w:t>
      </w:r>
      <w:r w:rsidR="00D206B8">
        <w:t>downstream recycling was implemented</w:t>
      </w:r>
      <w:r w:rsidR="00BE2449">
        <w:t>,</w:t>
      </w:r>
      <w:r w:rsidR="00F96547">
        <w:t xml:space="preserve"> 875 NOR salmon produced above the dam were collected at the trap</w:t>
      </w:r>
      <w:r w:rsidR="00D206B8">
        <w:t xml:space="preserve">. </w:t>
      </w:r>
      <w:r w:rsidR="00540A41">
        <w:t xml:space="preserve">The mean interval between first and second collection at the Cougar Trap for NOR salmon produced above the dam was </w:t>
      </w:r>
      <w:r w:rsidR="00540A41" w:rsidRPr="00BE2449">
        <w:t>30.9 days (</w:t>
      </w:r>
      <w:proofErr w:type="spellStart"/>
      <w:r w:rsidR="00540A41" w:rsidRPr="00BE2449">
        <w:t>s.d.</w:t>
      </w:r>
      <w:proofErr w:type="spellEnd"/>
      <w:r w:rsidR="00540A41" w:rsidRPr="00BE2449">
        <w:t xml:space="preserve"> = 28.3)</w:t>
      </w:r>
      <w:r w:rsidR="00540A41">
        <w:t xml:space="preserve">. </w:t>
      </w:r>
      <w:r w:rsidR="00D206B8">
        <w:t>Of the</w:t>
      </w:r>
      <w:r w:rsidR="00540A41">
        <w:t xml:space="preserve"> 875 NOR salmon produced above the dam that were recycled downstream</w:t>
      </w:r>
      <w:r w:rsidR="00D206B8">
        <w:t>,</w:t>
      </w:r>
      <w:r w:rsidR="00F96547">
        <w:t xml:space="preserve"> 275 (31%) did not return to the trap, and </w:t>
      </w:r>
      <w:commentRangeStart w:id="36"/>
      <w:r w:rsidR="00F96547">
        <w:t>600</w:t>
      </w:r>
      <w:commentRangeEnd w:id="36"/>
      <w:r w:rsidR="00F96547">
        <w:rPr>
          <w:rStyle w:val="CommentReference"/>
        </w:rPr>
        <w:commentReference w:id="36"/>
      </w:r>
      <w:r w:rsidR="00F96547">
        <w:t xml:space="preserve"> (69%) returned a second time. NOR salmon produced above the dam were </w:t>
      </w:r>
      <w:r w:rsidR="00304913">
        <w:t xml:space="preserve">significantly </w:t>
      </w:r>
      <w:r w:rsidR="00F96547">
        <w:t>more likely to return a second time than NOR immigrants (</w:t>
      </w:r>
      <w:r w:rsidR="00304913">
        <w:t xml:space="preserve">odds ratio = 6.7, </w:t>
      </w:r>
      <w:r w:rsidR="00F96547">
        <w:t xml:space="preserve">Fisher’s exact test, p = </w:t>
      </w:r>
      <w:r w:rsidR="00BE2449">
        <w:t>2</w:t>
      </w:r>
      <w:r w:rsidR="00F96547">
        <w:t>.</w:t>
      </w:r>
      <w:r w:rsidR="00BE2449">
        <w:t>2</w:t>
      </w:r>
      <w:r w:rsidR="00F96547">
        <w:t xml:space="preserve"> x 10</w:t>
      </w:r>
      <w:r w:rsidR="00F96547">
        <w:rPr>
          <w:vertAlign w:val="superscript"/>
        </w:rPr>
        <w:t>-16</w:t>
      </w:r>
      <w:r w:rsidR="00F96547">
        <w:t>). During the same period, 334 NOR immigrants were collected at the trap</w:t>
      </w:r>
      <w:r w:rsidR="00D206B8">
        <w:t>. Of these,</w:t>
      </w:r>
      <w:r w:rsidR="00F96547">
        <w:t xml:space="preserve"> 252 (75%) did not return to the trap a second time, and 82 (25%) returned a second time. </w:t>
      </w:r>
    </w:p>
    <w:p w14:paraId="5780D661" w14:textId="4D9B504C" w:rsidR="00304913" w:rsidRDefault="00304913" w:rsidP="005741DF">
      <w:pPr>
        <w:spacing w:line="360" w:lineRule="auto"/>
      </w:pPr>
      <w:r>
        <w:tab/>
        <w:t xml:space="preserve">Had LSDR been implemented during these years in place of </w:t>
      </w:r>
      <w:r w:rsidR="00D206B8">
        <w:t>downstream recycling</w:t>
      </w:r>
      <w:r>
        <w:t>, more</w:t>
      </w:r>
      <w:r w:rsidR="00540A41">
        <w:t xml:space="preserve"> of both</w:t>
      </w:r>
      <w:r>
        <w:t xml:space="preserve"> NOR salmon produced above the dam and NOR immigrants would have been released above the dam. Of the 875 NOR salmon</w:t>
      </w:r>
      <w:r w:rsidR="004068B0">
        <w:t xml:space="preserve"> produced above the dam that were collected at the trap, </w:t>
      </w:r>
      <w:r w:rsidR="004068B0">
        <w:lastRenderedPageBreak/>
        <w:t>834 (</w:t>
      </w:r>
      <w:r w:rsidR="00B2108F">
        <w:t>95</w:t>
      </w:r>
      <w:r w:rsidR="004068B0">
        <w:t>%) would have been released above the dam. Of the 334 NOR immigrants, 212 (63%) would have been released above the dam.</w:t>
      </w:r>
    </w:p>
    <w:p w14:paraId="0EBEA228" w14:textId="77777777" w:rsidR="004046CB" w:rsidRPr="00D71476" w:rsidRDefault="004046CB" w:rsidP="005741DF">
      <w:pPr>
        <w:spacing w:line="360" w:lineRule="auto"/>
      </w:pPr>
    </w:p>
    <w:p w14:paraId="77E52D72" w14:textId="77777777" w:rsidR="00D92125" w:rsidRPr="00D71476" w:rsidRDefault="00D92125" w:rsidP="00D92125">
      <w:pPr>
        <w:spacing w:line="360" w:lineRule="auto"/>
        <w:rPr>
          <w:u w:val="single"/>
        </w:rPr>
      </w:pPr>
      <w:r w:rsidRPr="00D71476">
        <w:rPr>
          <w:u w:val="single"/>
        </w:rPr>
        <w:t>Demography</w:t>
      </w:r>
    </w:p>
    <w:p w14:paraId="2E0D742A" w14:textId="77777777" w:rsidR="00D92125" w:rsidRPr="00D71476" w:rsidRDefault="00D92125" w:rsidP="00D92125">
      <w:pPr>
        <w:spacing w:line="360" w:lineRule="auto"/>
      </w:pPr>
      <w:r w:rsidRPr="00D71476">
        <w:rPr>
          <w:i/>
          <w:iCs/>
        </w:rPr>
        <w:t>Age at Maturity</w:t>
      </w:r>
      <w:r w:rsidRPr="00D71476">
        <w:t xml:space="preserve"> </w:t>
      </w:r>
    </w:p>
    <w:p w14:paraId="552E2B93" w14:textId="0F300F67" w:rsidR="00D92125" w:rsidRPr="00D71476" w:rsidRDefault="00715942" w:rsidP="00D92125">
      <w:pPr>
        <w:spacing w:line="360" w:lineRule="auto"/>
        <w:ind w:firstLine="720"/>
      </w:pPr>
      <w:r w:rsidRPr="00D71476">
        <w:t>The average age at maturity for NOR Chinook salmon that we were able to successfully assign to a parent was 4.4 years. Most salmon were age</w:t>
      </w:r>
      <w:r w:rsidR="00113D3A">
        <w:t>-</w:t>
      </w:r>
      <w:r w:rsidRPr="00D71476">
        <w:t xml:space="preserve">4 or </w:t>
      </w:r>
      <w:r w:rsidR="00113D3A">
        <w:t>age-</w:t>
      </w:r>
      <w:r w:rsidRPr="00D71476">
        <w:t>5 (54.6% and 42.0%, respectively), with few returning at age</w:t>
      </w:r>
      <w:r w:rsidR="00113D3A">
        <w:t>-</w:t>
      </w:r>
      <w:r w:rsidRPr="00D71476">
        <w:t xml:space="preserve">3 or </w:t>
      </w:r>
      <w:r w:rsidR="00A357CF">
        <w:t>age</w:t>
      </w:r>
      <w:r w:rsidR="00113D3A">
        <w:t>-</w:t>
      </w:r>
      <w:r w:rsidRPr="00D71476">
        <w:t>6</w:t>
      </w:r>
      <w:r w:rsidR="00A357CF">
        <w:t xml:space="preserve"> (</w:t>
      </w:r>
      <w:r w:rsidRPr="00D71476">
        <w:t>1.6% and 1.8%, respectively</w:t>
      </w:r>
      <w:r w:rsidR="00A357CF">
        <w:t>)</w:t>
      </w:r>
      <w:r w:rsidRPr="00D71476">
        <w:t xml:space="preserve">. This pattern was consistent across all offspring years </w:t>
      </w:r>
      <w:r w:rsidR="00A357CF">
        <w:t>when</w:t>
      </w:r>
      <w:r w:rsidRPr="00D71476">
        <w:t xml:space="preserve"> we are able to identify all of age</w:t>
      </w:r>
      <w:r w:rsidR="00113D3A">
        <w:t>-</w:t>
      </w:r>
      <w:r w:rsidRPr="00D71476">
        <w:t>3, 4, 5, and 6 salmon (</w:t>
      </w:r>
      <w:r w:rsidR="00D92125" w:rsidRPr="00D71476">
        <w:t>2013 – 2020</w:t>
      </w:r>
      <w:r w:rsidRPr="00D71476">
        <w:t>)</w:t>
      </w:r>
      <w:r w:rsidR="00D92125" w:rsidRPr="00D71476">
        <w:t xml:space="preserve">. </w:t>
      </w:r>
      <w:r w:rsidRPr="00D71476">
        <w:t>However, there was substantial variation in the proportion of age 4 and age 5 returns from year to year (figure 5).</w:t>
      </w:r>
      <w:r w:rsidR="006A214B">
        <w:t xml:space="preserve"> </w:t>
      </w:r>
    </w:p>
    <w:p w14:paraId="7A9D64D8" w14:textId="1CBD7CD5" w:rsidR="00715942" w:rsidRPr="00D71476" w:rsidRDefault="00715942" w:rsidP="00715942">
      <w:pPr>
        <w:spacing w:line="360" w:lineRule="auto"/>
        <w:jc w:val="center"/>
      </w:pPr>
      <w:r w:rsidRPr="00D71476">
        <w:rPr>
          <w:noProof/>
        </w:rPr>
        <w:drawing>
          <wp:inline distT="0" distB="0" distL="0" distR="0" wp14:anchorId="615119D5" wp14:editId="36DC4826">
            <wp:extent cx="5943600" cy="439801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398010"/>
                    </a:xfrm>
                    <a:prstGeom prst="rect">
                      <a:avLst/>
                    </a:prstGeom>
                  </pic:spPr>
                </pic:pic>
              </a:graphicData>
            </a:graphic>
          </wp:inline>
        </w:drawing>
      </w:r>
    </w:p>
    <w:p w14:paraId="2C6ABD10" w14:textId="47756777" w:rsidR="00715942" w:rsidRPr="00D71476" w:rsidRDefault="00715942" w:rsidP="009A340C">
      <w:pPr>
        <w:rPr>
          <w:sz w:val="20"/>
          <w:szCs w:val="20"/>
        </w:rPr>
      </w:pPr>
      <w:r w:rsidRPr="00D71476">
        <w:rPr>
          <w:b/>
          <w:bCs/>
          <w:sz w:val="20"/>
          <w:szCs w:val="20"/>
        </w:rPr>
        <w:t xml:space="preserve">Figure 5: </w:t>
      </w:r>
      <w:r w:rsidR="00FD3720" w:rsidRPr="00D71476">
        <w:rPr>
          <w:sz w:val="20"/>
          <w:szCs w:val="20"/>
        </w:rPr>
        <w:t xml:space="preserve">Inferred age at maturity for NOR salmon sampled in South Fork McKenzie River from 2010 – 2020. </w:t>
      </w:r>
    </w:p>
    <w:p w14:paraId="7E0F2DFF" w14:textId="36876B22" w:rsidR="00FD3720" w:rsidRPr="00D71476" w:rsidRDefault="00FD3720" w:rsidP="009A340C">
      <w:pPr>
        <w:rPr>
          <w:sz w:val="20"/>
          <w:szCs w:val="20"/>
        </w:rPr>
      </w:pPr>
      <w:r w:rsidRPr="00D71476">
        <w:rPr>
          <w:sz w:val="20"/>
          <w:szCs w:val="20"/>
        </w:rPr>
        <w:t xml:space="preserve">* </w:t>
      </w:r>
      <w:r w:rsidR="00A357CF">
        <w:rPr>
          <w:sz w:val="20"/>
          <w:szCs w:val="20"/>
        </w:rPr>
        <w:t>P</w:t>
      </w:r>
      <w:r w:rsidRPr="00D71476">
        <w:rPr>
          <w:sz w:val="20"/>
          <w:szCs w:val="20"/>
        </w:rPr>
        <w:t>arents prior to 2007 are not included as candidate parents in the genetic parentage analysis. Therefore offspring in years 2010, 2011, and 2012 cannot be identified across the full range of potential ages.</w:t>
      </w:r>
    </w:p>
    <w:p w14:paraId="674A88B5" w14:textId="77777777" w:rsidR="00D92125" w:rsidRPr="00D71476" w:rsidRDefault="00D92125" w:rsidP="00D92125">
      <w:pPr>
        <w:spacing w:line="360" w:lineRule="auto"/>
        <w:rPr>
          <w:i/>
          <w:iCs/>
        </w:rPr>
      </w:pPr>
    </w:p>
    <w:p w14:paraId="316B6D95" w14:textId="1F548A44" w:rsidR="00D92125" w:rsidRDefault="00D92125" w:rsidP="00D92125">
      <w:pPr>
        <w:spacing w:line="360" w:lineRule="auto"/>
        <w:rPr>
          <w:i/>
          <w:iCs/>
        </w:rPr>
      </w:pPr>
      <w:r w:rsidRPr="00D71476">
        <w:rPr>
          <w:i/>
          <w:iCs/>
        </w:rPr>
        <w:lastRenderedPageBreak/>
        <w:t>Total Lifetime Fitness</w:t>
      </w:r>
    </w:p>
    <w:p w14:paraId="6BF13B41" w14:textId="3A27C897" w:rsidR="002F4D52" w:rsidRPr="00310607" w:rsidRDefault="007A0D87" w:rsidP="00310607">
      <w:pPr>
        <w:spacing w:line="360" w:lineRule="auto"/>
      </w:pPr>
      <w:r>
        <w:tab/>
      </w:r>
      <w:r w:rsidR="006A214B">
        <w:t>We present the mean TLF for candidate parents as well as its range and standard deviation by year, sex and origin in Table 6.</w:t>
      </w:r>
      <w:r w:rsidR="00013BAD">
        <w:t xml:space="preserve"> There was substantial variation in TLF among </w:t>
      </w:r>
      <w:r w:rsidR="00C86C17">
        <w:t xml:space="preserve">parental cohort </w:t>
      </w:r>
      <w:r w:rsidR="00013BAD">
        <w:t>years.</w:t>
      </w:r>
      <w:r w:rsidR="006A214B">
        <w:t xml:space="preserve"> </w:t>
      </w:r>
      <w:r w:rsidR="003239BB">
        <w:t xml:space="preserve">For </w:t>
      </w:r>
      <w:r w:rsidR="00C86C17">
        <w:t xml:space="preserve">parental cohort </w:t>
      </w:r>
      <w:r w:rsidR="003239BB">
        <w:t>years when all (2007 – 2014</w:t>
      </w:r>
      <w:r w:rsidR="00013BAD">
        <w:t>)</w:t>
      </w:r>
      <w:r w:rsidR="003239BB">
        <w:t>, or most (2015) offspring are expected to have returned and TLF is likely to be accurate, the</w:t>
      </w:r>
      <w:r w:rsidR="00C86C17">
        <w:t xml:space="preserve"> overall</w:t>
      </w:r>
      <w:r w:rsidR="003239BB">
        <w:t xml:space="preserve"> m</w:t>
      </w:r>
      <w:r>
        <w:t xml:space="preserve">ean </w:t>
      </w:r>
      <w:r w:rsidR="00C86C17">
        <w:t xml:space="preserve">TLF </w:t>
      </w:r>
      <w:r>
        <w:t xml:space="preserve">was </w:t>
      </w:r>
      <w:r w:rsidR="00013BAD">
        <w:t>0.36</w:t>
      </w:r>
      <w:r w:rsidR="006A214B">
        <w:t xml:space="preserve"> and ranged from 0 - 17. Mean TLF was greater for NOR than HOR salmon </w:t>
      </w:r>
      <w:r w:rsidR="003239BB">
        <w:t xml:space="preserve">(0.49 </w:t>
      </w:r>
      <w:r w:rsidR="003239BB" w:rsidRPr="003239BB">
        <w:rPr>
          <w:i/>
          <w:iCs/>
        </w:rPr>
        <w:t>vs.</w:t>
      </w:r>
      <w:r w:rsidR="003239BB">
        <w:t xml:space="preserve"> 0.32, respectively) and for females than males (0.38 </w:t>
      </w:r>
      <w:r w:rsidR="003239BB" w:rsidRPr="003239BB">
        <w:rPr>
          <w:i/>
          <w:iCs/>
        </w:rPr>
        <w:t>vs</w:t>
      </w:r>
      <w:r w:rsidR="003239BB">
        <w:t>. 0.34).</w:t>
      </w:r>
      <w:r w:rsidR="004D2C50">
        <w:t xml:space="preserve"> </w:t>
      </w:r>
      <w:r w:rsidR="00C95DAD">
        <w:t>From 2007 – 2015, there were 7,453 candidate parents, and only 1,511</w:t>
      </w:r>
      <w:r w:rsidR="00310607">
        <w:t xml:space="preserve"> (20%)</w:t>
      </w:r>
      <w:r w:rsidR="00C95DAD">
        <w:t xml:space="preserve"> produced at least one offspring that returned to the </w:t>
      </w:r>
      <w:r w:rsidR="00B8490A">
        <w:t>Cougar Trap</w:t>
      </w:r>
      <w:r w:rsidR="00C95DAD">
        <w:t xml:space="preserve"> or was sampled as a carcass below the dam.</w:t>
      </w:r>
    </w:p>
    <w:p w14:paraId="57F0F098" w14:textId="0425D5FD" w:rsidR="00997BBA" w:rsidRDefault="00997BBA" w:rsidP="001C4128">
      <w:pPr>
        <w:spacing w:line="360" w:lineRule="auto"/>
        <w:ind w:right="2340"/>
        <w:rPr>
          <w:sz w:val="20"/>
          <w:szCs w:val="20"/>
        </w:rPr>
      </w:pPr>
    </w:p>
    <w:p w14:paraId="3A8F0E32" w14:textId="77777777" w:rsidR="00A357CF" w:rsidRPr="00D71476" w:rsidRDefault="00A357CF" w:rsidP="001C4128">
      <w:pPr>
        <w:spacing w:line="360" w:lineRule="auto"/>
        <w:ind w:right="2340"/>
        <w:rPr>
          <w:sz w:val="20"/>
          <w:szCs w:val="20"/>
        </w:rPr>
      </w:pPr>
    </w:p>
    <w:tbl>
      <w:tblPr>
        <w:tblW w:w="6210" w:type="dxa"/>
        <w:jc w:val="center"/>
        <w:tblLook w:val="04A0" w:firstRow="1" w:lastRow="0" w:firstColumn="1" w:lastColumn="0" w:noHBand="0" w:noVBand="1"/>
      </w:tblPr>
      <w:tblGrid>
        <w:gridCol w:w="860"/>
        <w:gridCol w:w="516"/>
        <w:gridCol w:w="516"/>
        <w:gridCol w:w="722"/>
        <w:gridCol w:w="566"/>
        <w:gridCol w:w="727"/>
        <w:gridCol w:w="222"/>
        <w:gridCol w:w="551"/>
        <w:gridCol w:w="672"/>
        <w:gridCol w:w="588"/>
        <w:gridCol w:w="661"/>
      </w:tblGrid>
      <w:tr w:rsidR="004D2C50" w:rsidRPr="004D2C50" w14:paraId="37CFCE2F" w14:textId="77777777" w:rsidTr="004D2C50">
        <w:trPr>
          <w:trHeight w:val="320"/>
          <w:jc w:val="center"/>
        </w:trPr>
        <w:tc>
          <w:tcPr>
            <w:tcW w:w="860" w:type="dxa"/>
            <w:tcBorders>
              <w:top w:val="single" w:sz="4" w:space="0" w:color="auto"/>
              <w:left w:val="nil"/>
              <w:bottom w:val="nil"/>
              <w:right w:val="nil"/>
            </w:tcBorders>
            <w:shd w:val="clear" w:color="auto" w:fill="auto"/>
            <w:noWrap/>
            <w:vAlign w:val="center"/>
            <w:hideMark/>
          </w:tcPr>
          <w:p w14:paraId="206EC9AC" w14:textId="77777777" w:rsidR="004D2C50" w:rsidRPr="004D2C50" w:rsidRDefault="004D2C50" w:rsidP="004D2C50">
            <w:pPr>
              <w:jc w:val="center"/>
              <w:rPr>
                <w:b/>
                <w:bCs/>
                <w:color w:val="000000"/>
                <w:sz w:val="20"/>
                <w:szCs w:val="20"/>
              </w:rPr>
            </w:pPr>
            <w:r w:rsidRPr="004D2C50">
              <w:rPr>
                <w:b/>
                <w:bCs/>
                <w:color w:val="000000"/>
                <w:sz w:val="20"/>
                <w:szCs w:val="20"/>
              </w:rPr>
              <w:t>Year</w:t>
            </w:r>
          </w:p>
        </w:tc>
        <w:tc>
          <w:tcPr>
            <w:tcW w:w="516" w:type="dxa"/>
            <w:tcBorders>
              <w:top w:val="single" w:sz="4" w:space="0" w:color="auto"/>
              <w:left w:val="nil"/>
              <w:bottom w:val="nil"/>
              <w:right w:val="nil"/>
            </w:tcBorders>
            <w:shd w:val="clear" w:color="auto" w:fill="auto"/>
            <w:noWrap/>
            <w:vAlign w:val="center"/>
            <w:hideMark/>
          </w:tcPr>
          <w:p w14:paraId="553B997C" w14:textId="77777777" w:rsidR="004D2C50" w:rsidRPr="004D2C50" w:rsidRDefault="004D2C50" w:rsidP="004D2C50">
            <w:pPr>
              <w:jc w:val="center"/>
              <w:rPr>
                <w:b/>
                <w:bCs/>
                <w:color w:val="000000"/>
                <w:sz w:val="20"/>
                <w:szCs w:val="20"/>
              </w:rPr>
            </w:pPr>
            <w:r w:rsidRPr="004D2C50">
              <w:rPr>
                <w:b/>
                <w:bCs/>
                <w:color w:val="000000"/>
                <w:sz w:val="20"/>
                <w:szCs w:val="20"/>
              </w:rPr>
              <w:t>Sex</w:t>
            </w:r>
          </w:p>
        </w:tc>
        <w:tc>
          <w:tcPr>
            <w:tcW w:w="2531" w:type="dxa"/>
            <w:gridSpan w:val="4"/>
            <w:tcBorders>
              <w:top w:val="single" w:sz="4" w:space="0" w:color="auto"/>
              <w:left w:val="nil"/>
              <w:bottom w:val="single" w:sz="4" w:space="0" w:color="auto"/>
              <w:right w:val="nil"/>
            </w:tcBorders>
            <w:shd w:val="clear" w:color="auto" w:fill="auto"/>
            <w:noWrap/>
            <w:vAlign w:val="center"/>
            <w:hideMark/>
          </w:tcPr>
          <w:p w14:paraId="6A7C0741" w14:textId="77777777" w:rsidR="004D2C50" w:rsidRPr="004D2C50" w:rsidRDefault="004D2C50" w:rsidP="004D2C50">
            <w:pPr>
              <w:jc w:val="center"/>
              <w:rPr>
                <w:b/>
                <w:bCs/>
                <w:color w:val="000000"/>
                <w:sz w:val="20"/>
                <w:szCs w:val="20"/>
              </w:rPr>
            </w:pPr>
            <w:r w:rsidRPr="004D2C50">
              <w:rPr>
                <w:b/>
                <w:bCs/>
                <w:color w:val="000000"/>
                <w:sz w:val="20"/>
                <w:szCs w:val="20"/>
              </w:rPr>
              <w:t>HOR</w:t>
            </w:r>
          </w:p>
        </w:tc>
        <w:tc>
          <w:tcPr>
            <w:tcW w:w="222" w:type="dxa"/>
            <w:tcBorders>
              <w:top w:val="single" w:sz="4" w:space="0" w:color="auto"/>
              <w:left w:val="nil"/>
              <w:bottom w:val="nil"/>
              <w:right w:val="nil"/>
            </w:tcBorders>
          </w:tcPr>
          <w:p w14:paraId="52512E69" w14:textId="77777777" w:rsidR="004D2C50" w:rsidRPr="004D2C50" w:rsidRDefault="004D2C50" w:rsidP="004D2C50">
            <w:pPr>
              <w:jc w:val="center"/>
              <w:rPr>
                <w:b/>
                <w:bCs/>
                <w:color w:val="000000"/>
                <w:sz w:val="20"/>
                <w:szCs w:val="20"/>
              </w:rPr>
            </w:pPr>
          </w:p>
        </w:tc>
        <w:tc>
          <w:tcPr>
            <w:tcW w:w="2081" w:type="dxa"/>
            <w:gridSpan w:val="4"/>
            <w:tcBorders>
              <w:top w:val="single" w:sz="4" w:space="0" w:color="auto"/>
              <w:left w:val="nil"/>
              <w:bottom w:val="single" w:sz="4" w:space="0" w:color="auto"/>
              <w:right w:val="nil"/>
            </w:tcBorders>
            <w:shd w:val="clear" w:color="auto" w:fill="auto"/>
            <w:noWrap/>
            <w:vAlign w:val="center"/>
            <w:hideMark/>
          </w:tcPr>
          <w:p w14:paraId="332F4751" w14:textId="185099FF" w:rsidR="004D2C50" w:rsidRPr="004D2C50" w:rsidRDefault="004D2C50" w:rsidP="004D2C50">
            <w:pPr>
              <w:jc w:val="center"/>
              <w:rPr>
                <w:b/>
                <w:bCs/>
                <w:color w:val="000000"/>
                <w:sz w:val="20"/>
                <w:szCs w:val="20"/>
              </w:rPr>
            </w:pPr>
            <w:r w:rsidRPr="004D2C50">
              <w:rPr>
                <w:b/>
                <w:bCs/>
                <w:color w:val="000000"/>
                <w:sz w:val="20"/>
                <w:szCs w:val="20"/>
              </w:rPr>
              <w:t>NOR</w:t>
            </w:r>
          </w:p>
        </w:tc>
      </w:tr>
      <w:tr w:rsidR="004D2C50" w:rsidRPr="004D2C50" w14:paraId="7F83693D" w14:textId="77777777" w:rsidTr="004D2C50">
        <w:trPr>
          <w:trHeight w:val="320"/>
          <w:jc w:val="center"/>
        </w:trPr>
        <w:tc>
          <w:tcPr>
            <w:tcW w:w="860" w:type="dxa"/>
            <w:tcBorders>
              <w:top w:val="nil"/>
              <w:left w:val="nil"/>
              <w:bottom w:val="single" w:sz="4" w:space="0" w:color="auto"/>
              <w:right w:val="nil"/>
            </w:tcBorders>
            <w:shd w:val="clear" w:color="auto" w:fill="auto"/>
            <w:noWrap/>
            <w:vAlign w:val="center"/>
            <w:hideMark/>
          </w:tcPr>
          <w:p w14:paraId="3A25C029" w14:textId="77777777" w:rsidR="004D2C50" w:rsidRPr="004D2C50" w:rsidRDefault="004D2C50" w:rsidP="004D2C50">
            <w:pPr>
              <w:jc w:val="center"/>
              <w:rPr>
                <w:color w:val="000000"/>
                <w:sz w:val="20"/>
                <w:szCs w:val="20"/>
              </w:rPr>
            </w:pPr>
          </w:p>
        </w:tc>
        <w:tc>
          <w:tcPr>
            <w:tcW w:w="516" w:type="dxa"/>
            <w:tcBorders>
              <w:top w:val="nil"/>
              <w:left w:val="nil"/>
              <w:bottom w:val="single" w:sz="4" w:space="0" w:color="auto"/>
              <w:right w:val="nil"/>
            </w:tcBorders>
            <w:shd w:val="clear" w:color="auto" w:fill="auto"/>
            <w:noWrap/>
            <w:vAlign w:val="center"/>
            <w:hideMark/>
          </w:tcPr>
          <w:p w14:paraId="5549ABA0" w14:textId="77777777" w:rsidR="004D2C50" w:rsidRPr="004D2C50" w:rsidRDefault="004D2C50" w:rsidP="004D2C50">
            <w:pPr>
              <w:jc w:val="center"/>
              <w:rPr>
                <w:sz w:val="20"/>
                <w:szCs w:val="20"/>
              </w:rPr>
            </w:pPr>
          </w:p>
        </w:tc>
        <w:tc>
          <w:tcPr>
            <w:tcW w:w="516" w:type="dxa"/>
            <w:tcBorders>
              <w:top w:val="single" w:sz="4" w:space="0" w:color="auto"/>
              <w:left w:val="nil"/>
              <w:bottom w:val="single" w:sz="4" w:space="0" w:color="auto"/>
              <w:right w:val="nil"/>
            </w:tcBorders>
            <w:shd w:val="clear" w:color="auto" w:fill="auto"/>
            <w:noWrap/>
            <w:vAlign w:val="center"/>
            <w:hideMark/>
          </w:tcPr>
          <w:p w14:paraId="064A04F3" w14:textId="77777777" w:rsidR="004D2C50" w:rsidRPr="004D2C50" w:rsidRDefault="004D2C50" w:rsidP="004D2C50">
            <w:pPr>
              <w:jc w:val="center"/>
              <w:rPr>
                <w:i/>
                <w:iCs/>
                <w:color w:val="000000"/>
                <w:sz w:val="20"/>
                <w:szCs w:val="20"/>
              </w:rPr>
            </w:pPr>
            <w:r w:rsidRPr="004D2C50">
              <w:rPr>
                <w:i/>
                <w:iCs/>
                <w:color w:val="000000"/>
                <w:sz w:val="20"/>
                <w:szCs w:val="20"/>
              </w:rPr>
              <w:t>n</w:t>
            </w:r>
          </w:p>
        </w:tc>
        <w:tc>
          <w:tcPr>
            <w:tcW w:w="722" w:type="dxa"/>
            <w:tcBorders>
              <w:top w:val="single" w:sz="4" w:space="0" w:color="auto"/>
              <w:left w:val="nil"/>
              <w:bottom w:val="single" w:sz="4" w:space="0" w:color="auto"/>
              <w:right w:val="nil"/>
            </w:tcBorders>
            <w:shd w:val="clear" w:color="auto" w:fill="auto"/>
            <w:noWrap/>
            <w:vAlign w:val="center"/>
            <w:hideMark/>
          </w:tcPr>
          <w:p w14:paraId="60ACA05D" w14:textId="77777777" w:rsidR="004D2C50" w:rsidRPr="004D2C50" w:rsidRDefault="004D2C50" w:rsidP="004D2C50">
            <w:pPr>
              <w:jc w:val="center"/>
              <w:rPr>
                <w:color w:val="000000"/>
                <w:sz w:val="20"/>
                <w:szCs w:val="20"/>
              </w:rPr>
            </w:pPr>
            <w:r w:rsidRPr="004D2C50">
              <w:rPr>
                <w:color w:val="000000"/>
                <w:sz w:val="20"/>
                <w:szCs w:val="20"/>
              </w:rPr>
              <w:t>Mean</w:t>
            </w:r>
          </w:p>
        </w:tc>
        <w:tc>
          <w:tcPr>
            <w:tcW w:w="566" w:type="dxa"/>
            <w:tcBorders>
              <w:top w:val="single" w:sz="4" w:space="0" w:color="auto"/>
              <w:left w:val="nil"/>
              <w:bottom w:val="single" w:sz="4" w:space="0" w:color="auto"/>
              <w:right w:val="nil"/>
            </w:tcBorders>
            <w:shd w:val="clear" w:color="auto" w:fill="auto"/>
            <w:noWrap/>
            <w:vAlign w:val="center"/>
            <w:hideMark/>
          </w:tcPr>
          <w:p w14:paraId="5990F191" w14:textId="27829C06"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727" w:type="dxa"/>
            <w:tcBorders>
              <w:top w:val="single" w:sz="4" w:space="0" w:color="auto"/>
              <w:left w:val="nil"/>
              <w:bottom w:val="single" w:sz="4" w:space="0" w:color="auto"/>
              <w:right w:val="nil"/>
            </w:tcBorders>
            <w:shd w:val="clear" w:color="auto" w:fill="auto"/>
            <w:noWrap/>
            <w:vAlign w:val="center"/>
            <w:hideMark/>
          </w:tcPr>
          <w:p w14:paraId="28902317" w14:textId="77777777" w:rsidR="004D2C50" w:rsidRPr="004D2C50" w:rsidRDefault="004D2C50" w:rsidP="004D2C50">
            <w:pPr>
              <w:jc w:val="center"/>
              <w:rPr>
                <w:color w:val="000000"/>
                <w:sz w:val="20"/>
                <w:szCs w:val="20"/>
              </w:rPr>
            </w:pPr>
            <w:r w:rsidRPr="004D2C50">
              <w:rPr>
                <w:color w:val="000000"/>
                <w:sz w:val="20"/>
                <w:szCs w:val="20"/>
              </w:rPr>
              <w:t>Range</w:t>
            </w:r>
          </w:p>
        </w:tc>
        <w:tc>
          <w:tcPr>
            <w:tcW w:w="222" w:type="dxa"/>
            <w:tcBorders>
              <w:top w:val="nil"/>
              <w:left w:val="nil"/>
              <w:bottom w:val="single" w:sz="4" w:space="0" w:color="auto"/>
              <w:right w:val="nil"/>
            </w:tcBorders>
          </w:tcPr>
          <w:p w14:paraId="17937B22" w14:textId="77777777" w:rsidR="004D2C50" w:rsidRPr="004D2C50" w:rsidRDefault="004D2C50" w:rsidP="004D2C50">
            <w:pPr>
              <w:jc w:val="center"/>
              <w:rPr>
                <w:color w:val="000000"/>
                <w:sz w:val="20"/>
                <w:szCs w:val="20"/>
              </w:rPr>
            </w:pPr>
          </w:p>
        </w:tc>
        <w:tc>
          <w:tcPr>
            <w:tcW w:w="551" w:type="dxa"/>
            <w:tcBorders>
              <w:top w:val="nil"/>
              <w:left w:val="nil"/>
              <w:bottom w:val="single" w:sz="4" w:space="0" w:color="auto"/>
              <w:right w:val="nil"/>
            </w:tcBorders>
            <w:shd w:val="clear" w:color="auto" w:fill="auto"/>
            <w:noWrap/>
            <w:vAlign w:val="center"/>
            <w:hideMark/>
          </w:tcPr>
          <w:p w14:paraId="3C9EF3E9" w14:textId="0F6E5A86" w:rsidR="004D2C50" w:rsidRPr="004D2C50" w:rsidRDefault="004D2C50" w:rsidP="004D2C50">
            <w:pPr>
              <w:jc w:val="center"/>
              <w:rPr>
                <w:i/>
                <w:iCs/>
                <w:color w:val="000000"/>
                <w:sz w:val="20"/>
                <w:szCs w:val="20"/>
              </w:rPr>
            </w:pPr>
            <w:r w:rsidRPr="004D2C50">
              <w:rPr>
                <w:i/>
                <w:iCs/>
                <w:color w:val="000000"/>
                <w:sz w:val="20"/>
                <w:szCs w:val="20"/>
              </w:rPr>
              <w:t>n</w:t>
            </w:r>
          </w:p>
        </w:tc>
        <w:tc>
          <w:tcPr>
            <w:tcW w:w="672" w:type="dxa"/>
            <w:tcBorders>
              <w:top w:val="nil"/>
              <w:left w:val="nil"/>
              <w:bottom w:val="single" w:sz="4" w:space="0" w:color="auto"/>
              <w:right w:val="nil"/>
            </w:tcBorders>
            <w:shd w:val="clear" w:color="auto" w:fill="auto"/>
            <w:noWrap/>
            <w:vAlign w:val="center"/>
            <w:hideMark/>
          </w:tcPr>
          <w:p w14:paraId="39000138" w14:textId="77777777" w:rsidR="004D2C50" w:rsidRPr="004D2C50" w:rsidRDefault="004D2C50" w:rsidP="004D2C50">
            <w:pPr>
              <w:jc w:val="center"/>
              <w:rPr>
                <w:color w:val="000000"/>
                <w:sz w:val="20"/>
                <w:szCs w:val="20"/>
              </w:rPr>
            </w:pPr>
            <w:r w:rsidRPr="004D2C50">
              <w:rPr>
                <w:color w:val="000000"/>
                <w:sz w:val="20"/>
                <w:szCs w:val="20"/>
              </w:rPr>
              <w:t>Mean</w:t>
            </w:r>
          </w:p>
        </w:tc>
        <w:tc>
          <w:tcPr>
            <w:tcW w:w="588" w:type="dxa"/>
            <w:tcBorders>
              <w:top w:val="nil"/>
              <w:left w:val="nil"/>
              <w:bottom w:val="single" w:sz="4" w:space="0" w:color="auto"/>
              <w:right w:val="nil"/>
            </w:tcBorders>
            <w:shd w:val="clear" w:color="auto" w:fill="auto"/>
            <w:noWrap/>
            <w:vAlign w:val="center"/>
            <w:hideMark/>
          </w:tcPr>
          <w:p w14:paraId="503B9770" w14:textId="4F2DFA08"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270" w:type="dxa"/>
            <w:tcBorders>
              <w:top w:val="nil"/>
              <w:left w:val="nil"/>
              <w:bottom w:val="single" w:sz="4" w:space="0" w:color="auto"/>
              <w:right w:val="nil"/>
            </w:tcBorders>
            <w:shd w:val="clear" w:color="auto" w:fill="auto"/>
            <w:noWrap/>
            <w:vAlign w:val="center"/>
            <w:hideMark/>
          </w:tcPr>
          <w:p w14:paraId="192D7237" w14:textId="77777777" w:rsidR="004D2C50" w:rsidRPr="004D2C50" w:rsidRDefault="004D2C50" w:rsidP="004D2C50">
            <w:pPr>
              <w:jc w:val="center"/>
              <w:rPr>
                <w:color w:val="000000"/>
                <w:sz w:val="20"/>
                <w:szCs w:val="20"/>
              </w:rPr>
            </w:pPr>
            <w:r w:rsidRPr="004D2C50">
              <w:rPr>
                <w:color w:val="000000"/>
                <w:sz w:val="20"/>
                <w:szCs w:val="20"/>
              </w:rPr>
              <w:t>range</w:t>
            </w:r>
          </w:p>
        </w:tc>
      </w:tr>
      <w:tr w:rsidR="004D2C50" w:rsidRPr="004D2C50" w14:paraId="4C385B63" w14:textId="77777777" w:rsidTr="004D2C50">
        <w:trPr>
          <w:trHeight w:val="320"/>
          <w:jc w:val="center"/>
        </w:trPr>
        <w:tc>
          <w:tcPr>
            <w:tcW w:w="860" w:type="dxa"/>
            <w:tcBorders>
              <w:top w:val="single" w:sz="4" w:space="0" w:color="auto"/>
              <w:left w:val="nil"/>
              <w:bottom w:val="nil"/>
              <w:right w:val="nil"/>
            </w:tcBorders>
            <w:shd w:val="clear" w:color="auto" w:fill="auto"/>
            <w:noWrap/>
            <w:vAlign w:val="center"/>
            <w:hideMark/>
          </w:tcPr>
          <w:p w14:paraId="6F695161" w14:textId="77777777" w:rsidR="004D2C50" w:rsidRPr="004D2C50" w:rsidRDefault="004D2C50" w:rsidP="004D2C50">
            <w:pPr>
              <w:jc w:val="center"/>
              <w:rPr>
                <w:color w:val="000000"/>
                <w:sz w:val="20"/>
                <w:szCs w:val="20"/>
              </w:rPr>
            </w:pPr>
            <w:r w:rsidRPr="004D2C50">
              <w:rPr>
                <w:color w:val="000000"/>
                <w:sz w:val="20"/>
                <w:szCs w:val="20"/>
              </w:rPr>
              <w:t>2007</w:t>
            </w:r>
          </w:p>
        </w:tc>
        <w:tc>
          <w:tcPr>
            <w:tcW w:w="516" w:type="dxa"/>
            <w:tcBorders>
              <w:top w:val="single" w:sz="4" w:space="0" w:color="auto"/>
              <w:left w:val="nil"/>
              <w:bottom w:val="nil"/>
              <w:right w:val="nil"/>
            </w:tcBorders>
            <w:shd w:val="clear" w:color="auto" w:fill="auto"/>
            <w:noWrap/>
            <w:vAlign w:val="center"/>
            <w:hideMark/>
          </w:tcPr>
          <w:p w14:paraId="3663D8C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single" w:sz="4" w:space="0" w:color="auto"/>
              <w:left w:val="nil"/>
              <w:bottom w:val="nil"/>
              <w:right w:val="nil"/>
            </w:tcBorders>
            <w:shd w:val="clear" w:color="auto" w:fill="auto"/>
            <w:noWrap/>
            <w:vAlign w:val="center"/>
            <w:hideMark/>
          </w:tcPr>
          <w:p w14:paraId="2F7FD203" w14:textId="77777777" w:rsidR="004D2C50" w:rsidRPr="004D2C50" w:rsidRDefault="004D2C50" w:rsidP="004D2C50">
            <w:pPr>
              <w:jc w:val="center"/>
              <w:rPr>
                <w:color w:val="000000"/>
                <w:sz w:val="20"/>
                <w:szCs w:val="20"/>
              </w:rPr>
            </w:pPr>
            <w:r w:rsidRPr="004D2C50">
              <w:rPr>
                <w:color w:val="000000"/>
                <w:sz w:val="20"/>
                <w:szCs w:val="20"/>
              </w:rPr>
              <w:t>318</w:t>
            </w:r>
          </w:p>
        </w:tc>
        <w:tc>
          <w:tcPr>
            <w:tcW w:w="722" w:type="dxa"/>
            <w:tcBorders>
              <w:top w:val="single" w:sz="4" w:space="0" w:color="auto"/>
              <w:left w:val="nil"/>
              <w:bottom w:val="nil"/>
              <w:right w:val="nil"/>
            </w:tcBorders>
            <w:shd w:val="clear" w:color="auto" w:fill="auto"/>
            <w:noWrap/>
            <w:vAlign w:val="center"/>
            <w:hideMark/>
          </w:tcPr>
          <w:p w14:paraId="55A88BC3" w14:textId="77777777" w:rsidR="004D2C50" w:rsidRPr="004D2C50" w:rsidRDefault="004D2C50" w:rsidP="004D2C50">
            <w:pPr>
              <w:jc w:val="center"/>
              <w:rPr>
                <w:color w:val="000000"/>
                <w:sz w:val="20"/>
                <w:szCs w:val="20"/>
              </w:rPr>
            </w:pPr>
            <w:r w:rsidRPr="004D2C50">
              <w:rPr>
                <w:color w:val="000000"/>
                <w:sz w:val="20"/>
                <w:szCs w:val="20"/>
              </w:rPr>
              <w:t>0.89</w:t>
            </w:r>
          </w:p>
        </w:tc>
        <w:tc>
          <w:tcPr>
            <w:tcW w:w="566" w:type="dxa"/>
            <w:tcBorders>
              <w:top w:val="single" w:sz="4" w:space="0" w:color="auto"/>
              <w:left w:val="nil"/>
              <w:bottom w:val="nil"/>
              <w:right w:val="nil"/>
            </w:tcBorders>
            <w:shd w:val="clear" w:color="auto" w:fill="auto"/>
            <w:noWrap/>
            <w:vAlign w:val="center"/>
            <w:hideMark/>
          </w:tcPr>
          <w:p w14:paraId="3E06AD67" w14:textId="77777777" w:rsidR="004D2C50" w:rsidRPr="004D2C50" w:rsidRDefault="004D2C50" w:rsidP="004D2C50">
            <w:pPr>
              <w:jc w:val="center"/>
              <w:rPr>
                <w:color w:val="000000"/>
                <w:sz w:val="20"/>
                <w:szCs w:val="20"/>
              </w:rPr>
            </w:pPr>
            <w:r w:rsidRPr="004D2C50">
              <w:rPr>
                <w:color w:val="000000"/>
                <w:sz w:val="20"/>
                <w:szCs w:val="20"/>
              </w:rPr>
              <w:t>1.49</w:t>
            </w:r>
          </w:p>
        </w:tc>
        <w:tc>
          <w:tcPr>
            <w:tcW w:w="727" w:type="dxa"/>
            <w:tcBorders>
              <w:top w:val="single" w:sz="4" w:space="0" w:color="auto"/>
              <w:left w:val="nil"/>
              <w:bottom w:val="nil"/>
              <w:right w:val="nil"/>
            </w:tcBorders>
            <w:shd w:val="clear" w:color="auto" w:fill="auto"/>
            <w:noWrap/>
            <w:vAlign w:val="center"/>
            <w:hideMark/>
          </w:tcPr>
          <w:p w14:paraId="21372209" w14:textId="77777777" w:rsidR="004D2C50" w:rsidRPr="004D2C50" w:rsidRDefault="004D2C50" w:rsidP="004D2C50">
            <w:pPr>
              <w:jc w:val="center"/>
              <w:rPr>
                <w:color w:val="000000"/>
                <w:sz w:val="20"/>
                <w:szCs w:val="20"/>
              </w:rPr>
            </w:pPr>
            <w:r w:rsidRPr="004D2C50">
              <w:rPr>
                <w:color w:val="000000"/>
                <w:sz w:val="20"/>
                <w:szCs w:val="20"/>
              </w:rPr>
              <w:t>0 - 11</w:t>
            </w:r>
          </w:p>
        </w:tc>
        <w:tc>
          <w:tcPr>
            <w:tcW w:w="222" w:type="dxa"/>
            <w:tcBorders>
              <w:top w:val="single" w:sz="4" w:space="0" w:color="auto"/>
              <w:left w:val="nil"/>
              <w:bottom w:val="nil"/>
              <w:right w:val="nil"/>
            </w:tcBorders>
          </w:tcPr>
          <w:p w14:paraId="3F3A5EDC" w14:textId="77777777" w:rsidR="004D2C50" w:rsidRPr="004D2C50" w:rsidRDefault="004D2C50" w:rsidP="004D2C50">
            <w:pPr>
              <w:jc w:val="center"/>
              <w:rPr>
                <w:color w:val="000000"/>
                <w:sz w:val="20"/>
                <w:szCs w:val="20"/>
              </w:rPr>
            </w:pPr>
          </w:p>
        </w:tc>
        <w:tc>
          <w:tcPr>
            <w:tcW w:w="551" w:type="dxa"/>
            <w:tcBorders>
              <w:top w:val="single" w:sz="4" w:space="0" w:color="auto"/>
              <w:left w:val="nil"/>
              <w:bottom w:val="nil"/>
              <w:right w:val="nil"/>
            </w:tcBorders>
            <w:shd w:val="clear" w:color="auto" w:fill="auto"/>
            <w:noWrap/>
            <w:vAlign w:val="center"/>
            <w:hideMark/>
          </w:tcPr>
          <w:p w14:paraId="5B217009" w14:textId="0FE78086" w:rsidR="004D2C50" w:rsidRPr="004D2C50" w:rsidRDefault="004D2C50" w:rsidP="004D2C50">
            <w:pPr>
              <w:jc w:val="center"/>
              <w:rPr>
                <w:color w:val="000000"/>
                <w:sz w:val="20"/>
                <w:szCs w:val="20"/>
              </w:rPr>
            </w:pPr>
          </w:p>
        </w:tc>
        <w:tc>
          <w:tcPr>
            <w:tcW w:w="672" w:type="dxa"/>
            <w:tcBorders>
              <w:top w:val="single" w:sz="4" w:space="0" w:color="auto"/>
              <w:left w:val="nil"/>
              <w:bottom w:val="nil"/>
              <w:right w:val="nil"/>
            </w:tcBorders>
            <w:shd w:val="clear" w:color="auto" w:fill="auto"/>
            <w:noWrap/>
            <w:vAlign w:val="center"/>
            <w:hideMark/>
          </w:tcPr>
          <w:p w14:paraId="2CD3EF06" w14:textId="77777777" w:rsidR="004D2C50" w:rsidRPr="004D2C50" w:rsidRDefault="004D2C50" w:rsidP="004D2C50">
            <w:pPr>
              <w:jc w:val="center"/>
              <w:rPr>
                <w:sz w:val="20"/>
                <w:szCs w:val="20"/>
              </w:rPr>
            </w:pPr>
          </w:p>
        </w:tc>
        <w:tc>
          <w:tcPr>
            <w:tcW w:w="588" w:type="dxa"/>
            <w:tcBorders>
              <w:top w:val="single" w:sz="4" w:space="0" w:color="auto"/>
              <w:left w:val="nil"/>
              <w:bottom w:val="nil"/>
              <w:right w:val="nil"/>
            </w:tcBorders>
            <w:shd w:val="clear" w:color="auto" w:fill="auto"/>
            <w:noWrap/>
            <w:vAlign w:val="center"/>
            <w:hideMark/>
          </w:tcPr>
          <w:p w14:paraId="59858648" w14:textId="77777777" w:rsidR="004D2C50" w:rsidRPr="004D2C50" w:rsidRDefault="004D2C50" w:rsidP="004D2C50">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727D4E79" w14:textId="77777777" w:rsidR="004D2C50" w:rsidRPr="004D2C50" w:rsidRDefault="004D2C50" w:rsidP="004D2C50">
            <w:pPr>
              <w:jc w:val="center"/>
              <w:rPr>
                <w:sz w:val="20"/>
                <w:szCs w:val="20"/>
              </w:rPr>
            </w:pPr>
          </w:p>
        </w:tc>
      </w:tr>
      <w:tr w:rsidR="004D2C50" w:rsidRPr="004D2C50" w14:paraId="6A6AEB5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916C04E" w14:textId="721B841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8DC33E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2C0B86D" w14:textId="77777777" w:rsidR="004D2C50" w:rsidRPr="004D2C50" w:rsidRDefault="004D2C50" w:rsidP="004D2C50">
            <w:pPr>
              <w:jc w:val="center"/>
              <w:rPr>
                <w:color w:val="000000"/>
                <w:sz w:val="20"/>
                <w:szCs w:val="20"/>
              </w:rPr>
            </w:pPr>
            <w:r w:rsidRPr="004D2C50">
              <w:rPr>
                <w:color w:val="000000"/>
                <w:sz w:val="20"/>
                <w:szCs w:val="20"/>
              </w:rPr>
              <w:t>427</w:t>
            </w:r>
          </w:p>
        </w:tc>
        <w:tc>
          <w:tcPr>
            <w:tcW w:w="722" w:type="dxa"/>
            <w:tcBorders>
              <w:top w:val="nil"/>
              <w:left w:val="nil"/>
              <w:bottom w:val="nil"/>
              <w:right w:val="nil"/>
            </w:tcBorders>
            <w:shd w:val="clear" w:color="auto" w:fill="auto"/>
            <w:noWrap/>
            <w:vAlign w:val="center"/>
            <w:hideMark/>
          </w:tcPr>
          <w:p w14:paraId="167029AF" w14:textId="77777777" w:rsidR="004D2C50" w:rsidRPr="004D2C50" w:rsidRDefault="004D2C50" w:rsidP="004D2C50">
            <w:pPr>
              <w:jc w:val="center"/>
              <w:rPr>
                <w:color w:val="000000"/>
                <w:sz w:val="20"/>
                <w:szCs w:val="20"/>
              </w:rPr>
            </w:pPr>
            <w:r w:rsidRPr="004D2C50">
              <w:rPr>
                <w:color w:val="000000"/>
                <w:sz w:val="20"/>
                <w:szCs w:val="20"/>
              </w:rPr>
              <w:t>0.72</w:t>
            </w:r>
          </w:p>
        </w:tc>
        <w:tc>
          <w:tcPr>
            <w:tcW w:w="566" w:type="dxa"/>
            <w:tcBorders>
              <w:top w:val="nil"/>
              <w:left w:val="nil"/>
              <w:bottom w:val="nil"/>
              <w:right w:val="nil"/>
            </w:tcBorders>
            <w:shd w:val="clear" w:color="auto" w:fill="auto"/>
            <w:noWrap/>
            <w:vAlign w:val="center"/>
            <w:hideMark/>
          </w:tcPr>
          <w:p w14:paraId="67FBCA41" w14:textId="77777777" w:rsidR="004D2C50" w:rsidRPr="004D2C50" w:rsidRDefault="004D2C50" w:rsidP="004D2C50">
            <w:pPr>
              <w:jc w:val="center"/>
              <w:rPr>
                <w:color w:val="000000"/>
                <w:sz w:val="20"/>
                <w:szCs w:val="20"/>
              </w:rPr>
            </w:pPr>
            <w:r w:rsidRPr="004D2C50">
              <w:rPr>
                <w:color w:val="000000"/>
                <w:sz w:val="20"/>
                <w:szCs w:val="20"/>
              </w:rPr>
              <w:t>1.56</w:t>
            </w:r>
          </w:p>
        </w:tc>
        <w:tc>
          <w:tcPr>
            <w:tcW w:w="727" w:type="dxa"/>
            <w:tcBorders>
              <w:top w:val="nil"/>
              <w:left w:val="nil"/>
              <w:bottom w:val="nil"/>
              <w:right w:val="nil"/>
            </w:tcBorders>
            <w:shd w:val="clear" w:color="auto" w:fill="auto"/>
            <w:noWrap/>
            <w:vAlign w:val="center"/>
            <w:hideMark/>
          </w:tcPr>
          <w:p w14:paraId="418B1BD8" w14:textId="77777777" w:rsidR="004D2C50" w:rsidRPr="004D2C50" w:rsidRDefault="004D2C50" w:rsidP="004D2C50">
            <w:pPr>
              <w:jc w:val="center"/>
              <w:rPr>
                <w:color w:val="000000"/>
                <w:sz w:val="20"/>
                <w:szCs w:val="20"/>
              </w:rPr>
            </w:pPr>
            <w:r w:rsidRPr="004D2C50">
              <w:rPr>
                <w:color w:val="000000"/>
                <w:sz w:val="20"/>
                <w:szCs w:val="20"/>
              </w:rPr>
              <w:t>0 - 17</w:t>
            </w:r>
          </w:p>
        </w:tc>
        <w:tc>
          <w:tcPr>
            <w:tcW w:w="222" w:type="dxa"/>
            <w:tcBorders>
              <w:top w:val="nil"/>
              <w:left w:val="nil"/>
              <w:bottom w:val="nil"/>
              <w:right w:val="nil"/>
            </w:tcBorders>
          </w:tcPr>
          <w:p w14:paraId="250C112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0B80D75" w14:textId="3D55F105"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7FE8E8C3"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53687F0"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3809C8D8" w14:textId="77777777" w:rsidR="004D2C50" w:rsidRPr="004D2C50" w:rsidRDefault="004D2C50" w:rsidP="004D2C50">
            <w:pPr>
              <w:jc w:val="center"/>
              <w:rPr>
                <w:sz w:val="20"/>
                <w:szCs w:val="20"/>
              </w:rPr>
            </w:pPr>
          </w:p>
        </w:tc>
      </w:tr>
      <w:tr w:rsidR="004D2C50" w:rsidRPr="004D2C50" w14:paraId="4243713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2D2955D" w14:textId="77777777" w:rsidR="004D2C50" w:rsidRPr="004D2C50" w:rsidRDefault="004D2C50" w:rsidP="004D2C50">
            <w:pPr>
              <w:jc w:val="center"/>
              <w:rPr>
                <w:color w:val="000000"/>
                <w:sz w:val="20"/>
                <w:szCs w:val="20"/>
              </w:rPr>
            </w:pPr>
            <w:r w:rsidRPr="004D2C50">
              <w:rPr>
                <w:color w:val="000000"/>
                <w:sz w:val="20"/>
                <w:szCs w:val="20"/>
              </w:rPr>
              <w:t>2008</w:t>
            </w:r>
          </w:p>
        </w:tc>
        <w:tc>
          <w:tcPr>
            <w:tcW w:w="516" w:type="dxa"/>
            <w:tcBorders>
              <w:top w:val="nil"/>
              <w:left w:val="nil"/>
              <w:bottom w:val="nil"/>
              <w:right w:val="nil"/>
            </w:tcBorders>
            <w:shd w:val="clear" w:color="auto" w:fill="auto"/>
            <w:noWrap/>
            <w:vAlign w:val="center"/>
            <w:hideMark/>
          </w:tcPr>
          <w:p w14:paraId="03B8CBD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37062F3" w14:textId="77777777" w:rsidR="004D2C50" w:rsidRPr="004D2C50" w:rsidRDefault="004D2C50" w:rsidP="004D2C50">
            <w:pPr>
              <w:jc w:val="center"/>
              <w:rPr>
                <w:color w:val="000000"/>
                <w:sz w:val="20"/>
                <w:szCs w:val="20"/>
              </w:rPr>
            </w:pPr>
            <w:r w:rsidRPr="004D2C50">
              <w:rPr>
                <w:color w:val="000000"/>
                <w:sz w:val="20"/>
                <w:szCs w:val="20"/>
              </w:rPr>
              <w:t>288</w:t>
            </w:r>
          </w:p>
        </w:tc>
        <w:tc>
          <w:tcPr>
            <w:tcW w:w="722" w:type="dxa"/>
            <w:tcBorders>
              <w:top w:val="nil"/>
              <w:left w:val="nil"/>
              <w:bottom w:val="nil"/>
              <w:right w:val="nil"/>
            </w:tcBorders>
            <w:shd w:val="clear" w:color="auto" w:fill="auto"/>
            <w:noWrap/>
            <w:vAlign w:val="center"/>
            <w:hideMark/>
          </w:tcPr>
          <w:p w14:paraId="6990E36F" w14:textId="31FE162E" w:rsidR="004D2C50" w:rsidRPr="004D2C50" w:rsidRDefault="004D2C50" w:rsidP="004D2C50">
            <w:pPr>
              <w:jc w:val="center"/>
              <w:rPr>
                <w:color w:val="000000"/>
                <w:sz w:val="20"/>
                <w:szCs w:val="20"/>
              </w:rPr>
            </w:pPr>
            <w:r w:rsidRPr="004D2C50">
              <w:rPr>
                <w:color w:val="000000"/>
                <w:sz w:val="20"/>
                <w:szCs w:val="20"/>
              </w:rPr>
              <w:t>0.8</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76720D63" w14:textId="77777777" w:rsidR="004D2C50" w:rsidRPr="004D2C50" w:rsidRDefault="004D2C50" w:rsidP="004D2C50">
            <w:pPr>
              <w:jc w:val="center"/>
              <w:rPr>
                <w:color w:val="000000"/>
                <w:sz w:val="20"/>
                <w:szCs w:val="20"/>
              </w:rPr>
            </w:pPr>
            <w:r w:rsidRPr="004D2C50">
              <w:rPr>
                <w:color w:val="000000"/>
                <w:sz w:val="20"/>
                <w:szCs w:val="20"/>
              </w:rPr>
              <w:t>1.46</w:t>
            </w:r>
          </w:p>
        </w:tc>
        <w:tc>
          <w:tcPr>
            <w:tcW w:w="727" w:type="dxa"/>
            <w:tcBorders>
              <w:top w:val="nil"/>
              <w:left w:val="nil"/>
              <w:bottom w:val="nil"/>
              <w:right w:val="nil"/>
            </w:tcBorders>
            <w:shd w:val="clear" w:color="auto" w:fill="auto"/>
            <w:noWrap/>
            <w:vAlign w:val="center"/>
            <w:hideMark/>
          </w:tcPr>
          <w:p w14:paraId="107876AB" w14:textId="77777777" w:rsidR="004D2C50" w:rsidRPr="004D2C50" w:rsidRDefault="004D2C50" w:rsidP="004D2C50">
            <w:pPr>
              <w:jc w:val="center"/>
              <w:rPr>
                <w:color w:val="000000"/>
                <w:sz w:val="20"/>
                <w:szCs w:val="20"/>
              </w:rPr>
            </w:pPr>
            <w:r w:rsidRPr="004D2C50">
              <w:rPr>
                <w:color w:val="000000"/>
                <w:sz w:val="20"/>
                <w:szCs w:val="20"/>
              </w:rPr>
              <w:t>0 - 12</w:t>
            </w:r>
          </w:p>
        </w:tc>
        <w:tc>
          <w:tcPr>
            <w:tcW w:w="222" w:type="dxa"/>
            <w:tcBorders>
              <w:top w:val="nil"/>
              <w:left w:val="nil"/>
              <w:bottom w:val="nil"/>
              <w:right w:val="nil"/>
            </w:tcBorders>
          </w:tcPr>
          <w:p w14:paraId="63503828"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86D4094" w14:textId="5AFAD1D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2537264"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6582D4A"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FCE23E3" w14:textId="77777777" w:rsidR="004D2C50" w:rsidRPr="004D2C50" w:rsidRDefault="004D2C50" w:rsidP="004D2C50">
            <w:pPr>
              <w:jc w:val="center"/>
              <w:rPr>
                <w:sz w:val="20"/>
                <w:szCs w:val="20"/>
              </w:rPr>
            </w:pPr>
          </w:p>
        </w:tc>
      </w:tr>
      <w:tr w:rsidR="004D2C50" w:rsidRPr="004D2C50" w14:paraId="642476D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5A2158" w14:textId="24A84A44"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BDFDD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FBF1463" w14:textId="77777777" w:rsidR="004D2C50" w:rsidRPr="004D2C50" w:rsidRDefault="004D2C50" w:rsidP="004D2C50">
            <w:pPr>
              <w:jc w:val="center"/>
              <w:rPr>
                <w:color w:val="000000"/>
                <w:sz w:val="20"/>
                <w:szCs w:val="20"/>
              </w:rPr>
            </w:pPr>
            <w:r w:rsidRPr="004D2C50">
              <w:rPr>
                <w:color w:val="000000"/>
                <w:sz w:val="20"/>
                <w:szCs w:val="20"/>
              </w:rPr>
              <w:t>585</w:t>
            </w:r>
          </w:p>
        </w:tc>
        <w:tc>
          <w:tcPr>
            <w:tcW w:w="722" w:type="dxa"/>
            <w:tcBorders>
              <w:top w:val="nil"/>
              <w:left w:val="nil"/>
              <w:bottom w:val="nil"/>
              <w:right w:val="nil"/>
            </w:tcBorders>
            <w:shd w:val="clear" w:color="auto" w:fill="auto"/>
            <w:noWrap/>
            <w:vAlign w:val="center"/>
            <w:hideMark/>
          </w:tcPr>
          <w:p w14:paraId="107E1586" w14:textId="7BA5B19B" w:rsidR="004D2C50" w:rsidRPr="004D2C50" w:rsidRDefault="004D2C50" w:rsidP="004D2C50">
            <w:pPr>
              <w:jc w:val="center"/>
              <w:rPr>
                <w:color w:val="000000"/>
                <w:sz w:val="20"/>
                <w:szCs w:val="20"/>
              </w:rPr>
            </w:pPr>
            <w:r w:rsidRPr="004D2C50">
              <w:rPr>
                <w:color w:val="000000"/>
                <w:sz w:val="20"/>
                <w:szCs w:val="20"/>
              </w:rPr>
              <w:t>0.4</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500C7D63" w14:textId="77777777" w:rsidR="004D2C50" w:rsidRPr="004D2C50" w:rsidRDefault="004D2C50" w:rsidP="004D2C50">
            <w:pPr>
              <w:jc w:val="center"/>
              <w:rPr>
                <w:color w:val="000000"/>
                <w:sz w:val="20"/>
                <w:szCs w:val="20"/>
              </w:rPr>
            </w:pPr>
            <w:r w:rsidRPr="004D2C50">
              <w:rPr>
                <w:color w:val="000000"/>
                <w:sz w:val="20"/>
                <w:szCs w:val="20"/>
              </w:rPr>
              <w:t>1.03</w:t>
            </w:r>
          </w:p>
        </w:tc>
        <w:tc>
          <w:tcPr>
            <w:tcW w:w="727" w:type="dxa"/>
            <w:tcBorders>
              <w:top w:val="nil"/>
              <w:left w:val="nil"/>
              <w:bottom w:val="nil"/>
              <w:right w:val="nil"/>
            </w:tcBorders>
            <w:shd w:val="clear" w:color="auto" w:fill="auto"/>
            <w:noWrap/>
            <w:vAlign w:val="center"/>
            <w:hideMark/>
          </w:tcPr>
          <w:p w14:paraId="0A33124A"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3D7C02F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45153C2" w14:textId="178752B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F0720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6F6865FB"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31D3FC7" w14:textId="77777777" w:rsidR="004D2C50" w:rsidRPr="004D2C50" w:rsidRDefault="004D2C50" w:rsidP="004D2C50">
            <w:pPr>
              <w:jc w:val="center"/>
              <w:rPr>
                <w:sz w:val="20"/>
                <w:szCs w:val="20"/>
              </w:rPr>
            </w:pPr>
          </w:p>
        </w:tc>
      </w:tr>
      <w:tr w:rsidR="004D2C50" w:rsidRPr="004D2C50" w14:paraId="6FA8FE8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5F086EC" w14:textId="77777777" w:rsidR="004D2C50" w:rsidRPr="004D2C50" w:rsidRDefault="004D2C50" w:rsidP="004D2C50">
            <w:pPr>
              <w:jc w:val="center"/>
              <w:rPr>
                <w:color w:val="000000"/>
                <w:sz w:val="20"/>
                <w:szCs w:val="20"/>
              </w:rPr>
            </w:pPr>
            <w:r w:rsidRPr="004D2C50">
              <w:rPr>
                <w:color w:val="000000"/>
                <w:sz w:val="20"/>
                <w:szCs w:val="20"/>
              </w:rPr>
              <w:t>2009</w:t>
            </w:r>
          </w:p>
        </w:tc>
        <w:tc>
          <w:tcPr>
            <w:tcW w:w="516" w:type="dxa"/>
            <w:tcBorders>
              <w:top w:val="nil"/>
              <w:left w:val="nil"/>
              <w:bottom w:val="nil"/>
              <w:right w:val="nil"/>
            </w:tcBorders>
            <w:shd w:val="clear" w:color="auto" w:fill="auto"/>
            <w:noWrap/>
            <w:vAlign w:val="center"/>
            <w:hideMark/>
          </w:tcPr>
          <w:p w14:paraId="577503F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3F271591" w14:textId="77777777" w:rsidR="004D2C50" w:rsidRPr="004D2C50" w:rsidRDefault="004D2C50" w:rsidP="004D2C50">
            <w:pPr>
              <w:jc w:val="center"/>
              <w:rPr>
                <w:color w:val="000000"/>
                <w:sz w:val="20"/>
                <w:szCs w:val="20"/>
              </w:rPr>
            </w:pPr>
            <w:r w:rsidRPr="004D2C50">
              <w:rPr>
                <w:color w:val="000000"/>
                <w:sz w:val="20"/>
                <w:szCs w:val="20"/>
              </w:rPr>
              <w:t>603</w:t>
            </w:r>
          </w:p>
        </w:tc>
        <w:tc>
          <w:tcPr>
            <w:tcW w:w="722" w:type="dxa"/>
            <w:tcBorders>
              <w:top w:val="nil"/>
              <w:left w:val="nil"/>
              <w:bottom w:val="nil"/>
              <w:right w:val="nil"/>
            </w:tcBorders>
            <w:shd w:val="clear" w:color="auto" w:fill="auto"/>
            <w:noWrap/>
            <w:vAlign w:val="center"/>
            <w:hideMark/>
          </w:tcPr>
          <w:p w14:paraId="597343E6" w14:textId="77777777" w:rsidR="004D2C50" w:rsidRPr="004D2C50" w:rsidRDefault="004D2C50" w:rsidP="004D2C50">
            <w:pPr>
              <w:jc w:val="center"/>
              <w:rPr>
                <w:color w:val="000000"/>
                <w:sz w:val="20"/>
                <w:szCs w:val="20"/>
              </w:rPr>
            </w:pPr>
            <w:r w:rsidRPr="004D2C50">
              <w:rPr>
                <w:color w:val="000000"/>
                <w:sz w:val="20"/>
                <w:szCs w:val="20"/>
              </w:rPr>
              <w:t>0.16</w:t>
            </w:r>
          </w:p>
        </w:tc>
        <w:tc>
          <w:tcPr>
            <w:tcW w:w="566" w:type="dxa"/>
            <w:tcBorders>
              <w:top w:val="nil"/>
              <w:left w:val="nil"/>
              <w:bottom w:val="nil"/>
              <w:right w:val="nil"/>
            </w:tcBorders>
            <w:shd w:val="clear" w:color="auto" w:fill="auto"/>
            <w:noWrap/>
            <w:vAlign w:val="center"/>
            <w:hideMark/>
          </w:tcPr>
          <w:p w14:paraId="3600C1CC" w14:textId="77777777" w:rsidR="004D2C50" w:rsidRPr="004D2C50" w:rsidRDefault="004D2C50" w:rsidP="004D2C50">
            <w:pPr>
              <w:jc w:val="center"/>
              <w:rPr>
                <w:color w:val="000000"/>
                <w:sz w:val="20"/>
                <w:szCs w:val="20"/>
              </w:rPr>
            </w:pPr>
            <w:r w:rsidRPr="004D2C50">
              <w:rPr>
                <w:color w:val="000000"/>
                <w:sz w:val="20"/>
                <w:szCs w:val="20"/>
              </w:rPr>
              <w:t>0.47</w:t>
            </w:r>
          </w:p>
        </w:tc>
        <w:tc>
          <w:tcPr>
            <w:tcW w:w="727" w:type="dxa"/>
            <w:tcBorders>
              <w:top w:val="nil"/>
              <w:left w:val="nil"/>
              <w:bottom w:val="nil"/>
              <w:right w:val="nil"/>
            </w:tcBorders>
            <w:shd w:val="clear" w:color="auto" w:fill="auto"/>
            <w:noWrap/>
            <w:vAlign w:val="center"/>
            <w:hideMark/>
          </w:tcPr>
          <w:p w14:paraId="56177085"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226FE25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C448E1C" w14:textId="598A1C63"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4D0CA24F"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78BB9E3E"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50B29FCB" w14:textId="77777777" w:rsidR="004D2C50" w:rsidRPr="004D2C50" w:rsidRDefault="004D2C50" w:rsidP="004D2C50">
            <w:pPr>
              <w:jc w:val="center"/>
              <w:rPr>
                <w:sz w:val="20"/>
                <w:szCs w:val="20"/>
              </w:rPr>
            </w:pPr>
          </w:p>
        </w:tc>
      </w:tr>
      <w:tr w:rsidR="004D2C50" w:rsidRPr="004D2C50" w14:paraId="3CB5D2E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13A057E" w14:textId="6735E4B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9F19B4C"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74DF9B5B" w14:textId="77777777" w:rsidR="004D2C50" w:rsidRPr="004D2C50" w:rsidRDefault="004D2C50" w:rsidP="004D2C50">
            <w:pPr>
              <w:jc w:val="center"/>
              <w:rPr>
                <w:color w:val="000000"/>
                <w:sz w:val="20"/>
                <w:szCs w:val="20"/>
              </w:rPr>
            </w:pPr>
            <w:r w:rsidRPr="004D2C50">
              <w:rPr>
                <w:color w:val="000000"/>
                <w:sz w:val="20"/>
                <w:szCs w:val="20"/>
              </w:rPr>
              <w:t>780</w:t>
            </w:r>
          </w:p>
        </w:tc>
        <w:tc>
          <w:tcPr>
            <w:tcW w:w="722" w:type="dxa"/>
            <w:tcBorders>
              <w:top w:val="nil"/>
              <w:left w:val="nil"/>
              <w:bottom w:val="nil"/>
              <w:right w:val="nil"/>
            </w:tcBorders>
            <w:shd w:val="clear" w:color="auto" w:fill="auto"/>
            <w:noWrap/>
            <w:vAlign w:val="center"/>
            <w:hideMark/>
          </w:tcPr>
          <w:p w14:paraId="4157EFB7"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65940A7B" w14:textId="77777777" w:rsidR="004D2C50" w:rsidRPr="004D2C50" w:rsidRDefault="004D2C50" w:rsidP="004D2C50">
            <w:pPr>
              <w:jc w:val="center"/>
              <w:rPr>
                <w:color w:val="000000"/>
                <w:sz w:val="20"/>
                <w:szCs w:val="20"/>
              </w:rPr>
            </w:pPr>
            <w:r w:rsidRPr="004D2C50">
              <w:rPr>
                <w:color w:val="000000"/>
                <w:sz w:val="20"/>
                <w:szCs w:val="20"/>
              </w:rPr>
              <w:t>0.43</w:t>
            </w:r>
          </w:p>
        </w:tc>
        <w:tc>
          <w:tcPr>
            <w:tcW w:w="727" w:type="dxa"/>
            <w:tcBorders>
              <w:top w:val="nil"/>
              <w:left w:val="nil"/>
              <w:bottom w:val="nil"/>
              <w:right w:val="nil"/>
            </w:tcBorders>
            <w:shd w:val="clear" w:color="auto" w:fill="auto"/>
            <w:noWrap/>
            <w:vAlign w:val="center"/>
            <w:hideMark/>
          </w:tcPr>
          <w:p w14:paraId="7B630A10"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38F341A"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8611E8" w14:textId="394A5442"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2F69C2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07494575"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20FA4856" w14:textId="77777777" w:rsidR="004D2C50" w:rsidRPr="004D2C50" w:rsidRDefault="004D2C50" w:rsidP="004D2C50">
            <w:pPr>
              <w:jc w:val="center"/>
              <w:rPr>
                <w:sz w:val="20"/>
                <w:szCs w:val="20"/>
              </w:rPr>
            </w:pPr>
          </w:p>
        </w:tc>
      </w:tr>
      <w:tr w:rsidR="004D2C50" w:rsidRPr="004D2C50" w14:paraId="396DC295"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667A7BB" w14:textId="77777777" w:rsidR="004D2C50" w:rsidRPr="004D2C50" w:rsidRDefault="004D2C50" w:rsidP="004D2C50">
            <w:pPr>
              <w:jc w:val="center"/>
              <w:rPr>
                <w:color w:val="000000"/>
                <w:sz w:val="20"/>
                <w:szCs w:val="20"/>
              </w:rPr>
            </w:pPr>
            <w:r w:rsidRPr="004D2C50">
              <w:rPr>
                <w:color w:val="000000"/>
                <w:sz w:val="20"/>
                <w:szCs w:val="20"/>
              </w:rPr>
              <w:t>2010</w:t>
            </w:r>
          </w:p>
        </w:tc>
        <w:tc>
          <w:tcPr>
            <w:tcW w:w="516" w:type="dxa"/>
            <w:tcBorders>
              <w:top w:val="nil"/>
              <w:left w:val="nil"/>
              <w:bottom w:val="nil"/>
              <w:right w:val="nil"/>
            </w:tcBorders>
            <w:shd w:val="clear" w:color="auto" w:fill="auto"/>
            <w:noWrap/>
            <w:vAlign w:val="center"/>
            <w:hideMark/>
          </w:tcPr>
          <w:p w14:paraId="719A67E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B91FBBD" w14:textId="77777777" w:rsidR="004D2C50" w:rsidRPr="004D2C50" w:rsidRDefault="004D2C50" w:rsidP="004D2C50">
            <w:pPr>
              <w:jc w:val="center"/>
              <w:rPr>
                <w:color w:val="000000"/>
                <w:sz w:val="20"/>
                <w:szCs w:val="20"/>
              </w:rPr>
            </w:pPr>
            <w:r w:rsidRPr="004D2C50">
              <w:rPr>
                <w:color w:val="000000"/>
                <w:sz w:val="20"/>
                <w:szCs w:val="20"/>
              </w:rPr>
              <w:t>206</w:t>
            </w:r>
          </w:p>
        </w:tc>
        <w:tc>
          <w:tcPr>
            <w:tcW w:w="722" w:type="dxa"/>
            <w:tcBorders>
              <w:top w:val="nil"/>
              <w:left w:val="nil"/>
              <w:bottom w:val="nil"/>
              <w:right w:val="nil"/>
            </w:tcBorders>
            <w:shd w:val="clear" w:color="auto" w:fill="auto"/>
            <w:noWrap/>
            <w:vAlign w:val="center"/>
            <w:hideMark/>
          </w:tcPr>
          <w:p w14:paraId="3A735941" w14:textId="77777777" w:rsidR="004D2C50" w:rsidRPr="004D2C50" w:rsidRDefault="004D2C50" w:rsidP="004D2C50">
            <w:pPr>
              <w:jc w:val="center"/>
              <w:rPr>
                <w:color w:val="000000"/>
                <w:sz w:val="20"/>
                <w:szCs w:val="20"/>
              </w:rPr>
            </w:pPr>
            <w:r w:rsidRPr="004D2C50">
              <w:rPr>
                <w:color w:val="000000"/>
                <w:sz w:val="20"/>
                <w:szCs w:val="20"/>
              </w:rPr>
              <w:t>0.29</w:t>
            </w:r>
          </w:p>
        </w:tc>
        <w:tc>
          <w:tcPr>
            <w:tcW w:w="566" w:type="dxa"/>
            <w:tcBorders>
              <w:top w:val="nil"/>
              <w:left w:val="nil"/>
              <w:bottom w:val="nil"/>
              <w:right w:val="nil"/>
            </w:tcBorders>
            <w:shd w:val="clear" w:color="auto" w:fill="auto"/>
            <w:noWrap/>
            <w:vAlign w:val="center"/>
            <w:hideMark/>
          </w:tcPr>
          <w:p w14:paraId="7633D30C" w14:textId="77777777" w:rsidR="004D2C50" w:rsidRPr="004D2C50" w:rsidRDefault="004D2C50" w:rsidP="004D2C50">
            <w:pPr>
              <w:jc w:val="center"/>
              <w:rPr>
                <w:color w:val="000000"/>
                <w:sz w:val="20"/>
                <w:szCs w:val="20"/>
              </w:rPr>
            </w:pPr>
            <w:r w:rsidRPr="004D2C50">
              <w:rPr>
                <w:color w:val="000000"/>
                <w:sz w:val="20"/>
                <w:szCs w:val="20"/>
              </w:rPr>
              <w:t>0.73</w:t>
            </w:r>
          </w:p>
        </w:tc>
        <w:tc>
          <w:tcPr>
            <w:tcW w:w="727" w:type="dxa"/>
            <w:tcBorders>
              <w:top w:val="nil"/>
              <w:left w:val="nil"/>
              <w:bottom w:val="nil"/>
              <w:right w:val="nil"/>
            </w:tcBorders>
            <w:shd w:val="clear" w:color="auto" w:fill="auto"/>
            <w:noWrap/>
            <w:vAlign w:val="center"/>
            <w:hideMark/>
          </w:tcPr>
          <w:p w14:paraId="3D347BA8"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307FD50E"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789F18" w14:textId="57CEB843" w:rsidR="004D2C50" w:rsidRPr="004D2C50" w:rsidRDefault="004D2C50" w:rsidP="004D2C50">
            <w:pPr>
              <w:jc w:val="center"/>
              <w:rPr>
                <w:color w:val="000000"/>
                <w:sz w:val="20"/>
                <w:szCs w:val="20"/>
              </w:rPr>
            </w:pPr>
            <w:r w:rsidRPr="004D2C50">
              <w:rPr>
                <w:color w:val="000000"/>
                <w:sz w:val="20"/>
                <w:szCs w:val="20"/>
              </w:rPr>
              <w:t>57</w:t>
            </w:r>
          </w:p>
        </w:tc>
        <w:tc>
          <w:tcPr>
            <w:tcW w:w="672" w:type="dxa"/>
            <w:tcBorders>
              <w:top w:val="nil"/>
              <w:left w:val="nil"/>
              <w:bottom w:val="nil"/>
              <w:right w:val="nil"/>
            </w:tcBorders>
            <w:shd w:val="clear" w:color="auto" w:fill="auto"/>
            <w:noWrap/>
            <w:vAlign w:val="center"/>
            <w:hideMark/>
          </w:tcPr>
          <w:p w14:paraId="2B7C2500" w14:textId="77777777" w:rsidR="004D2C50" w:rsidRPr="004D2C50" w:rsidRDefault="004D2C50" w:rsidP="004D2C50">
            <w:pPr>
              <w:jc w:val="center"/>
              <w:rPr>
                <w:color w:val="000000"/>
                <w:sz w:val="20"/>
                <w:szCs w:val="20"/>
              </w:rPr>
            </w:pPr>
            <w:r w:rsidRPr="004D2C50">
              <w:rPr>
                <w:color w:val="000000"/>
                <w:sz w:val="20"/>
                <w:szCs w:val="20"/>
              </w:rPr>
              <w:t>0.25</w:t>
            </w:r>
          </w:p>
        </w:tc>
        <w:tc>
          <w:tcPr>
            <w:tcW w:w="588" w:type="dxa"/>
            <w:tcBorders>
              <w:top w:val="nil"/>
              <w:left w:val="nil"/>
              <w:bottom w:val="nil"/>
              <w:right w:val="nil"/>
            </w:tcBorders>
            <w:shd w:val="clear" w:color="auto" w:fill="auto"/>
            <w:noWrap/>
            <w:vAlign w:val="center"/>
            <w:hideMark/>
          </w:tcPr>
          <w:p w14:paraId="54A43D33"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3BCCC351"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2F7E2DAC"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2CEA4E5" w14:textId="19956F9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98CC1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CD99113" w14:textId="77777777" w:rsidR="004D2C50" w:rsidRPr="004D2C50" w:rsidRDefault="004D2C50" w:rsidP="004D2C50">
            <w:pPr>
              <w:jc w:val="center"/>
              <w:rPr>
                <w:color w:val="000000"/>
                <w:sz w:val="20"/>
                <w:szCs w:val="20"/>
              </w:rPr>
            </w:pPr>
            <w:r w:rsidRPr="004D2C50">
              <w:rPr>
                <w:color w:val="000000"/>
                <w:sz w:val="20"/>
                <w:szCs w:val="20"/>
              </w:rPr>
              <w:t>320</w:t>
            </w:r>
          </w:p>
        </w:tc>
        <w:tc>
          <w:tcPr>
            <w:tcW w:w="722" w:type="dxa"/>
            <w:tcBorders>
              <w:top w:val="nil"/>
              <w:left w:val="nil"/>
              <w:bottom w:val="nil"/>
              <w:right w:val="nil"/>
            </w:tcBorders>
            <w:shd w:val="clear" w:color="auto" w:fill="auto"/>
            <w:noWrap/>
            <w:vAlign w:val="center"/>
            <w:hideMark/>
          </w:tcPr>
          <w:p w14:paraId="219F6B22"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7BDDBA09" w14:textId="77777777" w:rsidR="004D2C50" w:rsidRPr="004D2C50" w:rsidRDefault="004D2C50" w:rsidP="004D2C50">
            <w:pPr>
              <w:jc w:val="center"/>
              <w:rPr>
                <w:color w:val="000000"/>
                <w:sz w:val="20"/>
                <w:szCs w:val="20"/>
              </w:rPr>
            </w:pPr>
            <w:r w:rsidRPr="004D2C50">
              <w:rPr>
                <w:color w:val="000000"/>
                <w:sz w:val="20"/>
                <w:szCs w:val="20"/>
              </w:rPr>
              <w:t>0.52</w:t>
            </w:r>
          </w:p>
        </w:tc>
        <w:tc>
          <w:tcPr>
            <w:tcW w:w="727" w:type="dxa"/>
            <w:tcBorders>
              <w:top w:val="nil"/>
              <w:left w:val="nil"/>
              <w:bottom w:val="nil"/>
              <w:right w:val="nil"/>
            </w:tcBorders>
            <w:shd w:val="clear" w:color="auto" w:fill="auto"/>
            <w:noWrap/>
            <w:vAlign w:val="center"/>
            <w:hideMark/>
          </w:tcPr>
          <w:p w14:paraId="0436DE70"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7B096B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8002935" w14:textId="331D5773" w:rsidR="004D2C50" w:rsidRPr="004D2C50" w:rsidRDefault="004D2C50" w:rsidP="004D2C50">
            <w:pPr>
              <w:jc w:val="center"/>
              <w:rPr>
                <w:color w:val="000000"/>
                <w:sz w:val="20"/>
                <w:szCs w:val="20"/>
              </w:rPr>
            </w:pPr>
            <w:r w:rsidRPr="004D2C50">
              <w:rPr>
                <w:color w:val="000000"/>
                <w:sz w:val="20"/>
                <w:szCs w:val="20"/>
              </w:rPr>
              <w:t>164</w:t>
            </w:r>
          </w:p>
        </w:tc>
        <w:tc>
          <w:tcPr>
            <w:tcW w:w="672" w:type="dxa"/>
            <w:tcBorders>
              <w:top w:val="nil"/>
              <w:left w:val="nil"/>
              <w:bottom w:val="nil"/>
              <w:right w:val="nil"/>
            </w:tcBorders>
            <w:shd w:val="clear" w:color="auto" w:fill="auto"/>
            <w:noWrap/>
            <w:vAlign w:val="center"/>
            <w:hideMark/>
          </w:tcPr>
          <w:p w14:paraId="4939AAC6" w14:textId="77777777" w:rsidR="004D2C50" w:rsidRPr="004D2C50" w:rsidRDefault="004D2C50" w:rsidP="004D2C50">
            <w:pPr>
              <w:jc w:val="center"/>
              <w:rPr>
                <w:color w:val="000000"/>
                <w:sz w:val="20"/>
                <w:szCs w:val="20"/>
              </w:rPr>
            </w:pPr>
            <w:r w:rsidRPr="004D2C50">
              <w:rPr>
                <w:color w:val="000000"/>
                <w:sz w:val="20"/>
                <w:szCs w:val="20"/>
              </w:rPr>
              <w:t>0.29</w:t>
            </w:r>
          </w:p>
        </w:tc>
        <w:tc>
          <w:tcPr>
            <w:tcW w:w="588" w:type="dxa"/>
            <w:tcBorders>
              <w:top w:val="nil"/>
              <w:left w:val="nil"/>
              <w:bottom w:val="nil"/>
              <w:right w:val="nil"/>
            </w:tcBorders>
            <w:shd w:val="clear" w:color="auto" w:fill="auto"/>
            <w:noWrap/>
            <w:vAlign w:val="center"/>
            <w:hideMark/>
          </w:tcPr>
          <w:p w14:paraId="44594393" w14:textId="77777777" w:rsidR="004D2C50" w:rsidRPr="004D2C50" w:rsidRDefault="004D2C50" w:rsidP="004D2C50">
            <w:pPr>
              <w:jc w:val="center"/>
              <w:rPr>
                <w:color w:val="000000"/>
                <w:sz w:val="20"/>
                <w:szCs w:val="20"/>
              </w:rPr>
            </w:pPr>
            <w:r w:rsidRPr="004D2C50">
              <w:rPr>
                <w:color w:val="000000"/>
                <w:sz w:val="20"/>
                <w:szCs w:val="20"/>
              </w:rPr>
              <w:t>0.69</w:t>
            </w:r>
          </w:p>
        </w:tc>
        <w:tc>
          <w:tcPr>
            <w:tcW w:w="270" w:type="dxa"/>
            <w:tcBorders>
              <w:top w:val="nil"/>
              <w:left w:val="nil"/>
              <w:bottom w:val="nil"/>
              <w:right w:val="nil"/>
            </w:tcBorders>
            <w:shd w:val="clear" w:color="auto" w:fill="auto"/>
            <w:noWrap/>
            <w:vAlign w:val="center"/>
            <w:hideMark/>
          </w:tcPr>
          <w:p w14:paraId="2F82297B" w14:textId="77777777" w:rsidR="004D2C50" w:rsidRPr="004D2C50" w:rsidRDefault="004D2C50" w:rsidP="004D2C50">
            <w:pPr>
              <w:jc w:val="center"/>
              <w:rPr>
                <w:color w:val="000000"/>
                <w:sz w:val="20"/>
                <w:szCs w:val="20"/>
              </w:rPr>
            </w:pPr>
            <w:r w:rsidRPr="004D2C50">
              <w:rPr>
                <w:color w:val="000000"/>
                <w:sz w:val="20"/>
                <w:szCs w:val="20"/>
              </w:rPr>
              <w:t>0 - 4</w:t>
            </w:r>
          </w:p>
        </w:tc>
      </w:tr>
      <w:tr w:rsidR="004D2C50" w:rsidRPr="004D2C50" w14:paraId="0A6D91BF"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6AAFF19" w14:textId="77777777" w:rsidR="004D2C50" w:rsidRPr="004D2C50" w:rsidRDefault="004D2C50" w:rsidP="004D2C50">
            <w:pPr>
              <w:jc w:val="center"/>
              <w:rPr>
                <w:color w:val="000000"/>
                <w:sz w:val="20"/>
                <w:szCs w:val="20"/>
              </w:rPr>
            </w:pPr>
            <w:r w:rsidRPr="004D2C50">
              <w:rPr>
                <w:color w:val="000000"/>
                <w:sz w:val="20"/>
                <w:szCs w:val="20"/>
              </w:rPr>
              <w:t>2011</w:t>
            </w:r>
          </w:p>
        </w:tc>
        <w:tc>
          <w:tcPr>
            <w:tcW w:w="516" w:type="dxa"/>
            <w:tcBorders>
              <w:top w:val="nil"/>
              <w:left w:val="nil"/>
              <w:bottom w:val="nil"/>
              <w:right w:val="nil"/>
            </w:tcBorders>
            <w:shd w:val="clear" w:color="auto" w:fill="auto"/>
            <w:noWrap/>
            <w:vAlign w:val="center"/>
            <w:hideMark/>
          </w:tcPr>
          <w:p w14:paraId="39090CD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B3F6FA0" w14:textId="77777777" w:rsidR="004D2C50" w:rsidRPr="004D2C50" w:rsidRDefault="004D2C50" w:rsidP="004D2C50">
            <w:pPr>
              <w:jc w:val="center"/>
              <w:rPr>
                <w:color w:val="000000"/>
                <w:sz w:val="20"/>
                <w:szCs w:val="20"/>
              </w:rPr>
            </w:pPr>
            <w:r w:rsidRPr="004D2C50">
              <w:rPr>
                <w:color w:val="000000"/>
                <w:sz w:val="20"/>
                <w:szCs w:val="20"/>
              </w:rPr>
              <w:t>176</w:t>
            </w:r>
          </w:p>
        </w:tc>
        <w:tc>
          <w:tcPr>
            <w:tcW w:w="722" w:type="dxa"/>
            <w:tcBorders>
              <w:top w:val="nil"/>
              <w:left w:val="nil"/>
              <w:bottom w:val="nil"/>
              <w:right w:val="nil"/>
            </w:tcBorders>
            <w:shd w:val="clear" w:color="auto" w:fill="auto"/>
            <w:noWrap/>
            <w:vAlign w:val="center"/>
            <w:hideMark/>
          </w:tcPr>
          <w:p w14:paraId="3BAA11D6" w14:textId="77777777" w:rsidR="004D2C50" w:rsidRPr="004D2C50" w:rsidRDefault="004D2C50" w:rsidP="004D2C50">
            <w:pPr>
              <w:jc w:val="center"/>
              <w:rPr>
                <w:color w:val="000000"/>
                <w:sz w:val="20"/>
                <w:szCs w:val="20"/>
              </w:rPr>
            </w:pPr>
            <w:r w:rsidRPr="004D2C50">
              <w:rPr>
                <w:color w:val="000000"/>
                <w:sz w:val="20"/>
                <w:szCs w:val="20"/>
              </w:rPr>
              <w:t>0.76</w:t>
            </w:r>
          </w:p>
        </w:tc>
        <w:tc>
          <w:tcPr>
            <w:tcW w:w="566" w:type="dxa"/>
            <w:tcBorders>
              <w:top w:val="nil"/>
              <w:left w:val="nil"/>
              <w:bottom w:val="nil"/>
              <w:right w:val="nil"/>
            </w:tcBorders>
            <w:shd w:val="clear" w:color="auto" w:fill="auto"/>
            <w:noWrap/>
            <w:vAlign w:val="center"/>
            <w:hideMark/>
          </w:tcPr>
          <w:p w14:paraId="067B07E0" w14:textId="77777777" w:rsidR="004D2C50" w:rsidRPr="004D2C50" w:rsidRDefault="004D2C50" w:rsidP="004D2C50">
            <w:pPr>
              <w:jc w:val="center"/>
              <w:rPr>
                <w:color w:val="000000"/>
                <w:sz w:val="20"/>
                <w:szCs w:val="20"/>
              </w:rPr>
            </w:pPr>
            <w:r w:rsidRPr="004D2C50">
              <w:rPr>
                <w:color w:val="000000"/>
                <w:sz w:val="20"/>
                <w:szCs w:val="20"/>
              </w:rPr>
              <w:t>1.57</w:t>
            </w:r>
          </w:p>
        </w:tc>
        <w:tc>
          <w:tcPr>
            <w:tcW w:w="727" w:type="dxa"/>
            <w:tcBorders>
              <w:top w:val="nil"/>
              <w:left w:val="nil"/>
              <w:bottom w:val="nil"/>
              <w:right w:val="nil"/>
            </w:tcBorders>
            <w:shd w:val="clear" w:color="auto" w:fill="auto"/>
            <w:noWrap/>
            <w:vAlign w:val="center"/>
            <w:hideMark/>
          </w:tcPr>
          <w:p w14:paraId="38E9DAA4"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22AAC0C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E759D3E" w14:textId="1C91DBD2" w:rsidR="004D2C50" w:rsidRPr="004D2C50" w:rsidRDefault="004D2C50" w:rsidP="004D2C50">
            <w:pPr>
              <w:jc w:val="center"/>
              <w:rPr>
                <w:color w:val="000000"/>
                <w:sz w:val="20"/>
                <w:szCs w:val="20"/>
              </w:rPr>
            </w:pPr>
            <w:r w:rsidRPr="004D2C50">
              <w:rPr>
                <w:color w:val="000000"/>
                <w:sz w:val="20"/>
                <w:szCs w:val="20"/>
              </w:rPr>
              <w:t>144</w:t>
            </w:r>
          </w:p>
        </w:tc>
        <w:tc>
          <w:tcPr>
            <w:tcW w:w="672" w:type="dxa"/>
            <w:tcBorders>
              <w:top w:val="nil"/>
              <w:left w:val="nil"/>
              <w:bottom w:val="nil"/>
              <w:right w:val="nil"/>
            </w:tcBorders>
            <w:shd w:val="clear" w:color="auto" w:fill="auto"/>
            <w:noWrap/>
            <w:vAlign w:val="center"/>
            <w:hideMark/>
          </w:tcPr>
          <w:p w14:paraId="011E414C" w14:textId="77777777" w:rsidR="004D2C50" w:rsidRPr="004D2C50" w:rsidRDefault="004D2C50" w:rsidP="004D2C50">
            <w:pPr>
              <w:jc w:val="center"/>
              <w:rPr>
                <w:color w:val="000000"/>
                <w:sz w:val="20"/>
                <w:szCs w:val="20"/>
              </w:rPr>
            </w:pPr>
            <w:r w:rsidRPr="004D2C50">
              <w:rPr>
                <w:color w:val="000000"/>
                <w:sz w:val="20"/>
                <w:szCs w:val="20"/>
              </w:rPr>
              <w:t>0.68</w:t>
            </w:r>
          </w:p>
        </w:tc>
        <w:tc>
          <w:tcPr>
            <w:tcW w:w="588" w:type="dxa"/>
            <w:tcBorders>
              <w:top w:val="nil"/>
              <w:left w:val="nil"/>
              <w:bottom w:val="nil"/>
              <w:right w:val="nil"/>
            </w:tcBorders>
            <w:shd w:val="clear" w:color="auto" w:fill="auto"/>
            <w:noWrap/>
            <w:vAlign w:val="center"/>
            <w:hideMark/>
          </w:tcPr>
          <w:p w14:paraId="00BBB823" w14:textId="77777777" w:rsidR="004D2C50" w:rsidRPr="004D2C50" w:rsidRDefault="004D2C50" w:rsidP="004D2C50">
            <w:pPr>
              <w:jc w:val="center"/>
              <w:rPr>
                <w:color w:val="000000"/>
                <w:sz w:val="20"/>
                <w:szCs w:val="20"/>
              </w:rPr>
            </w:pPr>
            <w:r w:rsidRPr="004D2C50">
              <w:rPr>
                <w:color w:val="000000"/>
                <w:sz w:val="20"/>
                <w:szCs w:val="20"/>
              </w:rPr>
              <w:t>1.33</w:t>
            </w:r>
          </w:p>
        </w:tc>
        <w:tc>
          <w:tcPr>
            <w:tcW w:w="270" w:type="dxa"/>
            <w:tcBorders>
              <w:top w:val="nil"/>
              <w:left w:val="nil"/>
              <w:bottom w:val="nil"/>
              <w:right w:val="nil"/>
            </w:tcBorders>
            <w:shd w:val="clear" w:color="auto" w:fill="auto"/>
            <w:noWrap/>
            <w:vAlign w:val="center"/>
            <w:hideMark/>
          </w:tcPr>
          <w:p w14:paraId="3C93BAAF" w14:textId="77777777" w:rsidR="004D2C50" w:rsidRPr="004D2C50" w:rsidRDefault="004D2C50" w:rsidP="004D2C50">
            <w:pPr>
              <w:jc w:val="center"/>
              <w:rPr>
                <w:color w:val="000000"/>
                <w:sz w:val="20"/>
                <w:szCs w:val="20"/>
              </w:rPr>
            </w:pPr>
            <w:r w:rsidRPr="004D2C50">
              <w:rPr>
                <w:color w:val="000000"/>
                <w:sz w:val="20"/>
                <w:szCs w:val="20"/>
              </w:rPr>
              <w:t>0 - 7</w:t>
            </w:r>
          </w:p>
        </w:tc>
      </w:tr>
      <w:tr w:rsidR="004D2C50" w:rsidRPr="004D2C50" w14:paraId="21CC67A8"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87D002A" w14:textId="14E7E06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5E7C1270"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8DC41F4"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14DB23BB" w14:textId="77777777" w:rsidR="004D2C50" w:rsidRPr="004D2C50" w:rsidRDefault="004D2C50" w:rsidP="004D2C50">
            <w:pPr>
              <w:jc w:val="center"/>
              <w:rPr>
                <w:color w:val="000000"/>
                <w:sz w:val="20"/>
                <w:szCs w:val="20"/>
              </w:rPr>
            </w:pPr>
            <w:r w:rsidRPr="004D2C50">
              <w:rPr>
                <w:color w:val="000000"/>
                <w:sz w:val="20"/>
                <w:szCs w:val="20"/>
              </w:rPr>
              <w:t>0.27</w:t>
            </w:r>
          </w:p>
        </w:tc>
        <w:tc>
          <w:tcPr>
            <w:tcW w:w="566" w:type="dxa"/>
            <w:tcBorders>
              <w:top w:val="nil"/>
              <w:left w:val="nil"/>
              <w:bottom w:val="nil"/>
              <w:right w:val="nil"/>
            </w:tcBorders>
            <w:shd w:val="clear" w:color="auto" w:fill="auto"/>
            <w:noWrap/>
            <w:vAlign w:val="center"/>
            <w:hideMark/>
          </w:tcPr>
          <w:p w14:paraId="35F67A9A" w14:textId="77777777" w:rsidR="004D2C50" w:rsidRPr="004D2C50" w:rsidRDefault="004D2C50" w:rsidP="004D2C50">
            <w:pPr>
              <w:jc w:val="center"/>
              <w:rPr>
                <w:color w:val="000000"/>
                <w:sz w:val="20"/>
                <w:szCs w:val="20"/>
              </w:rPr>
            </w:pPr>
            <w:r w:rsidRPr="004D2C50">
              <w:rPr>
                <w:color w:val="000000"/>
                <w:sz w:val="20"/>
                <w:szCs w:val="20"/>
              </w:rPr>
              <w:t>0.69</w:t>
            </w:r>
          </w:p>
        </w:tc>
        <w:tc>
          <w:tcPr>
            <w:tcW w:w="727" w:type="dxa"/>
            <w:tcBorders>
              <w:top w:val="nil"/>
              <w:left w:val="nil"/>
              <w:bottom w:val="nil"/>
              <w:right w:val="nil"/>
            </w:tcBorders>
            <w:shd w:val="clear" w:color="auto" w:fill="auto"/>
            <w:noWrap/>
            <w:vAlign w:val="center"/>
            <w:hideMark/>
          </w:tcPr>
          <w:p w14:paraId="4BCA2C3A"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3C00FC0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60F9573" w14:textId="0BB1B888" w:rsidR="004D2C50" w:rsidRPr="004D2C50" w:rsidRDefault="004D2C50" w:rsidP="004D2C50">
            <w:pPr>
              <w:jc w:val="center"/>
              <w:rPr>
                <w:color w:val="000000"/>
                <w:sz w:val="20"/>
                <w:szCs w:val="20"/>
              </w:rPr>
            </w:pPr>
            <w:r w:rsidRPr="004D2C50">
              <w:rPr>
                <w:color w:val="000000"/>
                <w:sz w:val="20"/>
                <w:szCs w:val="20"/>
              </w:rPr>
              <w:t>212</w:t>
            </w:r>
          </w:p>
        </w:tc>
        <w:tc>
          <w:tcPr>
            <w:tcW w:w="672" w:type="dxa"/>
            <w:tcBorders>
              <w:top w:val="nil"/>
              <w:left w:val="nil"/>
              <w:bottom w:val="nil"/>
              <w:right w:val="nil"/>
            </w:tcBorders>
            <w:shd w:val="clear" w:color="auto" w:fill="auto"/>
            <w:noWrap/>
            <w:vAlign w:val="center"/>
            <w:hideMark/>
          </w:tcPr>
          <w:p w14:paraId="3EE5113A" w14:textId="77777777" w:rsidR="004D2C50" w:rsidRPr="004D2C50" w:rsidRDefault="004D2C50" w:rsidP="004D2C50">
            <w:pPr>
              <w:jc w:val="center"/>
              <w:rPr>
                <w:color w:val="000000"/>
                <w:sz w:val="20"/>
                <w:szCs w:val="20"/>
              </w:rPr>
            </w:pPr>
            <w:r w:rsidRPr="004D2C50">
              <w:rPr>
                <w:color w:val="000000"/>
                <w:sz w:val="20"/>
                <w:szCs w:val="20"/>
              </w:rPr>
              <w:t>0.86</w:t>
            </w:r>
          </w:p>
        </w:tc>
        <w:tc>
          <w:tcPr>
            <w:tcW w:w="588" w:type="dxa"/>
            <w:tcBorders>
              <w:top w:val="nil"/>
              <w:left w:val="nil"/>
              <w:bottom w:val="nil"/>
              <w:right w:val="nil"/>
            </w:tcBorders>
            <w:shd w:val="clear" w:color="auto" w:fill="auto"/>
            <w:noWrap/>
            <w:vAlign w:val="center"/>
            <w:hideMark/>
          </w:tcPr>
          <w:p w14:paraId="74D2BD9A" w14:textId="77777777" w:rsidR="004D2C50" w:rsidRPr="004D2C50" w:rsidRDefault="004D2C50" w:rsidP="004D2C50">
            <w:pPr>
              <w:jc w:val="center"/>
              <w:rPr>
                <w:color w:val="000000"/>
                <w:sz w:val="20"/>
                <w:szCs w:val="20"/>
              </w:rPr>
            </w:pPr>
            <w:r w:rsidRPr="004D2C50">
              <w:rPr>
                <w:color w:val="000000"/>
                <w:sz w:val="20"/>
                <w:szCs w:val="20"/>
              </w:rPr>
              <w:t>1.74</w:t>
            </w:r>
          </w:p>
        </w:tc>
        <w:tc>
          <w:tcPr>
            <w:tcW w:w="270" w:type="dxa"/>
            <w:tcBorders>
              <w:top w:val="nil"/>
              <w:left w:val="nil"/>
              <w:bottom w:val="nil"/>
              <w:right w:val="nil"/>
            </w:tcBorders>
            <w:shd w:val="clear" w:color="auto" w:fill="auto"/>
            <w:noWrap/>
            <w:vAlign w:val="center"/>
            <w:hideMark/>
          </w:tcPr>
          <w:p w14:paraId="53C0AD7D" w14:textId="77777777" w:rsidR="004D2C50" w:rsidRPr="004D2C50" w:rsidRDefault="004D2C50" w:rsidP="004D2C50">
            <w:pPr>
              <w:jc w:val="center"/>
              <w:rPr>
                <w:color w:val="000000"/>
                <w:sz w:val="20"/>
                <w:szCs w:val="20"/>
              </w:rPr>
            </w:pPr>
            <w:r w:rsidRPr="004D2C50">
              <w:rPr>
                <w:color w:val="000000"/>
                <w:sz w:val="20"/>
                <w:szCs w:val="20"/>
              </w:rPr>
              <w:t>0 - 9</w:t>
            </w:r>
          </w:p>
        </w:tc>
      </w:tr>
      <w:tr w:rsidR="004D2C50" w:rsidRPr="004D2C50" w14:paraId="7EBC4EF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9B16A4E" w14:textId="77777777" w:rsidR="004D2C50" w:rsidRPr="004D2C50" w:rsidRDefault="004D2C50" w:rsidP="004D2C50">
            <w:pPr>
              <w:jc w:val="center"/>
              <w:rPr>
                <w:color w:val="000000"/>
                <w:sz w:val="20"/>
                <w:szCs w:val="20"/>
              </w:rPr>
            </w:pPr>
            <w:r w:rsidRPr="004D2C50">
              <w:rPr>
                <w:color w:val="000000"/>
                <w:sz w:val="20"/>
                <w:szCs w:val="20"/>
              </w:rPr>
              <w:t>2012</w:t>
            </w:r>
          </w:p>
        </w:tc>
        <w:tc>
          <w:tcPr>
            <w:tcW w:w="516" w:type="dxa"/>
            <w:tcBorders>
              <w:top w:val="nil"/>
              <w:left w:val="nil"/>
              <w:bottom w:val="nil"/>
              <w:right w:val="nil"/>
            </w:tcBorders>
            <w:shd w:val="clear" w:color="auto" w:fill="auto"/>
            <w:noWrap/>
            <w:vAlign w:val="center"/>
            <w:hideMark/>
          </w:tcPr>
          <w:p w14:paraId="6647F6B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71D1D101" w14:textId="77777777" w:rsidR="004D2C50" w:rsidRPr="004D2C50" w:rsidRDefault="004D2C50" w:rsidP="004D2C50">
            <w:pPr>
              <w:jc w:val="center"/>
              <w:rPr>
                <w:color w:val="000000"/>
                <w:sz w:val="20"/>
                <w:szCs w:val="20"/>
              </w:rPr>
            </w:pPr>
            <w:r w:rsidRPr="004D2C50">
              <w:rPr>
                <w:color w:val="000000"/>
                <w:sz w:val="20"/>
                <w:szCs w:val="20"/>
              </w:rPr>
              <w:t>256</w:t>
            </w:r>
          </w:p>
        </w:tc>
        <w:tc>
          <w:tcPr>
            <w:tcW w:w="722" w:type="dxa"/>
            <w:tcBorders>
              <w:top w:val="nil"/>
              <w:left w:val="nil"/>
              <w:bottom w:val="nil"/>
              <w:right w:val="nil"/>
            </w:tcBorders>
            <w:shd w:val="clear" w:color="auto" w:fill="auto"/>
            <w:noWrap/>
            <w:vAlign w:val="center"/>
            <w:hideMark/>
          </w:tcPr>
          <w:p w14:paraId="194C087B" w14:textId="77777777" w:rsidR="004D2C50" w:rsidRPr="004D2C50" w:rsidRDefault="004D2C50" w:rsidP="004D2C50">
            <w:pPr>
              <w:jc w:val="center"/>
              <w:rPr>
                <w:color w:val="000000"/>
                <w:sz w:val="20"/>
                <w:szCs w:val="20"/>
              </w:rPr>
            </w:pPr>
            <w:r w:rsidRPr="004D2C50">
              <w:rPr>
                <w:color w:val="000000"/>
                <w:sz w:val="20"/>
                <w:szCs w:val="20"/>
              </w:rPr>
              <w:t>0.25</w:t>
            </w:r>
          </w:p>
        </w:tc>
        <w:tc>
          <w:tcPr>
            <w:tcW w:w="566" w:type="dxa"/>
            <w:tcBorders>
              <w:top w:val="nil"/>
              <w:left w:val="nil"/>
              <w:bottom w:val="nil"/>
              <w:right w:val="nil"/>
            </w:tcBorders>
            <w:shd w:val="clear" w:color="auto" w:fill="auto"/>
            <w:noWrap/>
            <w:vAlign w:val="center"/>
            <w:hideMark/>
          </w:tcPr>
          <w:p w14:paraId="14EE0691" w14:textId="77777777" w:rsidR="004D2C50" w:rsidRPr="004D2C50" w:rsidRDefault="004D2C50" w:rsidP="004D2C50">
            <w:pPr>
              <w:jc w:val="center"/>
              <w:rPr>
                <w:color w:val="000000"/>
                <w:sz w:val="20"/>
                <w:szCs w:val="20"/>
              </w:rPr>
            </w:pPr>
            <w:r w:rsidRPr="004D2C50">
              <w:rPr>
                <w:color w:val="000000"/>
                <w:sz w:val="20"/>
                <w:szCs w:val="20"/>
              </w:rPr>
              <w:t>0.58</w:t>
            </w:r>
          </w:p>
        </w:tc>
        <w:tc>
          <w:tcPr>
            <w:tcW w:w="727" w:type="dxa"/>
            <w:tcBorders>
              <w:top w:val="nil"/>
              <w:left w:val="nil"/>
              <w:bottom w:val="nil"/>
              <w:right w:val="nil"/>
            </w:tcBorders>
            <w:shd w:val="clear" w:color="auto" w:fill="auto"/>
            <w:noWrap/>
            <w:vAlign w:val="center"/>
            <w:hideMark/>
          </w:tcPr>
          <w:p w14:paraId="0A7E9EC7"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4B9EF23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69DF150" w14:textId="0CD111A7" w:rsidR="004D2C50" w:rsidRPr="004D2C50" w:rsidRDefault="004D2C50" w:rsidP="004D2C50">
            <w:pPr>
              <w:jc w:val="center"/>
              <w:rPr>
                <w:color w:val="000000"/>
                <w:sz w:val="20"/>
                <w:szCs w:val="20"/>
              </w:rPr>
            </w:pPr>
            <w:r w:rsidRPr="004D2C50">
              <w:rPr>
                <w:color w:val="000000"/>
                <w:sz w:val="20"/>
                <w:szCs w:val="20"/>
              </w:rPr>
              <w:t>183</w:t>
            </w:r>
          </w:p>
        </w:tc>
        <w:tc>
          <w:tcPr>
            <w:tcW w:w="672" w:type="dxa"/>
            <w:tcBorders>
              <w:top w:val="nil"/>
              <w:left w:val="nil"/>
              <w:bottom w:val="nil"/>
              <w:right w:val="nil"/>
            </w:tcBorders>
            <w:shd w:val="clear" w:color="auto" w:fill="auto"/>
            <w:noWrap/>
            <w:vAlign w:val="center"/>
            <w:hideMark/>
          </w:tcPr>
          <w:p w14:paraId="643F6CAB" w14:textId="77777777" w:rsidR="004D2C50" w:rsidRPr="004D2C50" w:rsidRDefault="004D2C50" w:rsidP="004D2C50">
            <w:pPr>
              <w:jc w:val="center"/>
              <w:rPr>
                <w:color w:val="000000"/>
                <w:sz w:val="20"/>
                <w:szCs w:val="20"/>
              </w:rPr>
            </w:pPr>
            <w:r w:rsidRPr="004D2C50">
              <w:rPr>
                <w:color w:val="000000"/>
                <w:sz w:val="20"/>
                <w:szCs w:val="20"/>
              </w:rPr>
              <w:t>0.41</w:t>
            </w:r>
          </w:p>
        </w:tc>
        <w:tc>
          <w:tcPr>
            <w:tcW w:w="588" w:type="dxa"/>
            <w:tcBorders>
              <w:top w:val="nil"/>
              <w:left w:val="nil"/>
              <w:bottom w:val="nil"/>
              <w:right w:val="nil"/>
            </w:tcBorders>
            <w:shd w:val="clear" w:color="auto" w:fill="auto"/>
            <w:noWrap/>
            <w:vAlign w:val="center"/>
            <w:hideMark/>
          </w:tcPr>
          <w:p w14:paraId="7038B775" w14:textId="77777777" w:rsidR="004D2C50" w:rsidRPr="004D2C50" w:rsidRDefault="004D2C50" w:rsidP="004D2C50">
            <w:pPr>
              <w:jc w:val="center"/>
              <w:rPr>
                <w:color w:val="000000"/>
                <w:sz w:val="20"/>
                <w:szCs w:val="20"/>
              </w:rPr>
            </w:pPr>
            <w:r w:rsidRPr="004D2C50">
              <w:rPr>
                <w:color w:val="000000"/>
                <w:sz w:val="20"/>
                <w:szCs w:val="20"/>
              </w:rPr>
              <w:t>0.77</w:t>
            </w:r>
          </w:p>
        </w:tc>
        <w:tc>
          <w:tcPr>
            <w:tcW w:w="270" w:type="dxa"/>
            <w:tcBorders>
              <w:top w:val="nil"/>
              <w:left w:val="nil"/>
              <w:bottom w:val="nil"/>
              <w:right w:val="nil"/>
            </w:tcBorders>
            <w:shd w:val="clear" w:color="auto" w:fill="auto"/>
            <w:noWrap/>
            <w:vAlign w:val="center"/>
            <w:hideMark/>
          </w:tcPr>
          <w:p w14:paraId="4AE2ED74" w14:textId="77777777" w:rsidR="004D2C50" w:rsidRPr="004D2C50" w:rsidRDefault="004D2C50" w:rsidP="004D2C50">
            <w:pPr>
              <w:jc w:val="center"/>
              <w:rPr>
                <w:color w:val="000000"/>
                <w:sz w:val="20"/>
                <w:szCs w:val="20"/>
              </w:rPr>
            </w:pPr>
            <w:r w:rsidRPr="004D2C50">
              <w:rPr>
                <w:color w:val="000000"/>
                <w:sz w:val="20"/>
                <w:szCs w:val="20"/>
              </w:rPr>
              <w:t>0 - 5</w:t>
            </w:r>
          </w:p>
        </w:tc>
      </w:tr>
      <w:tr w:rsidR="004D2C50" w:rsidRPr="004D2C50" w14:paraId="60B23C3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92EFD34" w14:textId="1E97DD3B"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3AB47DD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94CAC06" w14:textId="77777777" w:rsidR="004D2C50" w:rsidRPr="004D2C50" w:rsidRDefault="004D2C50" w:rsidP="004D2C50">
            <w:pPr>
              <w:jc w:val="center"/>
              <w:rPr>
                <w:color w:val="000000"/>
                <w:sz w:val="20"/>
                <w:szCs w:val="20"/>
              </w:rPr>
            </w:pPr>
            <w:r w:rsidRPr="004D2C50">
              <w:rPr>
                <w:color w:val="000000"/>
                <w:sz w:val="20"/>
                <w:szCs w:val="20"/>
              </w:rPr>
              <w:t>191</w:t>
            </w:r>
          </w:p>
        </w:tc>
        <w:tc>
          <w:tcPr>
            <w:tcW w:w="722" w:type="dxa"/>
            <w:tcBorders>
              <w:top w:val="nil"/>
              <w:left w:val="nil"/>
              <w:bottom w:val="nil"/>
              <w:right w:val="nil"/>
            </w:tcBorders>
            <w:shd w:val="clear" w:color="auto" w:fill="auto"/>
            <w:noWrap/>
            <w:vAlign w:val="center"/>
            <w:hideMark/>
          </w:tcPr>
          <w:p w14:paraId="4D7032E1" w14:textId="77777777" w:rsidR="004D2C50" w:rsidRPr="004D2C50" w:rsidRDefault="004D2C50" w:rsidP="004D2C50">
            <w:pPr>
              <w:jc w:val="center"/>
              <w:rPr>
                <w:color w:val="000000"/>
                <w:sz w:val="20"/>
                <w:szCs w:val="20"/>
              </w:rPr>
            </w:pPr>
            <w:r w:rsidRPr="004D2C50">
              <w:rPr>
                <w:color w:val="000000"/>
                <w:sz w:val="20"/>
                <w:szCs w:val="20"/>
              </w:rPr>
              <w:t>0.18</w:t>
            </w:r>
          </w:p>
        </w:tc>
        <w:tc>
          <w:tcPr>
            <w:tcW w:w="566" w:type="dxa"/>
            <w:tcBorders>
              <w:top w:val="nil"/>
              <w:left w:val="nil"/>
              <w:bottom w:val="nil"/>
              <w:right w:val="nil"/>
            </w:tcBorders>
            <w:shd w:val="clear" w:color="auto" w:fill="auto"/>
            <w:noWrap/>
            <w:vAlign w:val="center"/>
            <w:hideMark/>
          </w:tcPr>
          <w:p w14:paraId="645CAD44" w14:textId="77777777" w:rsidR="004D2C50" w:rsidRPr="004D2C50" w:rsidRDefault="004D2C50" w:rsidP="004D2C50">
            <w:pPr>
              <w:jc w:val="center"/>
              <w:rPr>
                <w:color w:val="000000"/>
                <w:sz w:val="20"/>
                <w:szCs w:val="20"/>
              </w:rPr>
            </w:pPr>
            <w:r w:rsidRPr="004D2C50">
              <w:rPr>
                <w:color w:val="000000"/>
                <w:sz w:val="20"/>
                <w:szCs w:val="20"/>
              </w:rPr>
              <w:t>0.46</w:t>
            </w:r>
          </w:p>
        </w:tc>
        <w:tc>
          <w:tcPr>
            <w:tcW w:w="727" w:type="dxa"/>
            <w:tcBorders>
              <w:top w:val="nil"/>
              <w:left w:val="nil"/>
              <w:bottom w:val="nil"/>
              <w:right w:val="nil"/>
            </w:tcBorders>
            <w:shd w:val="clear" w:color="auto" w:fill="auto"/>
            <w:noWrap/>
            <w:vAlign w:val="center"/>
            <w:hideMark/>
          </w:tcPr>
          <w:p w14:paraId="526FE723"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748E91B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A0316F6" w14:textId="2BBFB4F9" w:rsidR="004D2C50" w:rsidRPr="004D2C50" w:rsidRDefault="004D2C50" w:rsidP="004D2C50">
            <w:pPr>
              <w:jc w:val="center"/>
              <w:rPr>
                <w:color w:val="000000"/>
                <w:sz w:val="20"/>
                <w:szCs w:val="20"/>
              </w:rPr>
            </w:pPr>
            <w:r w:rsidRPr="004D2C50">
              <w:rPr>
                <w:color w:val="000000"/>
                <w:sz w:val="20"/>
                <w:szCs w:val="20"/>
              </w:rPr>
              <w:t>317</w:t>
            </w:r>
          </w:p>
        </w:tc>
        <w:tc>
          <w:tcPr>
            <w:tcW w:w="672" w:type="dxa"/>
            <w:tcBorders>
              <w:top w:val="nil"/>
              <w:left w:val="nil"/>
              <w:bottom w:val="nil"/>
              <w:right w:val="nil"/>
            </w:tcBorders>
            <w:shd w:val="clear" w:color="auto" w:fill="auto"/>
            <w:noWrap/>
            <w:vAlign w:val="center"/>
            <w:hideMark/>
          </w:tcPr>
          <w:p w14:paraId="5394AEC3" w14:textId="77777777" w:rsidR="004D2C50" w:rsidRPr="004D2C50" w:rsidRDefault="004D2C50" w:rsidP="004D2C50">
            <w:pPr>
              <w:jc w:val="center"/>
              <w:rPr>
                <w:color w:val="000000"/>
                <w:sz w:val="20"/>
                <w:szCs w:val="20"/>
              </w:rPr>
            </w:pPr>
            <w:r w:rsidRPr="004D2C50">
              <w:rPr>
                <w:color w:val="000000"/>
                <w:sz w:val="20"/>
                <w:szCs w:val="20"/>
              </w:rPr>
              <w:t>0.37</w:t>
            </w:r>
          </w:p>
        </w:tc>
        <w:tc>
          <w:tcPr>
            <w:tcW w:w="588" w:type="dxa"/>
            <w:tcBorders>
              <w:top w:val="nil"/>
              <w:left w:val="nil"/>
              <w:bottom w:val="nil"/>
              <w:right w:val="nil"/>
            </w:tcBorders>
            <w:shd w:val="clear" w:color="auto" w:fill="auto"/>
            <w:noWrap/>
            <w:vAlign w:val="center"/>
            <w:hideMark/>
          </w:tcPr>
          <w:p w14:paraId="0A014F0D" w14:textId="77777777" w:rsidR="004D2C50" w:rsidRPr="004D2C50" w:rsidRDefault="004D2C50" w:rsidP="004D2C50">
            <w:pPr>
              <w:jc w:val="center"/>
              <w:rPr>
                <w:color w:val="000000"/>
                <w:sz w:val="20"/>
                <w:szCs w:val="20"/>
              </w:rPr>
            </w:pPr>
            <w:r w:rsidRPr="004D2C50">
              <w:rPr>
                <w:color w:val="000000"/>
                <w:sz w:val="20"/>
                <w:szCs w:val="20"/>
              </w:rPr>
              <w:t>0.78</w:t>
            </w:r>
          </w:p>
        </w:tc>
        <w:tc>
          <w:tcPr>
            <w:tcW w:w="270" w:type="dxa"/>
            <w:tcBorders>
              <w:top w:val="nil"/>
              <w:left w:val="nil"/>
              <w:bottom w:val="nil"/>
              <w:right w:val="nil"/>
            </w:tcBorders>
            <w:shd w:val="clear" w:color="auto" w:fill="auto"/>
            <w:noWrap/>
            <w:vAlign w:val="center"/>
            <w:hideMark/>
          </w:tcPr>
          <w:p w14:paraId="6F4261E3" w14:textId="77777777" w:rsidR="004D2C50" w:rsidRPr="004D2C50" w:rsidRDefault="004D2C50" w:rsidP="004D2C50">
            <w:pPr>
              <w:jc w:val="center"/>
              <w:rPr>
                <w:color w:val="000000"/>
                <w:sz w:val="20"/>
                <w:szCs w:val="20"/>
              </w:rPr>
            </w:pPr>
            <w:r w:rsidRPr="004D2C50">
              <w:rPr>
                <w:color w:val="000000"/>
                <w:sz w:val="20"/>
                <w:szCs w:val="20"/>
              </w:rPr>
              <w:t>0 - 5</w:t>
            </w:r>
          </w:p>
        </w:tc>
      </w:tr>
      <w:tr w:rsidR="004D2C50" w:rsidRPr="004D2C50" w14:paraId="7687D6D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BC3863" w14:textId="77777777" w:rsidR="004D2C50" w:rsidRPr="004D2C50" w:rsidRDefault="004D2C50" w:rsidP="004D2C50">
            <w:pPr>
              <w:jc w:val="center"/>
              <w:rPr>
                <w:color w:val="000000"/>
                <w:sz w:val="20"/>
                <w:szCs w:val="20"/>
              </w:rPr>
            </w:pPr>
            <w:r w:rsidRPr="004D2C50">
              <w:rPr>
                <w:color w:val="000000"/>
                <w:sz w:val="20"/>
                <w:szCs w:val="20"/>
              </w:rPr>
              <w:t>2013</w:t>
            </w:r>
          </w:p>
        </w:tc>
        <w:tc>
          <w:tcPr>
            <w:tcW w:w="516" w:type="dxa"/>
            <w:tcBorders>
              <w:top w:val="nil"/>
              <w:left w:val="nil"/>
              <w:bottom w:val="nil"/>
              <w:right w:val="nil"/>
            </w:tcBorders>
            <w:shd w:val="clear" w:color="auto" w:fill="auto"/>
            <w:noWrap/>
            <w:vAlign w:val="center"/>
            <w:hideMark/>
          </w:tcPr>
          <w:p w14:paraId="3FCBE8DC"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0CB110EC" w14:textId="77777777" w:rsidR="004D2C50" w:rsidRPr="004D2C50" w:rsidRDefault="004D2C50" w:rsidP="004D2C50">
            <w:pPr>
              <w:jc w:val="center"/>
              <w:rPr>
                <w:color w:val="000000"/>
                <w:sz w:val="20"/>
                <w:szCs w:val="20"/>
              </w:rPr>
            </w:pPr>
            <w:r w:rsidRPr="004D2C50">
              <w:rPr>
                <w:color w:val="000000"/>
                <w:sz w:val="20"/>
                <w:szCs w:val="20"/>
              </w:rPr>
              <w:t>248</w:t>
            </w:r>
          </w:p>
        </w:tc>
        <w:tc>
          <w:tcPr>
            <w:tcW w:w="722" w:type="dxa"/>
            <w:tcBorders>
              <w:top w:val="nil"/>
              <w:left w:val="nil"/>
              <w:bottom w:val="nil"/>
              <w:right w:val="nil"/>
            </w:tcBorders>
            <w:shd w:val="clear" w:color="auto" w:fill="auto"/>
            <w:noWrap/>
            <w:vAlign w:val="center"/>
            <w:hideMark/>
          </w:tcPr>
          <w:p w14:paraId="7FE2EEC5" w14:textId="77777777" w:rsidR="004D2C50" w:rsidRPr="004D2C50" w:rsidRDefault="004D2C50" w:rsidP="004D2C50">
            <w:pPr>
              <w:jc w:val="center"/>
              <w:rPr>
                <w:color w:val="000000"/>
                <w:sz w:val="20"/>
                <w:szCs w:val="20"/>
              </w:rPr>
            </w:pPr>
            <w:r w:rsidRPr="004D2C50">
              <w:rPr>
                <w:color w:val="000000"/>
                <w:sz w:val="20"/>
                <w:szCs w:val="20"/>
              </w:rPr>
              <w:t>0.28</w:t>
            </w:r>
          </w:p>
        </w:tc>
        <w:tc>
          <w:tcPr>
            <w:tcW w:w="566" w:type="dxa"/>
            <w:tcBorders>
              <w:top w:val="nil"/>
              <w:left w:val="nil"/>
              <w:bottom w:val="nil"/>
              <w:right w:val="nil"/>
            </w:tcBorders>
            <w:shd w:val="clear" w:color="auto" w:fill="auto"/>
            <w:noWrap/>
            <w:vAlign w:val="center"/>
            <w:hideMark/>
          </w:tcPr>
          <w:p w14:paraId="3FEEEEE2" w14:textId="77777777" w:rsidR="004D2C50" w:rsidRPr="004D2C50" w:rsidRDefault="004D2C50" w:rsidP="004D2C50">
            <w:pPr>
              <w:jc w:val="center"/>
              <w:rPr>
                <w:color w:val="000000"/>
                <w:sz w:val="20"/>
                <w:szCs w:val="20"/>
              </w:rPr>
            </w:pPr>
            <w:r w:rsidRPr="004D2C50">
              <w:rPr>
                <w:color w:val="000000"/>
                <w:sz w:val="20"/>
                <w:szCs w:val="20"/>
              </w:rPr>
              <w:t>0.7</w:t>
            </w:r>
          </w:p>
        </w:tc>
        <w:tc>
          <w:tcPr>
            <w:tcW w:w="727" w:type="dxa"/>
            <w:tcBorders>
              <w:top w:val="nil"/>
              <w:left w:val="nil"/>
              <w:bottom w:val="nil"/>
              <w:right w:val="nil"/>
            </w:tcBorders>
            <w:shd w:val="clear" w:color="auto" w:fill="auto"/>
            <w:noWrap/>
            <w:vAlign w:val="center"/>
            <w:hideMark/>
          </w:tcPr>
          <w:p w14:paraId="4C4F1C8F"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02B698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207663B" w14:textId="1C7A0556" w:rsidR="004D2C50" w:rsidRPr="004D2C50" w:rsidRDefault="004D2C50" w:rsidP="004D2C50">
            <w:pPr>
              <w:jc w:val="center"/>
              <w:rPr>
                <w:color w:val="000000"/>
                <w:sz w:val="20"/>
                <w:szCs w:val="20"/>
              </w:rPr>
            </w:pPr>
            <w:r w:rsidRPr="004D2C50">
              <w:rPr>
                <w:color w:val="000000"/>
                <w:sz w:val="20"/>
                <w:szCs w:val="20"/>
              </w:rPr>
              <w:t>77</w:t>
            </w:r>
          </w:p>
        </w:tc>
        <w:tc>
          <w:tcPr>
            <w:tcW w:w="672" w:type="dxa"/>
            <w:tcBorders>
              <w:top w:val="nil"/>
              <w:left w:val="nil"/>
              <w:bottom w:val="nil"/>
              <w:right w:val="nil"/>
            </w:tcBorders>
            <w:shd w:val="clear" w:color="auto" w:fill="auto"/>
            <w:noWrap/>
            <w:vAlign w:val="center"/>
            <w:hideMark/>
          </w:tcPr>
          <w:p w14:paraId="40E99577" w14:textId="77777777" w:rsidR="004D2C50" w:rsidRPr="004D2C50" w:rsidRDefault="004D2C50" w:rsidP="004D2C50">
            <w:pPr>
              <w:jc w:val="center"/>
              <w:rPr>
                <w:color w:val="000000"/>
                <w:sz w:val="20"/>
                <w:szCs w:val="20"/>
              </w:rPr>
            </w:pPr>
            <w:r w:rsidRPr="004D2C50">
              <w:rPr>
                <w:color w:val="000000"/>
                <w:sz w:val="20"/>
                <w:szCs w:val="20"/>
              </w:rPr>
              <w:t>0.75</w:t>
            </w:r>
          </w:p>
        </w:tc>
        <w:tc>
          <w:tcPr>
            <w:tcW w:w="588" w:type="dxa"/>
            <w:tcBorders>
              <w:top w:val="nil"/>
              <w:left w:val="nil"/>
              <w:bottom w:val="nil"/>
              <w:right w:val="nil"/>
            </w:tcBorders>
            <w:shd w:val="clear" w:color="auto" w:fill="auto"/>
            <w:noWrap/>
            <w:vAlign w:val="center"/>
            <w:hideMark/>
          </w:tcPr>
          <w:p w14:paraId="5C17BA44" w14:textId="77777777" w:rsidR="004D2C50" w:rsidRPr="004D2C50" w:rsidRDefault="004D2C50" w:rsidP="004D2C50">
            <w:pPr>
              <w:jc w:val="center"/>
              <w:rPr>
                <w:color w:val="000000"/>
                <w:sz w:val="20"/>
                <w:szCs w:val="20"/>
              </w:rPr>
            </w:pPr>
            <w:r w:rsidRPr="004D2C50">
              <w:rPr>
                <w:color w:val="000000"/>
                <w:sz w:val="20"/>
                <w:szCs w:val="20"/>
              </w:rPr>
              <w:t>1.25</w:t>
            </w:r>
          </w:p>
        </w:tc>
        <w:tc>
          <w:tcPr>
            <w:tcW w:w="270" w:type="dxa"/>
            <w:tcBorders>
              <w:top w:val="nil"/>
              <w:left w:val="nil"/>
              <w:bottom w:val="nil"/>
              <w:right w:val="nil"/>
            </w:tcBorders>
            <w:shd w:val="clear" w:color="auto" w:fill="auto"/>
            <w:noWrap/>
            <w:vAlign w:val="center"/>
            <w:hideMark/>
          </w:tcPr>
          <w:p w14:paraId="155199D9" w14:textId="77777777" w:rsidR="004D2C50" w:rsidRPr="004D2C50" w:rsidRDefault="004D2C50" w:rsidP="004D2C50">
            <w:pPr>
              <w:jc w:val="center"/>
              <w:rPr>
                <w:color w:val="000000"/>
                <w:sz w:val="20"/>
                <w:szCs w:val="20"/>
              </w:rPr>
            </w:pPr>
            <w:r w:rsidRPr="004D2C50">
              <w:rPr>
                <w:color w:val="000000"/>
                <w:sz w:val="20"/>
                <w:szCs w:val="20"/>
              </w:rPr>
              <w:t>0 - 6</w:t>
            </w:r>
          </w:p>
        </w:tc>
      </w:tr>
      <w:tr w:rsidR="004D2C50" w:rsidRPr="004D2C50" w14:paraId="3A04D65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44930F2" w14:textId="430EDACE"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6E79B1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E359FC4" w14:textId="77777777" w:rsidR="004D2C50" w:rsidRPr="004D2C50" w:rsidRDefault="004D2C50" w:rsidP="004D2C50">
            <w:pPr>
              <w:jc w:val="center"/>
              <w:rPr>
                <w:color w:val="000000"/>
                <w:sz w:val="20"/>
                <w:szCs w:val="20"/>
              </w:rPr>
            </w:pPr>
            <w:r w:rsidRPr="004D2C50">
              <w:rPr>
                <w:color w:val="000000"/>
                <w:sz w:val="20"/>
                <w:szCs w:val="20"/>
              </w:rPr>
              <w:t>207</w:t>
            </w:r>
          </w:p>
        </w:tc>
        <w:tc>
          <w:tcPr>
            <w:tcW w:w="722" w:type="dxa"/>
            <w:tcBorders>
              <w:top w:val="nil"/>
              <w:left w:val="nil"/>
              <w:bottom w:val="nil"/>
              <w:right w:val="nil"/>
            </w:tcBorders>
            <w:shd w:val="clear" w:color="auto" w:fill="auto"/>
            <w:noWrap/>
            <w:vAlign w:val="center"/>
            <w:hideMark/>
          </w:tcPr>
          <w:p w14:paraId="7A3EF6F2" w14:textId="77777777" w:rsidR="004D2C50" w:rsidRPr="004D2C50" w:rsidRDefault="004D2C50" w:rsidP="004D2C50">
            <w:pPr>
              <w:jc w:val="center"/>
              <w:rPr>
                <w:color w:val="000000"/>
                <w:sz w:val="20"/>
                <w:szCs w:val="20"/>
              </w:rPr>
            </w:pPr>
            <w:r w:rsidRPr="004D2C50">
              <w:rPr>
                <w:color w:val="000000"/>
                <w:sz w:val="20"/>
                <w:szCs w:val="20"/>
              </w:rPr>
              <w:t>0.21</w:t>
            </w:r>
          </w:p>
        </w:tc>
        <w:tc>
          <w:tcPr>
            <w:tcW w:w="566" w:type="dxa"/>
            <w:tcBorders>
              <w:top w:val="nil"/>
              <w:left w:val="nil"/>
              <w:bottom w:val="nil"/>
              <w:right w:val="nil"/>
            </w:tcBorders>
            <w:shd w:val="clear" w:color="auto" w:fill="auto"/>
            <w:noWrap/>
            <w:vAlign w:val="center"/>
            <w:hideMark/>
          </w:tcPr>
          <w:p w14:paraId="5C948C76" w14:textId="77777777" w:rsidR="004D2C50" w:rsidRPr="004D2C50" w:rsidRDefault="004D2C50" w:rsidP="004D2C50">
            <w:pPr>
              <w:jc w:val="center"/>
              <w:rPr>
                <w:color w:val="000000"/>
                <w:sz w:val="20"/>
                <w:szCs w:val="20"/>
              </w:rPr>
            </w:pPr>
            <w:r w:rsidRPr="004D2C50">
              <w:rPr>
                <w:color w:val="000000"/>
                <w:sz w:val="20"/>
                <w:szCs w:val="20"/>
              </w:rPr>
              <w:t>0.56</w:t>
            </w:r>
          </w:p>
        </w:tc>
        <w:tc>
          <w:tcPr>
            <w:tcW w:w="727" w:type="dxa"/>
            <w:tcBorders>
              <w:top w:val="nil"/>
              <w:left w:val="nil"/>
              <w:bottom w:val="nil"/>
              <w:right w:val="nil"/>
            </w:tcBorders>
            <w:shd w:val="clear" w:color="auto" w:fill="auto"/>
            <w:noWrap/>
            <w:vAlign w:val="center"/>
            <w:hideMark/>
          </w:tcPr>
          <w:p w14:paraId="49DD7018"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645DC1B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F2231C5" w14:textId="6C7BCC69" w:rsidR="004D2C50" w:rsidRPr="004D2C50" w:rsidRDefault="004D2C50" w:rsidP="004D2C50">
            <w:pPr>
              <w:jc w:val="center"/>
              <w:rPr>
                <w:color w:val="000000"/>
                <w:sz w:val="20"/>
                <w:szCs w:val="20"/>
              </w:rPr>
            </w:pPr>
            <w:r w:rsidRPr="004D2C50">
              <w:rPr>
                <w:color w:val="000000"/>
                <w:sz w:val="20"/>
                <w:szCs w:val="20"/>
              </w:rPr>
              <w:t>95</w:t>
            </w:r>
          </w:p>
        </w:tc>
        <w:tc>
          <w:tcPr>
            <w:tcW w:w="672" w:type="dxa"/>
            <w:tcBorders>
              <w:top w:val="nil"/>
              <w:left w:val="nil"/>
              <w:bottom w:val="nil"/>
              <w:right w:val="nil"/>
            </w:tcBorders>
            <w:shd w:val="clear" w:color="auto" w:fill="auto"/>
            <w:noWrap/>
            <w:vAlign w:val="center"/>
            <w:hideMark/>
          </w:tcPr>
          <w:p w14:paraId="6DDC1F5E" w14:textId="77777777" w:rsidR="004D2C50" w:rsidRPr="004D2C50" w:rsidRDefault="004D2C50" w:rsidP="004D2C50">
            <w:pPr>
              <w:jc w:val="center"/>
              <w:rPr>
                <w:color w:val="000000"/>
                <w:sz w:val="20"/>
                <w:szCs w:val="20"/>
              </w:rPr>
            </w:pPr>
            <w:r w:rsidRPr="004D2C50">
              <w:rPr>
                <w:color w:val="000000"/>
                <w:sz w:val="20"/>
                <w:szCs w:val="20"/>
              </w:rPr>
              <w:t>0.85</w:t>
            </w:r>
          </w:p>
        </w:tc>
        <w:tc>
          <w:tcPr>
            <w:tcW w:w="588" w:type="dxa"/>
            <w:tcBorders>
              <w:top w:val="nil"/>
              <w:left w:val="nil"/>
              <w:bottom w:val="nil"/>
              <w:right w:val="nil"/>
            </w:tcBorders>
            <w:shd w:val="clear" w:color="auto" w:fill="auto"/>
            <w:noWrap/>
            <w:vAlign w:val="center"/>
            <w:hideMark/>
          </w:tcPr>
          <w:p w14:paraId="30AC39F5" w14:textId="77777777" w:rsidR="004D2C50" w:rsidRPr="004D2C50" w:rsidRDefault="004D2C50" w:rsidP="004D2C50">
            <w:pPr>
              <w:jc w:val="center"/>
              <w:rPr>
                <w:color w:val="000000"/>
                <w:sz w:val="20"/>
                <w:szCs w:val="20"/>
              </w:rPr>
            </w:pPr>
            <w:r w:rsidRPr="004D2C50">
              <w:rPr>
                <w:color w:val="000000"/>
                <w:sz w:val="20"/>
                <w:szCs w:val="20"/>
              </w:rPr>
              <w:t>1.41</w:t>
            </w:r>
          </w:p>
        </w:tc>
        <w:tc>
          <w:tcPr>
            <w:tcW w:w="270" w:type="dxa"/>
            <w:tcBorders>
              <w:top w:val="nil"/>
              <w:left w:val="nil"/>
              <w:bottom w:val="nil"/>
              <w:right w:val="nil"/>
            </w:tcBorders>
            <w:shd w:val="clear" w:color="auto" w:fill="auto"/>
            <w:noWrap/>
            <w:vAlign w:val="center"/>
            <w:hideMark/>
          </w:tcPr>
          <w:p w14:paraId="5A38398E" w14:textId="77777777" w:rsidR="004D2C50" w:rsidRPr="004D2C50" w:rsidRDefault="004D2C50" w:rsidP="004D2C50">
            <w:pPr>
              <w:jc w:val="center"/>
              <w:rPr>
                <w:color w:val="000000"/>
                <w:sz w:val="20"/>
                <w:szCs w:val="20"/>
              </w:rPr>
            </w:pPr>
            <w:r w:rsidRPr="004D2C50">
              <w:rPr>
                <w:color w:val="000000"/>
                <w:sz w:val="20"/>
                <w:szCs w:val="20"/>
              </w:rPr>
              <w:t>0 - 8</w:t>
            </w:r>
          </w:p>
        </w:tc>
      </w:tr>
      <w:tr w:rsidR="004D2C50" w:rsidRPr="004D2C50" w14:paraId="762A5A91"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6A00566" w14:textId="77777777" w:rsidR="004D2C50" w:rsidRPr="004D2C50" w:rsidRDefault="004D2C50" w:rsidP="004D2C50">
            <w:pPr>
              <w:jc w:val="center"/>
              <w:rPr>
                <w:color w:val="000000"/>
                <w:sz w:val="20"/>
                <w:szCs w:val="20"/>
              </w:rPr>
            </w:pPr>
            <w:r w:rsidRPr="004D2C50">
              <w:rPr>
                <w:color w:val="000000"/>
                <w:sz w:val="20"/>
                <w:szCs w:val="20"/>
              </w:rPr>
              <w:t>2014</w:t>
            </w:r>
          </w:p>
        </w:tc>
        <w:tc>
          <w:tcPr>
            <w:tcW w:w="516" w:type="dxa"/>
            <w:tcBorders>
              <w:top w:val="nil"/>
              <w:left w:val="nil"/>
              <w:bottom w:val="nil"/>
              <w:right w:val="nil"/>
            </w:tcBorders>
            <w:shd w:val="clear" w:color="auto" w:fill="auto"/>
            <w:noWrap/>
            <w:vAlign w:val="center"/>
            <w:hideMark/>
          </w:tcPr>
          <w:p w14:paraId="23FBF791"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14554387" w14:textId="77777777" w:rsidR="004D2C50" w:rsidRPr="004D2C50" w:rsidRDefault="004D2C50" w:rsidP="004D2C50">
            <w:pPr>
              <w:jc w:val="center"/>
              <w:rPr>
                <w:color w:val="000000"/>
                <w:sz w:val="20"/>
                <w:szCs w:val="20"/>
              </w:rPr>
            </w:pPr>
            <w:r w:rsidRPr="004D2C50">
              <w:rPr>
                <w:color w:val="000000"/>
                <w:sz w:val="20"/>
                <w:szCs w:val="20"/>
              </w:rPr>
              <w:t>334</w:t>
            </w:r>
          </w:p>
        </w:tc>
        <w:tc>
          <w:tcPr>
            <w:tcW w:w="722" w:type="dxa"/>
            <w:tcBorders>
              <w:top w:val="nil"/>
              <w:left w:val="nil"/>
              <w:bottom w:val="nil"/>
              <w:right w:val="nil"/>
            </w:tcBorders>
            <w:shd w:val="clear" w:color="auto" w:fill="auto"/>
            <w:noWrap/>
            <w:vAlign w:val="center"/>
            <w:hideMark/>
          </w:tcPr>
          <w:p w14:paraId="260C6152" w14:textId="77777777" w:rsidR="004D2C50" w:rsidRPr="004D2C50" w:rsidRDefault="004D2C50" w:rsidP="004D2C50">
            <w:pPr>
              <w:jc w:val="center"/>
              <w:rPr>
                <w:color w:val="000000"/>
                <w:sz w:val="20"/>
                <w:szCs w:val="20"/>
              </w:rPr>
            </w:pPr>
            <w:r w:rsidRPr="004D2C50">
              <w:rPr>
                <w:color w:val="000000"/>
                <w:sz w:val="20"/>
                <w:szCs w:val="20"/>
              </w:rPr>
              <w:t>0.14</w:t>
            </w:r>
          </w:p>
        </w:tc>
        <w:tc>
          <w:tcPr>
            <w:tcW w:w="566" w:type="dxa"/>
            <w:tcBorders>
              <w:top w:val="nil"/>
              <w:left w:val="nil"/>
              <w:bottom w:val="nil"/>
              <w:right w:val="nil"/>
            </w:tcBorders>
            <w:shd w:val="clear" w:color="auto" w:fill="auto"/>
            <w:noWrap/>
            <w:vAlign w:val="center"/>
            <w:hideMark/>
          </w:tcPr>
          <w:p w14:paraId="43FE4102" w14:textId="77777777" w:rsidR="004D2C50" w:rsidRPr="004D2C50" w:rsidRDefault="004D2C50" w:rsidP="004D2C50">
            <w:pPr>
              <w:jc w:val="center"/>
              <w:rPr>
                <w:color w:val="000000"/>
                <w:sz w:val="20"/>
                <w:szCs w:val="20"/>
              </w:rPr>
            </w:pPr>
            <w:r w:rsidRPr="004D2C50">
              <w:rPr>
                <w:color w:val="000000"/>
                <w:sz w:val="20"/>
                <w:szCs w:val="20"/>
              </w:rPr>
              <w:t>0.45</w:t>
            </w:r>
          </w:p>
        </w:tc>
        <w:tc>
          <w:tcPr>
            <w:tcW w:w="727" w:type="dxa"/>
            <w:tcBorders>
              <w:top w:val="nil"/>
              <w:left w:val="nil"/>
              <w:bottom w:val="nil"/>
              <w:right w:val="nil"/>
            </w:tcBorders>
            <w:shd w:val="clear" w:color="auto" w:fill="auto"/>
            <w:noWrap/>
            <w:vAlign w:val="center"/>
            <w:hideMark/>
          </w:tcPr>
          <w:p w14:paraId="0C10C8BD"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C9614A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AF1BA6C" w14:textId="7BDD8722" w:rsidR="004D2C50" w:rsidRPr="004D2C50" w:rsidRDefault="004D2C50" w:rsidP="004D2C50">
            <w:pPr>
              <w:jc w:val="center"/>
              <w:rPr>
                <w:color w:val="000000"/>
                <w:sz w:val="20"/>
                <w:szCs w:val="20"/>
              </w:rPr>
            </w:pPr>
            <w:r w:rsidRPr="004D2C50">
              <w:rPr>
                <w:color w:val="000000"/>
                <w:sz w:val="20"/>
                <w:szCs w:val="20"/>
              </w:rPr>
              <w:t>52</w:t>
            </w:r>
          </w:p>
        </w:tc>
        <w:tc>
          <w:tcPr>
            <w:tcW w:w="672" w:type="dxa"/>
            <w:tcBorders>
              <w:top w:val="nil"/>
              <w:left w:val="nil"/>
              <w:bottom w:val="nil"/>
              <w:right w:val="nil"/>
            </w:tcBorders>
            <w:shd w:val="clear" w:color="auto" w:fill="auto"/>
            <w:noWrap/>
            <w:vAlign w:val="center"/>
            <w:hideMark/>
          </w:tcPr>
          <w:p w14:paraId="2689B12E" w14:textId="77777777" w:rsidR="004D2C50" w:rsidRPr="004D2C50" w:rsidRDefault="004D2C50" w:rsidP="004D2C50">
            <w:pPr>
              <w:jc w:val="center"/>
              <w:rPr>
                <w:color w:val="000000"/>
                <w:sz w:val="20"/>
                <w:szCs w:val="20"/>
              </w:rPr>
            </w:pPr>
            <w:r w:rsidRPr="004D2C50">
              <w:rPr>
                <w:color w:val="000000"/>
                <w:sz w:val="20"/>
                <w:szCs w:val="20"/>
              </w:rPr>
              <w:t>0.27</w:t>
            </w:r>
          </w:p>
        </w:tc>
        <w:tc>
          <w:tcPr>
            <w:tcW w:w="588" w:type="dxa"/>
            <w:tcBorders>
              <w:top w:val="nil"/>
              <w:left w:val="nil"/>
              <w:bottom w:val="nil"/>
              <w:right w:val="nil"/>
            </w:tcBorders>
            <w:shd w:val="clear" w:color="auto" w:fill="auto"/>
            <w:noWrap/>
            <w:vAlign w:val="center"/>
            <w:hideMark/>
          </w:tcPr>
          <w:p w14:paraId="0B5EF394" w14:textId="77777777" w:rsidR="004D2C50" w:rsidRPr="004D2C50" w:rsidRDefault="004D2C50" w:rsidP="004D2C50">
            <w:pPr>
              <w:jc w:val="center"/>
              <w:rPr>
                <w:color w:val="000000"/>
                <w:sz w:val="20"/>
                <w:szCs w:val="20"/>
              </w:rPr>
            </w:pPr>
            <w:r w:rsidRPr="004D2C50">
              <w:rPr>
                <w:color w:val="000000"/>
                <w:sz w:val="20"/>
                <w:szCs w:val="20"/>
              </w:rPr>
              <w:t>0.79</w:t>
            </w:r>
          </w:p>
        </w:tc>
        <w:tc>
          <w:tcPr>
            <w:tcW w:w="270" w:type="dxa"/>
            <w:tcBorders>
              <w:top w:val="nil"/>
              <w:left w:val="nil"/>
              <w:bottom w:val="nil"/>
              <w:right w:val="nil"/>
            </w:tcBorders>
            <w:shd w:val="clear" w:color="auto" w:fill="auto"/>
            <w:noWrap/>
            <w:vAlign w:val="center"/>
            <w:hideMark/>
          </w:tcPr>
          <w:p w14:paraId="54B31B47" w14:textId="77777777" w:rsidR="004D2C50" w:rsidRPr="004D2C50" w:rsidRDefault="004D2C50" w:rsidP="004D2C50">
            <w:pPr>
              <w:jc w:val="center"/>
              <w:rPr>
                <w:color w:val="000000"/>
                <w:sz w:val="20"/>
                <w:szCs w:val="20"/>
              </w:rPr>
            </w:pPr>
            <w:r w:rsidRPr="004D2C50">
              <w:rPr>
                <w:color w:val="000000"/>
                <w:sz w:val="20"/>
                <w:szCs w:val="20"/>
              </w:rPr>
              <w:t>0 - 4</w:t>
            </w:r>
          </w:p>
        </w:tc>
      </w:tr>
      <w:tr w:rsidR="004D2C50" w:rsidRPr="004D2C50" w14:paraId="601D61C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1E15C78" w14:textId="2BECD76C"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4DA541B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7D7907A" w14:textId="77777777" w:rsidR="004D2C50" w:rsidRPr="004D2C50" w:rsidRDefault="004D2C50" w:rsidP="004D2C50">
            <w:pPr>
              <w:jc w:val="center"/>
              <w:rPr>
                <w:color w:val="000000"/>
                <w:sz w:val="20"/>
                <w:szCs w:val="20"/>
              </w:rPr>
            </w:pPr>
            <w:r w:rsidRPr="004D2C50">
              <w:rPr>
                <w:color w:val="000000"/>
                <w:sz w:val="20"/>
                <w:szCs w:val="20"/>
              </w:rPr>
              <w:t>172</w:t>
            </w:r>
          </w:p>
        </w:tc>
        <w:tc>
          <w:tcPr>
            <w:tcW w:w="722" w:type="dxa"/>
            <w:tcBorders>
              <w:top w:val="nil"/>
              <w:left w:val="nil"/>
              <w:bottom w:val="nil"/>
              <w:right w:val="nil"/>
            </w:tcBorders>
            <w:shd w:val="clear" w:color="auto" w:fill="auto"/>
            <w:noWrap/>
            <w:vAlign w:val="center"/>
            <w:hideMark/>
          </w:tcPr>
          <w:p w14:paraId="03CE8798" w14:textId="77777777" w:rsidR="004D2C50" w:rsidRPr="004D2C50" w:rsidRDefault="004D2C50" w:rsidP="004D2C50">
            <w:pPr>
              <w:jc w:val="center"/>
              <w:rPr>
                <w:color w:val="000000"/>
                <w:sz w:val="20"/>
                <w:szCs w:val="20"/>
              </w:rPr>
            </w:pPr>
            <w:r w:rsidRPr="004D2C50">
              <w:rPr>
                <w:color w:val="000000"/>
                <w:sz w:val="20"/>
                <w:szCs w:val="20"/>
              </w:rPr>
              <w:t>0.23</w:t>
            </w:r>
          </w:p>
        </w:tc>
        <w:tc>
          <w:tcPr>
            <w:tcW w:w="566" w:type="dxa"/>
            <w:tcBorders>
              <w:top w:val="nil"/>
              <w:left w:val="nil"/>
              <w:bottom w:val="nil"/>
              <w:right w:val="nil"/>
            </w:tcBorders>
            <w:shd w:val="clear" w:color="auto" w:fill="auto"/>
            <w:noWrap/>
            <w:vAlign w:val="center"/>
            <w:hideMark/>
          </w:tcPr>
          <w:p w14:paraId="25347B95" w14:textId="77777777" w:rsidR="004D2C50" w:rsidRPr="004D2C50" w:rsidRDefault="004D2C50" w:rsidP="004D2C50">
            <w:pPr>
              <w:jc w:val="center"/>
              <w:rPr>
                <w:color w:val="000000"/>
                <w:sz w:val="20"/>
                <w:szCs w:val="20"/>
              </w:rPr>
            </w:pPr>
            <w:r w:rsidRPr="004D2C50">
              <w:rPr>
                <w:color w:val="000000"/>
                <w:sz w:val="20"/>
                <w:szCs w:val="20"/>
              </w:rPr>
              <w:t>0.57</w:t>
            </w:r>
          </w:p>
        </w:tc>
        <w:tc>
          <w:tcPr>
            <w:tcW w:w="727" w:type="dxa"/>
            <w:tcBorders>
              <w:top w:val="nil"/>
              <w:left w:val="nil"/>
              <w:bottom w:val="nil"/>
              <w:right w:val="nil"/>
            </w:tcBorders>
            <w:shd w:val="clear" w:color="auto" w:fill="auto"/>
            <w:noWrap/>
            <w:vAlign w:val="center"/>
            <w:hideMark/>
          </w:tcPr>
          <w:p w14:paraId="6975C0CB"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142BFD3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5721864" w14:textId="24A2C9FF" w:rsidR="004D2C50" w:rsidRPr="004D2C50" w:rsidRDefault="004D2C50" w:rsidP="004D2C50">
            <w:pPr>
              <w:jc w:val="center"/>
              <w:rPr>
                <w:color w:val="000000"/>
                <w:sz w:val="20"/>
                <w:szCs w:val="20"/>
              </w:rPr>
            </w:pPr>
            <w:r w:rsidRPr="004D2C50">
              <w:rPr>
                <w:color w:val="000000"/>
                <w:sz w:val="20"/>
                <w:szCs w:val="20"/>
              </w:rPr>
              <w:t>80</w:t>
            </w:r>
          </w:p>
        </w:tc>
        <w:tc>
          <w:tcPr>
            <w:tcW w:w="672" w:type="dxa"/>
            <w:tcBorders>
              <w:top w:val="nil"/>
              <w:left w:val="nil"/>
              <w:bottom w:val="nil"/>
              <w:right w:val="nil"/>
            </w:tcBorders>
            <w:shd w:val="clear" w:color="auto" w:fill="auto"/>
            <w:noWrap/>
            <w:vAlign w:val="center"/>
            <w:hideMark/>
          </w:tcPr>
          <w:p w14:paraId="651E9CB4" w14:textId="1E9B91C7" w:rsidR="004D2C50" w:rsidRPr="004D2C50" w:rsidRDefault="004D2C50" w:rsidP="004D2C50">
            <w:pPr>
              <w:jc w:val="center"/>
              <w:rPr>
                <w:color w:val="000000"/>
                <w:sz w:val="20"/>
                <w:szCs w:val="20"/>
              </w:rPr>
            </w:pPr>
            <w:r w:rsidRPr="004D2C50">
              <w:rPr>
                <w:color w:val="000000"/>
                <w:sz w:val="20"/>
                <w:szCs w:val="20"/>
              </w:rPr>
              <w:t>0.3</w:t>
            </w:r>
            <w:r w:rsidR="00A15E5C">
              <w:rPr>
                <w:color w:val="000000"/>
                <w:sz w:val="20"/>
                <w:szCs w:val="20"/>
              </w:rPr>
              <w:t>0</w:t>
            </w:r>
          </w:p>
        </w:tc>
        <w:tc>
          <w:tcPr>
            <w:tcW w:w="588" w:type="dxa"/>
            <w:tcBorders>
              <w:top w:val="nil"/>
              <w:left w:val="nil"/>
              <w:bottom w:val="nil"/>
              <w:right w:val="nil"/>
            </w:tcBorders>
            <w:shd w:val="clear" w:color="auto" w:fill="auto"/>
            <w:noWrap/>
            <w:vAlign w:val="center"/>
            <w:hideMark/>
          </w:tcPr>
          <w:p w14:paraId="626E8034" w14:textId="77777777" w:rsidR="004D2C50" w:rsidRPr="004D2C50" w:rsidRDefault="004D2C50" w:rsidP="004D2C50">
            <w:pPr>
              <w:jc w:val="center"/>
              <w:rPr>
                <w:color w:val="000000"/>
                <w:sz w:val="20"/>
                <w:szCs w:val="20"/>
              </w:rPr>
            </w:pPr>
            <w:r w:rsidRPr="004D2C50">
              <w:rPr>
                <w:color w:val="000000"/>
                <w:sz w:val="20"/>
                <w:szCs w:val="20"/>
              </w:rPr>
              <w:t>0.72</w:t>
            </w:r>
          </w:p>
        </w:tc>
        <w:tc>
          <w:tcPr>
            <w:tcW w:w="270" w:type="dxa"/>
            <w:tcBorders>
              <w:top w:val="nil"/>
              <w:left w:val="nil"/>
              <w:bottom w:val="nil"/>
              <w:right w:val="nil"/>
            </w:tcBorders>
            <w:shd w:val="clear" w:color="auto" w:fill="auto"/>
            <w:noWrap/>
            <w:vAlign w:val="center"/>
            <w:hideMark/>
          </w:tcPr>
          <w:p w14:paraId="44392A6D"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33732823"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23CE263" w14:textId="77777777" w:rsidR="004D2C50" w:rsidRPr="004D2C50" w:rsidRDefault="004D2C50" w:rsidP="004D2C50">
            <w:pPr>
              <w:jc w:val="center"/>
              <w:rPr>
                <w:color w:val="000000"/>
                <w:sz w:val="20"/>
                <w:szCs w:val="20"/>
              </w:rPr>
            </w:pPr>
            <w:r w:rsidRPr="004D2C50">
              <w:rPr>
                <w:color w:val="000000"/>
                <w:sz w:val="20"/>
                <w:szCs w:val="20"/>
              </w:rPr>
              <w:t>2015*</w:t>
            </w:r>
          </w:p>
        </w:tc>
        <w:tc>
          <w:tcPr>
            <w:tcW w:w="516" w:type="dxa"/>
            <w:tcBorders>
              <w:top w:val="nil"/>
              <w:left w:val="nil"/>
              <w:bottom w:val="nil"/>
              <w:right w:val="nil"/>
            </w:tcBorders>
            <w:shd w:val="clear" w:color="auto" w:fill="auto"/>
            <w:noWrap/>
            <w:vAlign w:val="center"/>
            <w:hideMark/>
          </w:tcPr>
          <w:p w14:paraId="54C5DAA9"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5627869" w14:textId="77777777" w:rsidR="004D2C50" w:rsidRPr="004D2C50" w:rsidRDefault="004D2C50" w:rsidP="004D2C50">
            <w:pPr>
              <w:jc w:val="center"/>
              <w:rPr>
                <w:color w:val="000000"/>
                <w:sz w:val="20"/>
                <w:szCs w:val="20"/>
              </w:rPr>
            </w:pPr>
            <w:r w:rsidRPr="004D2C50">
              <w:rPr>
                <w:color w:val="000000"/>
                <w:sz w:val="20"/>
                <w:szCs w:val="20"/>
              </w:rPr>
              <w:t>417</w:t>
            </w:r>
          </w:p>
        </w:tc>
        <w:tc>
          <w:tcPr>
            <w:tcW w:w="722" w:type="dxa"/>
            <w:tcBorders>
              <w:top w:val="nil"/>
              <w:left w:val="nil"/>
              <w:bottom w:val="nil"/>
              <w:right w:val="nil"/>
            </w:tcBorders>
            <w:shd w:val="clear" w:color="auto" w:fill="auto"/>
            <w:noWrap/>
            <w:vAlign w:val="center"/>
            <w:hideMark/>
          </w:tcPr>
          <w:p w14:paraId="6DB22703" w14:textId="77777777" w:rsidR="004D2C50" w:rsidRPr="004D2C50" w:rsidRDefault="004D2C50" w:rsidP="004D2C50">
            <w:pPr>
              <w:jc w:val="center"/>
              <w:rPr>
                <w:color w:val="000000"/>
                <w:sz w:val="20"/>
                <w:szCs w:val="20"/>
              </w:rPr>
            </w:pPr>
            <w:r w:rsidRPr="004D2C50">
              <w:rPr>
                <w:color w:val="000000"/>
                <w:sz w:val="20"/>
                <w:szCs w:val="20"/>
              </w:rPr>
              <w:t>0.12</w:t>
            </w:r>
          </w:p>
        </w:tc>
        <w:tc>
          <w:tcPr>
            <w:tcW w:w="566" w:type="dxa"/>
            <w:tcBorders>
              <w:top w:val="nil"/>
              <w:left w:val="nil"/>
              <w:bottom w:val="nil"/>
              <w:right w:val="nil"/>
            </w:tcBorders>
            <w:shd w:val="clear" w:color="auto" w:fill="auto"/>
            <w:noWrap/>
            <w:vAlign w:val="center"/>
            <w:hideMark/>
          </w:tcPr>
          <w:p w14:paraId="668F9A3E" w14:textId="77777777" w:rsidR="004D2C50" w:rsidRPr="004D2C50" w:rsidRDefault="004D2C50" w:rsidP="004D2C50">
            <w:pPr>
              <w:jc w:val="center"/>
              <w:rPr>
                <w:color w:val="000000"/>
                <w:sz w:val="20"/>
                <w:szCs w:val="20"/>
              </w:rPr>
            </w:pPr>
            <w:r w:rsidRPr="004D2C50">
              <w:rPr>
                <w:color w:val="000000"/>
                <w:sz w:val="20"/>
                <w:szCs w:val="20"/>
              </w:rPr>
              <w:t>0.35</w:t>
            </w:r>
          </w:p>
        </w:tc>
        <w:tc>
          <w:tcPr>
            <w:tcW w:w="727" w:type="dxa"/>
            <w:tcBorders>
              <w:top w:val="nil"/>
              <w:left w:val="nil"/>
              <w:bottom w:val="nil"/>
              <w:right w:val="nil"/>
            </w:tcBorders>
            <w:shd w:val="clear" w:color="auto" w:fill="auto"/>
            <w:noWrap/>
            <w:vAlign w:val="center"/>
            <w:hideMark/>
          </w:tcPr>
          <w:p w14:paraId="2E1D3BFA"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0F34771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292BE89" w14:textId="769D64E4" w:rsidR="004D2C50" w:rsidRPr="004D2C50" w:rsidRDefault="004D2C50" w:rsidP="004D2C50">
            <w:pPr>
              <w:jc w:val="center"/>
              <w:rPr>
                <w:color w:val="000000"/>
                <w:sz w:val="20"/>
                <w:szCs w:val="20"/>
              </w:rPr>
            </w:pPr>
            <w:r w:rsidRPr="004D2C50">
              <w:rPr>
                <w:color w:val="000000"/>
                <w:sz w:val="20"/>
                <w:szCs w:val="20"/>
              </w:rPr>
              <w:t>48</w:t>
            </w:r>
          </w:p>
        </w:tc>
        <w:tc>
          <w:tcPr>
            <w:tcW w:w="672" w:type="dxa"/>
            <w:tcBorders>
              <w:top w:val="nil"/>
              <w:left w:val="nil"/>
              <w:bottom w:val="nil"/>
              <w:right w:val="nil"/>
            </w:tcBorders>
            <w:shd w:val="clear" w:color="auto" w:fill="auto"/>
            <w:noWrap/>
            <w:vAlign w:val="center"/>
            <w:hideMark/>
          </w:tcPr>
          <w:p w14:paraId="42A46A02"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38839935" w14:textId="77777777" w:rsidR="004D2C50" w:rsidRPr="004D2C50" w:rsidRDefault="004D2C50" w:rsidP="004D2C50">
            <w:pPr>
              <w:jc w:val="center"/>
              <w:rPr>
                <w:color w:val="000000"/>
                <w:sz w:val="20"/>
                <w:szCs w:val="20"/>
              </w:rPr>
            </w:pPr>
            <w:r w:rsidRPr="004D2C50">
              <w:rPr>
                <w:color w:val="000000"/>
                <w:sz w:val="20"/>
                <w:szCs w:val="20"/>
              </w:rPr>
              <w:t>0.95</w:t>
            </w:r>
          </w:p>
        </w:tc>
        <w:tc>
          <w:tcPr>
            <w:tcW w:w="270" w:type="dxa"/>
            <w:tcBorders>
              <w:top w:val="nil"/>
              <w:left w:val="nil"/>
              <w:bottom w:val="nil"/>
              <w:right w:val="nil"/>
            </w:tcBorders>
            <w:shd w:val="clear" w:color="auto" w:fill="auto"/>
            <w:noWrap/>
            <w:vAlign w:val="center"/>
            <w:hideMark/>
          </w:tcPr>
          <w:p w14:paraId="2B994EDC" w14:textId="77777777" w:rsidR="004D2C50" w:rsidRPr="004D2C50" w:rsidRDefault="004D2C50" w:rsidP="004D2C50">
            <w:pPr>
              <w:jc w:val="center"/>
              <w:rPr>
                <w:color w:val="000000"/>
                <w:sz w:val="20"/>
                <w:szCs w:val="20"/>
              </w:rPr>
            </w:pPr>
            <w:r w:rsidRPr="004D2C50">
              <w:rPr>
                <w:color w:val="000000"/>
                <w:sz w:val="20"/>
                <w:szCs w:val="20"/>
              </w:rPr>
              <w:t>0 - 6</w:t>
            </w:r>
          </w:p>
        </w:tc>
      </w:tr>
      <w:tr w:rsidR="004D2C50" w:rsidRPr="004D2C50" w14:paraId="7080B21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3D794DD" w14:textId="381101C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076CD6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8B3EB6C" w14:textId="77777777" w:rsidR="004D2C50" w:rsidRPr="004D2C50" w:rsidRDefault="004D2C50" w:rsidP="004D2C50">
            <w:pPr>
              <w:jc w:val="center"/>
              <w:rPr>
                <w:color w:val="000000"/>
                <w:sz w:val="20"/>
                <w:szCs w:val="20"/>
              </w:rPr>
            </w:pPr>
            <w:r w:rsidRPr="004D2C50">
              <w:rPr>
                <w:color w:val="000000"/>
                <w:sz w:val="20"/>
                <w:szCs w:val="20"/>
              </w:rPr>
              <w:t>202</w:t>
            </w:r>
          </w:p>
        </w:tc>
        <w:tc>
          <w:tcPr>
            <w:tcW w:w="722" w:type="dxa"/>
            <w:tcBorders>
              <w:top w:val="nil"/>
              <w:left w:val="nil"/>
              <w:bottom w:val="nil"/>
              <w:right w:val="nil"/>
            </w:tcBorders>
            <w:shd w:val="clear" w:color="auto" w:fill="auto"/>
            <w:noWrap/>
            <w:vAlign w:val="center"/>
            <w:hideMark/>
          </w:tcPr>
          <w:p w14:paraId="395B6EBE" w14:textId="77777777" w:rsidR="004D2C50" w:rsidRPr="004D2C50" w:rsidRDefault="004D2C50" w:rsidP="004D2C50">
            <w:pPr>
              <w:jc w:val="center"/>
              <w:rPr>
                <w:color w:val="000000"/>
                <w:sz w:val="20"/>
                <w:szCs w:val="20"/>
              </w:rPr>
            </w:pPr>
            <w:r w:rsidRPr="004D2C50">
              <w:rPr>
                <w:color w:val="000000"/>
                <w:sz w:val="20"/>
                <w:szCs w:val="20"/>
              </w:rPr>
              <w:t>0.17</w:t>
            </w:r>
          </w:p>
        </w:tc>
        <w:tc>
          <w:tcPr>
            <w:tcW w:w="566" w:type="dxa"/>
            <w:tcBorders>
              <w:top w:val="nil"/>
              <w:left w:val="nil"/>
              <w:bottom w:val="nil"/>
              <w:right w:val="nil"/>
            </w:tcBorders>
            <w:shd w:val="clear" w:color="auto" w:fill="auto"/>
            <w:noWrap/>
            <w:vAlign w:val="center"/>
            <w:hideMark/>
          </w:tcPr>
          <w:p w14:paraId="03B44711" w14:textId="51344C8B" w:rsidR="004D2C50" w:rsidRPr="004D2C50" w:rsidRDefault="004D2C50" w:rsidP="004D2C50">
            <w:pPr>
              <w:jc w:val="center"/>
              <w:rPr>
                <w:color w:val="000000"/>
                <w:sz w:val="20"/>
                <w:szCs w:val="20"/>
              </w:rPr>
            </w:pPr>
            <w:r w:rsidRPr="004D2C50">
              <w:rPr>
                <w:color w:val="000000"/>
                <w:sz w:val="20"/>
                <w:szCs w:val="20"/>
              </w:rPr>
              <w:t>0.5</w:t>
            </w:r>
            <w:r w:rsidR="00A15E5C">
              <w:rPr>
                <w:color w:val="000000"/>
                <w:sz w:val="20"/>
                <w:szCs w:val="20"/>
              </w:rPr>
              <w:t>0</w:t>
            </w:r>
          </w:p>
        </w:tc>
        <w:tc>
          <w:tcPr>
            <w:tcW w:w="727" w:type="dxa"/>
            <w:tcBorders>
              <w:top w:val="nil"/>
              <w:left w:val="nil"/>
              <w:bottom w:val="nil"/>
              <w:right w:val="nil"/>
            </w:tcBorders>
            <w:shd w:val="clear" w:color="auto" w:fill="auto"/>
            <w:noWrap/>
            <w:vAlign w:val="center"/>
            <w:hideMark/>
          </w:tcPr>
          <w:p w14:paraId="36171B10"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4DA8399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F75FE05" w14:textId="6AC9755C" w:rsidR="004D2C50" w:rsidRPr="004D2C50" w:rsidRDefault="004D2C50" w:rsidP="004D2C50">
            <w:pPr>
              <w:jc w:val="center"/>
              <w:rPr>
                <w:color w:val="000000"/>
                <w:sz w:val="20"/>
                <w:szCs w:val="20"/>
              </w:rPr>
            </w:pPr>
            <w:r w:rsidRPr="004D2C50">
              <w:rPr>
                <w:color w:val="000000"/>
                <w:sz w:val="20"/>
                <w:szCs w:val="20"/>
              </w:rPr>
              <w:t>87</w:t>
            </w:r>
          </w:p>
        </w:tc>
        <w:tc>
          <w:tcPr>
            <w:tcW w:w="672" w:type="dxa"/>
            <w:tcBorders>
              <w:top w:val="nil"/>
              <w:left w:val="nil"/>
              <w:bottom w:val="nil"/>
              <w:right w:val="nil"/>
            </w:tcBorders>
            <w:shd w:val="clear" w:color="auto" w:fill="auto"/>
            <w:noWrap/>
            <w:vAlign w:val="center"/>
            <w:hideMark/>
          </w:tcPr>
          <w:p w14:paraId="5C9ECB0C"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52E08544" w14:textId="77777777" w:rsidR="004D2C50" w:rsidRPr="004D2C50" w:rsidRDefault="004D2C50" w:rsidP="004D2C50">
            <w:pPr>
              <w:jc w:val="center"/>
              <w:rPr>
                <w:color w:val="000000"/>
                <w:sz w:val="20"/>
                <w:szCs w:val="20"/>
              </w:rPr>
            </w:pPr>
            <w:r w:rsidRPr="004D2C50">
              <w:rPr>
                <w:color w:val="000000"/>
                <w:sz w:val="20"/>
                <w:szCs w:val="20"/>
              </w:rPr>
              <w:t>0.58</w:t>
            </w:r>
          </w:p>
        </w:tc>
        <w:tc>
          <w:tcPr>
            <w:tcW w:w="270" w:type="dxa"/>
            <w:tcBorders>
              <w:top w:val="nil"/>
              <w:left w:val="nil"/>
              <w:bottom w:val="nil"/>
              <w:right w:val="nil"/>
            </w:tcBorders>
            <w:shd w:val="clear" w:color="auto" w:fill="auto"/>
            <w:noWrap/>
            <w:vAlign w:val="center"/>
            <w:hideMark/>
          </w:tcPr>
          <w:p w14:paraId="0A656FDA"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77D4D747"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43E2462" w14:textId="77777777" w:rsidR="004D2C50" w:rsidRPr="004D2C50" w:rsidRDefault="004D2C50" w:rsidP="004D2C50">
            <w:pPr>
              <w:jc w:val="center"/>
              <w:rPr>
                <w:color w:val="000000"/>
                <w:sz w:val="20"/>
                <w:szCs w:val="20"/>
              </w:rPr>
            </w:pPr>
            <w:r w:rsidRPr="004D2C50">
              <w:rPr>
                <w:color w:val="000000"/>
                <w:sz w:val="20"/>
                <w:szCs w:val="20"/>
              </w:rPr>
              <w:t>2016**</w:t>
            </w:r>
          </w:p>
        </w:tc>
        <w:tc>
          <w:tcPr>
            <w:tcW w:w="516" w:type="dxa"/>
            <w:tcBorders>
              <w:top w:val="nil"/>
              <w:left w:val="nil"/>
              <w:bottom w:val="nil"/>
              <w:right w:val="nil"/>
            </w:tcBorders>
            <w:shd w:val="clear" w:color="auto" w:fill="auto"/>
            <w:noWrap/>
            <w:vAlign w:val="center"/>
            <w:hideMark/>
          </w:tcPr>
          <w:p w14:paraId="2F068444"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80CF52E" w14:textId="77777777" w:rsidR="004D2C50" w:rsidRPr="004D2C50" w:rsidRDefault="004D2C50" w:rsidP="004D2C50">
            <w:pPr>
              <w:jc w:val="center"/>
              <w:rPr>
                <w:color w:val="000000"/>
                <w:sz w:val="20"/>
                <w:szCs w:val="20"/>
              </w:rPr>
            </w:pPr>
            <w:r w:rsidRPr="004D2C50">
              <w:rPr>
                <w:color w:val="000000"/>
                <w:sz w:val="20"/>
                <w:szCs w:val="20"/>
              </w:rPr>
              <w:t>336</w:t>
            </w:r>
          </w:p>
        </w:tc>
        <w:tc>
          <w:tcPr>
            <w:tcW w:w="722" w:type="dxa"/>
            <w:tcBorders>
              <w:top w:val="nil"/>
              <w:left w:val="nil"/>
              <w:bottom w:val="nil"/>
              <w:right w:val="nil"/>
            </w:tcBorders>
            <w:shd w:val="clear" w:color="auto" w:fill="auto"/>
            <w:noWrap/>
            <w:vAlign w:val="center"/>
            <w:hideMark/>
          </w:tcPr>
          <w:p w14:paraId="14269C56" w14:textId="77777777" w:rsidR="004D2C50" w:rsidRPr="004D2C50" w:rsidRDefault="004D2C50" w:rsidP="004D2C50">
            <w:pPr>
              <w:jc w:val="center"/>
              <w:rPr>
                <w:color w:val="000000"/>
                <w:sz w:val="20"/>
                <w:szCs w:val="20"/>
              </w:rPr>
            </w:pPr>
            <w:r w:rsidRPr="004D2C50">
              <w:rPr>
                <w:color w:val="000000"/>
                <w:sz w:val="20"/>
                <w:szCs w:val="20"/>
              </w:rPr>
              <w:t>0.3</w:t>
            </w:r>
          </w:p>
        </w:tc>
        <w:tc>
          <w:tcPr>
            <w:tcW w:w="566" w:type="dxa"/>
            <w:tcBorders>
              <w:top w:val="nil"/>
              <w:left w:val="nil"/>
              <w:bottom w:val="nil"/>
              <w:right w:val="nil"/>
            </w:tcBorders>
            <w:shd w:val="clear" w:color="auto" w:fill="auto"/>
            <w:noWrap/>
            <w:vAlign w:val="center"/>
            <w:hideMark/>
          </w:tcPr>
          <w:p w14:paraId="284852AE" w14:textId="77777777" w:rsidR="004D2C50" w:rsidRPr="004D2C50" w:rsidRDefault="004D2C50" w:rsidP="004D2C50">
            <w:pPr>
              <w:jc w:val="center"/>
              <w:rPr>
                <w:color w:val="000000"/>
                <w:sz w:val="20"/>
                <w:szCs w:val="20"/>
              </w:rPr>
            </w:pPr>
            <w:r w:rsidRPr="004D2C50">
              <w:rPr>
                <w:color w:val="000000"/>
                <w:sz w:val="20"/>
                <w:szCs w:val="20"/>
              </w:rPr>
              <w:t>0.64</w:t>
            </w:r>
          </w:p>
        </w:tc>
        <w:tc>
          <w:tcPr>
            <w:tcW w:w="727" w:type="dxa"/>
            <w:tcBorders>
              <w:top w:val="nil"/>
              <w:left w:val="nil"/>
              <w:bottom w:val="nil"/>
              <w:right w:val="nil"/>
            </w:tcBorders>
            <w:shd w:val="clear" w:color="auto" w:fill="auto"/>
            <w:noWrap/>
            <w:vAlign w:val="center"/>
            <w:hideMark/>
          </w:tcPr>
          <w:p w14:paraId="7998A2F7"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2FF5F5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FB0E20D" w14:textId="49B72B27" w:rsidR="004D2C50" w:rsidRPr="004D2C50" w:rsidRDefault="004D2C50" w:rsidP="004D2C50">
            <w:pPr>
              <w:jc w:val="center"/>
              <w:rPr>
                <w:color w:val="000000"/>
                <w:sz w:val="20"/>
                <w:szCs w:val="20"/>
              </w:rPr>
            </w:pPr>
            <w:r w:rsidRPr="004D2C50">
              <w:rPr>
                <w:color w:val="000000"/>
                <w:sz w:val="20"/>
                <w:szCs w:val="20"/>
              </w:rPr>
              <w:t>64</w:t>
            </w:r>
          </w:p>
        </w:tc>
        <w:tc>
          <w:tcPr>
            <w:tcW w:w="672" w:type="dxa"/>
            <w:tcBorders>
              <w:top w:val="nil"/>
              <w:left w:val="nil"/>
              <w:bottom w:val="nil"/>
              <w:right w:val="nil"/>
            </w:tcBorders>
            <w:shd w:val="clear" w:color="auto" w:fill="auto"/>
            <w:noWrap/>
            <w:vAlign w:val="center"/>
            <w:hideMark/>
          </w:tcPr>
          <w:p w14:paraId="6FDD0488" w14:textId="77777777" w:rsidR="004D2C50" w:rsidRPr="004D2C50" w:rsidRDefault="004D2C50" w:rsidP="004D2C50">
            <w:pPr>
              <w:jc w:val="center"/>
              <w:rPr>
                <w:color w:val="000000"/>
                <w:sz w:val="20"/>
                <w:szCs w:val="20"/>
              </w:rPr>
            </w:pPr>
            <w:r w:rsidRPr="004D2C50">
              <w:rPr>
                <w:color w:val="000000"/>
                <w:sz w:val="20"/>
                <w:szCs w:val="20"/>
              </w:rPr>
              <w:t>0.39</w:t>
            </w:r>
          </w:p>
        </w:tc>
        <w:tc>
          <w:tcPr>
            <w:tcW w:w="588" w:type="dxa"/>
            <w:tcBorders>
              <w:top w:val="nil"/>
              <w:left w:val="nil"/>
              <w:bottom w:val="nil"/>
              <w:right w:val="nil"/>
            </w:tcBorders>
            <w:shd w:val="clear" w:color="auto" w:fill="auto"/>
            <w:noWrap/>
            <w:vAlign w:val="center"/>
            <w:hideMark/>
          </w:tcPr>
          <w:p w14:paraId="0D03C055"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63F63825" w14:textId="77777777" w:rsidR="004D2C50" w:rsidRPr="004D2C50" w:rsidRDefault="004D2C50" w:rsidP="004D2C50">
            <w:pPr>
              <w:jc w:val="center"/>
              <w:rPr>
                <w:color w:val="000000"/>
                <w:sz w:val="20"/>
                <w:szCs w:val="20"/>
              </w:rPr>
            </w:pPr>
            <w:r w:rsidRPr="004D2C50">
              <w:rPr>
                <w:color w:val="000000"/>
                <w:sz w:val="20"/>
                <w:szCs w:val="20"/>
              </w:rPr>
              <w:t>0 - 2</w:t>
            </w:r>
          </w:p>
        </w:tc>
      </w:tr>
      <w:tr w:rsidR="004D2C50" w:rsidRPr="004D2C50" w14:paraId="1FB1CC54"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B53B7F4" w14:textId="7F7D39C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5C4DA8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C00C43D"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0475256A" w14:textId="77777777" w:rsidR="004D2C50" w:rsidRPr="004D2C50" w:rsidRDefault="004D2C50" w:rsidP="004D2C50">
            <w:pPr>
              <w:jc w:val="center"/>
              <w:rPr>
                <w:color w:val="000000"/>
                <w:sz w:val="20"/>
                <w:szCs w:val="20"/>
              </w:rPr>
            </w:pPr>
            <w:r w:rsidRPr="004D2C50">
              <w:rPr>
                <w:color w:val="000000"/>
                <w:sz w:val="20"/>
                <w:szCs w:val="20"/>
              </w:rPr>
              <w:t>0.35</w:t>
            </w:r>
          </w:p>
        </w:tc>
        <w:tc>
          <w:tcPr>
            <w:tcW w:w="566" w:type="dxa"/>
            <w:tcBorders>
              <w:top w:val="nil"/>
              <w:left w:val="nil"/>
              <w:bottom w:val="nil"/>
              <w:right w:val="nil"/>
            </w:tcBorders>
            <w:shd w:val="clear" w:color="auto" w:fill="auto"/>
            <w:noWrap/>
            <w:vAlign w:val="center"/>
            <w:hideMark/>
          </w:tcPr>
          <w:p w14:paraId="1D291167" w14:textId="77777777" w:rsidR="004D2C50" w:rsidRPr="004D2C50" w:rsidRDefault="004D2C50" w:rsidP="004D2C50">
            <w:pPr>
              <w:jc w:val="center"/>
              <w:rPr>
                <w:color w:val="000000"/>
                <w:sz w:val="20"/>
                <w:szCs w:val="20"/>
              </w:rPr>
            </w:pPr>
            <w:r w:rsidRPr="004D2C50">
              <w:rPr>
                <w:color w:val="000000"/>
                <w:sz w:val="20"/>
                <w:szCs w:val="20"/>
              </w:rPr>
              <w:t>0.84</w:t>
            </w:r>
          </w:p>
        </w:tc>
        <w:tc>
          <w:tcPr>
            <w:tcW w:w="727" w:type="dxa"/>
            <w:tcBorders>
              <w:top w:val="nil"/>
              <w:left w:val="nil"/>
              <w:bottom w:val="nil"/>
              <w:right w:val="nil"/>
            </w:tcBorders>
            <w:shd w:val="clear" w:color="auto" w:fill="auto"/>
            <w:noWrap/>
            <w:vAlign w:val="center"/>
            <w:hideMark/>
          </w:tcPr>
          <w:p w14:paraId="4B8D513E"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020A291"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772938A" w14:textId="69F892B2" w:rsidR="004D2C50" w:rsidRPr="004D2C50" w:rsidRDefault="004D2C50" w:rsidP="004D2C50">
            <w:pPr>
              <w:jc w:val="center"/>
              <w:rPr>
                <w:color w:val="000000"/>
                <w:sz w:val="20"/>
                <w:szCs w:val="20"/>
              </w:rPr>
            </w:pPr>
            <w:r w:rsidRPr="004D2C50">
              <w:rPr>
                <w:color w:val="000000"/>
                <w:sz w:val="20"/>
                <w:szCs w:val="20"/>
              </w:rPr>
              <w:t>107</w:t>
            </w:r>
          </w:p>
        </w:tc>
        <w:tc>
          <w:tcPr>
            <w:tcW w:w="672" w:type="dxa"/>
            <w:tcBorders>
              <w:top w:val="nil"/>
              <w:left w:val="nil"/>
              <w:bottom w:val="nil"/>
              <w:right w:val="nil"/>
            </w:tcBorders>
            <w:shd w:val="clear" w:color="auto" w:fill="auto"/>
            <w:noWrap/>
            <w:vAlign w:val="center"/>
            <w:hideMark/>
          </w:tcPr>
          <w:p w14:paraId="5192CAB5" w14:textId="77777777" w:rsidR="004D2C50" w:rsidRPr="004D2C50" w:rsidRDefault="004D2C50" w:rsidP="004D2C50">
            <w:pPr>
              <w:jc w:val="center"/>
              <w:rPr>
                <w:color w:val="000000"/>
                <w:sz w:val="20"/>
                <w:szCs w:val="20"/>
              </w:rPr>
            </w:pPr>
            <w:r w:rsidRPr="004D2C50">
              <w:rPr>
                <w:color w:val="000000"/>
                <w:sz w:val="20"/>
                <w:szCs w:val="20"/>
              </w:rPr>
              <w:t>0.54</w:t>
            </w:r>
          </w:p>
        </w:tc>
        <w:tc>
          <w:tcPr>
            <w:tcW w:w="588" w:type="dxa"/>
            <w:tcBorders>
              <w:top w:val="nil"/>
              <w:left w:val="nil"/>
              <w:bottom w:val="nil"/>
              <w:right w:val="nil"/>
            </w:tcBorders>
            <w:shd w:val="clear" w:color="auto" w:fill="auto"/>
            <w:noWrap/>
            <w:vAlign w:val="center"/>
            <w:hideMark/>
          </w:tcPr>
          <w:p w14:paraId="077756BA" w14:textId="77777777" w:rsidR="004D2C50" w:rsidRPr="004D2C50" w:rsidRDefault="004D2C50" w:rsidP="004D2C50">
            <w:pPr>
              <w:jc w:val="center"/>
              <w:rPr>
                <w:color w:val="000000"/>
                <w:sz w:val="20"/>
                <w:szCs w:val="20"/>
              </w:rPr>
            </w:pPr>
            <w:r w:rsidRPr="004D2C50">
              <w:rPr>
                <w:color w:val="000000"/>
                <w:sz w:val="20"/>
                <w:szCs w:val="20"/>
              </w:rPr>
              <w:t>1.16</w:t>
            </w:r>
          </w:p>
        </w:tc>
        <w:tc>
          <w:tcPr>
            <w:tcW w:w="270" w:type="dxa"/>
            <w:tcBorders>
              <w:top w:val="nil"/>
              <w:left w:val="nil"/>
              <w:bottom w:val="nil"/>
              <w:right w:val="nil"/>
            </w:tcBorders>
            <w:shd w:val="clear" w:color="auto" w:fill="auto"/>
            <w:noWrap/>
            <w:vAlign w:val="center"/>
            <w:hideMark/>
          </w:tcPr>
          <w:p w14:paraId="0846D04D" w14:textId="77777777" w:rsidR="004D2C50" w:rsidRPr="004D2C50" w:rsidRDefault="004D2C50" w:rsidP="004D2C50">
            <w:pPr>
              <w:jc w:val="center"/>
              <w:rPr>
                <w:color w:val="000000"/>
                <w:sz w:val="20"/>
                <w:szCs w:val="20"/>
              </w:rPr>
            </w:pPr>
            <w:r w:rsidRPr="004D2C50">
              <w:rPr>
                <w:color w:val="000000"/>
                <w:sz w:val="20"/>
                <w:szCs w:val="20"/>
              </w:rPr>
              <w:t>0 - 8</w:t>
            </w:r>
          </w:p>
        </w:tc>
      </w:tr>
      <w:tr w:rsidR="004D2C50" w:rsidRPr="004D2C50" w14:paraId="685CB9A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02F86865" w14:textId="77777777" w:rsidR="004D2C50" w:rsidRPr="004D2C50" w:rsidRDefault="004D2C50" w:rsidP="004D2C50">
            <w:pPr>
              <w:jc w:val="center"/>
              <w:rPr>
                <w:color w:val="000000"/>
                <w:sz w:val="20"/>
                <w:szCs w:val="20"/>
              </w:rPr>
            </w:pPr>
            <w:r w:rsidRPr="004D2C50">
              <w:rPr>
                <w:color w:val="000000"/>
                <w:sz w:val="20"/>
                <w:szCs w:val="20"/>
              </w:rPr>
              <w:t>2017**</w:t>
            </w:r>
          </w:p>
        </w:tc>
        <w:tc>
          <w:tcPr>
            <w:tcW w:w="516" w:type="dxa"/>
            <w:tcBorders>
              <w:top w:val="nil"/>
              <w:left w:val="nil"/>
              <w:bottom w:val="nil"/>
              <w:right w:val="nil"/>
            </w:tcBorders>
            <w:shd w:val="clear" w:color="auto" w:fill="auto"/>
            <w:noWrap/>
            <w:vAlign w:val="center"/>
            <w:hideMark/>
          </w:tcPr>
          <w:p w14:paraId="0EC98ECF"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57863CE" w14:textId="77777777" w:rsidR="004D2C50" w:rsidRPr="004D2C50" w:rsidRDefault="004D2C50" w:rsidP="004D2C50">
            <w:pPr>
              <w:jc w:val="center"/>
              <w:rPr>
                <w:color w:val="000000"/>
                <w:sz w:val="20"/>
                <w:szCs w:val="20"/>
              </w:rPr>
            </w:pPr>
            <w:r w:rsidRPr="004D2C50">
              <w:rPr>
                <w:color w:val="000000"/>
                <w:sz w:val="20"/>
                <w:szCs w:val="20"/>
              </w:rPr>
              <w:t>328</w:t>
            </w:r>
          </w:p>
        </w:tc>
        <w:tc>
          <w:tcPr>
            <w:tcW w:w="722" w:type="dxa"/>
            <w:tcBorders>
              <w:top w:val="nil"/>
              <w:left w:val="nil"/>
              <w:bottom w:val="nil"/>
              <w:right w:val="nil"/>
            </w:tcBorders>
            <w:shd w:val="clear" w:color="auto" w:fill="auto"/>
            <w:noWrap/>
            <w:vAlign w:val="center"/>
            <w:hideMark/>
          </w:tcPr>
          <w:p w14:paraId="5699C70D"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6476292B"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24164298"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1F9DEED0"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505913F" w14:textId="7F09375D" w:rsidR="004D2C50" w:rsidRPr="004D2C50" w:rsidRDefault="004D2C50" w:rsidP="004D2C50">
            <w:pPr>
              <w:jc w:val="center"/>
              <w:rPr>
                <w:color w:val="000000"/>
                <w:sz w:val="20"/>
                <w:szCs w:val="20"/>
              </w:rPr>
            </w:pPr>
            <w:r w:rsidRPr="004D2C50">
              <w:rPr>
                <w:color w:val="000000"/>
                <w:sz w:val="20"/>
                <w:szCs w:val="20"/>
              </w:rPr>
              <w:t>42</w:t>
            </w:r>
          </w:p>
        </w:tc>
        <w:tc>
          <w:tcPr>
            <w:tcW w:w="672" w:type="dxa"/>
            <w:tcBorders>
              <w:top w:val="nil"/>
              <w:left w:val="nil"/>
              <w:bottom w:val="nil"/>
              <w:right w:val="nil"/>
            </w:tcBorders>
            <w:shd w:val="clear" w:color="auto" w:fill="auto"/>
            <w:noWrap/>
            <w:vAlign w:val="center"/>
            <w:hideMark/>
          </w:tcPr>
          <w:p w14:paraId="41A1D110"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77DE2EF9"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21BCF055" w14:textId="77777777" w:rsidR="004D2C50" w:rsidRPr="004D2C50" w:rsidRDefault="004D2C50" w:rsidP="004D2C50">
            <w:pPr>
              <w:jc w:val="center"/>
              <w:rPr>
                <w:color w:val="000000"/>
                <w:sz w:val="20"/>
                <w:szCs w:val="20"/>
              </w:rPr>
            </w:pPr>
            <w:r w:rsidRPr="004D2C50">
              <w:rPr>
                <w:color w:val="000000"/>
                <w:sz w:val="20"/>
                <w:szCs w:val="20"/>
              </w:rPr>
              <w:t>0 - 0</w:t>
            </w:r>
          </w:p>
        </w:tc>
      </w:tr>
      <w:tr w:rsidR="004D2C50" w:rsidRPr="004D2C50" w14:paraId="0F278F2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84C2905" w14:textId="021F74D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2CCE725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070659EB" w14:textId="77777777" w:rsidR="004D2C50" w:rsidRPr="004D2C50" w:rsidRDefault="004D2C50" w:rsidP="004D2C50">
            <w:pPr>
              <w:jc w:val="center"/>
              <w:rPr>
                <w:color w:val="000000"/>
                <w:sz w:val="20"/>
                <w:szCs w:val="20"/>
              </w:rPr>
            </w:pPr>
            <w:r w:rsidRPr="004D2C50">
              <w:rPr>
                <w:color w:val="000000"/>
                <w:sz w:val="20"/>
                <w:szCs w:val="20"/>
              </w:rPr>
              <w:t>125</w:t>
            </w:r>
          </w:p>
        </w:tc>
        <w:tc>
          <w:tcPr>
            <w:tcW w:w="722" w:type="dxa"/>
            <w:tcBorders>
              <w:top w:val="nil"/>
              <w:left w:val="nil"/>
              <w:bottom w:val="nil"/>
              <w:right w:val="nil"/>
            </w:tcBorders>
            <w:shd w:val="clear" w:color="auto" w:fill="auto"/>
            <w:noWrap/>
            <w:vAlign w:val="center"/>
            <w:hideMark/>
          </w:tcPr>
          <w:p w14:paraId="19B430B7"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30BD93A1"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73D55556"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7D40D61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A37B9E1" w14:textId="08DF6560" w:rsidR="004D2C50" w:rsidRPr="004D2C50" w:rsidRDefault="004D2C50" w:rsidP="004D2C50">
            <w:pPr>
              <w:jc w:val="center"/>
              <w:rPr>
                <w:color w:val="000000"/>
                <w:sz w:val="20"/>
                <w:szCs w:val="20"/>
              </w:rPr>
            </w:pPr>
            <w:r w:rsidRPr="004D2C50">
              <w:rPr>
                <w:color w:val="000000"/>
                <w:sz w:val="20"/>
                <w:szCs w:val="20"/>
              </w:rPr>
              <w:t>109</w:t>
            </w:r>
          </w:p>
        </w:tc>
        <w:tc>
          <w:tcPr>
            <w:tcW w:w="672" w:type="dxa"/>
            <w:tcBorders>
              <w:top w:val="nil"/>
              <w:left w:val="nil"/>
              <w:bottom w:val="nil"/>
              <w:right w:val="nil"/>
            </w:tcBorders>
            <w:shd w:val="clear" w:color="auto" w:fill="auto"/>
            <w:noWrap/>
            <w:vAlign w:val="center"/>
            <w:hideMark/>
          </w:tcPr>
          <w:p w14:paraId="26E2CD79"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65F1618A"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7837C904" w14:textId="77777777" w:rsidR="004D2C50" w:rsidRPr="004D2C50" w:rsidRDefault="004D2C50" w:rsidP="004D2C50">
            <w:pPr>
              <w:jc w:val="center"/>
              <w:rPr>
                <w:color w:val="000000"/>
                <w:sz w:val="20"/>
                <w:szCs w:val="20"/>
              </w:rPr>
            </w:pPr>
            <w:r w:rsidRPr="004D2C50">
              <w:rPr>
                <w:color w:val="000000"/>
                <w:sz w:val="20"/>
                <w:szCs w:val="20"/>
              </w:rPr>
              <w:t>0 - 0</w:t>
            </w:r>
          </w:p>
        </w:tc>
      </w:tr>
    </w:tbl>
    <w:p w14:paraId="6AD5F967" w14:textId="77777777" w:rsidR="004D2C50" w:rsidRDefault="004D2C50" w:rsidP="00997BBA">
      <w:pPr>
        <w:spacing w:line="360" w:lineRule="auto"/>
        <w:ind w:left="1890" w:right="1800"/>
        <w:rPr>
          <w:b/>
          <w:bCs/>
          <w:sz w:val="20"/>
          <w:szCs w:val="20"/>
        </w:rPr>
      </w:pPr>
    </w:p>
    <w:p w14:paraId="555DAA6D" w14:textId="56117D12" w:rsidR="00997BBA" w:rsidRPr="00D71476" w:rsidRDefault="00997BBA" w:rsidP="009A340C">
      <w:pPr>
        <w:ind w:left="1440" w:right="1260"/>
        <w:rPr>
          <w:sz w:val="20"/>
          <w:szCs w:val="20"/>
        </w:rPr>
      </w:pPr>
      <w:r w:rsidRPr="00D71476">
        <w:rPr>
          <w:b/>
          <w:bCs/>
          <w:sz w:val="20"/>
          <w:szCs w:val="20"/>
        </w:rPr>
        <w:t xml:space="preserve">Table 6: </w:t>
      </w:r>
      <w:commentRangeStart w:id="37"/>
      <w:r w:rsidR="004D2C50">
        <w:rPr>
          <w:sz w:val="20"/>
          <w:szCs w:val="20"/>
        </w:rPr>
        <w:t>Mean</w:t>
      </w:r>
      <w:r w:rsidRPr="00D71476">
        <w:rPr>
          <w:sz w:val="20"/>
          <w:szCs w:val="20"/>
        </w:rPr>
        <w:t xml:space="preserve"> TLF</w:t>
      </w:r>
      <w:commentRangeEnd w:id="37"/>
      <w:r w:rsidR="00216690">
        <w:rPr>
          <w:rStyle w:val="CommentReference"/>
        </w:rPr>
        <w:commentReference w:id="37"/>
      </w:r>
      <w:r w:rsidR="004D2C50">
        <w:rPr>
          <w:sz w:val="20"/>
          <w:szCs w:val="20"/>
        </w:rPr>
        <w:t>,</w:t>
      </w:r>
      <w:r w:rsidRPr="00D71476">
        <w:rPr>
          <w:sz w:val="20"/>
          <w:szCs w:val="20"/>
        </w:rPr>
        <w:t xml:space="preserve"> standard deviation</w:t>
      </w:r>
      <w:r w:rsidR="004D2C50">
        <w:rPr>
          <w:sz w:val="20"/>
          <w:szCs w:val="20"/>
        </w:rPr>
        <w:t xml:space="preserve"> and range</w:t>
      </w:r>
      <w:r w:rsidRPr="00D71476">
        <w:rPr>
          <w:sz w:val="20"/>
          <w:szCs w:val="20"/>
        </w:rPr>
        <w:t xml:space="preserve"> per parent year, sex and origin.</w:t>
      </w:r>
    </w:p>
    <w:p w14:paraId="055FF3FD" w14:textId="77777777" w:rsidR="00997BBA" w:rsidRPr="00D71476" w:rsidRDefault="00997BBA" w:rsidP="009A340C">
      <w:pPr>
        <w:ind w:left="1440" w:right="1260"/>
        <w:rPr>
          <w:sz w:val="20"/>
          <w:szCs w:val="20"/>
        </w:rPr>
      </w:pPr>
      <w:r w:rsidRPr="00D71476">
        <w:rPr>
          <w:sz w:val="20"/>
          <w:szCs w:val="20"/>
        </w:rPr>
        <w:lastRenderedPageBreak/>
        <w:t>* Note that 2015 estimates do not include potential year 6 offspring. However we expect these offspring to contribute very little to TLF (&lt; 2%)</w:t>
      </w:r>
    </w:p>
    <w:p w14:paraId="3651D4DC" w14:textId="7EAC39C4" w:rsidR="001C4128" w:rsidRPr="00D71476" w:rsidRDefault="00997BBA" w:rsidP="009A340C">
      <w:pPr>
        <w:ind w:left="1440" w:right="1260"/>
        <w:rPr>
          <w:sz w:val="20"/>
          <w:szCs w:val="20"/>
        </w:rPr>
      </w:pPr>
      <w:r w:rsidRPr="00D71476">
        <w:rPr>
          <w:sz w:val="20"/>
          <w:szCs w:val="20"/>
        </w:rPr>
        <w:t>** Note that 2016 and 2017 offspring do not include potential year 5 and 6 offspring, and potential year 4 5 and 6 offspring</w:t>
      </w:r>
      <w:r w:rsidR="003E3D78">
        <w:rPr>
          <w:sz w:val="20"/>
          <w:szCs w:val="20"/>
        </w:rPr>
        <w:t>, respectively</w:t>
      </w:r>
      <w:r w:rsidRPr="00D71476">
        <w:rPr>
          <w:sz w:val="20"/>
          <w:szCs w:val="20"/>
        </w:rPr>
        <w:t>, which are expected to substantially contribute to TLF for these parents years</w:t>
      </w:r>
    </w:p>
    <w:p w14:paraId="0157C134" w14:textId="509C38C1" w:rsidR="00D92125" w:rsidRPr="00D71476" w:rsidRDefault="00D92125" w:rsidP="00D92125">
      <w:pPr>
        <w:spacing w:line="360" w:lineRule="auto"/>
      </w:pPr>
    </w:p>
    <w:p w14:paraId="143A2BD1" w14:textId="3889EA79" w:rsidR="00E432FA" w:rsidRPr="00D71476" w:rsidRDefault="004D2C50" w:rsidP="00E432FA">
      <w:pPr>
        <w:spacing w:line="360" w:lineRule="auto"/>
        <w:jc w:val="center"/>
        <w:rPr>
          <w:sz w:val="20"/>
          <w:szCs w:val="20"/>
        </w:rPr>
      </w:pPr>
      <w:r>
        <w:rPr>
          <w:noProof/>
          <w:sz w:val="20"/>
          <w:szCs w:val="20"/>
        </w:rPr>
        <w:drawing>
          <wp:inline distT="0" distB="0" distL="0" distR="0" wp14:anchorId="1DF4E5AC" wp14:editId="3F949311">
            <wp:extent cx="5943600" cy="368617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1286F352" w14:textId="39272355" w:rsidR="00E432FA" w:rsidRPr="00D71476" w:rsidRDefault="00E432FA" w:rsidP="009A340C">
      <w:pPr>
        <w:rPr>
          <w:sz w:val="20"/>
          <w:szCs w:val="20"/>
        </w:rPr>
      </w:pPr>
      <w:commentRangeStart w:id="38"/>
      <w:r w:rsidRPr="00D71476">
        <w:rPr>
          <w:b/>
          <w:bCs/>
          <w:sz w:val="20"/>
          <w:szCs w:val="20"/>
        </w:rPr>
        <w:t>Figure 6</w:t>
      </w:r>
      <w:commentRangeEnd w:id="38"/>
      <w:r w:rsidRPr="00D71476">
        <w:rPr>
          <w:rStyle w:val="CommentReference"/>
          <w:sz w:val="20"/>
          <w:szCs w:val="20"/>
        </w:rPr>
        <w:commentReference w:id="38"/>
      </w:r>
      <w:r w:rsidRPr="00D71476">
        <w:rPr>
          <w:b/>
          <w:bCs/>
          <w:sz w:val="20"/>
          <w:szCs w:val="20"/>
        </w:rPr>
        <w:t xml:space="preserve">: </w:t>
      </w:r>
      <w:r w:rsidR="00A357CF" w:rsidRPr="00A357CF">
        <w:rPr>
          <w:sz w:val="20"/>
          <w:szCs w:val="20"/>
        </w:rPr>
        <w:t xml:space="preserve">Mean </w:t>
      </w:r>
      <w:r w:rsidRPr="00D71476">
        <w:rPr>
          <w:sz w:val="20"/>
          <w:szCs w:val="20"/>
        </w:rPr>
        <w:t xml:space="preserve">Total lifetime </w:t>
      </w:r>
      <w:r w:rsidR="00A357CF">
        <w:rPr>
          <w:sz w:val="20"/>
          <w:szCs w:val="20"/>
        </w:rPr>
        <w:t>F</w:t>
      </w:r>
      <w:r w:rsidRPr="00D71476">
        <w:rPr>
          <w:sz w:val="20"/>
          <w:szCs w:val="20"/>
        </w:rPr>
        <w:t xml:space="preserve">itness </w:t>
      </w:r>
      <w:r w:rsidR="00A357CF">
        <w:rPr>
          <w:sz w:val="20"/>
          <w:szCs w:val="20"/>
        </w:rPr>
        <w:t xml:space="preserve">and standard deviation </w:t>
      </w:r>
      <w:r w:rsidRPr="00D71476">
        <w:rPr>
          <w:sz w:val="20"/>
          <w:szCs w:val="20"/>
        </w:rPr>
        <w:t xml:space="preserve">from </w:t>
      </w:r>
      <w:commentRangeStart w:id="39"/>
      <w:r w:rsidRPr="00D71476">
        <w:rPr>
          <w:sz w:val="20"/>
          <w:szCs w:val="20"/>
        </w:rPr>
        <w:t xml:space="preserve">2007 </w:t>
      </w:r>
      <w:commentRangeEnd w:id="39"/>
      <w:r w:rsidR="00A67FCF">
        <w:rPr>
          <w:rStyle w:val="CommentReference"/>
        </w:rPr>
        <w:commentReference w:id="39"/>
      </w:r>
      <w:r w:rsidRPr="00D71476">
        <w:rPr>
          <w:sz w:val="20"/>
          <w:szCs w:val="20"/>
        </w:rPr>
        <w:t xml:space="preserve">to 2015, by sex and </w:t>
      </w:r>
      <w:r w:rsidR="004D2C50">
        <w:rPr>
          <w:sz w:val="20"/>
          <w:szCs w:val="20"/>
        </w:rPr>
        <w:t>origin</w:t>
      </w:r>
      <w:r w:rsidR="00A357CF">
        <w:rPr>
          <w:sz w:val="20"/>
          <w:szCs w:val="20"/>
        </w:rPr>
        <w:t xml:space="preserve">. </w:t>
      </w:r>
    </w:p>
    <w:p w14:paraId="50168005" w14:textId="0AE07357" w:rsidR="00E432FA" w:rsidRPr="00D71476" w:rsidRDefault="00E432FA" w:rsidP="009A340C">
      <w:pPr>
        <w:rPr>
          <w:rStyle w:val="Emphasis"/>
          <w:color w:val="333333"/>
          <w:sz w:val="20"/>
          <w:szCs w:val="20"/>
          <w:shd w:val="clear" w:color="auto" w:fill="FFFFFF"/>
        </w:rPr>
      </w:pPr>
      <w:r w:rsidRPr="00D71476">
        <w:rPr>
          <w:rStyle w:val="Emphasis"/>
          <w:color w:val="333333"/>
          <w:sz w:val="20"/>
          <w:szCs w:val="20"/>
          <w:shd w:val="clear" w:color="auto" w:fill="FFFFFF"/>
        </w:rPr>
        <w:t>* Note that 2015</w:t>
      </w:r>
      <w:r w:rsidR="009A340C">
        <w:rPr>
          <w:rStyle w:val="Emphasis"/>
          <w:color w:val="333333"/>
          <w:sz w:val="20"/>
          <w:szCs w:val="20"/>
          <w:shd w:val="clear" w:color="auto" w:fill="FFFFFF"/>
        </w:rPr>
        <w:t xml:space="preserve"> TLF</w:t>
      </w:r>
      <w:r w:rsidRPr="00D71476">
        <w:rPr>
          <w:rStyle w:val="Emphasis"/>
          <w:color w:val="333333"/>
          <w:sz w:val="20"/>
          <w:szCs w:val="20"/>
          <w:shd w:val="clear" w:color="auto" w:fill="FFFFFF"/>
        </w:rPr>
        <w:t xml:space="preserve"> estimates do not include potential year 6 offspring. However we expect these offspring to contribute very little to TLF (~2%)</w:t>
      </w:r>
    </w:p>
    <w:p w14:paraId="702B2865" w14:textId="42B98B46" w:rsidR="00E432FA" w:rsidRPr="00D71476" w:rsidRDefault="00E432FA" w:rsidP="00E432FA">
      <w:pPr>
        <w:rPr>
          <w:rStyle w:val="Emphasis"/>
          <w:color w:val="333333"/>
          <w:sz w:val="20"/>
          <w:szCs w:val="20"/>
          <w:shd w:val="clear" w:color="auto" w:fill="FFFFFF"/>
        </w:rPr>
      </w:pPr>
    </w:p>
    <w:p w14:paraId="6320DB83" w14:textId="77777777" w:rsidR="00E432FA" w:rsidRPr="00D71476" w:rsidRDefault="00E432FA" w:rsidP="00E432FA"/>
    <w:p w14:paraId="0A8A616D" w14:textId="77777777" w:rsidR="00E432FA" w:rsidRPr="00D71476" w:rsidRDefault="00E432FA" w:rsidP="00D92125">
      <w:pPr>
        <w:spacing w:line="360" w:lineRule="auto"/>
      </w:pPr>
    </w:p>
    <w:p w14:paraId="6D81BB39" w14:textId="77777777" w:rsidR="00E432FA" w:rsidRPr="00D71476" w:rsidRDefault="00E432FA" w:rsidP="00D92125">
      <w:pPr>
        <w:spacing w:line="360" w:lineRule="auto"/>
      </w:pPr>
    </w:p>
    <w:p w14:paraId="1E9B93BA" w14:textId="28680847" w:rsidR="00D92125" w:rsidRPr="00D71476" w:rsidRDefault="00D92125" w:rsidP="00D92125">
      <w:pPr>
        <w:spacing w:line="360" w:lineRule="auto"/>
        <w:rPr>
          <w:i/>
          <w:iCs/>
        </w:rPr>
      </w:pPr>
      <w:r w:rsidRPr="00D71476">
        <w:rPr>
          <w:i/>
          <w:iCs/>
        </w:rPr>
        <w:t>Cohort Replacement Rate</w:t>
      </w:r>
    </w:p>
    <w:p w14:paraId="1983DAC4" w14:textId="62CE6F76" w:rsidR="0071182D" w:rsidRPr="00C9610A" w:rsidRDefault="0071182D" w:rsidP="00D92125">
      <w:pPr>
        <w:spacing w:line="360" w:lineRule="auto"/>
      </w:pPr>
      <w:r w:rsidRPr="00D71476">
        <w:tab/>
      </w:r>
      <w:r w:rsidR="00A15E5C">
        <w:t xml:space="preserve">The </w:t>
      </w:r>
      <w:r w:rsidR="005D1256">
        <w:t xml:space="preserve">total </w:t>
      </w:r>
      <w:r w:rsidR="00A15E5C">
        <w:t>cohort replacement rate</w:t>
      </w:r>
      <w:r w:rsidR="005D1256">
        <w:t xml:space="preserve"> (</w:t>
      </w:r>
      <w:proofErr w:type="spellStart"/>
      <w:r w:rsidR="005D1256">
        <w:t>CRR</w:t>
      </w:r>
      <w:r w:rsidR="005D1256">
        <w:rPr>
          <w:vertAlign w:val="subscript"/>
        </w:rPr>
        <w:t>total</w:t>
      </w:r>
      <w:proofErr w:type="spellEnd"/>
      <w:r w:rsidR="005D1256">
        <w:t>)</w:t>
      </w:r>
      <w:r w:rsidR="00A15E5C">
        <w:t xml:space="preserve"> was less than 1 in all years from 2007 – 2015, indicating that the population above </w:t>
      </w:r>
      <w:r w:rsidR="00B8490A">
        <w:t>Cougar Dam</w:t>
      </w:r>
      <w:r w:rsidR="00A15E5C">
        <w:t xml:space="preserve"> is not replacing itself (Table 7). Maximum </w:t>
      </w:r>
      <w:proofErr w:type="spellStart"/>
      <w:r w:rsidR="00A15E5C">
        <w:t>CRR</w:t>
      </w:r>
      <w:r w:rsidR="005D1256">
        <w:rPr>
          <w:vertAlign w:val="subscript"/>
        </w:rPr>
        <w:t>total</w:t>
      </w:r>
      <w:proofErr w:type="spellEnd"/>
      <w:r w:rsidR="00A15E5C">
        <w:t xml:space="preserve"> (0.44) was observed in 2007, and minimum </w:t>
      </w:r>
      <w:proofErr w:type="spellStart"/>
      <w:r w:rsidR="00A15E5C">
        <w:t>CRR</w:t>
      </w:r>
      <w:r w:rsidR="005D1256">
        <w:rPr>
          <w:vertAlign w:val="subscript"/>
        </w:rPr>
        <w:t>total</w:t>
      </w:r>
      <w:proofErr w:type="spellEnd"/>
      <w:r w:rsidR="00A15E5C">
        <w:t xml:space="preserve"> (0.08) was observed in 2009, both years where only HOR hatchery outplants were released above the dam. In most years (2007 – 2012) females were the limiting sex. CRR</w:t>
      </w:r>
      <w:r w:rsidR="00A15E5C">
        <w:rPr>
          <w:vertAlign w:val="subscript"/>
        </w:rPr>
        <w:t>F</w:t>
      </w:r>
      <w:r w:rsidR="00A15E5C">
        <w:t xml:space="preserve"> was less than one in these years. In the three years when males were the limiting sex (</w:t>
      </w:r>
      <w:r w:rsidR="00C9610A">
        <w:t>2013 - 2015</w:t>
      </w:r>
      <w:r w:rsidR="00A15E5C">
        <w:t>)</w:t>
      </w:r>
      <w:r w:rsidR="00C9610A">
        <w:t>, CRR</w:t>
      </w:r>
      <w:r w:rsidR="00C9610A">
        <w:rPr>
          <w:vertAlign w:val="subscript"/>
        </w:rPr>
        <w:t>M</w:t>
      </w:r>
      <w:r w:rsidR="00C9610A">
        <w:t xml:space="preserve"> was </w:t>
      </w:r>
      <w:r w:rsidR="00B01C3C">
        <w:t xml:space="preserve">also </w:t>
      </w:r>
      <w:r w:rsidR="00C9610A">
        <w:t>less than one.</w:t>
      </w:r>
    </w:p>
    <w:p w14:paraId="41618CC6" w14:textId="77777777" w:rsidR="0071182D" w:rsidRPr="00D71476" w:rsidRDefault="0071182D" w:rsidP="00D92125">
      <w:pPr>
        <w:spacing w:line="360" w:lineRule="auto"/>
      </w:pPr>
    </w:p>
    <w:tbl>
      <w:tblPr>
        <w:tblW w:w="7467" w:type="dxa"/>
        <w:jc w:val="center"/>
        <w:tblLook w:val="04A0" w:firstRow="1" w:lastRow="0" w:firstColumn="1" w:lastColumn="0" w:noHBand="0" w:noVBand="1"/>
      </w:tblPr>
      <w:tblGrid>
        <w:gridCol w:w="1114"/>
        <w:gridCol w:w="902"/>
        <w:gridCol w:w="946"/>
        <w:gridCol w:w="823"/>
        <w:gridCol w:w="823"/>
        <w:gridCol w:w="1162"/>
        <w:gridCol w:w="924"/>
        <w:gridCol w:w="773"/>
      </w:tblGrid>
      <w:tr w:rsidR="004359A4" w:rsidRPr="00D71476" w14:paraId="7B2E0B99" w14:textId="77777777" w:rsidTr="003E3D78">
        <w:trPr>
          <w:trHeight w:val="320"/>
          <w:jc w:val="center"/>
        </w:trPr>
        <w:tc>
          <w:tcPr>
            <w:tcW w:w="1114" w:type="dxa"/>
            <w:tcBorders>
              <w:top w:val="single" w:sz="4" w:space="0" w:color="auto"/>
              <w:left w:val="nil"/>
              <w:bottom w:val="single" w:sz="4" w:space="0" w:color="auto"/>
              <w:right w:val="nil"/>
            </w:tcBorders>
            <w:shd w:val="clear" w:color="auto" w:fill="auto"/>
            <w:noWrap/>
            <w:vAlign w:val="center"/>
            <w:hideMark/>
          </w:tcPr>
          <w:p w14:paraId="68A83107" w14:textId="040BD4E3" w:rsidR="004359A4" w:rsidRPr="00D71476" w:rsidRDefault="004359A4" w:rsidP="004359A4">
            <w:pPr>
              <w:jc w:val="center"/>
              <w:rPr>
                <w:b/>
                <w:bCs/>
                <w:color w:val="000000"/>
                <w:sz w:val="20"/>
                <w:szCs w:val="20"/>
              </w:rPr>
            </w:pPr>
            <w:r w:rsidRPr="00D71476">
              <w:rPr>
                <w:b/>
                <w:bCs/>
                <w:color w:val="000000"/>
                <w:sz w:val="20"/>
                <w:szCs w:val="20"/>
              </w:rPr>
              <w:lastRenderedPageBreak/>
              <w:t>Year</w:t>
            </w:r>
          </w:p>
        </w:tc>
        <w:tc>
          <w:tcPr>
            <w:tcW w:w="902" w:type="dxa"/>
            <w:tcBorders>
              <w:top w:val="single" w:sz="4" w:space="0" w:color="auto"/>
              <w:left w:val="nil"/>
              <w:bottom w:val="single" w:sz="4" w:space="0" w:color="auto"/>
              <w:right w:val="nil"/>
            </w:tcBorders>
            <w:shd w:val="clear" w:color="auto" w:fill="auto"/>
            <w:noWrap/>
            <w:vAlign w:val="center"/>
            <w:hideMark/>
          </w:tcPr>
          <w:p w14:paraId="176DD122" w14:textId="263C084C" w:rsidR="004359A4" w:rsidRPr="00D71476" w:rsidRDefault="004359A4" w:rsidP="004359A4">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946" w:type="dxa"/>
            <w:tcBorders>
              <w:top w:val="single" w:sz="4" w:space="0" w:color="auto"/>
              <w:left w:val="nil"/>
              <w:bottom w:val="single" w:sz="4" w:space="0" w:color="auto"/>
              <w:right w:val="nil"/>
            </w:tcBorders>
            <w:shd w:val="clear" w:color="auto" w:fill="auto"/>
            <w:noWrap/>
            <w:vAlign w:val="center"/>
            <w:hideMark/>
          </w:tcPr>
          <w:p w14:paraId="6AFCB4EE" w14:textId="2851EF92" w:rsidR="004359A4" w:rsidRPr="00D71476" w:rsidRDefault="004359A4" w:rsidP="004359A4">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823" w:type="dxa"/>
            <w:tcBorders>
              <w:top w:val="single" w:sz="4" w:space="0" w:color="auto"/>
              <w:left w:val="nil"/>
              <w:bottom w:val="single" w:sz="4" w:space="0" w:color="auto"/>
              <w:right w:val="nil"/>
            </w:tcBorders>
            <w:shd w:val="clear" w:color="auto" w:fill="auto"/>
            <w:noWrap/>
            <w:vAlign w:val="center"/>
            <w:hideMark/>
          </w:tcPr>
          <w:p w14:paraId="7BB5F569" w14:textId="36BBBB66" w:rsidR="004359A4" w:rsidRPr="00D71476" w:rsidRDefault="004359A4" w:rsidP="004359A4">
            <w:pPr>
              <w:jc w:val="center"/>
              <w:rPr>
                <w:b/>
                <w:bCs/>
                <w:color w:val="000000"/>
                <w:sz w:val="20"/>
                <w:szCs w:val="20"/>
              </w:rPr>
            </w:pPr>
            <w:proofErr w:type="spellStart"/>
            <w:r w:rsidRPr="00D71476">
              <w:rPr>
                <w:b/>
                <w:bCs/>
                <w:i/>
                <w:iCs/>
                <w:color w:val="000000"/>
                <w:sz w:val="20"/>
                <w:szCs w:val="20"/>
              </w:rPr>
              <w:t>n</w:t>
            </w:r>
            <w:r w:rsidR="00A15E5C">
              <w:rPr>
                <w:b/>
                <w:bCs/>
                <w:i/>
                <w:iCs/>
                <w:color w:val="000000"/>
                <w:sz w:val="20"/>
                <w:szCs w:val="20"/>
                <w:vertAlign w:val="subscript"/>
              </w:rPr>
              <w:t>cand</w:t>
            </w:r>
            <w:proofErr w:type="spellEnd"/>
            <w:r w:rsidR="00A15E5C">
              <w:rPr>
                <w:b/>
                <w:bCs/>
                <w:i/>
                <w:iCs/>
                <w:color w:val="000000"/>
                <w:sz w:val="20"/>
                <w:szCs w:val="20"/>
                <w:vertAlign w:val="subscript"/>
              </w:rPr>
              <w:t xml:space="preserve"> female</w:t>
            </w:r>
          </w:p>
        </w:tc>
        <w:tc>
          <w:tcPr>
            <w:tcW w:w="823" w:type="dxa"/>
            <w:tcBorders>
              <w:top w:val="single" w:sz="4" w:space="0" w:color="auto"/>
              <w:left w:val="nil"/>
              <w:bottom w:val="single" w:sz="4" w:space="0" w:color="auto"/>
              <w:right w:val="nil"/>
            </w:tcBorders>
            <w:shd w:val="clear" w:color="auto" w:fill="auto"/>
            <w:noWrap/>
            <w:vAlign w:val="center"/>
            <w:hideMark/>
          </w:tcPr>
          <w:p w14:paraId="0E94AD2A" w14:textId="233DFED4" w:rsidR="004359A4" w:rsidRPr="00D71476" w:rsidRDefault="004359A4" w:rsidP="004359A4">
            <w:pPr>
              <w:jc w:val="center"/>
              <w:rPr>
                <w:b/>
                <w:bCs/>
                <w:color w:val="000000"/>
                <w:sz w:val="20"/>
                <w:szCs w:val="20"/>
              </w:rPr>
            </w:pPr>
            <w:proofErr w:type="spellStart"/>
            <w:r w:rsidRPr="00D71476">
              <w:rPr>
                <w:b/>
                <w:bCs/>
                <w:i/>
                <w:iCs/>
                <w:color w:val="000000"/>
                <w:sz w:val="20"/>
                <w:szCs w:val="20"/>
              </w:rPr>
              <w:t>n</w:t>
            </w:r>
            <w:r w:rsidR="00A15E5C">
              <w:rPr>
                <w:b/>
                <w:bCs/>
                <w:i/>
                <w:iCs/>
                <w:color w:val="000000"/>
                <w:sz w:val="20"/>
                <w:szCs w:val="20"/>
                <w:vertAlign w:val="subscript"/>
              </w:rPr>
              <w:t>cand</w:t>
            </w:r>
            <w:proofErr w:type="spellEnd"/>
            <w:r w:rsidRPr="00D71476">
              <w:rPr>
                <w:b/>
                <w:bCs/>
                <w:i/>
                <w:iCs/>
                <w:color w:val="000000"/>
                <w:sz w:val="20"/>
                <w:szCs w:val="20"/>
                <w:vertAlign w:val="subscript"/>
              </w:rPr>
              <w:t xml:space="preserve"> </w:t>
            </w:r>
            <w:r w:rsidR="00A15E5C">
              <w:rPr>
                <w:b/>
                <w:bCs/>
                <w:i/>
                <w:iCs/>
                <w:color w:val="000000"/>
                <w:sz w:val="20"/>
                <w:szCs w:val="20"/>
                <w:vertAlign w:val="subscript"/>
              </w:rPr>
              <w:t>male</w:t>
            </w:r>
          </w:p>
        </w:tc>
        <w:tc>
          <w:tcPr>
            <w:tcW w:w="1162" w:type="dxa"/>
            <w:tcBorders>
              <w:top w:val="single" w:sz="4" w:space="0" w:color="auto"/>
              <w:left w:val="nil"/>
              <w:bottom w:val="single" w:sz="4" w:space="0" w:color="auto"/>
              <w:right w:val="nil"/>
            </w:tcBorders>
            <w:shd w:val="clear" w:color="auto" w:fill="auto"/>
            <w:noWrap/>
            <w:vAlign w:val="center"/>
            <w:hideMark/>
          </w:tcPr>
          <w:p w14:paraId="78C3ED03" w14:textId="134FF322" w:rsidR="004359A4" w:rsidRPr="005D1256" w:rsidRDefault="004359A4" w:rsidP="004359A4">
            <w:pPr>
              <w:jc w:val="center"/>
              <w:rPr>
                <w:b/>
                <w:bCs/>
                <w:color w:val="000000"/>
                <w:sz w:val="20"/>
                <w:szCs w:val="20"/>
                <w:vertAlign w:val="subscript"/>
              </w:rPr>
            </w:pPr>
            <w:proofErr w:type="spellStart"/>
            <w:r w:rsidRPr="00D71476">
              <w:rPr>
                <w:b/>
                <w:bCs/>
                <w:color w:val="000000"/>
                <w:sz w:val="20"/>
                <w:szCs w:val="20"/>
              </w:rPr>
              <w:t>CRR</w:t>
            </w:r>
            <w:r w:rsidR="005D1256">
              <w:rPr>
                <w:b/>
                <w:bCs/>
                <w:color w:val="000000"/>
                <w:sz w:val="20"/>
                <w:szCs w:val="20"/>
                <w:vertAlign w:val="subscript"/>
              </w:rPr>
              <w:t>total</w:t>
            </w:r>
            <w:proofErr w:type="spellEnd"/>
          </w:p>
        </w:tc>
        <w:tc>
          <w:tcPr>
            <w:tcW w:w="924" w:type="dxa"/>
            <w:tcBorders>
              <w:top w:val="single" w:sz="4" w:space="0" w:color="auto"/>
              <w:left w:val="nil"/>
              <w:bottom w:val="single" w:sz="4" w:space="0" w:color="auto"/>
              <w:right w:val="nil"/>
            </w:tcBorders>
            <w:shd w:val="clear" w:color="auto" w:fill="auto"/>
            <w:noWrap/>
            <w:vAlign w:val="center"/>
            <w:hideMark/>
          </w:tcPr>
          <w:p w14:paraId="0F68743E" w14:textId="12ED02E2" w:rsidR="004359A4" w:rsidRPr="00C909E4" w:rsidRDefault="004359A4" w:rsidP="004359A4">
            <w:pPr>
              <w:jc w:val="center"/>
              <w:rPr>
                <w:b/>
                <w:bCs/>
                <w:color w:val="000000"/>
                <w:sz w:val="20"/>
                <w:szCs w:val="20"/>
                <w:vertAlign w:val="superscript"/>
              </w:rPr>
            </w:pPr>
            <w:r w:rsidRPr="00D71476">
              <w:rPr>
                <w:b/>
                <w:bCs/>
                <w:color w:val="000000"/>
                <w:sz w:val="20"/>
                <w:szCs w:val="20"/>
              </w:rPr>
              <w:t>CRR</w:t>
            </w:r>
            <w:r w:rsidRPr="00D71476">
              <w:rPr>
                <w:b/>
                <w:bCs/>
                <w:color w:val="000000"/>
                <w:sz w:val="20"/>
                <w:szCs w:val="20"/>
                <w:vertAlign w:val="subscript"/>
              </w:rPr>
              <w:t>F</w:t>
            </w:r>
            <w:r w:rsidR="00C909E4">
              <w:rPr>
                <w:b/>
                <w:bCs/>
                <w:color w:val="000000"/>
                <w:sz w:val="20"/>
                <w:szCs w:val="20"/>
                <w:vertAlign w:val="superscript"/>
              </w:rPr>
              <w:t>**</w:t>
            </w:r>
          </w:p>
        </w:tc>
        <w:tc>
          <w:tcPr>
            <w:tcW w:w="773" w:type="dxa"/>
            <w:tcBorders>
              <w:top w:val="single" w:sz="4" w:space="0" w:color="auto"/>
              <w:left w:val="nil"/>
              <w:bottom w:val="single" w:sz="4" w:space="0" w:color="auto"/>
              <w:right w:val="nil"/>
            </w:tcBorders>
            <w:shd w:val="clear" w:color="auto" w:fill="auto"/>
            <w:noWrap/>
            <w:vAlign w:val="center"/>
            <w:hideMark/>
          </w:tcPr>
          <w:p w14:paraId="35403495" w14:textId="25641208" w:rsidR="004359A4" w:rsidRPr="00D71476" w:rsidRDefault="004359A4" w:rsidP="004359A4">
            <w:pPr>
              <w:jc w:val="center"/>
              <w:rPr>
                <w:b/>
                <w:bCs/>
                <w:color w:val="000000"/>
                <w:sz w:val="20"/>
                <w:szCs w:val="20"/>
              </w:rPr>
            </w:pPr>
            <w:r w:rsidRPr="00D71476">
              <w:rPr>
                <w:b/>
                <w:bCs/>
                <w:color w:val="000000"/>
                <w:sz w:val="20"/>
                <w:szCs w:val="20"/>
              </w:rPr>
              <w:t>CRR</w:t>
            </w:r>
            <w:r w:rsidRPr="00D71476">
              <w:rPr>
                <w:b/>
                <w:bCs/>
                <w:color w:val="000000"/>
                <w:sz w:val="20"/>
                <w:szCs w:val="20"/>
                <w:vertAlign w:val="subscript"/>
              </w:rPr>
              <w:t>M</w:t>
            </w:r>
          </w:p>
        </w:tc>
      </w:tr>
      <w:tr w:rsidR="004359A4" w:rsidRPr="00D71476" w14:paraId="0F9DC3B1" w14:textId="77777777" w:rsidTr="003E3D78">
        <w:trPr>
          <w:trHeight w:val="320"/>
          <w:jc w:val="center"/>
        </w:trPr>
        <w:tc>
          <w:tcPr>
            <w:tcW w:w="1114" w:type="dxa"/>
            <w:tcBorders>
              <w:top w:val="single" w:sz="4" w:space="0" w:color="auto"/>
              <w:left w:val="nil"/>
              <w:bottom w:val="nil"/>
              <w:right w:val="nil"/>
            </w:tcBorders>
            <w:shd w:val="clear" w:color="auto" w:fill="auto"/>
            <w:noWrap/>
            <w:vAlign w:val="center"/>
            <w:hideMark/>
          </w:tcPr>
          <w:p w14:paraId="307FD3C2" w14:textId="77777777" w:rsidR="004359A4" w:rsidRPr="00D71476" w:rsidRDefault="004359A4" w:rsidP="004359A4">
            <w:pPr>
              <w:jc w:val="center"/>
              <w:rPr>
                <w:color w:val="000000"/>
                <w:sz w:val="20"/>
                <w:szCs w:val="20"/>
              </w:rPr>
            </w:pPr>
            <w:commentRangeStart w:id="40"/>
            <w:r w:rsidRPr="00D71476">
              <w:rPr>
                <w:color w:val="000000"/>
                <w:sz w:val="20"/>
                <w:szCs w:val="20"/>
              </w:rPr>
              <w:t>2007</w:t>
            </w:r>
            <w:commentRangeEnd w:id="40"/>
            <w:r w:rsidR="00A67FCF">
              <w:rPr>
                <w:rStyle w:val="CommentReference"/>
              </w:rPr>
              <w:commentReference w:id="40"/>
            </w:r>
          </w:p>
        </w:tc>
        <w:tc>
          <w:tcPr>
            <w:tcW w:w="902" w:type="dxa"/>
            <w:tcBorders>
              <w:top w:val="single" w:sz="4" w:space="0" w:color="auto"/>
              <w:left w:val="nil"/>
              <w:bottom w:val="nil"/>
              <w:right w:val="nil"/>
            </w:tcBorders>
            <w:shd w:val="clear" w:color="auto" w:fill="auto"/>
            <w:noWrap/>
            <w:vAlign w:val="center"/>
            <w:hideMark/>
          </w:tcPr>
          <w:p w14:paraId="32EB97F6" w14:textId="77777777" w:rsidR="004359A4" w:rsidRPr="00D71476" w:rsidRDefault="004359A4" w:rsidP="004359A4">
            <w:pPr>
              <w:jc w:val="center"/>
              <w:rPr>
                <w:color w:val="000000"/>
                <w:sz w:val="20"/>
                <w:szCs w:val="20"/>
              </w:rPr>
            </w:pPr>
            <w:r w:rsidRPr="00D71476">
              <w:rPr>
                <w:color w:val="000000"/>
                <w:sz w:val="20"/>
                <w:szCs w:val="20"/>
              </w:rPr>
              <w:t>331</w:t>
            </w:r>
          </w:p>
        </w:tc>
        <w:tc>
          <w:tcPr>
            <w:tcW w:w="946" w:type="dxa"/>
            <w:tcBorders>
              <w:top w:val="single" w:sz="4" w:space="0" w:color="auto"/>
              <w:left w:val="nil"/>
              <w:bottom w:val="nil"/>
              <w:right w:val="nil"/>
            </w:tcBorders>
            <w:shd w:val="clear" w:color="auto" w:fill="auto"/>
            <w:noWrap/>
            <w:vAlign w:val="center"/>
            <w:hideMark/>
          </w:tcPr>
          <w:p w14:paraId="13319415" w14:textId="77777777" w:rsidR="004359A4" w:rsidRPr="00D71476" w:rsidRDefault="004359A4" w:rsidP="004359A4">
            <w:pPr>
              <w:jc w:val="center"/>
              <w:rPr>
                <w:color w:val="000000"/>
                <w:sz w:val="20"/>
                <w:szCs w:val="20"/>
              </w:rPr>
            </w:pPr>
            <w:r w:rsidRPr="00D71476">
              <w:rPr>
                <w:color w:val="000000"/>
                <w:sz w:val="20"/>
                <w:szCs w:val="20"/>
              </w:rPr>
              <w:t>745</w:t>
            </w:r>
          </w:p>
        </w:tc>
        <w:tc>
          <w:tcPr>
            <w:tcW w:w="823" w:type="dxa"/>
            <w:tcBorders>
              <w:top w:val="single" w:sz="4" w:space="0" w:color="auto"/>
              <w:left w:val="nil"/>
              <w:bottom w:val="nil"/>
              <w:right w:val="nil"/>
            </w:tcBorders>
            <w:shd w:val="clear" w:color="auto" w:fill="auto"/>
            <w:noWrap/>
            <w:vAlign w:val="center"/>
            <w:hideMark/>
          </w:tcPr>
          <w:p w14:paraId="700AA9B1" w14:textId="77777777" w:rsidR="004359A4" w:rsidRPr="00D71476" w:rsidRDefault="004359A4" w:rsidP="004359A4">
            <w:pPr>
              <w:jc w:val="center"/>
              <w:rPr>
                <w:color w:val="000000"/>
                <w:sz w:val="20"/>
                <w:szCs w:val="20"/>
              </w:rPr>
            </w:pPr>
            <w:r w:rsidRPr="00D71476">
              <w:rPr>
                <w:color w:val="000000"/>
                <w:sz w:val="20"/>
                <w:szCs w:val="20"/>
              </w:rPr>
              <w:t>318</w:t>
            </w:r>
          </w:p>
        </w:tc>
        <w:tc>
          <w:tcPr>
            <w:tcW w:w="823" w:type="dxa"/>
            <w:tcBorders>
              <w:top w:val="single" w:sz="4" w:space="0" w:color="auto"/>
              <w:left w:val="nil"/>
              <w:bottom w:val="nil"/>
              <w:right w:val="nil"/>
            </w:tcBorders>
            <w:shd w:val="clear" w:color="auto" w:fill="auto"/>
            <w:noWrap/>
            <w:vAlign w:val="center"/>
            <w:hideMark/>
          </w:tcPr>
          <w:p w14:paraId="641CD0C0" w14:textId="77777777" w:rsidR="004359A4" w:rsidRPr="00D71476" w:rsidRDefault="004359A4" w:rsidP="004359A4">
            <w:pPr>
              <w:jc w:val="center"/>
              <w:rPr>
                <w:color w:val="000000"/>
                <w:sz w:val="20"/>
                <w:szCs w:val="20"/>
              </w:rPr>
            </w:pPr>
            <w:r w:rsidRPr="00D71476">
              <w:rPr>
                <w:color w:val="000000"/>
                <w:sz w:val="20"/>
                <w:szCs w:val="20"/>
              </w:rPr>
              <w:t>427</w:t>
            </w:r>
          </w:p>
        </w:tc>
        <w:tc>
          <w:tcPr>
            <w:tcW w:w="1162" w:type="dxa"/>
            <w:tcBorders>
              <w:top w:val="single" w:sz="4" w:space="0" w:color="auto"/>
              <w:left w:val="nil"/>
              <w:bottom w:val="nil"/>
              <w:right w:val="nil"/>
            </w:tcBorders>
            <w:shd w:val="clear" w:color="auto" w:fill="auto"/>
            <w:noWrap/>
            <w:vAlign w:val="center"/>
            <w:hideMark/>
          </w:tcPr>
          <w:p w14:paraId="408153DB" w14:textId="711DF379" w:rsidR="004359A4" w:rsidRPr="00D71476" w:rsidRDefault="004359A4" w:rsidP="004359A4">
            <w:pPr>
              <w:jc w:val="center"/>
              <w:rPr>
                <w:color w:val="000000"/>
                <w:sz w:val="20"/>
                <w:szCs w:val="20"/>
              </w:rPr>
            </w:pPr>
            <w:r w:rsidRPr="00D71476">
              <w:rPr>
                <w:color w:val="000000"/>
                <w:sz w:val="20"/>
                <w:szCs w:val="20"/>
              </w:rPr>
              <w:t>0.44</w:t>
            </w:r>
          </w:p>
        </w:tc>
        <w:tc>
          <w:tcPr>
            <w:tcW w:w="924" w:type="dxa"/>
            <w:tcBorders>
              <w:top w:val="single" w:sz="4" w:space="0" w:color="auto"/>
              <w:left w:val="nil"/>
              <w:bottom w:val="nil"/>
              <w:right w:val="nil"/>
            </w:tcBorders>
            <w:shd w:val="clear" w:color="auto" w:fill="auto"/>
            <w:noWrap/>
            <w:vAlign w:val="center"/>
            <w:hideMark/>
          </w:tcPr>
          <w:p w14:paraId="3C7AC6EF" w14:textId="4CFD4B5D" w:rsidR="004359A4" w:rsidRPr="00D71476" w:rsidRDefault="004359A4" w:rsidP="004359A4">
            <w:pPr>
              <w:jc w:val="center"/>
              <w:rPr>
                <w:color w:val="000000"/>
                <w:sz w:val="20"/>
                <w:szCs w:val="20"/>
              </w:rPr>
            </w:pPr>
            <w:r w:rsidRPr="00D71476">
              <w:rPr>
                <w:color w:val="000000"/>
                <w:sz w:val="20"/>
                <w:szCs w:val="20"/>
              </w:rPr>
              <w:t>0.36</w:t>
            </w:r>
          </w:p>
        </w:tc>
        <w:tc>
          <w:tcPr>
            <w:tcW w:w="773" w:type="dxa"/>
            <w:tcBorders>
              <w:top w:val="single" w:sz="4" w:space="0" w:color="auto"/>
              <w:left w:val="nil"/>
              <w:bottom w:val="nil"/>
              <w:right w:val="nil"/>
            </w:tcBorders>
            <w:shd w:val="clear" w:color="auto" w:fill="auto"/>
            <w:noWrap/>
            <w:vAlign w:val="center"/>
            <w:hideMark/>
          </w:tcPr>
          <w:p w14:paraId="4D2E9883" w14:textId="57F73CA5" w:rsidR="004359A4" w:rsidRPr="00D71476" w:rsidRDefault="004359A4" w:rsidP="004359A4">
            <w:pPr>
              <w:jc w:val="center"/>
              <w:rPr>
                <w:color w:val="000000"/>
                <w:sz w:val="20"/>
                <w:szCs w:val="20"/>
              </w:rPr>
            </w:pPr>
            <w:r w:rsidRPr="00D71476">
              <w:rPr>
                <w:color w:val="000000"/>
                <w:sz w:val="20"/>
                <w:szCs w:val="20"/>
              </w:rPr>
              <w:t>0.43</w:t>
            </w:r>
          </w:p>
        </w:tc>
      </w:tr>
      <w:tr w:rsidR="004359A4" w:rsidRPr="00D71476" w14:paraId="1C32948E"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32691892" w14:textId="77777777" w:rsidR="004359A4" w:rsidRPr="00D71476" w:rsidRDefault="004359A4" w:rsidP="004359A4">
            <w:pPr>
              <w:jc w:val="center"/>
              <w:rPr>
                <w:color w:val="000000"/>
                <w:sz w:val="20"/>
                <w:szCs w:val="20"/>
              </w:rPr>
            </w:pPr>
            <w:r w:rsidRPr="00D71476">
              <w:rPr>
                <w:color w:val="000000"/>
                <w:sz w:val="20"/>
                <w:szCs w:val="20"/>
              </w:rPr>
              <w:t>2008</w:t>
            </w:r>
          </w:p>
        </w:tc>
        <w:tc>
          <w:tcPr>
            <w:tcW w:w="902" w:type="dxa"/>
            <w:tcBorders>
              <w:top w:val="nil"/>
              <w:left w:val="nil"/>
              <w:bottom w:val="nil"/>
              <w:right w:val="nil"/>
            </w:tcBorders>
            <w:shd w:val="clear" w:color="auto" w:fill="auto"/>
            <w:noWrap/>
            <w:vAlign w:val="center"/>
            <w:hideMark/>
          </w:tcPr>
          <w:p w14:paraId="04E06685" w14:textId="77777777" w:rsidR="004359A4" w:rsidRPr="00D71476" w:rsidRDefault="004359A4" w:rsidP="004359A4">
            <w:pPr>
              <w:jc w:val="center"/>
              <w:rPr>
                <w:color w:val="000000"/>
                <w:sz w:val="20"/>
                <w:szCs w:val="20"/>
              </w:rPr>
            </w:pPr>
            <w:r w:rsidRPr="00D71476">
              <w:rPr>
                <w:color w:val="000000"/>
                <w:sz w:val="20"/>
                <w:szCs w:val="20"/>
              </w:rPr>
              <w:t>247</w:t>
            </w:r>
          </w:p>
        </w:tc>
        <w:tc>
          <w:tcPr>
            <w:tcW w:w="946" w:type="dxa"/>
            <w:tcBorders>
              <w:top w:val="nil"/>
              <w:left w:val="nil"/>
              <w:bottom w:val="nil"/>
              <w:right w:val="nil"/>
            </w:tcBorders>
            <w:shd w:val="clear" w:color="auto" w:fill="auto"/>
            <w:noWrap/>
            <w:vAlign w:val="center"/>
            <w:hideMark/>
          </w:tcPr>
          <w:p w14:paraId="2FC9A8C0" w14:textId="77777777" w:rsidR="004359A4" w:rsidRPr="00D71476" w:rsidRDefault="004359A4" w:rsidP="004359A4">
            <w:pPr>
              <w:jc w:val="center"/>
              <w:rPr>
                <w:color w:val="000000"/>
                <w:sz w:val="20"/>
                <w:szCs w:val="20"/>
              </w:rPr>
            </w:pPr>
            <w:r w:rsidRPr="00D71476">
              <w:rPr>
                <w:color w:val="000000"/>
                <w:sz w:val="20"/>
                <w:szCs w:val="20"/>
              </w:rPr>
              <w:t>873</w:t>
            </w:r>
          </w:p>
        </w:tc>
        <w:tc>
          <w:tcPr>
            <w:tcW w:w="823" w:type="dxa"/>
            <w:tcBorders>
              <w:top w:val="nil"/>
              <w:left w:val="nil"/>
              <w:bottom w:val="nil"/>
              <w:right w:val="nil"/>
            </w:tcBorders>
            <w:shd w:val="clear" w:color="auto" w:fill="auto"/>
            <w:noWrap/>
            <w:vAlign w:val="center"/>
            <w:hideMark/>
          </w:tcPr>
          <w:p w14:paraId="665B9C93" w14:textId="77777777" w:rsidR="004359A4" w:rsidRPr="00D71476" w:rsidRDefault="004359A4" w:rsidP="004359A4">
            <w:pPr>
              <w:jc w:val="center"/>
              <w:rPr>
                <w:color w:val="000000"/>
                <w:sz w:val="20"/>
                <w:szCs w:val="20"/>
              </w:rPr>
            </w:pPr>
            <w:r w:rsidRPr="00D71476">
              <w:rPr>
                <w:color w:val="000000"/>
                <w:sz w:val="20"/>
                <w:szCs w:val="20"/>
              </w:rPr>
              <w:t>288</w:t>
            </w:r>
          </w:p>
        </w:tc>
        <w:tc>
          <w:tcPr>
            <w:tcW w:w="823" w:type="dxa"/>
            <w:tcBorders>
              <w:top w:val="nil"/>
              <w:left w:val="nil"/>
              <w:bottom w:val="nil"/>
              <w:right w:val="nil"/>
            </w:tcBorders>
            <w:shd w:val="clear" w:color="auto" w:fill="auto"/>
            <w:noWrap/>
            <w:vAlign w:val="center"/>
            <w:hideMark/>
          </w:tcPr>
          <w:p w14:paraId="63929089" w14:textId="77777777" w:rsidR="004359A4" w:rsidRPr="00D71476" w:rsidRDefault="004359A4" w:rsidP="004359A4">
            <w:pPr>
              <w:jc w:val="center"/>
              <w:rPr>
                <w:color w:val="000000"/>
                <w:sz w:val="20"/>
                <w:szCs w:val="20"/>
              </w:rPr>
            </w:pPr>
            <w:r w:rsidRPr="00D71476">
              <w:rPr>
                <w:color w:val="000000"/>
                <w:sz w:val="20"/>
                <w:szCs w:val="20"/>
              </w:rPr>
              <w:t>585</w:t>
            </w:r>
          </w:p>
        </w:tc>
        <w:tc>
          <w:tcPr>
            <w:tcW w:w="1162" w:type="dxa"/>
            <w:tcBorders>
              <w:top w:val="nil"/>
              <w:left w:val="nil"/>
              <w:bottom w:val="nil"/>
              <w:right w:val="nil"/>
            </w:tcBorders>
            <w:shd w:val="clear" w:color="auto" w:fill="auto"/>
            <w:noWrap/>
            <w:vAlign w:val="center"/>
            <w:hideMark/>
          </w:tcPr>
          <w:p w14:paraId="08BFCF82" w14:textId="6C6B7B05" w:rsidR="004359A4" w:rsidRPr="00D71476" w:rsidRDefault="004359A4" w:rsidP="004359A4">
            <w:pPr>
              <w:jc w:val="center"/>
              <w:rPr>
                <w:color w:val="000000"/>
                <w:sz w:val="20"/>
                <w:szCs w:val="20"/>
              </w:rPr>
            </w:pPr>
            <w:r w:rsidRPr="00D71476">
              <w:rPr>
                <w:color w:val="000000"/>
                <w:sz w:val="20"/>
                <w:szCs w:val="20"/>
              </w:rPr>
              <w:t>0.28</w:t>
            </w:r>
          </w:p>
        </w:tc>
        <w:tc>
          <w:tcPr>
            <w:tcW w:w="924" w:type="dxa"/>
            <w:tcBorders>
              <w:top w:val="nil"/>
              <w:left w:val="nil"/>
              <w:bottom w:val="nil"/>
              <w:right w:val="nil"/>
            </w:tcBorders>
            <w:shd w:val="clear" w:color="auto" w:fill="auto"/>
            <w:noWrap/>
            <w:vAlign w:val="center"/>
            <w:hideMark/>
          </w:tcPr>
          <w:p w14:paraId="41886BBE" w14:textId="34273989" w:rsidR="004359A4" w:rsidRPr="00D71476" w:rsidRDefault="004359A4" w:rsidP="004359A4">
            <w:pPr>
              <w:jc w:val="center"/>
              <w:rPr>
                <w:color w:val="000000"/>
                <w:sz w:val="20"/>
                <w:szCs w:val="20"/>
              </w:rPr>
            </w:pPr>
            <w:r w:rsidRPr="00D71476">
              <w:rPr>
                <w:color w:val="000000"/>
                <w:sz w:val="20"/>
                <w:szCs w:val="20"/>
              </w:rPr>
              <w:t>0.30</w:t>
            </w:r>
          </w:p>
        </w:tc>
        <w:tc>
          <w:tcPr>
            <w:tcW w:w="773" w:type="dxa"/>
            <w:tcBorders>
              <w:top w:val="nil"/>
              <w:left w:val="nil"/>
              <w:bottom w:val="nil"/>
              <w:right w:val="nil"/>
            </w:tcBorders>
            <w:shd w:val="clear" w:color="auto" w:fill="auto"/>
            <w:noWrap/>
            <w:vAlign w:val="center"/>
            <w:hideMark/>
          </w:tcPr>
          <w:p w14:paraId="299A36BC" w14:textId="5574DF6B" w:rsidR="004359A4" w:rsidRPr="00D71476" w:rsidRDefault="004359A4" w:rsidP="004359A4">
            <w:pPr>
              <w:jc w:val="center"/>
              <w:rPr>
                <w:color w:val="000000"/>
                <w:sz w:val="20"/>
                <w:szCs w:val="20"/>
              </w:rPr>
            </w:pPr>
            <w:r w:rsidRPr="00D71476">
              <w:rPr>
                <w:color w:val="000000"/>
                <w:sz w:val="20"/>
                <w:szCs w:val="20"/>
              </w:rPr>
              <w:t>0.26</w:t>
            </w:r>
          </w:p>
        </w:tc>
      </w:tr>
      <w:tr w:rsidR="004359A4" w:rsidRPr="00D71476" w14:paraId="3C8D6827"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5B79BF49" w14:textId="77777777" w:rsidR="004359A4" w:rsidRPr="00D71476" w:rsidRDefault="004359A4" w:rsidP="004359A4">
            <w:pPr>
              <w:jc w:val="center"/>
              <w:rPr>
                <w:color w:val="000000"/>
                <w:sz w:val="20"/>
                <w:szCs w:val="20"/>
              </w:rPr>
            </w:pPr>
            <w:r w:rsidRPr="00D71476">
              <w:rPr>
                <w:color w:val="000000"/>
                <w:sz w:val="20"/>
                <w:szCs w:val="20"/>
              </w:rPr>
              <w:t>2009</w:t>
            </w:r>
          </w:p>
        </w:tc>
        <w:tc>
          <w:tcPr>
            <w:tcW w:w="902" w:type="dxa"/>
            <w:tcBorders>
              <w:top w:val="nil"/>
              <w:left w:val="nil"/>
              <w:bottom w:val="nil"/>
              <w:right w:val="nil"/>
            </w:tcBorders>
            <w:shd w:val="clear" w:color="auto" w:fill="auto"/>
            <w:noWrap/>
            <w:vAlign w:val="center"/>
            <w:hideMark/>
          </w:tcPr>
          <w:p w14:paraId="68AC3A18" w14:textId="77777777" w:rsidR="004359A4" w:rsidRPr="00D71476" w:rsidRDefault="004359A4" w:rsidP="004359A4">
            <w:pPr>
              <w:jc w:val="center"/>
              <w:rPr>
                <w:color w:val="000000"/>
                <w:sz w:val="20"/>
                <w:szCs w:val="20"/>
              </w:rPr>
            </w:pPr>
            <w:r w:rsidRPr="00D71476">
              <w:rPr>
                <w:color w:val="000000"/>
                <w:sz w:val="20"/>
                <w:szCs w:val="20"/>
              </w:rPr>
              <w:t>114</w:t>
            </w:r>
          </w:p>
        </w:tc>
        <w:tc>
          <w:tcPr>
            <w:tcW w:w="946" w:type="dxa"/>
            <w:tcBorders>
              <w:top w:val="nil"/>
              <w:left w:val="nil"/>
              <w:bottom w:val="nil"/>
              <w:right w:val="nil"/>
            </w:tcBorders>
            <w:shd w:val="clear" w:color="auto" w:fill="auto"/>
            <w:noWrap/>
            <w:vAlign w:val="center"/>
            <w:hideMark/>
          </w:tcPr>
          <w:p w14:paraId="323D9E1C" w14:textId="77777777" w:rsidR="004359A4" w:rsidRPr="00D71476" w:rsidRDefault="004359A4" w:rsidP="004359A4">
            <w:pPr>
              <w:jc w:val="center"/>
              <w:rPr>
                <w:color w:val="000000"/>
                <w:sz w:val="20"/>
                <w:szCs w:val="20"/>
              </w:rPr>
            </w:pPr>
            <w:r w:rsidRPr="00D71476">
              <w:rPr>
                <w:color w:val="000000"/>
                <w:sz w:val="20"/>
                <w:szCs w:val="20"/>
              </w:rPr>
              <w:t>1383</w:t>
            </w:r>
          </w:p>
        </w:tc>
        <w:tc>
          <w:tcPr>
            <w:tcW w:w="823" w:type="dxa"/>
            <w:tcBorders>
              <w:top w:val="nil"/>
              <w:left w:val="nil"/>
              <w:bottom w:val="nil"/>
              <w:right w:val="nil"/>
            </w:tcBorders>
            <w:shd w:val="clear" w:color="auto" w:fill="auto"/>
            <w:noWrap/>
            <w:vAlign w:val="center"/>
            <w:hideMark/>
          </w:tcPr>
          <w:p w14:paraId="00E76786" w14:textId="77777777" w:rsidR="004359A4" w:rsidRPr="00D71476" w:rsidRDefault="004359A4" w:rsidP="004359A4">
            <w:pPr>
              <w:jc w:val="center"/>
              <w:rPr>
                <w:color w:val="000000"/>
                <w:sz w:val="20"/>
                <w:szCs w:val="20"/>
              </w:rPr>
            </w:pPr>
            <w:r w:rsidRPr="00D71476">
              <w:rPr>
                <w:color w:val="000000"/>
                <w:sz w:val="20"/>
                <w:szCs w:val="20"/>
              </w:rPr>
              <w:t>603</w:t>
            </w:r>
          </w:p>
        </w:tc>
        <w:tc>
          <w:tcPr>
            <w:tcW w:w="823" w:type="dxa"/>
            <w:tcBorders>
              <w:top w:val="nil"/>
              <w:left w:val="nil"/>
              <w:bottom w:val="nil"/>
              <w:right w:val="nil"/>
            </w:tcBorders>
            <w:shd w:val="clear" w:color="auto" w:fill="auto"/>
            <w:noWrap/>
            <w:vAlign w:val="center"/>
            <w:hideMark/>
          </w:tcPr>
          <w:p w14:paraId="487B40DE" w14:textId="77777777" w:rsidR="004359A4" w:rsidRPr="00D71476" w:rsidRDefault="004359A4" w:rsidP="004359A4">
            <w:pPr>
              <w:jc w:val="center"/>
              <w:rPr>
                <w:color w:val="000000"/>
                <w:sz w:val="20"/>
                <w:szCs w:val="20"/>
              </w:rPr>
            </w:pPr>
            <w:r w:rsidRPr="00D71476">
              <w:rPr>
                <w:color w:val="000000"/>
                <w:sz w:val="20"/>
                <w:szCs w:val="20"/>
              </w:rPr>
              <w:t>780</w:t>
            </w:r>
          </w:p>
        </w:tc>
        <w:tc>
          <w:tcPr>
            <w:tcW w:w="1162" w:type="dxa"/>
            <w:tcBorders>
              <w:top w:val="nil"/>
              <w:left w:val="nil"/>
              <w:bottom w:val="nil"/>
              <w:right w:val="nil"/>
            </w:tcBorders>
            <w:shd w:val="clear" w:color="auto" w:fill="auto"/>
            <w:noWrap/>
            <w:vAlign w:val="center"/>
            <w:hideMark/>
          </w:tcPr>
          <w:p w14:paraId="3B745F8A" w14:textId="011C82D8" w:rsidR="004359A4" w:rsidRPr="00D71476" w:rsidRDefault="004359A4" w:rsidP="004359A4">
            <w:pPr>
              <w:jc w:val="center"/>
              <w:rPr>
                <w:color w:val="000000"/>
                <w:sz w:val="20"/>
                <w:szCs w:val="20"/>
              </w:rPr>
            </w:pPr>
            <w:r w:rsidRPr="00D71476">
              <w:rPr>
                <w:color w:val="000000"/>
                <w:sz w:val="20"/>
                <w:szCs w:val="20"/>
              </w:rPr>
              <w:t>0.08</w:t>
            </w:r>
          </w:p>
        </w:tc>
        <w:tc>
          <w:tcPr>
            <w:tcW w:w="924" w:type="dxa"/>
            <w:tcBorders>
              <w:top w:val="nil"/>
              <w:left w:val="nil"/>
              <w:bottom w:val="nil"/>
              <w:right w:val="nil"/>
            </w:tcBorders>
            <w:shd w:val="clear" w:color="auto" w:fill="auto"/>
            <w:noWrap/>
            <w:vAlign w:val="center"/>
            <w:hideMark/>
          </w:tcPr>
          <w:p w14:paraId="7A81FCBB" w14:textId="14B7517C" w:rsidR="004359A4" w:rsidRPr="00D71476" w:rsidRDefault="004359A4" w:rsidP="004359A4">
            <w:pPr>
              <w:jc w:val="center"/>
              <w:rPr>
                <w:color w:val="000000"/>
                <w:sz w:val="20"/>
                <w:szCs w:val="20"/>
              </w:rPr>
            </w:pPr>
            <w:r w:rsidRPr="00D71476">
              <w:rPr>
                <w:color w:val="000000"/>
                <w:sz w:val="20"/>
                <w:szCs w:val="20"/>
              </w:rPr>
              <w:t>0.06</w:t>
            </w:r>
          </w:p>
        </w:tc>
        <w:tc>
          <w:tcPr>
            <w:tcW w:w="773" w:type="dxa"/>
            <w:tcBorders>
              <w:top w:val="nil"/>
              <w:left w:val="nil"/>
              <w:bottom w:val="nil"/>
              <w:right w:val="nil"/>
            </w:tcBorders>
            <w:shd w:val="clear" w:color="auto" w:fill="auto"/>
            <w:noWrap/>
            <w:vAlign w:val="center"/>
            <w:hideMark/>
          </w:tcPr>
          <w:p w14:paraId="67C99CB3" w14:textId="27FD1868" w:rsidR="004359A4" w:rsidRPr="00D71476" w:rsidRDefault="004359A4" w:rsidP="004359A4">
            <w:pPr>
              <w:jc w:val="center"/>
              <w:rPr>
                <w:color w:val="000000"/>
                <w:sz w:val="20"/>
                <w:szCs w:val="20"/>
              </w:rPr>
            </w:pPr>
            <w:r w:rsidRPr="00D71476">
              <w:rPr>
                <w:color w:val="000000"/>
                <w:sz w:val="20"/>
                <w:szCs w:val="20"/>
              </w:rPr>
              <w:t>0.08</w:t>
            </w:r>
          </w:p>
        </w:tc>
      </w:tr>
      <w:tr w:rsidR="004359A4" w:rsidRPr="00D71476" w14:paraId="25177A0F"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17E173F1" w14:textId="77777777" w:rsidR="004359A4" w:rsidRPr="00D71476" w:rsidRDefault="004359A4" w:rsidP="004359A4">
            <w:pPr>
              <w:jc w:val="center"/>
              <w:rPr>
                <w:color w:val="000000"/>
                <w:sz w:val="20"/>
                <w:szCs w:val="20"/>
              </w:rPr>
            </w:pPr>
            <w:r w:rsidRPr="00D71476">
              <w:rPr>
                <w:color w:val="000000"/>
                <w:sz w:val="20"/>
                <w:szCs w:val="20"/>
              </w:rPr>
              <w:t>2010</w:t>
            </w:r>
          </w:p>
        </w:tc>
        <w:tc>
          <w:tcPr>
            <w:tcW w:w="902" w:type="dxa"/>
            <w:tcBorders>
              <w:top w:val="nil"/>
              <w:left w:val="nil"/>
              <w:bottom w:val="nil"/>
              <w:right w:val="nil"/>
            </w:tcBorders>
            <w:shd w:val="clear" w:color="auto" w:fill="auto"/>
            <w:noWrap/>
            <w:vAlign w:val="center"/>
            <w:hideMark/>
          </w:tcPr>
          <w:p w14:paraId="3F299AE0" w14:textId="77777777" w:rsidR="004359A4" w:rsidRPr="00D71476" w:rsidRDefault="004359A4" w:rsidP="004359A4">
            <w:pPr>
              <w:jc w:val="center"/>
              <w:rPr>
                <w:color w:val="000000"/>
                <w:sz w:val="20"/>
                <w:szCs w:val="20"/>
              </w:rPr>
            </w:pPr>
            <w:r w:rsidRPr="00D71476">
              <w:rPr>
                <w:color w:val="000000"/>
                <w:sz w:val="20"/>
                <w:szCs w:val="20"/>
              </w:rPr>
              <w:t>94</w:t>
            </w:r>
          </w:p>
        </w:tc>
        <w:tc>
          <w:tcPr>
            <w:tcW w:w="946" w:type="dxa"/>
            <w:tcBorders>
              <w:top w:val="nil"/>
              <w:left w:val="nil"/>
              <w:bottom w:val="nil"/>
              <w:right w:val="nil"/>
            </w:tcBorders>
            <w:shd w:val="clear" w:color="auto" w:fill="auto"/>
            <w:noWrap/>
            <w:vAlign w:val="center"/>
            <w:hideMark/>
          </w:tcPr>
          <w:p w14:paraId="3A27514D" w14:textId="77777777" w:rsidR="004359A4" w:rsidRPr="00D71476" w:rsidRDefault="004359A4" w:rsidP="004359A4">
            <w:pPr>
              <w:jc w:val="center"/>
              <w:rPr>
                <w:color w:val="000000"/>
                <w:sz w:val="20"/>
                <w:szCs w:val="20"/>
              </w:rPr>
            </w:pPr>
            <w:r w:rsidRPr="00D71476">
              <w:rPr>
                <w:color w:val="000000"/>
                <w:sz w:val="20"/>
                <w:szCs w:val="20"/>
              </w:rPr>
              <w:t>747</w:t>
            </w:r>
          </w:p>
        </w:tc>
        <w:tc>
          <w:tcPr>
            <w:tcW w:w="823" w:type="dxa"/>
            <w:tcBorders>
              <w:top w:val="nil"/>
              <w:left w:val="nil"/>
              <w:bottom w:val="nil"/>
              <w:right w:val="nil"/>
            </w:tcBorders>
            <w:shd w:val="clear" w:color="auto" w:fill="auto"/>
            <w:noWrap/>
            <w:vAlign w:val="center"/>
            <w:hideMark/>
          </w:tcPr>
          <w:p w14:paraId="1166CD38" w14:textId="77777777" w:rsidR="004359A4" w:rsidRPr="00D71476" w:rsidRDefault="004359A4" w:rsidP="004359A4">
            <w:pPr>
              <w:jc w:val="center"/>
              <w:rPr>
                <w:color w:val="000000"/>
                <w:sz w:val="20"/>
                <w:szCs w:val="20"/>
              </w:rPr>
            </w:pPr>
            <w:r w:rsidRPr="00D71476">
              <w:rPr>
                <w:color w:val="000000"/>
                <w:sz w:val="20"/>
                <w:szCs w:val="20"/>
              </w:rPr>
              <w:t>263</w:t>
            </w:r>
          </w:p>
        </w:tc>
        <w:tc>
          <w:tcPr>
            <w:tcW w:w="823" w:type="dxa"/>
            <w:tcBorders>
              <w:top w:val="nil"/>
              <w:left w:val="nil"/>
              <w:bottom w:val="nil"/>
              <w:right w:val="nil"/>
            </w:tcBorders>
            <w:shd w:val="clear" w:color="auto" w:fill="auto"/>
            <w:noWrap/>
            <w:vAlign w:val="center"/>
            <w:hideMark/>
          </w:tcPr>
          <w:p w14:paraId="2FDB9371" w14:textId="77777777" w:rsidR="004359A4" w:rsidRPr="00D71476" w:rsidRDefault="004359A4" w:rsidP="004359A4">
            <w:pPr>
              <w:jc w:val="center"/>
              <w:rPr>
                <w:color w:val="000000"/>
                <w:sz w:val="20"/>
                <w:szCs w:val="20"/>
              </w:rPr>
            </w:pPr>
            <w:r w:rsidRPr="00D71476">
              <w:rPr>
                <w:color w:val="000000"/>
                <w:sz w:val="20"/>
                <w:szCs w:val="20"/>
              </w:rPr>
              <w:t>484</w:t>
            </w:r>
          </w:p>
        </w:tc>
        <w:tc>
          <w:tcPr>
            <w:tcW w:w="1162" w:type="dxa"/>
            <w:tcBorders>
              <w:top w:val="nil"/>
              <w:left w:val="nil"/>
              <w:bottom w:val="nil"/>
              <w:right w:val="nil"/>
            </w:tcBorders>
            <w:shd w:val="clear" w:color="auto" w:fill="auto"/>
            <w:noWrap/>
            <w:vAlign w:val="center"/>
            <w:hideMark/>
          </w:tcPr>
          <w:p w14:paraId="15B43570" w14:textId="555A30D2" w:rsidR="004359A4" w:rsidRPr="00D71476" w:rsidRDefault="004359A4" w:rsidP="004359A4">
            <w:pPr>
              <w:jc w:val="center"/>
              <w:rPr>
                <w:color w:val="000000"/>
                <w:sz w:val="20"/>
                <w:szCs w:val="20"/>
              </w:rPr>
            </w:pPr>
            <w:r w:rsidRPr="00D71476">
              <w:rPr>
                <w:color w:val="000000"/>
                <w:sz w:val="20"/>
                <w:szCs w:val="20"/>
              </w:rPr>
              <w:t>0.13</w:t>
            </w:r>
          </w:p>
        </w:tc>
        <w:tc>
          <w:tcPr>
            <w:tcW w:w="924" w:type="dxa"/>
            <w:tcBorders>
              <w:top w:val="nil"/>
              <w:left w:val="nil"/>
              <w:bottom w:val="nil"/>
              <w:right w:val="nil"/>
            </w:tcBorders>
            <w:shd w:val="clear" w:color="auto" w:fill="auto"/>
            <w:noWrap/>
            <w:vAlign w:val="center"/>
            <w:hideMark/>
          </w:tcPr>
          <w:p w14:paraId="3D72C5EE" w14:textId="79604918" w:rsidR="004359A4" w:rsidRPr="00D71476" w:rsidRDefault="004359A4" w:rsidP="004359A4">
            <w:pPr>
              <w:jc w:val="center"/>
              <w:rPr>
                <w:color w:val="000000"/>
                <w:sz w:val="20"/>
                <w:szCs w:val="20"/>
              </w:rPr>
            </w:pPr>
            <w:r w:rsidRPr="00D71476">
              <w:rPr>
                <w:color w:val="000000"/>
                <w:sz w:val="20"/>
                <w:szCs w:val="20"/>
              </w:rPr>
              <w:t>0.12</w:t>
            </w:r>
          </w:p>
        </w:tc>
        <w:tc>
          <w:tcPr>
            <w:tcW w:w="773" w:type="dxa"/>
            <w:tcBorders>
              <w:top w:val="nil"/>
              <w:left w:val="nil"/>
              <w:bottom w:val="nil"/>
              <w:right w:val="nil"/>
            </w:tcBorders>
            <w:shd w:val="clear" w:color="auto" w:fill="auto"/>
            <w:noWrap/>
            <w:vAlign w:val="center"/>
            <w:hideMark/>
          </w:tcPr>
          <w:p w14:paraId="772016CC" w14:textId="3FBEAC46" w:rsidR="004359A4" w:rsidRPr="00D71476" w:rsidRDefault="004359A4" w:rsidP="004359A4">
            <w:pPr>
              <w:jc w:val="center"/>
              <w:rPr>
                <w:color w:val="000000"/>
                <w:sz w:val="20"/>
                <w:szCs w:val="20"/>
              </w:rPr>
            </w:pPr>
            <w:r w:rsidRPr="00D71476">
              <w:rPr>
                <w:color w:val="000000"/>
                <w:sz w:val="20"/>
                <w:szCs w:val="20"/>
              </w:rPr>
              <w:t>0.11</w:t>
            </w:r>
          </w:p>
        </w:tc>
      </w:tr>
      <w:tr w:rsidR="004359A4" w:rsidRPr="00D71476" w14:paraId="100E781B"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10B2654C" w14:textId="77777777" w:rsidR="004359A4" w:rsidRPr="00D71476" w:rsidRDefault="004359A4" w:rsidP="004359A4">
            <w:pPr>
              <w:jc w:val="center"/>
              <w:rPr>
                <w:color w:val="000000"/>
                <w:sz w:val="20"/>
                <w:szCs w:val="20"/>
              </w:rPr>
            </w:pPr>
            <w:r w:rsidRPr="00D71476">
              <w:rPr>
                <w:color w:val="000000"/>
                <w:sz w:val="20"/>
                <w:szCs w:val="20"/>
              </w:rPr>
              <w:t>2011</w:t>
            </w:r>
          </w:p>
        </w:tc>
        <w:tc>
          <w:tcPr>
            <w:tcW w:w="902" w:type="dxa"/>
            <w:tcBorders>
              <w:top w:val="nil"/>
              <w:left w:val="nil"/>
              <w:bottom w:val="nil"/>
              <w:right w:val="nil"/>
            </w:tcBorders>
            <w:shd w:val="clear" w:color="auto" w:fill="auto"/>
            <w:noWrap/>
            <w:vAlign w:val="center"/>
            <w:hideMark/>
          </w:tcPr>
          <w:p w14:paraId="26E4D1E7" w14:textId="77777777" w:rsidR="004359A4" w:rsidRPr="00D71476" w:rsidRDefault="004359A4" w:rsidP="004359A4">
            <w:pPr>
              <w:jc w:val="center"/>
              <w:rPr>
                <w:color w:val="000000"/>
                <w:sz w:val="20"/>
                <w:szCs w:val="20"/>
              </w:rPr>
            </w:pPr>
            <w:r w:rsidRPr="00D71476">
              <w:rPr>
                <w:color w:val="000000"/>
                <w:sz w:val="20"/>
                <w:szCs w:val="20"/>
              </w:rPr>
              <w:t>284</w:t>
            </w:r>
          </w:p>
        </w:tc>
        <w:tc>
          <w:tcPr>
            <w:tcW w:w="946" w:type="dxa"/>
            <w:tcBorders>
              <w:top w:val="nil"/>
              <w:left w:val="nil"/>
              <w:bottom w:val="nil"/>
              <w:right w:val="nil"/>
            </w:tcBorders>
            <w:shd w:val="clear" w:color="auto" w:fill="auto"/>
            <w:noWrap/>
            <w:vAlign w:val="center"/>
            <w:hideMark/>
          </w:tcPr>
          <w:p w14:paraId="335554B9" w14:textId="77777777" w:rsidR="004359A4" w:rsidRPr="00D71476" w:rsidRDefault="004359A4" w:rsidP="004359A4">
            <w:pPr>
              <w:jc w:val="center"/>
              <w:rPr>
                <w:color w:val="000000"/>
                <w:sz w:val="20"/>
                <w:szCs w:val="20"/>
              </w:rPr>
            </w:pPr>
            <w:r w:rsidRPr="00D71476">
              <w:rPr>
                <w:color w:val="000000"/>
                <w:sz w:val="20"/>
                <w:szCs w:val="20"/>
              </w:rPr>
              <w:t>725</w:t>
            </w:r>
          </w:p>
        </w:tc>
        <w:tc>
          <w:tcPr>
            <w:tcW w:w="823" w:type="dxa"/>
            <w:tcBorders>
              <w:top w:val="nil"/>
              <w:left w:val="nil"/>
              <w:bottom w:val="nil"/>
              <w:right w:val="nil"/>
            </w:tcBorders>
            <w:shd w:val="clear" w:color="auto" w:fill="auto"/>
            <w:noWrap/>
            <w:vAlign w:val="center"/>
            <w:hideMark/>
          </w:tcPr>
          <w:p w14:paraId="6BA013D2" w14:textId="77777777" w:rsidR="004359A4" w:rsidRPr="00D71476" w:rsidRDefault="004359A4" w:rsidP="004359A4">
            <w:pPr>
              <w:jc w:val="center"/>
              <w:rPr>
                <w:color w:val="000000"/>
                <w:sz w:val="20"/>
                <w:szCs w:val="20"/>
              </w:rPr>
            </w:pPr>
            <w:r w:rsidRPr="00D71476">
              <w:rPr>
                <w:color w:val="000000"/>
                <w:sz w:val="20"/>
                <w:szCs w:val="20"/>
              </w:rPr>
              <w:t>320</w:t>
            </w:r>
          </w:p>
        </w:tc>
        <w:tc>
          <w:tcPr>
            <w:tcW w:w="823" w:type="dxa"/>
            <w:tcBorders>
              <w:top w:val="nil"/>
              <w:left w:val="nil"/>
              <w:bottom w:val="nil"/>
              <w:right w:val="nil"/>
            </w:tcBorders>
            <w:shd w:val="clear" w:color="auto" w:fill="auto"/>
            <w:noWrap/>
            <w:vAlign w:val="center"/>
            <w:hideMark/>
          </w:tcPr>
          <w:p w14:paraId="77255E97" w14:textId="77777777" w:rsidR="004359A4" w:rsidRPr="00D71476" w:rsidRDefault="004359A4" w:rsidP="004359A4">
            <w:pPr>
              <w:jc w:val="center"/>
              <w:rPr>
                <w:color w:val="000000"/>
                <w:sz w:val="20"/>
                <w:szCs w:val="20"/>
              </w:rPr>
            </w:pPr>
            <w:r w:rsidRPr="00D71476">
              <w:rPr>
                <w:color w:val="000000"/>
                <w:sz w:val="20"/>
                <w:szCs w:val="20"/>
              </w:rPr>
              <w:t>405</w:t>
            </w:r>
          </w:p>
        </w:tc>
        <w:tc>
          <w:tcPr>
            <w:tcW w:w="1162" w:type="dxa"/>
            <w:tcBorders>
              <w:top w:val="nil"/>
              <w:left w:val="nil"/>
              <w:bottom w:val="nil"/>
              <w:right w:val="nil"/>
            </w:tcBorders>
            <w:shd w:val="clear" w:color="auto" w:fill="auto"/>
            <w:noWrap/>
            <w:vAlign w:val="center"/>
            <w:hideMark/>
          </w:tcPr>
          <w:p w14:paraId="6FAAB812" w14:textId="0C137370" w:rsidR="004359A4" w:rsidRPr="00D71476" w:rsidRDefault="004359A4" w:rsidP="004359A4">
            <w:pPr>
              <w:jc w:val="center"/>
              <w:rPr>
                <w:color w:val="000000"/>
                <w:sz w:val="20"/>
                <w:szCs w:val="20"/>
              </w:rPr>
            </w:pPr>
            <w:r w:rsidRPr="00D71476">
              <w:rPr>
                <w:color w:val="000000"/>
                <w:sz w:val="20"/>
                <w:szCs w:val="20"/>
              </w:rPr>
              <w:t>0.39</w:t>
            </w:r>
          </w:p>
        </w:tc>
        <w:tc>
          <w:tcPr>
            <w:tcW w:w="924" w:type="dxa"/>
            <w:tcBorders>
              <w:top w:val="nil"/>
              <w:left w:val="nil"/>
              <w:bottom w:val="nil"/>
              <w:right w:val="nil"/>
            </w:tcBorders>
            <w:shd w:val="clear" w:color="auto" w:fill="auto"/>
            <w:noWrap/>
            <w:vAlign w:val="center"/>
            <w:hideMark/>
          </w:tcPr>
          <w:p w14:paraId="03647611" w14:textId="7746CBFB" w:rsidR="004359A4" w:rsidRPr="00D71476" w:rsidRDefault="004359A4" w:rsidP="004359A4">
            <w:pPr>
              <w:jc w:val="center"/>
              <w:rPr>
                <w:color w:val="000000"/>
                <w:sz w:val="20"/>
                <w:szCs w:val="20"/>
              </w:rPr>
            </w:pPr>
            <w:r w:rsidRPr="00D71476">
              <w:rPr>
                <w:color w:val="000000"/>
                <w:sz w:val="20"/>
                <w:szCs w:val="20"/>
              </w:rPr>
              <w:t>0.34</w:t>
            </w:r>
          </w:p>
        </w:tc>
        <w:tc>
          <w:tcPr>
            <w:tcW w:w="773" w:type="dxa"/>
            <w:tcBorders>
              <w:top w:val="nil"/>
              <w:left w:val="nil"/>
              <w:bottom w:val="nil"/>
              <w:right w:val="nil"/>
            </w:tcBorders>
            <w:shd w:val="clear" w:color="auto" w:fill="auto"/>
            <w:noWrap/>
            <w:vAlign w:val="center"/>
            <w:hideMark/>
          </w:tcPr>
          <w:p w14:paraId="40121077" w14:textId="5F1315C7" w:rsidR="004359A4" w:rsidRPr="00D71476" w:rsidRDefault="004359A4" w:rsidP="004359A4">
            <w:pPr>
              <w:jc w:val="center"/>
              <w:rPr>
                <w:color w:val="000000"/>
                <w:sz w:val="20"/>
                <w:szCs w:val="20"/>
              </w:rPr>
            </w:pPr>
            <w:r w:rsidRPr="00D71476">
              <w:rPr>
                <w:color w:val="000000"/>
                <w:sz w:val="20"/>
                <w:szCs w:val="20"/>
              </w:rPr>
              <w:t>0.32</w:t>
            </w:r>
          </w:p>
        </w:tc>
      </w:tr>
      <w:tr w:rsidR="004359A4" w:rsidRPr="00D71476" w14:paraId="6284408C"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1622533E" w14:textId="77777777" w:rsidR="004359A4" w:rsidRPr="00D71476" w:rsidRDefault="004359A4" w:rsidP="004359A4">
            <w:pPr>
              <w:jc w:val="center"/>
              <w:rPr>
                <w:color w:val="000000"/>
                <w:sz w:val="20"/>
                <w:szCs w:val="20"/>
              </w:rPr>
            </w:pPr>
            <w:r w:rsidRPr="00D71476">
              <w:rPr>
                <w:color w:val="000000"/>
                <w:sz w:val="20"/>
                <w:szCs w:val="20"/>
              </w:rPr>
              <w:t>2012</w:t>
            </w:r>
          </w:p>
        </w:tc>
        <w:tc>
          <w:tcPr>
            <w:tcW w:w="902" w:type="dxa"/>
            <w:tcBorders>
              <w:top w:val="nil"/>
              <w:left w:val="nil"/>
              <w:bottom w:val="nil"/>
              <w:right w:val="nil"/>
            </w:tcBorders>
            <w:shd w:val="clear" w:color="auto" w:fill="auto"/>
            <w:noWrap/>
            <w:vAlign w:val="center"/>
            <w:hideMark/>
          </w:tcPr>
          <w:p w14:paraId="3DE0242D" w14:textId="77777777" w:rsidR="004359A4" w:rsidRPr="00D71476" w:rsidRDefault="004359A4" w:rsidP="004359A4">
            <w:pPr>
              <w:jc w:val="center"/>
              <w:rPr>
                <w:color w:val="000000"/>
                <w:sz w:val="20"/>
                <w:szCs w:val="20"/>
              </w:rPr>
            </w:pPr>
            <w:r w:rsidRPr="00D71476">
              <w:rPr>
                <w:color w:val="000000"/>
                <w:sz w:val="20"/>
                <w:szCs w:val="20"/>
              </w:rPr>
              <w:t>171</w:t>
            </w:r>
          </w:p>
        </w:tc>
        <w:tc>
          <w:tcPr>
            <w:tcW w:w="946" w:type="dxa"/>
            <w:tcBorders>
              <w:top w:val="nil"/>
              <w:left w:val="nil"/>
              <w:bottom w:val="nil"/>
              <w:right w:val="nil"/>
            </w:tcBorders>
            <w:shd w:val="clear" w:color="auto" w:fill="auto"/>
            <w:noWrap/>
            <w:vAlign w:val="center"/>
            <w:hideMark/>
          </w:tcPr>
          <w:p w14:paraId="5AD8A418" w14:textId="77777777" w:rsidR="004359A4" w:rsidRPr="00D71476" w:rsidRDefault="004359A4" w:rsidP="004359A4">
            <w:pPr>
              <w:jc w:val="center"/>
              <w:rPr>
                <w:color w:val="000000"/>
                <w:sz w:val="20"/>
                <w:szCs w:val="20"/>
              </w:rPr>
            </w:pPr>
            <w:r w:rsidRPr="00D71476">
              <w:rPr>
                <w:color w:val="000000"/>
                <w:sz w:val="20"/>
                <w:szCs w:val="20"/>
              </w:rPr>
              <w:t>947</w:t>
            </w:r>
          </w:p>
        </w:tc>
        <w:tc>
          <w:tcPr>
            <w:tcW w:w="823" w:type="dxa"/>
            <w:tcBorders>
              <w:top w:val="nil"/>
              <w:left w:val="nil"/>
              <w:bottom w:val="nil"/>
              <w:right w:val="nil"/>
            </w:tcBorders>
            <w:shd w:val="clear" w:color="auto" w:fill="auto"/>
            <w:noWrap/>
            <w:vAlign w:val="center"/>
            <w:hideMark/>
          </w:tcPr>
          <w:p w14:paraId="441C0D14" w14:textId="77777777" w:rsidR="004359A4" w:rsidRPr="00D71476" w:rsidRDefault="004359A4" w:rsidP="004359A4">
            <w:pPr>
              <w:jc w:val="center"/>
              <w:rPr>
                <w:color w:val="000000"/>
                <w:sz w:val="20"/>
                <w:szCs w:val="20"/>
              </w:rPr>
            </w:pPr>
            <w:r w:rsidRPr="00D71476">
              <w:rPr>
                <w:color w:val="000000"/>
                <w:sz w:val="20"/>
                <w:szCs w:val="20"/>
              </w:rPr>
              <w:t>439</w:t>
            </w:r>
          </w:p>
        </w:tc>
        <w:tc>
          <w:tcPr>
            <w:tcW w:w="823" w:type="dxa"/>
            <w:tcBorders>
              <w:top w:val="nil"/>
              <w:left w:val="nil"/>
              <w:bottom w:val="nil"/>
              <w:right w:val="nil"/>
            </w:tcBorders>
            <w:shd w:val="clear" w:color="auto" w:fill="auto"/>
            <w:noWrap/>
            <w:vAlign w:val="center"/>
            <w:hideMark/>
          </w:tcPr>
          <w:p w14:paraId="032E8260" w14:textId="77777777" w:rsidR="004359A4" w:rsidRPr="00D71476" w:rsidRDefault="004359A4" w:rsidP="004359A4">
            <w:pPr>
              <w:jc w:val="center"/>
              <w:rPr>
                <w:color w:val="000000"/>
                <w:sz w:val="20"/>
                <w:szCs w:val="20"/>
              </w:rPr>
            </w:pPr>
            <w:r w:rsidRPr="00D71476">
              <w:rPr>
                <w:color w:val="000000"/>
                <w:sz w:val="20"/>
                <w:szCs w:val="20"/>
              </w:rPr>
              <w:t>508</w:t>
            </w:r>
          </w:p>
        </w:tc>
        <w:tc>
          <w:tcPr>
            <w:tcW w:w="1162" w:type="dxa"/>
            <w:tcBorders>
              <w:top w:val="nil"/>
              <w:left w:val="nil"/>
              <w:bottom w:val="nil"/>
              <w:right w:val="nil"/>
            </w:tcBorders>
            <w:shd w:val="clear" w:color="auto" w:fill="auto"/>
            <w:noWrap/>
            <w:vAlign w:val="center"/>
            <w:hideMark/>
          </w:tcPr>
          <w:p w14:paraId="2A4C42A4" w14:textId="3BB5A80D" w:rsidR="004359A4" w:rsidRPr="00D71476" w:rsidRDefault="004359A4" w:rsidP="004359A4">
            <w:pPr>
              <w:jc w:val="center"/>
              <w:rPr>
                <w:color w:val="000000"/>
                <w:sz w:val="20"/>
                <w:szCs w:val="20"/>
              </w:rPr>
            </w:pPr>
            <w:r w:rsidRPr="00D71476">
              <w:rPr>
                <w:color w:val="000000"/>
                <w:sz w:val="20"/>
                <w:szCs w:val="20"/>
              </w:rPr>
              <w:t>0.18</w:t>
            </w:r>
          </w:p>
        </w:tc>
        <w:tc>
          <w:tcPr>
            <w:tcW w:w="924" w:type="dxa"/>
            <w:tcBorders>
              <w:top w:val="nil"/>
              <w:left w:val="nil"/>
              <w:bottom w:val="nil"/>
              <w:right w:val="nil"/>
            </w:tcBorders>
            <w:shd w:val="clear" w:color="auto" w:fill="auto"/>
            <w:noWrap/>
            <w:vAlign w:val="center"/>
            <w:hideMark/>
          </w:tcPr>
          <w:p w14:paraId="4AA55609" w14:textId="787EE977" w:rsidR="004359A4" w:rsidRPr="00D71476" w:rsidRDefault="004359A4" w:rsidP="004359A4">
            <w:pPr>
              <w:jc w:val="center"/>
              <w:rPr>
                <w:color w:val="000000"/>
                <w:sz w:val="20"/>
                <w:szCs w:val="20"/>
              </w:rPr>
            </w:pPr>
            <w:r w:rsidRPr="00D71476">
              <w:rPr>
                <w:color w:val="000000"/>
                <w:sz w:val="20"/>
                <w:szCs w:val="20"/>
              </w:rPr>
              <w:t>0.11</w:t>
            </w:r>
          </w:p>
        </w:tc>
        <w:tc>
          <w:tcPr>
            <w:tcW w:w="773" w:type="dxa"/>
            <w:tcBorders>
              <w:top w:val="nil"/>
              <w:left w:val="nil"/>
              <w:bottom w:val="nil"/>
              <w:right w:val="nil"/>
            </w:tcBorders>
            <w:shd w:val="clear" w:color="auto" w:fill="auto"/>
            <w:noWrap/>
            <w:vAlign w:val="center"/>
            <w:hideMark/>
          </w:tcPr>
          <w:p w14:paraId="43E27A8D" w14:textId="2B0F234D" w:rsidR="004359A4" w:rsidRPr="00D71476" w:rsidRDefault="004359A4" w:rsidP="004359A4">
            <w:pPr>
              <w:jc w:val="center"/>
              <w:rPr>
                <w:color w:val="000000"/>
                <w:sz w:val="20"/>
                <w:szCs w:val="20"/>
              </w:rPr>
            </w:pPr>
            <w:r w:rsidRPr="00D71476">
              <w:rPr>
                <w:color w:val="000000"/>
                <w:sz w:val="20"/>
                <w:szCs w:val="20"/>
              </w:rPr>
              <w:t>0.19</w:t>
            </w:r>
          </w:p>
        </w:tc>
      </w:tr>
      <w:tr w:rsidR="004359A4" w:rsidRPr="00D71476" w14:paraId="7A53E5DF"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06AD2616" w14:textId="77777777" w:rsidR="004359A4" w:rsidRPr="00D71476" w:rsidRDefault="004359A4" w:rsidP="004359A4">
            <w:pPr>
              <w:jc w:val="center"/>
              <w:rPr>
                <w:color w:val="000000"/>
                <w:sz w:val="20"/>
                <w:szCs w:val="20"/>
              </w:rPr>
            </w:pPr>
            <w:r w:rsidRPr="00D71476">
              <w:rPr>
                <w:color w:val="000000"/>
                <w:sz w:val="20"/>
                <w:szCs w:val="20"/>
              </w:rPr>
              <w:t>2013</w:t>
            </w:r>
          </w:p>
        </w:tc>
        <w:tc>
          <w:tcPr>
            <w:tcW w:w="902" w:type="dxa"/>
            <w:tcBorders>
              <w:top w:val="nil"/>
              <w:left w:val="nil"/>
              <w:bottom w:val="nil"/>
              <w:right w:val="nil"/>
            </w:tcBorders>
            <w:shd w:val="clear" w:color="auto" w:fill="auto"/>
            <w:noWrap/>
            <w:vAlign w:val="center"/>
            <w:hideMark/>
          </w:tcPr>
          <w:p w14:paraId="3B9ACAB2" w14:textId="77777777" w:rsidR="004359A4" w:rsidRPr="00D71476" w:rsidRDefault="004359A4" w:rsidP="004359A4">
            <w:pPr>
              <w:jc w:val="center"/>
              <w:rPr>
                <w:color w:val="000000"/>
                <w:sz w:val="20"/>
                <w:szCs w:val="20"/>
              </w:rPr>
            </w:pPr>
            <w:r w:rsidRPr="00D71476">
              <w:rPr>
                <w:color w:val="000000"/>
                <w:sz w:val="20"/>
                <w:szCs w:val="20"/>
              </w:rPr>
              <w:t>151</w:t>
            </w:r>
          </w:p>
        </w:tc>
        <w:tc>
          <w:tcPr>
            <w:tcW w:w="946" w:type="dxa"/>
            <w:tcBorders>
              <w:top w:val="nil"/>
              <w:left w:val="nil"/>
              <w:bottom w:val="nil"/>
              <w:right w:val="nil"/>
            </w:tcBorders>
            <w:shd w:val="clear" w:color="auto" w:fill="auto"/>
            <w:noWrap/>
            <w:vAlign w:val="center"/>
            <w:hideMark/>
          </w:tcPr>
          <w:p w14:paraId="3C5EEB0D" w14:textId="77777777" w:rsidR="004359A4" w:rsidRPr="00D71476" w:rsidRDefault="004359A4" w:rsidP="004359A4">
            <w:pPr>
              <w:jc w:val="center"/>
              <w:rPr>
                <w:color w:val="000000"/>
                <w:sz w:val="20"/>
                <w:szCs w:val="20"/>
              </w:rPr>
            </w:pPr>
            <w:r w:rsidRPr="00D71476">
              <w:rPr>
                <w:color w:val="000000"/>
                <w:sz w:val="20"/>
                <w:szCs w:val="20"/>
              </w:rPr>
              <w:t>627</w:t>
            </w:r>
          </w:p>
        </w:tc>
        <w:tc>
          <w:tcPr>
            <w:tcW w:w="823" w:type="dxa"/>
            <w:tcBorders>
              <w:top w:val="nil"/>
              <w:left w:val="nil"/>
              <w:bottom w:val="nil"/>
              <w:right w:val="nil"/>
            </w:tcBorders>
            <w:shd w:val="clear" w:color="auto" w:fill="auto"/>
            <w:noWrap/>
            <w:vAlign w:val="center"/>
            <w:hideMark/>
          </w:tcPr>
          <w:p w14:paraId="206C2A24" w14:textId="77777777" w:rsidR="004359A4" w:rsidRPr="00D71476" w:rsidRDefault="004359A4" w:rsidP="004359A4">
            <w:pPr>
              <w:jc w:val="center"/>
              <w:rPr>
                <w:color w:val="000000"/>
                <w:sz w:val="20"/>
                <w:szCs w:val="20"/>
              </w:rPr>
            </w:pPr>
            <w:r w:rsidRPr="00D71476">
              <w:rPr>
                <w:color w:val="000000"/>
                <w:sz w:val="20"/>
                <w:szCs w:val="20"/>
              </w:rPr>
              <w:t>325</w:t>
            </w:r>
          </w:p>
        </w:tc>
        <w:tc>
          <w:tcPr>
            <w:tcW w:w="823" w:type="dxa"/>
            <w:tcBorders>
              <w:top w:val="nil"/>
              <w:left w:val="nil"/>
              <w:bottom w:val="nil"/>
              <w:right w:val="nil"/>
            </w:tcBorders>
            <w:shd w:val="clear" w:color="auto" w:fill="auto"/>
            <w:noWrap/>
            <w:vAlign w:val="center"/>
            <w:hideMark/>
          </w:tcPr>
          <w:p w14:paraId="70996770" w14:textId="77777777" w:rsidR="004359A4" w:rsidRPr="00D71476" w:rsidRDefault="004359A4" w:rsidP="004359A4">
            <w:pPr>
              <w:jc w:val="center"/>
              <w:rPr>
                <w:color w:val="000000"/>
                <w:sz w:val="20"/>
                <w:szCs w:val="20"/>
              </w:rPr>
            </w:pPr>
            <w:r w:rsidRPr="00D71476">
              <w:rPr>
                <w:color w:val="000000"/>
                <w:sz w:val="20"/>
                <w:szCs w:val="20"/>
              </w:rPr>
              <w:t>302</w:t>
            </w:r>
          </w:p>
        </w:tc>
        <w:tc>
          <w:tcPr>
            <w:tcW w:w="1162" w:type="dxa"/>
            <w:tcBorders>
              <w:top w:val="nil"/>
              <w:left w:val="nil"/>
              <w:bottom w:val="nil"/>
              <w:right w:val="nil"/>
            </w:tcBorders>
            <w:shd w:val="clear" w:color="auto" w:fill="auto"/>
            <w:noWrap/>
            <w:vAlign w:val="center"/>
            <w:hideMark/>
          </w:tcPr>
          <w:p w14:paraId="48223503" w14:textId="2745F3D6" w:rsidR="004359A4" w:rsidRPr="00D71476" w:rsidRDefault="004359A4" w:rsidP="004359A4">
            <w:pPr>
              <w:jc w:val="center"/>
              <w:rPr>
                <w:color w:val="000000"/>
                <w:sz w:val="20"/>
                <w:szCs w:val="20"/>
              </w:rPr>
            </w:pPr>
            <w:r w:rsidRPr="00D71476">
              <w:rPr>
                <w:color w:val="000000"/>
                <w:sz w:val="20"/>
                <w:szCs w:val="20"/>
              </w:rPr>
              <w:t>0.24</w:t>
            </w:r>
          </w:p>
        </w:tc>
        <w:tc>
          <w:tcPr>
            <w:tcW w:w="924" w:type="dxa"/>
            <w:tcBorders>
              <w:top w:val="nil"/>
              <w:left w:val="nil"/>
              <w:bottom w:val="nil"/>
              <w:right w:val="nil"/>
            </w:tcBorders>
            <w:shd w:val="clear" w:color="auto" w:fill="auto"/>
            <w:noWrap/>
            <w:vAlign w:val="center"/>
            <w:hideMark/>
          </w:tcPr>
          <w:p w14:paraId="6358A1B5" w14:textId="69287826" w:rsidR="004359A4" w:rsidRPr="00D71476" w:rsidRDefault="004359A4" w:rsidP="004359A4">
            <w:pPr>
              <w:jc w:val="center"/>
              <w:rPr>
                <w:color w:val="000000"/>
                <w:sz w:val="20"/>
                <w:szCs w:val="20"/>
              </w:rPr>
            </w:pPr>
            <w:r w:rsidRPr="00D71476">
              <w:rPr>
                <w:color w:val="000000"/>
                <w:sz w:val="20"/>
                <w:szCs w:val="20"/>
              </w:rPr>
              <w:t>0.14</w:t>
            </w:r>
          </w:p>
        </w:tc>
        <w:tc>
          <w:tcPr>
            <w:tcW w:w="773" w:type="dxa"/>
            <w:tcBorders>
              <w:top w:val="nil"/>
              <w:left w:val="nil"/>
              <w:bottom w:val="nil"/>
              <w:right w:val="nil"/>
            </w:tcBorders>
            <w:shd w:val="clear" w:color="auto" w:fill="auto"/>
            <w:noWrap/>
            <w:vAlign w:val="center"/>
            <w:hideMark/>
          </w:tcPr>
          <w:p w14:paraId="5A4092FD" w14:textId="2DC7E140" w:rsidR="004359A4" w:rsidRPr="00D71476" w:rsidRDefault="004359A4" w:rsidP="004359A4">
            <w:pPr>
              <w:jc w:val="center"/>
              <w:rPr>
                <w:color w:val="000000"/>
                <w:sz w:val="20"/>
                <w:szCs w:val="20"/>
              </w:rPr>
            </w:pPr>
            <w:r w:rsidRPr="00D71476">
              <w:rPr>
                <w:color w:val="000000"/>
                <w:sz w:val="20"/>
                <w:szCs w:val="20"/>
              </w:rPr>
              <w:t>0.26</w:t>
            </w:r>
          </w:p>
        </w:tc>
      </w:tr>
      <w:tr w:rsidR="004359A4" w:rsidRPr="00D71476" w14:paraId="35444B46" w14:textId="77777777" w:rsidTr="003E3D78">
        <w:trPr>
          <w:trHeight w:val="320"/>
          <w:jc w:val="center"/>
        </w:trPr>
        <w:tc>
          <w:tcPr>
            <w:tcW w:w="1114" w:type="dxa"/>
            <w:tcBorders>
              <w:top w:val="nil"/>
              <w:left w:val="nil"/>
              <w:right w:val="nil"/>
            </w:tcBorders>
            <w:shd w:val="clear" w:color="auto" w:fill="auto"/>
            <w:noWrap/>
            <w:vAlign w:val="center"/>
            <w:hideMark/>
          </w:tcPr>
          <w:p w14:paraId="7FA6A6C6" w14:textId="77777777" w:rsidR="004359A4" w:rsidRPr="00D71476" w:rsidRDefault="004359A4" w:rsidP="004359A4">
            <w:pPr>
              <w:jc w:val="center"/>
              <w:rPr>
                <w:color w:val="000000"/>
                <w:sz w:val="20"/>
                <w:szCs w:val="20"/>
              </w:rPr>
            </w:pPr>
            <w:r w:rsidRPr="00D71476">
              <w:rPr>
                <w:color w:val="000000"/>
                <w:sz w:val="20"/>
                <w:szCs w:val="20"/>
              </w:rPr>
              <w:t>2014</w:t>
            </w:r>
          </w:p>
        </w:tc>
        <w:tc>
          <w:tcPr>
            <w:tcW w:w="902" w:type="dxa"/>
            <w:tcBorders>
              <w:top w:val="nil"/>
              <w:left w:val="nil"/>
              <w:right w:val="nil"/>
            </w:tcBorders>
            <w:shd w:val="clear" w:color="auto" w:fill="auto"/>
            <w:noWrap/>
            <w:vAlign w:val="center"/>
            <w:hideMark/>
          </w:tcPr>
          <w:p w14:paraId="3759096B" w14:textId="77777777" w:rsidR="004359A4" w:rsidRPr="00D71476" w:rsidRDefault="004359A4" w:rsidP="004359A4">
            <w:pPr>
              <w:jc w:val="center"/>
              <w:rPr>
                <w:color w:val="000000"/>
                <w:sz w:val="20"/>
                <w:szCs w:val="20"/>
              </w:rPr>
            </w:pPr>
            <w:r w:rsidRPr="00D71476">
              <w:rPr>
                <w:color w:val="000000"/>
                <w:sz w:val="20"/>
                <w:szCs w:val="20"/>
              </w:rPr>
              <w:t>73</w:t>
            </w:r>
          </w:p>
        </w:tc>
        <w:tc>
          <w:tcPr>
            <w:tcW w:w="946" w:type="dxa"/>
            <w:tcBorders>
              <w:top w:val="nil"/>
              <w:left w:val="nil"/>
              <w:right w:val="nil"/>
            </w:tcBorders>
            <w:shd w:val="clear" w:color="auto" w:fill="auto"/>
            <w:noWrap/>
            <w:vAlign w:val="center"/>
            <w:hideMark/>
          </w:tcPr>
          <w:p w14:paraId="6DCB21B7" w14:textId="77777777" w:rsidR="004359A4" w:rsidRPr="00D71476" w:rsidRDefault="004359A4" w:rsidP="004359A4">
            <w:pPr>
              <w:jc w:val="center"/>
              <w:rPr>
                <w:color w:val="000000"/>
                <w:sz w:val="20"/>
                <w:szCs w:val="20"/>
              </w:rPr>
            </w:pPr>
            <w:r w:rsidRPr="00D71476">
              <w:rPr>
                <w:color w:val="000000"/>
                <w:sz w:val="20"/>
                <w:szCs w:val="20"/>
              </w:rPr>
              <w:t>652</w:t>
            </w:r>
          </w:p>
        </w:tc>
        <w:tc>
          <w:tcPr>
            <w:tcW w:w="823" w:type="dxa"/>
            <w:tcBorders>
              <w:top w:val="nil"/>
              <w:left w:val="nil"/>
              <w:right w:val="nil"/>
            </w:tcBorders>
            <w:shd w:val="clear" w:color="auto" w:fill="auto"/>
            <w:noWrap/>
            <w:vAlign w:val="center"/>
            <w:hideMark/>
          </w:tcPr>
          <w:p w14:paraId="24D94D23" w14:textId="77777777" w:rsidR="004359A4" w:rsidRPr="00D71476" w:rsidRDefault="004359A4" w:rsidP="004359A4">
            <w:pPr>
              <w:jc w:val="center"/>
              <w:rPr>
                <w:color w:val="000000"/>
                <w:sz w:val="20"/>
                <w:szCs w:val="20"/>
              </w:rPr>
            </w:pPr>
            <w:r w:rsidRPr="00D71476">
              <w:rPr>
                <w:color w:val="000000"/>
                <w:sz w:val="20"/>
                <w:szCs w:val="20"/>
              </w:rPr>
              <w:t>386</w:t>
            </w:r>
          </w:p>
        </w:tc>
        <w:tc>
          <w:tcPr>
            <w:tcW w:w="823" w:type="dxa"/>
            <w:tcBorders>
              <w:top w:val="nil"/>
              <w:left w:val="nil"/>
              <w:right w:val="nil"/>
            </w:tcBorders>
            <w:shd w:val="clear" w:color="auto" w:fill="auto"/>
            <w:noWrap/>
            <w:vAlign w:val="center"/>
            <w:hideMark/>
          </w:tcPr>
          <w:p w14:paraId="3F7101AB" w14:textId="77777777" w:rsidR="004359A4" w:rsidRPr="00D71476" w:rsidRDefault="004359A4" w:rsidP="004359A4">
            <w:pPr>
              <w:jc w:val="center"/>
              <w:rPr>
                <w:color w:val="000000"/>
                <w:sz w:val="20"/>
                <w:szCs w:val="20"/>
              </w:rPr>
            </w:pPr>
            <w:r w:rsidRPr="00D71476">
              <w:rPr>
                <w:color w:val="000000"/>
                <w:sz w:val="20"/>
                <w:szCs w:val="20"/>
              </w:rPr>
              <w:t>266</w:t>
            </w:r>
          </w:p>
        </w:tc>
        <w:tc>
          <w:tcPr>
            <w:tcW w:w="1162" w:type="dxa"/>
            <w:tcBorders>
              <w:top w:val="nil"/>
              <w:left w:val="nil"/>
              <w:right w:val="nil"/>
            </w:tcBorders>
            <w:shd w:val="clear" w:color="auto" w:fill="auto"/>
            <w:noWrap/>
            <w:vAlign w:val="center"/>
            <w:hideMark/>
          </w:tcPr>
          <w:p w14:paraId="6D59E1AC" w14:textId="24DCAA23" w:rsidR="004359A4" w:rsidRPr="00D71476" w:rsidRDefault="004359A4" w:rsidP="004359A4">
            <w:pPr>
              <w:jc w:val="center"/>
              <w:rPr>
                <w:color w:val="000000"/>
                <w:sz w:val="20"/>
                <w:szCs w:val="20"/>
              </w:rPr>
            </w:pPr>
            <w:r w:rsidRPr="00D71476">
              <w:rPr>
                <w:color w:val="000000"/>
                <w:sz w:val="20"/>
                <w:szCs w:val="20"/>
              </w:rPr>
              <w:t>0.11</w:t>
            </w:r>
          </w:p>
        </w:tc>
        <w:tc>
          <w:tcPr>
            <w:tcW w:w="924" w:type="dxa"/>
            <w:tcBorders>
              <w:top w:val="nil"/>
              <w:left w:val="nil"/>
              <w:right w:val="nil"/>
            </w:tcBorders>
            <w:shd w:val="clear" w:color="auto" w:fill="auto"/>
            <w:noWrap/>
            <w:vAlign w:val="center"/>
            <w:hideMark/>
          </w:tcPr>
          <w:p w14:paraId="2C337A8C" w14:textId="50BD8E9F" w:rsidR="004359A4" w:rsidRPr="00D71476" w:rsidRDefault="004359A4" w:rsidP="004359A4">
            <w:pPr>
              <w:jc w:val="center"/>
              <w:rPr>
                <w:color w:val="000000"/>
                <w:sz w:val="20"/>
                <w:szCs w:val="20"/>
              </w:rPr>
            </w:pPr>
            <w:r w:rsidRPr="00D71476">
              <w:rPr>
                <w:color w:val="000000"/>
                <w:sz w:val="20"/>
                <w:szCs w:val="20"/>
              </w:rPr>
              <w:t>0.08</w:t>
            </w:r>
          </w:p>
        </w:tc>
        <w:tc>
          <w:tcPr>
            <w:tcW w:w="773" w:type="dxa"/>
            <w:tcBorders>
              <w:top w:val="nil"/>
              <w:left w:val="nil"/>
              <w:right w:val="nil"/>
            </w:tcBorders>
            <w:shd w:val="clear" w:color="auto" w:fill="auto"/>
            <w:noWrap/>
            <w:vAlign w:val="center"/>
            <w:hideMark/>
          </w:tcPr>
          <w:p w14:paraId="4DF11876" w14:textId="308D4B1A" w:rsidR="004359A4" w:rsidRPr="00D71476" w:rsidRDefault="004359A4" w:rsidP="004359A4">
            <w:pPr>
              <w:jc w:val="center"/>
              <w:rPr>
                <w:color w:val="000000"/>
                <w:sz w:val="20"/>
                <w:szCs w:val="20"/>
              </w:rPr>
            </w:pPr>
            <w:r w:rsidRPr="00D71476">
              <w:rPr>
                <w:color w:val="000000"/>
                <w:sz w:val="20"/>
                <w:szCs w:val="20"/>
              </w:rPr>
              <w:t>0.11</w:t>
            </w:r>
          </w:p>
        </w:tc>
      </w:tr>
      <w:tr w:rsidR="004359A4" w:rsidRPr="00D71476" w14:paraId="1376E409" w14:textId="77777777" w:rsidTr="003E3D78">
        <w:trPr>
          <w:trHeight w:val="320"/>
          <w:jc w:val="center"/>
        </w:trPr>
        <w:tc>
          <w:tcPr>
            <w:tcW w:w="1114" w:type="dxa"/>
            <w:tcBorders>
              <w:top w:val="nil"/>
              <w:left w:val="nil"/>
              <w:bottom w:val="single" w:sz="4" w:space="0" w:color="auto"/>
              <w:right w:val="nil"/>
            </w:tcBorders>
            <w:shd w:val="clear" w:color="auto" w:fill="auto"/>
            <w:noWrap/>
            <w:vAlign w:val="center"/>
            <w:hideMark/>
          </w:tcPr>
          <w:p w14:paraId="18087F32" w14:textId="77777777" w:rsidR="004359A4" w:rsidRPr="00D71476" w:rsidRDefault="004359A4" w:rsidP="004359A4">
            <w:pPr>
              <w:jc w:val="center"/>
              <w:rPr>
                <w:color w:val="000000"/>
                <w:sz w:val="20"/>
                <w:szCs w:val="20"/>
              </w:rPr>
            </w:pPr>
            <w:r w:rsidRPr="00D71476">
              <w:rPr>
                <w:color w:val="000000"/>
                <w:sz w:val="20"/>
                <w:szCs w:val="20"/>
              </w:rPr>
              <w:t>2015*</w:t>
            </w:r>
          </w:p>
        </w:tc>
        <w:tc>
          <w:tcPr>
            <w:tcW w:w="902" w:type="dxa"/>
            <w:tcBorders>
              <w:top w:val="nil"/>
              <w:left w:val="nil"/>
              <w:bottom w:val="single" w:sz="4" w:space="0" w:color="auto"/>
              <w:right w:val="nil"/>
            </w:tcBorders>
            <w:shd w:val="clear" w:color="auto" w:fill="auto"/>
            <w:noWrap/>
            <w:vAlign w:val="center"/>
            <w:hideMark/>
          </w:tcPr>
          <w:p w14:paraId="19044E93" w14:textId="77777777" w:rsidR="004359A4" w:rsidRPr="00D71476" w:rsidRDefault="004359A4" w:rsidP="004359A4">
            <w:pPr>
              <w:jc w:val="center"/>
              <w:rPr>
                <w:color w:val="000000"/>
                <w:sz w:val="20"/>
                <w:szCs w:val="20"/>
              </w:rPr>
            </w:pPr>
            <w:r w:rsidRPr="00D71476">
              <w:rPr>
                <w:color w:val="000000"/>
                <w:sz w:val="20"/>
                <w:szCs w:val="20"/>
              </w:rPr>
              <w:t>69</w:t>
            </w:r>
          </w:p>
        </w:tc>
        <w:tc>
          <w:tcPr>
            <w:tcW w:w="946" w:type="dxa"/>
            <w:tcBorders>
              <w:top w:val="nil"/>
              <w:left w:val="nil"/>
              <w:bottom w:val="single" w:sz="4" w:space="0" w:color="auto"/>
              <w:right w:val="nil"/>
            </w:tcBorders>
            <w:shd w:val="clear" w:color="auto" w:fill="auto"/>
            <w:noWrap/>
            <w:vAlign w:val="center"/>
            <w:hideMark/>
          </w:tcPr>
          <w:p w14:paraId="554713B9" w14:textId="77777777" w:rsidR="004359A4" w:rsidRPr="00D71476" w:rsidRDefault="004359A4" w:rsidP="004359A4">
            <w:pPr>
              <w:jc w:val="center"/>
              <w:rPr>
                <w:color w:val="000000"/>
                <w:sz w:val="20"/>
                <w:szCs w:val="20"/>
              </w:rPr>
            </w:pPr>
            <w:r w:rsidRPr="00D71476">
              <w:rPr>
                <w:color w:val="000000"/>
                <w:sz w:val="20"/>
                <w:szCs w:val="20"/>
              </w:rPr>
              <w:t>754</w:t>
            </w:r>
          </w:p>
        </w:tc>
        <w:tc>
          <w:tcPr>
            <w:tcW w:w="823" w:type="dxa"/>
            <w:tcBorders>
              <w:top w:val="nil"/>
              <w:left w:val="nil"/>
              <w:bottom w:val="single" w:sz="4" w:space="0" w:color="auto"/>
              <w:right w:val="nil"/>
            </w:tcBorders>
            <w:shd w:val="clear" w:color="auto" w:fill="auto"/>
            <w:noWrap/>
            <w:vAlign w:val="center"/>
            <w:hideMark/>
          </w:tcPr>
          <w:p w14:paraId="22CC947F" w14:textId="77777777" w:rsidR="004359A4" w:rsidRPr="00D71476" w:rsidRDefault="004359A4" w:rsidP="004359A4">
            <w:pPr>
              <w:jc w:val="center"/>
              <w:rPr>
                <w:color w:val="000000"/>
                <w:sz w:val="20"/>
                <w:szCs w:val="20"/>
              </w:rPr>
            </w:pPr>
            <w:r w:rsidRPr="00D71476">
              <w:rPr>
                <w:color w:val="000000"/>
                <w:sz w:val="20"/>
                <w:szCs w:val="20"/>
              </w:rPr>
              <w:t>465</w:t>
            </w:r>
          </w:p>
        </w:tc>
        <w:tc>
          <w:tcPr>
            <w:tcW w:w="823" w:type="dxa"/>
            <w:tcBorders>
              <w:top w:val="nil"/>
              <w:left w:val="nil"/>
              <w:bottom w:val="single" w:sz="4" w:space="0" w:color="auto"/>
              <w:right w:val="nil"/>
            </w:tcBorders>
            <w:shd w:val="clear" w:color="auto" w:fill="auto"/>
            <w:noWrap/>
            <w:vAlign w:val="center"/>
            <w:hideMark/>
          </w:tcPr>
          <w:p w14:paraId="1D69A262" w14:textId="77777777" w:rsidR="004359A4" w:rsidRPr="00D71476" w:rsidRDefault="004359A4" w:rsidP="004359A4">
            <w:pPr>
              <w:jc w:val="center"/>
              <w:rPr>
                <w:color w:val="000000"/>
                <w:sz w:val="20"/>
                <w:szCs w:val="20"/>
              </w:rPr>
            </w:pPr>
            <w:r w:rsidRPr="00D71476">
              <w:rPr>
                <w:color w:val="000000"/>
                <w:sz w:val="20"/>
                <w:szCs w:val="20"/>
              </w:rPr>
              <w:t>289</w:t>
            </w:r>
          </w:p>
        </w:tc>
        <w:tc>
          <w:tcPr>
            <w:tcW w:w="1162" w:type="dxa"/>
            <w:tcBorders>
              <w:top w:val="nil"/>
              <w:left w:val="nil"/>
              <w:bottom w:val="single" w:sz="4" w:space="0" w:color="auto"/>
              <w:right w:val="nil"/>
            </w:tcBorders>
            <w:shd w:val="clear" w:color="auto" w:fill="auto"/>
            <w:noWrap/>
            <w:vAlign w:val="center"/>
            <w:hideMark/>
          </w:tcPr>
          <w:p w14:paraId="78873FB2" w14:textId="50F2C6E6" w:rsidR="004359A4" w:rsidRPr="00D71476" w:rsidRDefault="004359A4" w:rsidP="004359A4">
            <w:pPr>
              <w:jc w:val="center"/>
              <w:rPr>
                <w:color w:val="000000"/>
                <w:sz w:val="20"/>
                <w:szCs w:val="20"/>
              </w:rPr>
            </w:pPr>
            <w:r w:rsidRPr="00D71476">
              <w:rPr>
                <w:color w:val="000000"/>
                <w:sz w:val="20"/>
                <w:szCs w:val="20"/>
              </w:rPr>
              <w:t>0.09</w:t>
            </w:r>
          </w:p>
        </w:tc>
        <w:tc>
          <w:tcPr>
            <w:tcW w:w="924" w:type="dxa"/>
            <w:tcBorders>
              <w:top w:val="nil"/>
              <w:left w:val="nil"/>
              <w:bottom w:val="single" w:sz="4" w:space="0" w:color="auto"/>
              <w:right w:val="nil"/>
            </w:tcBorders>
            <w:shd w:val="clear" w:color="auto" w:fill="auto"/>
            <w:noWrap/>
            <w:vAlign w:val="center"/>
            <w:hideMark/>
          </w:tcPr>
          <w:p w14:paraId="77A39568" w14:textId="059F5D0F" w:rsidR="004359A4" w:rsidRPr="00D71476" w:rsidRDefault="004359A4" w:rsidP="004359A4">
            <w:pPr>
              <w:jc w:val="center"/>
              <w:rPr>
                <w:color w:val="000000"/>
                <w:sz w:val="20"/>
                <w:szCs w:val="20"/>
              </w:rPr>
            </w:pPr>
            <w:r w:rsidRPr="00D71476">
              <w:rPr>
                <w:color w:val="000000"/>
                <w:sz w:val="20"/>
                <w:szCs w:val="20"/>
              </w:rPr>
              <w:t>0.06</w:t>
            </w:r>
          </w:p>
        </w:tc>
        <w:tc>
          <w:tcPr>
            <w:tcW w:w="773" w:type="dxa"/>
            <w:tcBorders>
              <w:top w:val="nil"/>
              <w:left w:val="nil"/>
              <w:bottom w:val="single" w:sz="4" w:space="0" w:color="auto"/>
              <w:right w:val="nil"/>
            </w:tcBorders>
            <w:shd w:val="clear" w:color="auto" w:fill="auto"/>
            <w:noWrap/>
            <w:vAlign w:val="center"/>
            <w:hideMark/>
          </w:tcPr>
          <w:p w14:paraId="59A7BFD3" w14:textId="1AAF97A7" w:rsidR="004359A4" w:rsidRPr="00D71476" w:rsidRDefault="004359A4" w:rsidP="004359A4">
            <w:pPr>
              <w:jc w:val="center"/>
              <w:rPr>
                <w:color w:val="000000"/>
                <w:sz w:val="20"/>
                <w:szCs w:val="20"/>
              </w:rPr>
            </w:pPr>
            <w:r w:rsidRPr="00D71476">
              <w:rPr>
                <w:color w:val="000000"/>
                <w:sz w:val="20"/>
                <w:szCs w:val="20"/>
              </w:rPr>
              <w:t>0.12</w:t>
            </w:r>
          </w:p>
        </w:tc>
      </w:tr>
    </w:tbl>
    <w:p w14:paraId="4A95C11B" w14:textId="39A2B8BF" w:rsidR="004359A4" w:rsidRDefault="0071182D" w:rsidP="0071182D">
      <w:pPr>
        <w:ind w:left="1260" w:right="1170"/>
        <w:rPr>
          <w:rStyle w:val="Emphasis"/>
          <w:color w:val="333333"/>
          <w:sz w:val="20"/>
          <w:szCs w:val="20"/>
          <w:shd w:val="clear" w:color="auto" w:fill="FFFFFF"/>
        </w:rPr>
      </w:pPr>
      <w:r w:rsidRPr="00D71476">
        <w:rPr>
          <w:rStyle w:val="Strong"/>
          <w:color w:val="333333"/>
          <w:sz w:val="20"/>
          <w:szCs w:val="20"/>
          <w:shd w:val="clear" w:color="auto" w:fill="FFFFFF"/>
        </w:rPr>
        <w:t>Table 7:</w:t>
      </w:r>
      <w:r w:rsidRPr="00D71476">
        <w:rPr>
          <w:color w:val="333333"/>
          <w:sz w:val="20"/>
          <w:szCs w:val="20"/>
          <w:shd w:val="clear" w:color="auto" w:fill="FFFFFF"/>
        </w:rPr>
        <w:t> </w:t>
      </w:r>
      <w:commentRangeStart w:id="41"/>
      <w:r w:rsidRPr="00D71476">
        <w:rPr>
          <w:color w:val="333333"/>
          <w:sz w:val="20"/>
          <w:szCs w:val="20"/>
          <w:shd w:val="clear" w:color="auto" w:fill="FFFFFF"/>
        </w:rPr>
        <w:t>Cohort Replacement Rate (</w:t>
      </w:r>
      <w:proofErr w:type="spellStart"/>
      <w:r w:rsidRPr="00D71476">
        <w:rPr>
          <w:color w:val="333333"/>
          <w:sz w:val="20"/>
          <w:szCs w:val="20"/>
          <w:shd w:val="clear" w:color="auto" w:fill="FFFFFF"/>
        </w:rPr>
        <w:t>CRR</w:t>
      </w:r>
      <w:r w:rsidR="005D1256">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w:t>
      </w:r>
      <w:commentRangeEnd w:id="41"/>
      <w:r w:rsidR="008C662F">
        <w:rPr>
          <w:rStyle w:val="CommentReference"/>
        </w:rPr>
        <w:commentReference w:id="41"/>
      </w:r>
      <w:r w:rsidRPr="00D71476">
        <w:rPr>
          <w:color w:val="333333"/>
          <w:sz w:val="20"/>
          <w:szCs w:val="20"/>
          <w:shd w:val="clear" w:color="auto" w:fill="FFFFFF"/>
        </w:rPr>
        <w:t xml:space="preserve">per parent year. </w:t>
      </w:r>
      <w:proofErr w:type="spellStart"/>
      <w:r w:rsidRPr="00D71476">
        <w:rPr>
          <w:color w:val="333333"/>
          <w:sz w:val="20"/>
          <w:szCs w:val="20"/>
          <w:shd w:val="clear" w:color="auto" w:fill="FFFFFF"/>
        </w:rPr>
        <w:t>CRR</w:t>
      </w:r>
      <w:r w:rsidR="005D1256">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is defined as the number of spawners produced by a spawner estimated as number offspring successfully assigned to at least one parent in a given year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offspring</w:t>
      </w:r>
      <w:proofErr w:type="spellEnd"/>
      <w:r w:rsidRPr="00D71476">
        <w:rPr>
          <w:color w:val="333333"/>
          <w:sz w:val="20"/>
          <w:szCs w:val="20"/>
          <w:shd w:val="clear" w:color="auto" w:fill="FFFFFF"/>
        </w:rPr>
        <w:t>), divided by the number of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Pr="00D71476">
        <w:rPr>
          <w:color w:val="333333"/>
          <w:sz w:val="20"/>
          <w:szCs w:val="20"/>
          <w:shd w:val="clear" w:color="auto" w:fill="FFFFFF"/>
        </w:rPr>
        <w:t>) in that year. We also present CRR</w:t>
      </w:r>
      <w:r w:rsidRPr="00D71476">
        <w:rPr>
          <w:color w:val="333333"/>
          <w:sz w:val="20"/>
          <w:szCs w:val="20"/>
          <w:shd w:val="clear" w:color="auto" w:fill="FFFFFF"/>
          <w:vertAlign w:val="subscript"/>
        </w:rPr>
        <w:t>F</w:t>
      </w:r>
      <w:r w:rsidRPr="00D71476">
        <w:rPr>
          <w:color w:val="333333"/>
          <w:sz w:val="20"/>
          <w:szCs w:val="20"/>
          <w:shd w:val="clear" w:color="auto" w:fill="FFFFFF"/>
        </w:rPr>
        <w:t>: the number female offspring successfully assigned to at least one female parent in a given year, divided by the number of female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00A15E5C">
        <w:rPr>
          <w:color w:val="333333"/>
          <w:sz w:val="20"/>
          <w:szCs w:val="20"/>
          <w:shd w:val="clear" w:color="auto" w:fill="FFFFFF"/>
          <w:vertAlign w:val="subscript"/>
        </w:rPr>
        <w:t xml:space="preserve"> female</w:t>
      </w:r>
      <w:r w:rsidRPr="00D71476">
        <w:rPr>
          <w:color w:val="333333"/>
          <w:sz w:val="20"/>
          <w:szCs w:val="20"/>
          <w:shd w:val="clear" w:color="auto" w:fill="FFFFFF"/>
        </w:rPr>
        <w:t>) in that year. CRR</w:t>
      </w:r>
      <w:r w:rsidRPr="00D71476">
        <w:rPr>
          <w:color w:val="333333"/>
          <w:sz w:val="20"/>
          <w:szCs w:val="20"/>
          <w:shd w:val="clear" w:color="auto" w:fill="FFFFFF"/>
          <w:vertAlign w:val="subscript"/>
        </w:rPr>
        <w:t>M</w:t>
      </w:r>
      <w:r w:rsidRPr="00D71476">
        <w:rPr>
          <w:color w:val="333333"/>
          <w:sz w:val="20"/>
          <w:szCs w:val="20"/>
          <w:shd w:val="clear" w:color="auto" w:fill="FFFFFF"/>
        </w:rPr>
        <w:t xml:space="preserve"> is the equivalent value for males.</w:t>
      </w:r>
      <w:r w:rsidRPr="00D71476">
        <w:rPr>
          <w:color w:val="333333"/>
          <w:sz w:val="20"/>
          <w:szCs w:val="20"/>
        </w:rPr>
        <w:br/>
      </w:r>
      <w:r w:rsidRPr="00D71476">
        <w:rPr>
          <w:rStyle w:val="Emphasis"/>
          <w:color w:val="333333"/>
          <w:sz w:val="20"/>
          <w:szCs w:val="20"/>
          <w:shd w:val="clear" w:color="auto" w:fill="FFFFFF"/>
        </w:rPr>
        <w:t>* Note that 2015 estimates do not include potential year 6 offspring. However we expect these offspring to contribute very little to TLF (~2%)</w:t>
      </w:r>
    </w:p>
    <w:p w14:paraId="6196D153" w14:textId="730B7F63" w:rsidR="00C909E4" w:rsidRPr="00C909E4" w:rsidRDefault="00C909E4" w:rsidP="0071182D">
      <w:pPr>
        <w:ind w:left="1260" w:right="1170"/>
        <w:rPr>
          <w:sz w:val="20"/>
          <w:szCs w:val="20"/>
        </w:rPr>
      </w:pPr>
      <w:r>
        <w:rPr>
          <w:rStyle w:val="Strong"/>
          <w:color w:val="333333"/>
          <w:sz w:val="20"/>
          <w:szCs w:val="20"/>
          <w:shd w:val="clear" w:color="auto" w:fill="FFFFFF"/>
        </w:rPr>
        <w:t xml:space="preserve">** </w:t>
      </w:r>
      <w:r>
        <w:rPr>
          <w:rStyle w:val="Strong"/>
          <w:b w:val="0"/>
          <w:bCs w:val="0"/>
          <w:color w:val="333333"/>
          <w:sz w:val="20"/>
          <w:szCs w:val="20"/>
          <w:shd w:val="clear" w:color="auto" w:fill="FFFFFF"/>
        </w:rPr>
        <w:t>Previous reports present CRR</w:t>
      </w:r>
      <w:r>
        <w:rPr>
          <w:rStyle w:val="Strong"/>
          <w:b w:val="0"/>
          <w:bCs w:val="0"/>
          <w:color w:val="333333"/>
          <w:sz w:val="20"/>
          <w:szCs w:val="20"/>
          <w:shd w:val="clear" w:color="auto" w:fill="FFFFFF"/>
          <w:vertAlign w:val="subscript"/>
        </w:rPr>
        <w:t>F</w:t>
      </w:r>
      <w:r>
        <w:rPr>
          <w:rStyle w:val="Strong"/>
          <w:b w:val="0"/>
          <w:bCs w:val="0"/>
          <w:color w:val="333333"/>
          <w:sz w:val="20"/>
          <w:szCs w:val="20"/>
          <w:shd w:val="clear" w:color="auto" w:fill="FFFFFF"/>
        </w:rPr>
        <w:t xml:space="preserve"> as </w:t>
      </w:r>
      <w:r w:rsidR="005D1256">
        <w:rPr>
          <w:rStyle w:val="Strong"/>
          <w:b w:val="0"/>
          <w:bCs w:val="0"/>
          <w:color w:val="333333"/>
          <w:sz w:val="20"/>
          <w:szCs w:val="20"/>
          <w:shd w:val="clear" w:color="auto" w:fill="FFFFFF"/>
        </w:rPr>
        <w:t>“</w:t>
      </w:r>
      <w:r>
        <w:rPr>
          <w:rStyle w:val="Strong"/>
          <w:b w:val="0"/>
          <w:bCs w:val="0"/>
          <w:color w:val="333333"/>
          <w:sz w:val="20"/>
          <w:szCs w:val="20"/>
          <w:shd w:val="clear" w:color="auto" w:fill="FFFFFF"/>
        </w:rPr>
        <w:t>CRR</w:t>
      </w:r>
      <w:r w:rsidR="005D1256">
        <w:rPr>
          <w:rStyle w:val="Strong"/>
          <w:b w:val="0"/>
          <w:bCs w:val="0"/>
          <w:color w:val="333333"/>
          <w:sz w:val="20"/>
          <w:szCs w:val="20"/>
          <w:shd w:val="clear" w:color="auto" w:fill="FFFFFF"/>
        </w:rPr>
        <w:t>”</w:t>
      </w:r>
      <w:r>
        <w:rPr>
          <w:rStyle w:val="Strong"/>
          <w:b w:val="0"/>
          <w:bCs w:val="0"/>
          <w:color w:val="333333"/>
          <w:sz w:val="20"/>
          <w:szCs w:val="20"/>
          <w:shd w:val="clear" w:color="auto" w:fill="FFFFFF"/>
        </w:rPr>
        <w:t xml:space="preserve">. </w:t>
      </w:r>
    </w:p>
    <w:p w14:paraId="517F0403" w14:textId="77777777" w:rsidR="00D92125" w:rsidRPr="00D71476" w:rsidRDefault="00D92125" w:rsidP="00D92125">
      <w:pPr>
        <w:spacing w:line="360" w:lineRule="auto"/>
        <w:rPr>
          <w:i/>
          <w:iCs/>
        </w:rPr>
      </w:pPr>
    </w:p>
    <w:p w14:paraId="10C9CA56" w14:textId="2E590608" w:rsidR="00D92125" w:rsidRPr="00D71476" w:rsidRDefault="00D92125" w:rsidP="00D92125">
      <w:pPr>
        <w:spacing w:line="360" w:lineRule="auto"/>
        <w:rPr>
          <w:i/>
          <w:iCs/>
        </w:rPr>
      </w:pPr>
      <w:r w:rsidRPr="00D71476">
        <w:rPr>
          <w:i/>
          <w:iCs/>
        </w:rPr>
        <w:t>Effective Number of Breeders</w:t>
      </w:r>
    </w:p>
    <w:p w14:paraId="189E0AB5" w14:textId="4ECF5106" w:rsidR="00EF621B" w:rsidRPr="0029245D" w:rsidRDefault="00C5137D" w:rsidP="00C5137D">
      <w:pPr>
        <w:spacing w:line="360" w:lineRule="auto"/>
        <w:ind w:firstLine="720"/>
      </w:pPr>
      <w:r>
        <w:t>The effective number of breeders (</w:t>
      </w:r>
      <w:r w:rsidRPr="00811F41">
        <w:rPr>
          <w:i/>
          <w:iCs/>
        </w:rPr>
        <w:t>N</w:t>
      </w:r>
      <w:r w:rsidRPr="00811F41">
        <w:rPr>
          <w:i/>
          <w:iCs/>
          <w:vertAlign w:val="subscript"/>
        </w:rPr>
        <w:t>b</w:t>
      </w:r>
      <w:r>
        <w:t xml:space="preserve">), ranged from 139.8 to 368.8 (Table 8), indicating that there is likely sufficient genetic diversity within a cohort to avoid inbreeding depression. </w:t>
      </w:r>
      <w:commentRangeStart w:id="42"/>
      <w:r w:rsidR="00EF621B">
        <w:t xml:space="preserve">The relationship between </w:t>
      </w:r>
      <w:r w:rsidR="00EF621B" w:rsidRPr="00811F41">
        <w:rPr>
          <w:i/>
          <w:iCs/>
        </w:rPr>
        <w:t>N</w:t>
      </w:r>
      <w:r w:rsidR="00EF621B" w:rsidRPr="00811F41">
        <w:rPr>
          <w:i/>
          <w:iCs/>
          <w:vertAlign w:val="subscript"/>
        </w:rPr>
        <w:t>b</w:t>
      </w:r>
      <w:r w:rsidR="00EF621B">
        <w:t xml:space="preserve"> and the number of successful parents in our pedigree is influenced by the genetic characteristics of the parental cohorts, the completeness of our sampling and the accuracy of our inferred pedigrees. </w:t>
      </w:r>
      <w:r w:rsidR="00EF621B" w:rsidRPr="00811F41">
        <w:t xml:space="preserve">An </w:t>
      </w:r>
      <w:r w:rsidR="00EF621B" w:rsidRPr="00811F41">
        <w:rPr>
          <w:i/>
          <w:iCs/>
        </w:rPr>
        <w:t>N</w:t>
      </w:r>
      <w:r w:rsidR="00EF621B" w:rsidRPr="00811F41">
        <w:rPr>
          <w:i/>
          <w:iCs/>
          <w:vertAlign w:val="subscript"/>
        </w:rPr>
        <w:t>b</w:t>
      </w:r>
      <w:r w:rsidR="00EF621B" w:rsidRPr="00811F41">
        <w:t xml:space="preserve"> estimate </w:t>
      </w:r>
      <w:r w:rsidR="00EF621B">
        <w:t xml:space="preserve">much </w:t>
      </w:r>
      <w:r w:rsidR="00EF621B" w:rsidRPr="00811F41">
        <w:t>greater than the number of successful parents in the pedigree may be due to disassortative mating, unsampled parents</w:t>
      </w:r>
      <w:r w:rsidR="00EF621B">
        <w:t>,</w:t>
      </w:r>
      <w:r w:rsidR="00EF621B" w:rsidRPr="00811F41">
        <w:t xml:space="preserve"> or </w:t>
      </w:r>
      <w:proofErr w:type="spellStart"/>
      <w:r w:rsidR="00EF621B" w:rsidRPr="00811F41">
        <w:t>underassignment</w:t>
      </w:r>
      <w:proofErr w:type="spellEnd"/>
      <w:r w:rsidR="00EF621B" w:rsidRPr="00811F41">
        <w:t xml:space="preserve"> of offspring to parents (e.g. offspring assigns </w:t>
      </w:r>
      <w:r w:rsidR="0018163C">
        <w:t>does not assign to a parent</w:t>
      </w:r>
      <w:r w:rsidR="00EF621B" w:rsidRPr="00811F41">
        <w:t xml:space="preserve"> because the parent was not sampled or </w:t>
      </w:r>
      <w:r w:rsidR="0018163C">
        <w:t xml:space="preserve">was </w:t>
      </w:r>
      <w:r w:rsidR="00EF621B" w:rsidRPr="00811F41">
        <w:t xml:space="preserve">incorrectly </w:t>
      </w:r>
      <w:r w:rsidR="00EF621B">
        <w:t>excluded</w:t>
      </w:r>
      <w:r w:rsidR="00EF621B" w:rsidRPr="00811F41">
        <w:t xml:space="preserve"> during assignment).</w:t>
      </w:r>
      <w:r w:rsidR="00EF621B">
        <w:t xml:space="preserve"> In contrast, </w:t>
      </w:r>
      <w:r w:rsidR="00EF621B">
        <w:rPr>
          <w:color w:val="000000" w:themeColor="text1"/>
        </w:rPr>
        <w:t>a</w:t>
      </w:r>
      <w:r w:rsidR="00EF621B" w:rsidRPr="00811F41">
        <w:rPr>
          <w:color w:val="000000" w:themeColor="text1"/>
        </w:rPr>
        <w:t xml:space="preserve">n </w:t>
      </w:r>
      <w:r w:rsidR="00EF621B" w:rsidRPr="00811F41">
        <w:rPr>
          <w:i/>
          <w:iCs/>
          <w:color w:val="000000" w:themeColor="text1"/>
        </w:rPr>
        <w:t>N</w:t>
      </w:r>
      <w:r w:rsidR="00EF621B" w:rsidRPr="00811F41">
        <w:rPr>
          <w:i/>
          <w:iCs/>
          <w:color w:val="000000" w:themeColor="text1"/>
          <w:vertAlign w:val="subscript"/>
        </w:rPr>
        <w:t>b</w:t>
      </w:r>
      <w:r w:rsidR="00EF621B" w:rsidRPr="00811F41">
        <w:rPr>
          <w:color w:val="000000" w:themeColor="text1"/>
        </w:rPr>
        <w:t xml:space="preserve"> estimate </w:t>
      </w:r>
      <w:r w:rsidR="00EF621B">
        <w:rPr>
          <w:color w:val="000000" w:themeColor="text1"/>
        </w:rPr>
        <w:t xml:space="preserve">much </w:t>
      </w:r>
      <w:r w:rsidR="00EF621B" w:rsidRPr="00811F41">
        <w:rPr>
          <w:color w:val="000000" w:themeColor="text1"/>
        </w:rPr>
        <w:t xml:space="preserve">less than the number of successful parents in the estimated pedigree may be due to unbalanced sex ratios, fluctuations in </w:t>
      </w:r>
      <w:r w:rsidR="00EF621B" w:rsidRPr="00811F41">
        <w:rPr>
          <w:i/>
          <w:color w:val="000000" w:themeColor="text1"/>
        </w:rPr>
        <w:t>N</w:t>
      </w:r>
      <w:r w:rsidR="00EF621B" w:rsidRPr="00811F41">
        <w:rPr>
          <w:i/>
          <w:color w:val="000000" w:themeColor="text1"/>
          <w:vertAlign w:val="subscript"/>
        </w:rPr>
        <w:t>b</w:t>
      </w:r>
      <w:r w:rsidR="00EF621B" w:rsidRPr="00811F41">
        <w:rPr>
          <w:color w:val="000000" w:themeColor="text1"/>
        </w:rPr>
        <w:t xml:space="preserve"> over time, assortative mating, or spurious assignments of offspring to parents.</w:t>
      </w:r>
      <w:commentRangeEnd w:id="42"/>
      <w:r w:rsidR="0029245D">
        <w:rPr>
          <w:rStyle w:val="CommentReference"/>
        </w:rPr>
        <w:commentReference w:id="42"/>
      </w:r>
      <w:r w:rsidR="00EF621B">
        <w:rPr>
          <w:color w:val="000000" w:themeColor="text1"/>
        </w:rPr>
        <w:t xml:space="preserve"> </w:t>
      </w:r>
      <w:r w:rsidR="00EF621B" w:rsidRPr="00EF621B">
        <w:rPr>
          <w:i/>
          <w:iCs/>
          <w:color w:val="000000" w:themeColor="text1"/>
        </w:rPr>
        <w:t>N</w:t>
      </w:r>
      <w:r w:rsidR="00EF621B" w:rsidRPr="00EF621B">
        <w:rPr>
          <w:i/>
          <w:iCs/>
          <w:color w:val="000000" w:themeColor="text1"/>
          <w:vertAlign w:val="subscript"/>
        </w:rPr>
        <w:t>b</w:t>
      </w:r>
      <w:r w:rsidR="00EF621B">
        <w:rPr>
          <w:color w:val="000000" w:themeColor="text1"/>
        </w:rPr>
        <w:t xml:space="preserve"> and the ratio between </w:t>
      </w:r>
      <w:r w:rsidR="00EF621B" w:rsidRPr="00EF621B">
        <w:rPr>
          <w:i/>
          <w:iCs/>
          <w:color w:val="000000" w:themeColor="text1"/>
        </w:rPr>
        <w:t>N</w:t>
      </w:r>
      <w:r w:rsidR="00EF621B" w:rsidRPr="00EF621B">
        <w:rPr>
          <w:i/>
          <w:iCs/>
          <w:color w:val="000000" w:themeColor="text1"/>
          <w:vertAlign w:val="subscript"/>
        </w:rPr>
        <w:t>b</w:t>
      </w:r>
      <w:r w:rsidR="00EF621B">
        <w:rPr>
          <w:i/>
          <w:iCs/>
        </w:rPr>
        <w:t xml:space="preserve"> </w:t>
      </w:r>
      <w:r w:rsidR="00EF621B">
        <w:t>and the number of successful parents in our pedigree for each parent cohort is presented in table 8. The ratio was substantially greater than one (1.5x) in four of the nine years that we considered</w:t>
      </w:r>
      <w:r w:rsidR="0029245D">
        <w:t xml:space="preserve">, however </w:t>
      </w:r>
      <w:r w:rsidR="000F316F">
        <w:t xml:space="preserve">estimates of </w:t>
      </w:r>
      <w:r w:rsidR="000F316F" w:rsidRPr="000F316F">
        <w:rPr>
          <w:i/>
          <w:iCs/>
        </w:rPr>
        <w:t>N</w:t>
      </w:r>
      <w:r w:rsidR="000F316F" w:rsidRPr="000F316F">
        <w:rPr>
          <w:i/>
          <w:iCs/>
          <w:vertAlign w:val="subscript"/>
        </w:rPr>
        <w:t>b</w:t>
      </w:r>
      <w:r w:rsidR="000F316F" w:rsidRPr="000F316F">
        <w:rPr>
          <w:vertAlign w:val="subscript"/>
        </w:rPr>
        <w:t xml:space="preserve"> </w:t>
      </w:r>
      <w:r w:rsidR="000F316F">
        <w:t xml:space="preserve">in these years were associated with smaller datasets </w:t>
      </w:r>
      <w:r w:rsidR="000F316F" w:rsidRPr="000F316F">
        <w:t>(</w:t>
      </w:r>
      <w:proofErr w:type="spellStart"/>
      <w:r w:rsidR="000F316F" w:rsidRPr="000F316F">
        <w:rPr>
          <w:i/>
          <w:iCs/>
          <w:color w:val="000000"/>
        </w:rPr>
        <w:t>n</w:t>
      </w:r>
      <w:r w:rsidR="000F316F" w:rsidRPr="000F316F">
        <w:rPr>
          <w:i/>
          <w:iCs/>
          <w:color w:val="000000"/>
          <w:vertAlign w:val="subscript"/>
        </w:rPr>
        <w:t>offspring</w:t>
      </w:r>
      <w:proofErr w:type="spellEnd"/>
      <w:r w:rsidR="000F316F" w:rsidRPr="000F316F">
        <w:rPr>
          <w:color w:val="000000"/>
        </w:rPr>
        <w:t>) and lar</w:t>
      </w:r>
      <w:r w:rsidR="000F316F">
        <w:rPr>
          <w:color w:val="000000"/>
        </w:rPr>
        <w:t>ger confidence intervals than other years</w:t>
      </w:r>
      <w:r w:rsidR="0029245D" w:rsidRPr="000F316F">
        <w:t>.</w:t>
      </w:r>
      <w:r w:rsidR="00EF621B" w:rsidRPr="000F316F">
        <w:t xml:space="preserve">  </w:t>
      </w:r>
    </w:p>
    <w:p w14:paraId="588E1471" w14:textId="77777777" w:rsidR="0071182D" w:rsidRPr="00D71476" w:rsidRDefault="0071182D" w:rsidP="00D92125">
      <w:pPr>
        <w:spacing w:line="360" w:lineRule="auto"/>
      </w:pPr>
    </w:p>
    <w:tbl>
      <w:tblPr>
        <w:tblW w:w="8280" w:type="dxa"/>
        <w:jc w:val="center"/>
        <w:tblLayout w:type="fixed"/>
        <w:tblLook w:val="04A0" w:firstRow="1" w:lastRow="0" w:firstColumn="1" w:lastColumn="0" w:noHBand="0" w:noVBand="1"/>
      </w:tblPr>
      <w:tblGrid>
        <w:gridCol w:w="1008"/>
        <w:gridCol w:w="1008"/>
        <w:gridCol w:w="1008"/>
        <w:gridCol w:w="1008"/>
        <w:gridCol w:w="1008"/>
        <w:gridCol w:w="1008"/>
        <w:gridCol w:w="1008"/>
        <w:gridCol w:w="1224"/>
      </w:tblGrid>
      <w:tr w:rsidR="0071182D" w:rsidRPr="00D71476" w14:paraId="7F46F4D6" w14:textId="77777777" w:rsidTr="005B3AF6">
        <w:trPr>
          <w:trHeight w:val="320"/>
          <w:jc w:val="center"/>
        </w:trPr>
        <w:tc>
          <w:tcPr>
            <w:tcW w:w="1008" w:type="dxa"/>
            <w:tcBorders>
              <w:top w:val="single" w:sz="4" w:space="0" w:color="auto"/>
              <w:left w:val="nil"/>
              <w:bottom w:val="single" w:sz="4" w:space="0" w:color="auto"/>
              <w:right w:val="nil"/>
            </w:tcBorders>
            <w:shd w:val="clear" w:color="auto" w:fill="auto"/>
            <w:noWrap/>
            <w:vAlign w:val="center"/>
            <w:hideMark/>
          </w:tcPr>
          <w:p w14:paraId="529F2CBA" w14:textId="46F83870" w:rsidR="0071182D" w:rsidRPr="00D71476" w:rsidRDefault="0071182D" w:rsidP="0071182D">
            <w:pPr>
              <w:jc w:val="center"/>
              <w:rPr>
                <w:b/>
                <w:bCs/>
                <w:sz w:val="20"/>
                <w:szCs w:val="20"/>
              </w:rPr>
            </w:pPr>
            <w:r w:rsidRPr="00D71476">
              <w:rPr>
                <w:b/>
                <w:bCs/>
                <w:color w:val="000000"/>
                <w:sz w:val="20"/>
                <w:szCs w:val="20"/>
              </w:rPr>
              <w:t>Year</w:t>
            </w:r>
          </w:p>
        </w:tc>
        <w:tc>
          <w:tcPr>
            <w:tcW w:w="1008" w:type="dxa"/>
            <w:tcBorders>
              <w:top w:val="single" w:sz="4" w:space="0" w:color="auto"/>
              <w:left w:val="nil"/>
              <w:bottom w:val="single" w:sz="4" w:space="0" w:color="auto"/>
              <w:right w:val="nil"/>
            </w:tcBorders>
            <w:shd w:val="clear" w:color="auto" w:fill="auto"/>
            <w:noWrap/>
            <w:vAlign w:val="center"/>
            <w:hideMark/>
          </w:tcPr>
          <w:p w14:paraId="3F83C9F1" w14:textId="240D28F1" w:rsidR="0071182D" w:rsidRPr="00D71476" w:rsidRDefault="0071182D"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3DE6EB62" w14:textId="36E25615" w:rsidR="0071182D" w:rsidRPr="00D71476" w:rsidRDefault="005B3AF6" w:rsidP="0071182D">
            <w:pPr>
              <w:jc w:val="center"/>
              <w:rPr>
                <w:b/>
                <w:bCs/>
                <w:sz w:val="20"/>
                <w:szCs w:val="20"/>
              </w:rPr>
            </w:pP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EE0D75B" w14:textId="491F0353" w:rsidR="0071182D" w:rsidRPr="00D71476" w:rsidRDefault="0071182D"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72B2A635" w14:textId="3345A616" w:rsidR="0071182D" w:rsidRPr="00D71476" w:rsidRDefault="0071182D" w:rsidP="0071182D">
            <w:pPr>
              <w:jc w:val="center"/>
              <w:rPr>
                <w:b/>
                <w:bCs/>
                <w:i/>
                <w:iCs/>
                <w:sz w:val="20"/>
                <w:szCs w:val="20"/>
              </w:rPr>
            </w:pPr>
            <w:r w:rsidRPr="00D71476">
              <w:rPr>
                <w:b/>
                <w:bCs/>
                <w:i/>
                <w:iCs/>
                <w:color w:val="000000"/>
                <w:sz w:val="20"/>
                <w:szCs w:val="20"/>
              </w:rPr>
              <w:t>Nb</w:t>
            </w:r>
          </w:p>
        </w:tc>
        <w:tc>
          <w:tcPr>
            <w:tcW w:w="1008" w:type="dxa"/>
            <w:tcBorders>
              <w:top w:val="single" w:sz="4" w:space="0" w:color="auto"/>
              <w:left w:val="nil"/>
              <w:bottom w:val="single" w:sz="4" w:space="0" w:color="auto"/>
              <w:right w:val="nil"/>
            </w:tcBorders>
            <w:shd w:val="clear" w:color="auto" w:fill="auto"/>
            <w:noWrap/>
            <w:vAlign w:val="center"/>
            <w:hideMark/>
          </w:tcPr>
          <w:p w14:paraId="4A9F2B86" w14:textId="245AE0F9" w:rsidR="0071182D" w:rsidRPr="00D71476" w:rsidRDefault="0071182D"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lower</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7559FA6" w14:textId="4D7564C2" w:rsidR="0071182D" w:rsidRPr="00D71476" w:rsidRDefault="0071182D"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upper</w:t>
            </w:r>
            <w:proofErr w:type="spellEnd"/>
          </w:p>
        </w:tc>
        <w:tc>
          <w:tcPr>
            <w:tcW w:w="1224" w:type="dxa"/>
            <w:tcBorders>
              <w:top w:val="single" w:sz="4" w:space="0" w:color="auto"/>
              <w:left w:val="nil"/>
              <w:bottom w:val="single" w:sz="4" w:space="0" w:color="auto"/>
              <w:right w:val="nil"/>
            </w:tcBorders>
            <w:shd w:val="clear" w:color="auto" w:fill="auto"/>
            <w:noWrap/>
            <w:vAlign w:val="center"/>
            <w:hideMark/>
          </w:tcPr>
          <w:p w14:paraId="0ADA99B2" w14:textId="24AF5763" w:rsidR="0071182D" w:rsidRPr="00D71476" w:rsidRDefault="0071182D" w:rsidP="0071182D">
            <w:pPr>
              <w:jc w:val="center"/>
              <w:rPr>
                <w:b/>
                <w:bCs/>
                <w:sz w:val="20"/>
                <w:szCs w:val="20"/>
              </w:rPr>
            </w:pPr>
            <w:r w:rsidRPr="00D71476">
              <w:rPr>
                <w:b/>
                <w:bCs/>
                <w:color w:val="000000"/>
                <w:sz w:val="20"/>
                <w:szCs w:val="20"/>
              </w:rPr>
              <w:t xml:space="preserve">Nb </w:t>
            </w:r>
            <w:proofErr w:type="spellStart"/>
            <w:r w:rsidRPr="00D71476">
              <w:rPr>
                <w:b/>
                <w:bCs/>
                <w:color w:val="000000"/>
                <w:sz w:val="20"/>
                <w:szCs w:val="20"/>
              </w:rPr>
              <w:t>n</w:t>
            </w:r>
            <w:r w:rsidRPr="00D71476">
              <w:rPr>
                <w:b/>
                <w:bCs/>
                <w:color w:val="000000"/>
                <w:sz w:val="20"/>
                <w:szCs w:val="20"/>
                <w:vertAlign w:val="subscript"/>
              </w:rPr>
              <w:t>success</w:t>
            </w:r>
            <w:proofErr w:type="spellEnd"/>
            <w:r w:rsidRPr="00D71476">
              <w:rPr>
                <w:b/>
                <w:bCs/>
                <w:color w:val="000000"/>
                <w:sz w:val="20"/>
                <w:szCs w:val="20"/>
                <w:vertAlign w:val="subscript"/>
              </w:rPr>
              <w:t xml:space="preserve"> </w:t>
            </w:r>
            <w:r w:rsidRPr="00D71476">
              <w:rPr>
                <w:b/>
                <w:bCs/>
                <w:sz w:val="20"/>
                <w:szCs w:val="20"/>
              </w:rPr>
              <w:t>ratio</w:t>
            </w:r>
          </w:p>
        </w:tc>
      </w:tr>
      <w:tr w:rsidR="0071182D" w:rsidRPr="00D71476" w14:paraId="5BC40088" w14:textId="77777777" w:rsidTr="005B3AF6">
        <w:trPr>
          <w:trHeight w:val="320"/>
          <w:jc w:val="center"/>
        </w:trPr>
        <w:tc>
          <w:tcPr>
            <w:tcW w:w="1008" w:type="dxa"/>
            <w:tcBorders>
              <w:top w:val="single" w:sz="4" w:space="0" w:color="auto"/>
              <w:left w:val="nil"/>
              <w:bottom w:val="nil"/>
              <w:right w:val="nil"/>
            </w:tcBorders>
            <w:shd w:val="clear" w:color="auto" w:fill="auto"/>
            <w:noWrap/>
            <w:vAlign w:val="center"/>
            <w:hideMark/>
          </w:tcPr>
          <w:p w14:paraId="602BB844" w14:textId="0DF02380" w:rsidR="0071182D" w:rsidRPr="00D71476" w:rsidRDefault="0071182D" w:rsidP="0071182D">
            <w:pPr>
              <w:jc w:val="center"/>
              <w:rPr>
                <w:sz w:val="20"/>
                <w:szCs w:val="20"/>
              </w:rPr>
            </w:pPr>
            <w:commentRangeStart w:id="43"/>
            <w:r w:rsidRPr="00D71476">
              <w:rPr>
                <w:color w:val="000000"/>
                <w:sz w:val="20"/>
                <w:szCs w:val="20"/>
              </w:rPr>
              <w:t>2007</w:t>
            </w:r>
            <w:commentRangeEnd w:id="43"/>
            <w:r w:rsidR="00EA2B57">
              <w:rPr>
                <w:rStyle w:val="CommentReference"/>
              </w:rPr>
              <w:commentReference w:id="43"/>
            </w:r>
          </w:p>
        </w:tc>
        <w:tc>
          <w:tcPr>
            <w:tcW w:w="1008" w:type="dxa"/>
            <w:tcBorders>
              <w:top w:val="single" w:sz="4" w:space="0" w:color="auto"/>
              <w:left w:val="nil"/>
              <w:bottom w:val="nil"/>
              <w:right w:val="nil"/>
            </w:tcBorders>
            <w:shd w:val="clear" w:color="auto" w:fill="auto"/>
            <w:noWrap/>
            <w:vAlign w:val="center"/>
            <w:hideMark/>
          </w:tcPr>
          <w:p w14:paraId="0848F2BB" w14:textId="508EA689" w:rsidR="0071182D" w:rsidRPr="00D71476" w:rsidRDefault="0071182D" w:rsidP="0071182D">
            <w:pPr>
              <w:jc w:val="center"/>
              <w:rPr>
                <w:sz w:val="20"/>
                <w:szCs w:val="20"/>
              </w:rPr>
            </w:pPr>
            <w:r w:rsidRPr="00D71476">
              <w:rPr>
                <w:color w:val="000000"/>
                <w:sz w:val="20"/>
                <w:szCs w:val="20"/>
              </w:rPr>
              <w:t>745</w:t>
            </w:r>
          </w:p>
        </w:tc>
        <w:tc>
          <w:tcPr>
            <w:tcW w:w="1008" w:type="dxa"/>
            <w:tcBorders>
              <w:top w:val="single" w:sz="4" w:space="0" w:color="auto"/>
              <w:left w:val="nil"/>
              <w:bottom w:val="nil"/>
              <w:right w:val="nil"/>
            </w:tcBorders>
            <w:shd w:val="clear" w:color="auto" w:fill="auto"/>
            <w:noWrap/>
            <w:vAlign w:val="center"/>
            <w:hideMark/>
          </w:tcPr>
          <w:p w14:paraId="7194A43B" w14:textId="0B97C916" w:rsidR="0071182D" w:rsidRPr="00D71476" w:rsidRDefault="0071182D" w:rsidP="0071182D">
            <w:pPr>
              <w:jc w:val="center"/>
              <w:rPr>
                <w:sz w:val="20"/>
                <w:szCs w:val="20"/>
              </w:rPr>
            </w:pPr>
            <w:r w:rsidRPr="00D71476">
              <w:rPr>
                <w:color w:val="000000"/>
                <w:sz w:val="20"/>
                <w:szCs w:val="20"/>
              </w:rPr>
              <w:t>261</w:t>
            </w:r>
          </w:p>
        </w:tc>
        <w:tc>
          <w:tcPr>
            <w:tcW w:w="1008" w:type="dxa"/>
            <w:tcBorders>
              <w:top w:val="single" w:sz="4" w:space="0" w:color="auto"/>
              <w:left w:val="nil"/>
              <w:bottom w:val="nil"/>
              <w:right w:val="nil"/>
            </w:tcBorders>
            <w:shd w:val="clear" w:color="auto" w:fill="auto"/>
            <w:noWrap/>
            <w:vAlign w:val="center"/>
            <w:hideMark/>
          </w:tcPr>
          <w:p w14:paraId="6E6D6364" w14:textId="590A195F" w:rsidR="0071182D" w:rsidRPr="00D71476" w:rsidRDefault="0071182D" w:rsidP="0071182D">
            <w:pPr>
              <w:jc w:val="center"/>
              <w:rPr>
                <w:sz w:val="20"/>
                <w:szCs w:val="20"/>
              </w:rPr>
            </w:pPr>
            <w:r w:rsidRPr="00D71476">
              <w:rPr>
                <w:color w:val="000000"/>
                <w:sz w:val="20"/>
                <w:szCs w:val="20"/>
              </w:rPr>
              <w:t>331</w:t>
            </w:r>
          </w:p>
        </w:tc>
        <w:tc>
          <w:tcPr>
            <w:tcW w:w="1008" w:type="dxa"/>
            <w:tcBorders>
              <w:top w:val="single" w:sz="4" w:space="0" w:color="auto"/>
              <w:left w:val="nil"/>
              <w:bottom w:val="nil"/>
              <w:right w:val="nil"/>
            </w:tcBorders>
            <w:shd w:val="clear" w:color="auto" w:fill="auto"/>
            <w:noWrap/>
            <w:vAlign w:val="center"/>
            <w:hideMark/>
          </w:tcPr>
          <w:p w14:paraId="758AEC2F" w14:textId="737C3D2E" w:rsidR="0071182D" w:rsidRPr="00D71476" w:rsidRDefault="0071182D" w:rsidP="0071182D">
            <w:pPr>
              <w:jc w:val="center"/>
              <w:rPr>
                <w:sz w:val="20"/>
                <w:szCs w:val="20"/>
              </w:rPr>
            </w:pPr>
            <w:r w:rsidRPr="00D71476">
              <w:rPr>
                <w:color w:val="000000"/>
                <w:sz w:val="20"/>
                <w:szCs w:val="20"/>
              </w:rPr>
              <w:t>265.5</w:t>
            </w:r>
          </w:p>
        </w:tc>
        <w:tc>
          <w:tcPr>
            <w:tcW w:w="1008" w:type="dxa"/>
            <w:tcBorders>
              <w:top w:val="single" w:sz="4" w:space="0" w:color="auto"/>
              <w:left w:val="nil"/>
              <w:bottom w:val="nil"/>
              <w:right w:val="nil"/>
            </w:tcBorders>
            <w:shd w:val="clear" w:color="auto" w:fill="auto"/>
            <w:noWrap/>
            <w:vAlign w:val="center"/>
            <w:hideMark/>
          </w:tcPr>
          <w:p w14:paraId="6D93C6D3" w14:textId="00440E98" w:rsidR="0071182D" w:rsidRPr="00D71476" w:rsidRDefault="0071182D" w:rsidP="0071182D">
            <w:pPr>
              <w:jc w:val="center"/>
              <w:rPr>
                <w:sz w:val="20"/>
                <w:szCs w:val="20"/>
              </w:rPr>
            </w:pPr>
            <w:r w:rsidRPr="00D71476">
              <w:rPr>
                <w:color w:val="000000"/>
                <w:sz w:val="20"/>
                <w:szCs w:val="20"/>
              </w:rPr>
              <w:t>222.7</w:t>
            </w:r>
          </w:p>
        </w:tc>
        <w:tc>
          <w:tcPr>
            <w:tcW w:w="1008" w:type="dxa"/>
            <w:tcBorders>
              <w:top w:val="single" w:sz="4" w:space="0" w:color="auto"/>
              <w:left w:val="nil"/>
              <w:bottom w:val="nil"/>
              <w:right w:val="nil"/>
            </w:tcBorders>
            <w:shd w:val="clear" w:color="auto" w:fill="auto"/>
            <w:noWrap/>
            <w:vAlign w:val="center"/>
            <w:hideMark/>
          </w:tcPr>
          <w:p w14:paraId="593F8151" w14:textId="4DF07A84" w:rsidR="0071182D" w:rsidRPr="00D71476" w:rsidRDefault="0071182D" w:rsidP="0071182D">
            <w:pPr>
              <w:jc w:val="center"/>
              <w:rPr>
                <w:sz w:val="20"/>
                <w:szCs w:val="20"/>
              </w:rPr>
            </w:pPr>
            <w:r w:rsidRPr="00D71476">
              <w:rPr>
                <w:color w:val="000000"/>
                <w:sz w:val="20"/>
                <w:szCs w:val="20"/>
              </w:rPr>
              <w:t>322.8</w:t>
            </w:r>
          </w:p>
        </w:tc>
        <w:tc>
          <w:tcPr>
            <w:tcW w:w="1224" w:type="dxa"/>
            <w:tcBorders>
              <w:top w:val="single" w:sz="4" w:space="0" w:color="auto"/>
              <w:left w:val="nil"/>
              <w:bottom w:val="nil"/>
              <w:right w:val="nil"/>
            </w:tcBorders>
            <w:shd w:val="clear" w:color="auto" w:fill="auto"/>
            <w:noWrap/>
            <w:vAlign w:val="center"/>
            <w:hideMark/>
          </w:tcPr>
          <w:p w14:paraId="7450D338" w14:textId="1D98F49F" w:rsidR="0071182D" w:rsidRPr="00D71476" w:rsidRDefault="0071182D" w:rsidP="0071182D">
            <w:pPr>
              <w:jc w:val="center"/>
              <w:rPr>
                <w:sz w:val="20"/>
                <w:szCs w:val="20"/>
              </w:rPr>
            </w:pPr>
            <w:r w:rsidRPr="00D71476">
              <w:rPr>
                <w:color w:val="000000"/>
                <w:sz w:val="20"/>
                <w:szCs w:val="20"/>
              </w:rPr>
              <w:t>1.02</w:t>
            </w:r>
          </w:p>
        </w:tc>
      </w:tr>
      <w:tr w:rsidR="0071182D" w:rsidRPr="00D71476" w14:paraId="23CCFE6E"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09553E8C" w14:textId="198C4A3B" w:rsidR="0071182D" w:rsidRPr="00D71476" w:rsidRDefault="0071182D" w:rsidP="0071182D">
            <w:pPr>
              <w:jc w:val="center"/>
              <w:rPr>
                <w:color w:val="000000"/>
                <w:sz w:val="20"/>
                <w:szCs w:val="20"/>
              </w:rPr>
            </w:pPr>
            <w:r w:rsidRPr="00D71476">
              <w:rPr>
                <w:color w:val="000000"/>
                <w:sz w:val="20"/>
                <w:szCs w:val="20"/>
              </w:rPr>
              <w:t>2008</w:t>
            </w:r>
          </w:p>
        </w:tc>
        <w:tc>
          <w:tcPr>
            <w:tcW w:w="1008" w:type="dxa"/>
            <w:tcBorders>
              <w:top w:val="nil"/>
              <w:left w:val="nil"/>
              <w:bottom w:val="nil"/>
              <w:right w:val="nil"/>
            </w:tcBorders>
            <w:shd w:val="clear" w:color="auto" w:fill="auto"/>
            <w:noWrap/>
            <w:vAlign w:val="center"/>
            <w:hideMark/>
          </w:tcPr>
          <w:p w14:paraId="264D2BDF" w14:textId="7D4F6C6A" w:rsidR="0071182D" w:rsidRPr="00D71476" w:rsidRDefault="0071182D" w:rsidP="0071182D">
            <w:pPr>
              <w:jc w:val="center"/>
              <w:rPr>
                <w:color w:val="000000"/>
                <w:sz w:val="20"/>
                <w:szCs w:val="20"/>
              </w:rPr>
            </w:pPr>
            <w:r w:rsidRPr="00D71476">
              <w:rPr>
                <w:color w:val="000000"/>
                <w:sz w:val="20"/>
                <w:szCs w:val="20"/>
              </w:rPr>
              <w:t>873</w:t>
            </w:r>
          </w:p>
        </w:tc>
        <w:tc>
          <w:tcPr>
            <w:tcW w:w="1008" w:type="dxa"/>
            <w:tcBorders>
              <w:top w:val="nil"/>
              <w:left w:val="nil"/>
              <w:bottom w:val="nil"/>
              <w:right w:val="nil"/>
            </w:tcBorders>
            <w:shd w:val="clear" w:color="auto" w:fill="auto"/>
            <w:noWrap/>
            <w:vAlign w:val="center"/>
            <w:hideMark/>
          </w:tcPr>
          <w:p w14:paraId="7998C786" w14:textId="58E536E1" w:rsidR="0071182D" w:rsidRPr="00D71476" w:rsidRDefault="0071182D" w:rsidP="0071182D">
            <w:pPr>
              <w:jc w:val="center"/>
              <w:rPr>
                <w:color w:val="000000"/>
                <w:sz w:val="20"/>
                <w:szCs w:val="20"/>
              </w:rPr>
            </w:pPr>
            <w:r w:rsidRPr="00D71476">
              <w:rPr>
                <w:color w:val="000000"/>
                <w:sz w:val="20"/>
                <w:szCs w:val="20"/>
              </w:rPr>
              <w:t>229</w:t>
            </w:r>
          </w:p>
        </w:tc>
        <w:tc>
          <w:tcPr>
            <w:tcW w:w="1008" w:type="dxa"/>
            <w:tcBorders>
              <w:top w:val="nil"/>
              <w:left w:val="nil"/>
              <w:bottom w:val="nil"/>
              <w:right w:val="nil"/>
            </w:tcBorders>
            <w:shd w:val="clear" w:color="auto" w:fill="auto"/>
            <w:noWrap/>
            <w:vAlign w:val="center"/>
            <w:hideMark/>
          </w:tcPr>
          <w:p w14:paraId="752B64C0" w14:textId="358B39DE" w:rsidR="0071182D" w:rsidRPr="00D71476" w:rsidRDefault="0071182D" w:rsidP="0071182D">
            <w:pPr>
              <w:jc w:val="center"/>
              <w:rPr>
                <w:color w:val="000000"/>
                <w:sz w:val="20"/>
                <w:szCs w:val="20"/>
              </w:rPr>
            </w:pPr>
            <w:r w:rsidRPr="00D71476">
              <w:rPr>
                <w:color w:val="000000"/>
                <w:sz w:val="20"/>
                <w:szCs w:val="20"/>
              </w:rPr>
              <w:t>247</w:t>
            </w:r>
          </w:p>
        </w:tc>
        <w:tc>
          <w:tcPr>
            <w:tcW w:w="1008" w:type="dxa"/>
            <w:tcBorders>
              <w:top w:val="nil"/>
              <w:left w:val="nil"/>
              <w:bottom w:val="nil"/>
              <w:right w:val="nil"/>
            </w:tcBorders>
            <w:shd w:val="clear" w:color="auto" w:fill="auto"/>
            <w:noWrap/>
            <w:vAlign w:val="center"/>
            <w:hideMark/>
          </w:tcPr>
          <w:p w14:paraId="1CC50A5F" w14:textId="2B4C5005" w:rsidR="0071182D" w:rsidRPr="00D71476" w:rsidRDefault="0071182D" w:rsidP="0071182D">
            <w:pPr>
              <w:jc w:val="center"/>
              <w:rPr>
                <w:color w:val="000000"/>
                <w:sz w:val="20"/>
                <w:szCs w:val="20"/>
              </w:rPr>
            </w:pPr>
            <w:r w:rsidRPr="00D71476">
              <w:rPr>
                <w:color w:val="000000"/>
                <w:sz w:val="20"/>
                <w:szCs w:val="20"/>
              </w:rPr>
              <w:t>247.5</w:t>
            </w:r>
          </w:p>
        </w:tc>
        <w:tc>
          <w:tcPr>
            <w:tcW w:w="1008" w:type="dxa"/>
            <w:tcBorders>
              <w:top w:val="nil"/>
              <w:left w:val="nil"/>
              <w:bottom w:val="nil"/>
              <w:right w:val="nil"/>
            </w:tcBorders>
            <w:shd w:val="clear" w:color="auto" w:fill="auto"/>
            <w:noWrap/>
            <w:vAlign w:val="center"/>
            <w:hideMark/>
          </w:tcPr>
          <w:p w14:paraId="4E2B9249" w14:textId="7521593E" w:rsidR="0071182D" w:rsidRPr="00D71476" w:rsidRDefault="0071182D" w:rsidP="0071182D">
            <w:pPr>
              <w:jc w:val="center"/>
              <w:rPr>
                <w:color w:val="000000"/>
                <w:sz w:val="20"/>
                <w:szCs w:val="20"/>
              </w:rPr>
            </w:pPr>
            <w:r w:rsidRPr="00D71476">
              <w:rPr>
                <w:color w:val="000000"/>
                <w:sz w:val="20"/>
                <w:szCs w:val="20"/>
              </w:rPr>
              <w:t>203.7</w:t>
            </w:r>
          </w:p>
        </w:tc>
        <w:tc>
          <w:tcPr>
            <w:tcW w:w="1008" w:type="dxa"/>
            <w:tcBorders>
              <w:top w:val="nil"/>
              <w:left w:val="nil"/>
              <w:bottom w:val="nil"/>
              <w:right w:val="nil"/>
            </w:tcBorders>
            <w:shd w:val="clear" w:color="auto" w:fill="auto"/>
            <w:noWrap/>
            <w:vAlign w:val="center"/>
            <w:hideMark/>
          </w:tcPr>
          <w:p w14:paraId="7897E810" w14:textId="3B081803" w:rsidR="0071182D" w:rsidRPr="00D71476" w:rsidRDefault="0071182D" w:rsidP="0071182D">
            <w:pPr>
              <w:jc w:val="center"/>
              <w:rPr>
                <w:color w:val="000000"/>
                <w:sz w:val="20"/>
                <w:szCs w:val="20"/>
              </w:rPr>
            </w:pPr>
            <w:r w:rsidRPr="00D71476">
              <w:rPr>
                <w:color w:val="000000"/>
                <w:sz w:val="20"/>
                <w:szCs w:val="20"/>
              </w:rPr>
              <w:t>308.8</w:t>
            </w:r>
          </w:p>
        </w:tc>
        <w:tc>
          <w:tcPr>
            <w:tcW w:w="1224" w:type="dxa"/>
            <w:tcBorders>
              <w:top w:val="nil"/>
              <w:left w:val="nil"/>
              <w:bottom w:val="nil"/>
              <w:right w:val="nil"/>
            </w:tcBorders>
            <w:shd w:val="clear" w:color="auto" w:fill="auto"/>
            <w:noWrap/>
            <w:vAlign w:val="center"/>
            <w:hideMark/>
          </w:tcPr>
          <w:p w14:paraId="76AE9D14" w14:textId="22549C2A" w:rsidR="0071182D" w:rsidRPr="00D71476" w:rsidRDefault="0071182D" w:rsidP="0071182D">
            <w:pPr>
              <w:jc w:val="center"/>
              <w:rPr>
                <w:color w:val="000000"/>
                <w:sz w:val="20"/>
                <w:szCs w:val="20"/>
              </w:rPr>
            </w:pPr>
            <w:r w:rsidRPr="00D71476">
              <w:rPr>
                <w:color w:val="000000"/>
                <w:sz w:val="20"/>
                <w:szCs w:val="20"/>
              </w:rPr>
              <w:t>1.08</w:t>
            </w:r>
          </w:p>
        </w:tc>
      </w:tr>
      <w:tr w:rsidR="0071182D" w:rsidRPr="00D71476" w14:paraId="1A4D4F75"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0A4986AC" w14:textId="123E2165" w:rsidR="0071182D" w:rsidRPr="00D71476" w:rsidRDefault="0071182D" w:rsidP="0071182D">
            <w:pPr>
              <w:jc w:val="center"/>
              <w:rPr>
                <w:color w:val="000000"/>
                <w:sz w:val="20"/>
                <w:szCs w:val="20"/>
              </w:rPr>
            </w:pPr>
            <w:r w:rsidRPr="00D71476">
              <w:rPr>
                <w:color w:val="000000"/>
                <w:sz w:val="20"/>
                <w:szCs w:val="20"/>
              </w:rPr>
              <w:t>2009</w:t>
            </w:r>
          </w:p>
        </w:tc>
        <w:tc>
          <w:tcPr>
            <w:tcW w:w="1008" w:type="dxa"/>
            <w:tcBorders>
              <w:top w:val="nil"/>
              <w:left w:val="nil"/>
              <w:bottom w:val="nil"/>
              <w:right w:val="nil"/>
            </w:tcBorders>
            <w:shd w:val="clear" w:color="auto" w:fill="auto"/>
            <w:noWrap/>
            <w:vAlign w:val="center"/>
            <w:hideMark/>
          </w:tcPr>
          <w:p w14:paraId="41C03D9D" w14:textId="6712FF0A" w:rsidR="0071182D" w:rsidRPr="00D71476" w:rsidRDefault="0071182D" w:rsidP="0071182D">
            <w:pPr>
              <w:jc w:val="center"/>
              <w:rPr>
                <w:color w:val="000000"/>
                <w:sz w:val="20"/>
                <w:szCs w:val="20"/>
              </w:rPr>
            </w:pPr>
            <w:r w:rsidRPr="00D71476">
              <w:rPr>
                <w:color w:val="000000"/>
                <w:sz w:val="20"/>
                <w:szCs w:val="20"/>
              </w:rPr>
              <w:t>1383</w:t>
            </w:r>
          </w:p>
        </w:tc>
        <w:tc>
          <w:tcPr>
            <w:tcW w:w="1008" w:type="dxa"/>
            <w:tcBorders>
              <w:top w:val="nil"/>
              <w:left w:val="nil"/>
              <w:bottom w:val="nil"/>
              <w:right w:val="nil"/>
            </w:tcBorders>
            <w:shd w:val="clear" w:color="auto" w:fill="auto"/>
            <w:noWrap/>
            <w:vAlign w:val="center"/>
            <w:hideMark/>
          </w:tcPr>
          <w:p w14:paraId="070894AB" w14:textId="496D14F3" w:rsidR="0071182D" w:rsidRPr="00D71476" w:rsidRDefault="0071182D" w:rsidP="0071182D">
            <w:pPr>
              <w:jc w:val="center"/>
              <w:rPr>
                <w:color w:val="000000"/>
                <w:sz w:val="20"/>
                <w:szCs w:val="20"/>
              </w:rPr>
            </w:pPr>
            <w:r w:rsidRPr="00D71476">
              <w:rPr>
                <w:color w:val="000000"/>
                <w:sz w:val="20"/>
                <w:szCs w:val="20"/>
              </w:rPr>
              <w:t>156</w:t>
            </w:r>
          </w:p>
        </w:tc>
        <w:tc>
          <w:tcPr>
            <w:tcW w:w="1008" w:type="dxa"/>
            <w:tcBorders>
              <w:top w:val="nil"/>
              <w:left w:val="nil"/>
              <w:bottom w:val="nil"/>
              <w:right w:val="nil"/>
            </w:tcBorders>
            <w:shd w:val="clear" w:color="auto" w:fill="auto"/>
            <w:noWrap/>
            <w:vAlign w:val="center"/>
            <w:hideMark/>
          </w:tcPr>
          <w:p w14:paraId="6F3C156C" w14:textId="699114E0" w:rsidR="0071182D" w:rsidRPr="00D71476" w:rsidRDefault="0071182D" w:rsidP="0071182D">
            <w:pPr>
              <w:jc w:val="center"/>
              <w:rPr>
                <w:color w:val="000000"/>
                <w:sz w:val="20"/>
                <w:szCs w:val="20"/>
              </w:rPr>
            </w:pPr>
            <w:r w:rsidRPr="00D71476">
              <w:rPr>
                <w:color w:val="000000"/>
                <w:sz w:val="20"/>
                <w:szCs w:val="20"/>
              </w:rPr>
              <w:t>114</w:t>
            </w:r>
          </w:p>
        </w:tc>
        <w:tc>
          <w:tcPr>
            <w:tcW w:w="1008" w:type="dxa"/>
            <w:tcBorders>
              <w:top w:val="nil"/>
              <w:left w:val="nil"/>
              <w:bottom w:val="nil"/>
              <w:right w:val="nil"/>
            </w:tcBorders>
            <w:shd w:val="clear" w:color="auto" w:fill="auto"/>
            <w:noWrap/>
            <w:vAlign w:val="center"/>
            <w:hideMark/>
          </w:tcPr>
          <w:p w14:paraId="6F0EBE00" w14:textId="4B7A8BE4" w:rsidR="0071182D" w:rsidRPr="00D71476" w:rsidRDefault="0071182D" w:rsidP="0071182D">
            <w:pPr>
              <w:jc w:val="center"/>
              <w:rPr>
                <w:color w:val="000000"/>
                <w:sz w:val="20"/>
                <w:szCs w:val="20"/>
              </w:rPr>
            </w:pPr>
            <w:r w:rsidRPr="00D71476">
              <w:rPr>
                <w:color w:val="000000"/>
                <w:sz w:val="20"/>
                <w:szCs w:val="20"/>
              </w:rPr>
              <w:t>368.6</w:t>
            </w:r>
          </w:p>
        </w:tc>
        <w:tc>
          <w:tcPr>
            <w:tcW w:w="1008" w:type="dxa"/>
            <w:tcBorders>
              <w:top w:val="nil"/>
              <w:left w:val="nil"/>
              <w:bottom w:val="nil"/>
              <w:right w:val="nil"/>
            </w:tcBorders>
            <w:shd w:val="clear" w:color="auto" w:fill="auto"/>
            <w:noWrap/>
            <w:vAlign w:val="center"/>
            <w:hideMark/>
          </w:tcPr>
          <w:p w14:paraId="239C0A40" w14:textId="6727831A" w:rsidR="0071182D" w:rsidRPr="00D71476" w:rsidRDefault="0071182D" w:rsidP="0071182D">
            <w:pPr>
              <w:jc w:val="center"/>
              <w:rPr>
                <w:color w:val="000000"/>
                <w:sz w:val="20"/>
                <w:szCs w:val="20"/>
              </w:rPr>
            </w:pPr>
            <w:r w:rsidRPr="00D71476">
              <w:rPr>
                <w:color w:val="000000"/>
                <w:sz w:val="20"/>
                <w:szCs w:val="20"/>
              </w:rPr>
              <w:t>228.1</w:t>
            </w:r>
          </w:p>
        </w:tc>
        <w:tc>
          <w:tcPr>
            <w:tcW w:w="1008" w:type="dxa"/>
            <w:tcBorders>
              <w:top w:val="nil"/>
              <w:left w:val="nil"/>
              <w:bottom w:val="nil"/>
              <w:right w:val="nil"/>
            </w:tcBorders>
            <w:shd w:val="clear" w:color="auto" w:fill="auto"/>
            <w:noWrap/>
            <w:vAlign w:val="center"/>
            <w:hideMark/>
          </w:tcPr>
          <w:p w14:paraId="344203A8" w14:textId="54C52EDC" w:rsidR="0071182D" w:rsidRPr="00D71476" w:rsidRDefault="0071182D" w:rsidP="0071182D">
            <w:pPr>
              <w:jc w:val="center"/>
              <w:rPr>
                <w:color w:val="000000"/>
                <w:sz w:val="20"/>
                <w:szCs w:val="20"/>
              </w:rPr>
            </w:pPr>
            <w:r w:rsidRPr="00D71476">
              <w:rPr>
                <w:color w:val="000000"/>
                <w:sz w:val="20"/>
                <w:szCs w:val="20"/>
              </w:rPr>
              <w:t>848.6</w:t>
            </w:r>
          </w:p>
        </w:tc>
        <w:tc>
          <w:tcPr>
            <w:tcW w:w="1224" w:type="dxa"/>
            <w:tcBorders>
              <w:top w:val="nil"/>
              <w:left w:val="nil"/>
              <w:bottom w:val="nil"/>
              <w:right w:val="nil"/>
            </w:tcBorders>
            <w:shd w:val="clear" w:color="auto" w:fill="auto"/>
            <w:noWrap/>
            <w:vAlign w:val="center"/>
            <w:hideMark/>
          </w:tcPr>
          <w:p w14:paraId="639305AB" w14:textId="3F05EE32" w:rsidR="0071182D" w:rsidRPr="00D71476" w:rsidRDefault="0071182D" w:rsidP="0071182D">
            <w:pPr>
              <w:jc w:val="center"/>
              <w:rPr>
                <w:color w:val="000000"/>
                <w:sz w:val="20"/>
                <w:szCs w:val="20"/>
              </w:rPr>
            </w:pPr>
            <w:r w:rsidRPr="00D71476">
              <w:rPr>
                <w:color w:val="000000"/>
                <w:sz w:val="20"/>
                <w:szCs w:val="20"/>
              </w:rPr>
              <w:t>2.36</w:t>
            </w:r>
          </w:p>
        </w:tc>
      </w:tr>
      <w:tr w:rsidR="0071182D" w:rsidRPr="00D71476" w14:paraId="08F3EB52"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22EE0948" w14:textId="66C7780C" w:rsidR="0071182D" w:rsidRPr="00D71476" w:rsidRDefault="0071182D" w:rsidP="0071182D">
            <w:pPr>
              <w:jc w:val="center"/>
              <w:rPr>
                <w:color w:val="000000"/>
                <w:sz w:val="20"/>
                <w:szCs w:val="20"/>
              </w:rPr>
            </w:pPr>
            <w:r w:rsidRPr="00D71476">
              <w:rPr>
                <w:color w:val="000000"/>
                <w:sz w:val="20"/>
                <w:szCs w:val="20"/>
              </w:rPr>
              <w:t>2010</w:t>
            </w:r>
          </w:p>
        </w:tc>
        <w:tc>
          <w:tcPr>
            <w:tcW w:w="1008" w:type="dxa"/>
            <w:tcBorders>
              <w:top w:val="nil"/>
              <w:left w:val="nil"/>
              <w:bottom w:val="nil"/>
              <w:right w:val="nil"/>
            </w:tcBorders>
            <w:shd w:val="clear" w:color="auto" w:fill="auto"/>
            <w:noWrap/>
            <w:vAlign w:val="center"/>
            <w:hideMark/>
          </w:tcPr>
          <w:p w14:paraId="20E6D777" w14:textId="1E6D4C18" w:rsidR="0071182D" w:rsidRPr="00D71476" w:rsidRDefault="0071182D" w:rsidP="0071182D">
            <w:pPr>
              <w:jc w:val="center"/>
              <w:rPr>
                <w:color w:val="000000"/>
                <w:sz w:val="20"/>
                <w:szCs w:val="20"/>
              </w:rPr>
            </w:pPr>
            <w:r w:rsidRPr="00D71476">
              <w:rPr>
                <w:color w:val="000000"/>
                <w:sz w:val="20"/>
                <w:szCs w:val="20"/>
              </w:rPr>
              <w:t>747</w:t>
            </w:r>
          </w:p>
        </w:tc>
        <w:tc>
          <w:tcPr>
            <w:tcW w:w="1008" w:type="dxa"/>
            <w:tcBorders>
              <w:top w:val="nil"/>
              <w:left w:val="nil"/>
              <w:bottom w:val="nil"/>
              <w:right w:val="nil"/>
            </w:tcBorders>
            <w:shd w:val="clear" w:color="auto" w:fill="auto"/>
            <w:noWrap/>
            <w:vAlign w:val="center"/>
            <w:hideMark/>
          </w:tcPr>
          <w:p w14:paraId="52E4AE92" w14:textId="245CD607" w:rsidR="0071182D" w:rsidRPr="00D71476" w:rsidRDefault="0071182D" w:rsidP="0071182D">
            <w:pPr>
              <w:jc w:val="center"/>
              <w:rPr>
                <w:color w:val="000000"/>
                <w:sz w:val="20"/>
                <w:szCs w:val="20"/>
              </w:rPr>
            </w:pPr>
            <w:r w:rsidRPr="00D71476">
              <w:rPr>
                <w:color w:val="000000"/>
                <w:sz w:val="20"/>
                <w:szCs w:val="20"/>
              </w:rPr>
              <w:t>105</w:t>
            </w:r>
          </w:p>
        </w:tc>
        <w:tc>
          <w:tcPr>
            <w:tcW w:w="1008" w:type="dxa"/>
            <w:tcBorders>
              <w:top w:val="nil"/>
              <w:left w:val="nil"/>
              <w:bottom w:val="nil"/>
              <w:right w:val="nil"/>
            </w:tcBorders>
            <w:shd w:val="clear" w:color="auto" w:fill="auto"/>
            <w:noWrap/>
            <w:vAlign w:val="center"/>
            <w:hideMark/>
          </w:tcPr>
          <w:p w14:paraId="2A09F5AD" w14:textId="3D37376A" w:rsidR="0071182D" w:rsidRPr="00D71476" w:rsidRDefault="0071182D" w:rsidP="0071182D">
            <w:pPr>
              <w:jc w:val="center"/>
              <w:rPr>
                <w:color w:val="000000"/>
                <w:sz w:val="20"/>
                <w:szCs w:val="20"/>
              </w:rPr>
            </w:pPr>
            <w:r w:rsidRPr="00D71476">
              <w:rPr>
                <w:color w:val="000000"/>
                <w:sz w:val="20"/>
                <w:szCs w:val="20"/>
              </w:rPr>
              <w:t>94</w:t>
            </w:r>
          </w:p>
        </w:tc>
        <w:tc>
          <w:tcPr>
            <w:tcW w:w="1008" w:type="dxa"/>
            <w:tcBorders>
              <w:top w:val="nil"/>
              <w:left w:val="nil"/>
              <w:bottom w:val="nil"/>
              <w:right w:val="nil"/>
            </w:tcBorders>
            <w:shd w:val="clear" w:color="auto" w:fill="auto"/>
            <w:noWrap/>
            <w:vAlign w:val="center"/>
            <w:hideMark/>
          </w:tcPr>
          <w:p w14:paraId="5B22B122" w14:textId="17674BFD" w:rsidR="0071182D" w:rsidRPr="00D71476" w:rsidRDefault="0071182D" w:rsidP="0071182D">
            <w:pPr>
              <w:jc w:val="center"/>
              <w:rPr>
                <w:color w:val="000000"/>
                <w:sz w:val="20"/>
                <w:szCs w:val="20"/>
              </w:rPr>
            </w:pPr>
            <w:r w:rsidRPr="00D71476">
              <w:rPr>
                <w:color w:val="000000"/>
                <w:sz w:val="20"/>
                <w:szCs w:val="20"/>
              </w:rPr>
              <w:t>169.8</w:t>
            </w:r>
          </w:p>
        </w:tc>
        <w:tc>
          <w:tcPr>
            <w:tcW w:w="1008" w:type="dxa"/>
            <w:tcBorders>
              <w:top w:val="nil"/>
              <w:left w:val="nil"/>
              <w:bottom w:val="nil"/>
              <w:right w:val="nil"/>
            </w:tcBorders>
            <w:shd w:val="clear" w:color="auto" w:fill="auto"/>
            <w:noWrap/>
            <w:vAlign w:val="center"/>
            <w:hideMark/>
          </w:tcPr>
          <w:p w14:paraId="5CF24389" w14:textId="16821C6F" w:rsidR="0071182D" w:rsidRPr="00D71476" w:rsidRDefault="0071182D" w:rsidP="0071182D">
            <w:pPr>
              <w:jc w:val="center"/>
              <w:rPr>
                <w:color w:val="000000"/>
                <w:sz w:val="20"/>
                <w:szCs w:val="20"/>
              </w:rPr>
            </w:pPr>
            <w:r w:rsidRPr="00D71476">
              <w:rPr>
                <w:color w:val="000000"/>
                <w:sz w:val="20"/>
                <w:szCs w:val="20"/>
              </w:rPr>
              <w:t>116.6</w:t>
            </w:r>
          </w:p>
        </w:tc>
        <w:tc>
          <w:tcPr>
            <w:tcW w:w="1008" w:type="dxa"/>
            <w:tcBorders>
              <w:top w:val="nil"/>
              <w:left w:val="nil"/>
              <w:bottom w:val="nil"/>
              <w:right w:val="nil"/>
            </w:tcBorders>
            <w:shd w:val="clear" w:color="auto" w:fill="auto"/>
            <w:noWrap/>
            <w:vAlign w:val="center"/>
            <w:hideMark/>
          </w:tcPr>
          <w:p w14:paraId="5515C4F9" w14:textId="6FFA537C" w:rsidR="0071182D" w:rsidRPr="00D71476" w:rsidRDefault="0071182D" w:rsidP="0071182D">
            <w:pPr>
              <w:jc w:val="center"/>
              <w:rPr>
                <w:color w:val="000000"/>
                <w:sz w:val="20"/>
                <w:szCs w:val="20"/>
              </w:rPr>
            </w:pPr>
            <w:r w:rsidRPr="00D71476">
              <w:rPr>
                <w:color w:val="000000"/>
                <w:sz w:val="20"/>
                <w:szCs w:val="20"/>
              </w:rPr>
              <w:t>288</w:t>
            </w:r>
          </w:p>
        </w:tc>
        <w:tc>
          <w:tcPr>
            <w:tcW w:w="1224" w:type="dxa"/>
            <w:tcBorders>
              <w:top w:val="nil"/>
              <w:left w:val="nil"/>
              <w:bottom w:val="nil"/>
              <w:right w:val="nil"/>
            </w:tcBorders>
            <w:shd w:val="clear" w:color="auto" w:fill="auto"/>
            <w:noWrap/>
            <w:vAlign w:val="center"/>
            <w:hideMark/>
          </w:tcPr>
          <w:p w14:paraId="3F325501" w14:textId="4B8B8B80" w:rsidR="0071182D" w:rsidRPr="00D71476" w:rsidRDefault="0071182D" w:rsidP="0071182D">
            <w:pPr>
              <w:jc w:val="center"/>
              <w:rPr>
                <w:color w:val="000000"/>
                <w:sz w:val="20"/>
                <w:szCs w:val="20"/>
              </w:rPr>
            </w:pPr>
            <w:r w:rsidRPr="00D71476">
              <w:rPr>
                <w:color w:val="000000"/>
                <w:sz w:val="20"/>
                <w:szCs w:val="20"/>
              </w:rPr>
              <w:t>1.62</w:t>
            </w:r>
          </w:p>
        </w:tc>
      </w:tr>
      <w:tr w:rsidR="0071182D" w:rsidRPr="00D71476" w14:paraId="6C0EFF3F"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1097681B" w14:textId="4152AF55" w:rsidR="0071182D" w:rsidRPr="00D71476" w:rsidRDefault="0071182D" w:rsidP="0071182D">
            <w:pPr>
              <w:jc w:val="center"/>
              <w:rPr>
                <w:color w:val="000000"/>
                <w:sz w:val="20"/>
                <w:szCs w:val="20"/>
              </w:rPr>
            </w:pPr>
            <w:r w:rsidRPr="00D71476">
              <w:rPr>
                <w:color w:val="000000"/>
                <w:sz w:val="20"/>
                <w:szCs w:val="20"/>
              </w:rPr>
              <w:t>2011</w:t>
            </w:r>
          </w:p>
        </w:tc>
        <w:tc>
          <w:tcPr>
            <w:tcW w:w="1008" w:type="dxa"/>
            <w:tcBorders>
              <w:top w:val="nil"/>
              <w:left w:val="nil"/>
              <w:bottom w:val="nil"/>
              <w:right w:val="nil"/>
            </w:tcBorders>
            <w:shd w:val="clear" w:color="auto" w:fill="auto"/>
            <w:noWrap/>
            <w:vAlign w:val="center"/>
            <w:hideMark/>
          </w:tcPr>
          <w:p w14:paraId="1B8199F2" w14:textId="2301EA1C" w:rsidR="0071182D" w:rsidRPr="00D71476" w:rsidRDefault="0071182D" w:rsidP="0071182D">
            <w:pPr>
              <w:jc w:val="center"/>
              <w:rPr>
                <w:color w:val="000000"/>
                <w:sz w:val="20"/>
                <w:szCs w:val="20"/>
              </w:rPr>
            </w:pPr>
            <w:r w:rsidRPr="00D71476">
              <w:rPr>
                <w:color w:val="000000"/>
                <w:sz w:val="20"/>
                <w:szCs w:val="20"/>
              </w:rPr>
              <w:t>725</w:t>
            </w:r>
          </w:p>
        </w:tc>
        <w:tc>
          <w:tcPr>
            <w:tcW w:w="1008" w:type="dxa"/>
            <w:tcBorders>
              <w:top w:val="nil"/>
              <w:left w:val="nil"/>
              <w:bottom w:val="nil"/>
              <w:right w:val="nil"/>
            </w:tcBorders>
            <w:shd w:val="clear" w:color="auto" w:fill="auto"/>
            <w:noWrap/>
            <w:vAlign w:val="center"/>
            <w:hideMark/>
          </w:tcPr>
          <w:p w14:paraId="55FB8CFD" w14:textId="6EDFD918" w:rsidR="0071182D" w:rsidRPr="00D71476" w:rsidRDefault="0071182D" w:rsidP="0071182D">
            <w:pPr>
              <w:jc w:val="center"/>
              <w:rPr>
                <w:color w:val="000000"/>
                <w:sz w:val="20"/>
                <w:szCs w:val="20"/>
              </w:rPr>
            </w:pPr>
            <w:r w:rsidRPr="00D71476">
              <w:rPr>
                <w:color w:val="000000"/>
                <w:sz w:val="20"/>
                <w:szCs w:val="20"/>
              </w:rPr>
              <w:t>209</w:t>
            </w:r>
          </w:p>
        </w:tc>
        <w:tc>
          <w:tcPr>
            <w:tcW w:w="1008" w:type="dxa"/>
            <w:tcBorders>
              <w:top w:val="nil"/>
              <w:left w:val="nil"/>
              <w:bottom w:val="nil"/>
              <w:right w:val="nil"/>
            </w:tcBorders>
            <w:shd w:val="clear" w:color="auto" w:fill="auto"/>
            <w:noWrap/>
            <w:vAlign w:val="center"/>
            <w:hideMark/>
          </w:tcPr>
          <w:p w14:paraId="2E5CA8F7" w14:textId="1D64D801" w:rsidR="0071182D" w:rsidRPr="00D71476" w:rsidRDefault="0071182D" w:rsidP="0071182D">
            <w:pPr>
              <w:jc w:val="center"/>
              <w:rPr>
                <w:color w:val="000000"/>
                <w:sz w:val="20"/>
                <w:szCs w:val="20"/>
              </w:rPr>
            </w:pPr>
            <w:r w:rsidRPr="00D71476">
              <w:rPr>
                <w:color w:val="000000"/>
                <w:sz w:val="20"/>
                <w:szCs w:val="20"/>
              </w:rPr>
              <w:t>284</w:t>
            </w:r>
          </w:p>
        </w:tc>
        <w:tc>
          <w:tcPr>
            <w:tcW w:w="1008" w:type="dxa"/>
            <w:tcBorders>
              <w:top w:val="nil"/>
              <w:left w:val="nil"/>
              <w:bottom w:val="nil"/>
              <w:right w:val="nil"/>
            </w:tcBorders>
            <w:shd w:val="clear" w:color="auto" w:fill="auto"/>
            <w:noWrap/>
            <w:vAlign w:val="center"/>
            <w:hideMark/>
          </w:tcPr>
          <w:p w14:paraId="33CAEA84" w14:textId="070C92C6" w:rsidR="0071182D" w:rsidRPr="00D71476" w:rsidRDefault="0071182D" w:rsidP="0071182D">
            <w:pPr>
              <w:jc w:val="center"/>
              <w:rPr>
                <w:color w:val="000000"/>
                <w:sz w:val="20"/>
                <w:szCs w:val="20"/>
              </w:rPr>
            </w:pPr>
            <w:r w:rsidRPr="00D71476">
              <w:rPr>
                <w:color w:val="000000"/>
                <w:sz w:val="20"/>
                <w:szCs w:val="20"/>
              </w:rPr>
              <w:t>220.1</w:t>
            </w:r>
          </w:p>
        </w:tc>
        <w:tc>
          <w:tcPr>
            <w:tcW w:w="1008" w:type="dxa"/>
            <w:tcBorders>
              <w:top w:val="nil"/>
              <w:left w:val="nil"/>
              <w:bottom w:val="nil"/>
              <w:right w:val="nil"/>
            </w:tcBorders>
            <w:shd w:val="clear" w:color="auto" w:fill="auto"/>
            <w:noWrap/>
            <w:vAlign w:val="center"/>
            <w:hideMark/>
          </w:tcPr>
          <w:p w14:paraId="0A939B2E" w14:textId="004C8317" w:rsidR="0071182D" w:rsidRPr="00D71476" w:rsidRDefault="0071182D" w:rsidP="0071182D">
            <w:pPr>
              <w:jc w:val="center"/>
              <w:rPr>
                <w:color w:val="000000"/>
                <w:sz w:val="20"/>
                <w:szCs w:val="20"/>
              </w:rPr>
            </w:pPr>
            <w:r w:rsidRPr="00D71476">
              <w:rPr>
                <w:color w:val="000000"/>
                <w:sz w:val="20"/>
                <w:szCs w:val="20"/>
              </w:rPr>
              <w:t>181.7</w:t>
            </w:r>
          </w:p>
        </w:tc>
        <w:tc>
          <w:tcPr>
            <w:tcW w:w="1008" w:type="dxa"/>
            <w:tcBorders>
              <w:top w:val="nil"/>
              <w:left w:val="nil"/>
              <w:bottom w:val="nil"/>
              <w:right w:val="nil"/>
            </w:tcBorders>
            <w:shd w:val="clear" w:color="auto" w:fill="auto"/>
            <w:noWrap/>
            <w:vAlign w:val="center"/>
            <w:hideMark/>
          </w:tcPr>
          <w:p w14:paraId="5BB4E34A" w14:textId="4A18B726" w:rsidR="0071182D" w:rsidRPr="00D71476" w:rsidRDefault="0071182D" w:rsidP="0071182D">
            <w:pPr>
              <w:jc w:val="center"/>
              <w:rPr>
                <w:color w:val="000000"/>
                <w:sz w:val="20"/>
                <w:szCs w:val="20"/>
              </w:rPr>
            </w:pPr>
            <w:r w:rsidRPr="00D71476">
              <w:rPr>
                <w:color w:val="000000"/>
                <w:sz w:val="20"/>
                <w:szCs w:val="20"/>
              </w:rPr>
              <w:t>272.7</w:t>
            </w:r>
          </w:p>
        </w:tc>
        <w:tc>
          <w:tcPr>
            <w:tcW w:w="1224" w:type="dxa"/>
            <w:tcBorders>
              <w:top w:val="nil"/>
              <w:left w:val="nil"/>
              <w:bottom w:val="nil"/>
              <w:right w:val="nil"/>
            </w:tcBorders>
            <w:shd w:val="clear" w:color="auto" w:fill="auto"/>
            <w:noWrap/>
            <w:vAlign w:val="center"/>
            <w:hideMark/>
          </w:tcPr>
          <w:p w14:paraId="458074D6" w14:textId="27705CE2" w:rsidR="0071182D" w:rsidRPr="00D71476" w:rsidRDefault="0071182D" w:rsidP="0071182D">
            <w:pPr>
              <w:jc w:val="center"/>
              <w:rPr>
                <w:color w:val="000000"/>
                <w:sz w:val="20"/>
                <w:szCs w:val="20"/>
              </w:rPr>
            </w:pPr>
            <w:r w:rsidRPr="00D71476">
              <w:rPr>
                <w:color w:val="000000"/>
                <w:sz w:val="20"/>
                <w:szCs w:val="20"/>
              </w:rPr>
              <w:t>1.05</w:t>
            </w:r>
          </w:p>
        </w:tc>
      </w:tr>
      <w:tr w:rsidR="0071182D" w:rsidRPr="00D71476" w14:paraId="79196F01"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1662F4FF" w14:textId="743662BF" w:rsidR="0071182D" w:rsidRPr="00D71476" w:rsidRDefault="0071182D" w:rsidP="0071182D">
            <w:pPr>
              <w:jc w:val="center"/>
              <w:rPr>
                <w:color w:val="000000"/>
                <w:sz w:val="20"/>
                <w:szCs w:val="20"/>
              </w:rPr>
            </w:pPr>
            <w:r w:rsidRPr="00D71476">
              <w:rPr>
                <w:color w:val="000000"/>
                <w:sz w:val="20"/>
                <w:szCs w:val="20"/>
              </w:rPr>
              <w:t>2012</w:t>
            </w:r>
          </w:p>
        </w:tc>
        <w:tc>
          <w:tcPr>
            <w:tcW w:w="1008" w:type="dxa"/>
            <w:tcBorders>
              <w:top w:val="nil"/>
              <w:left w:val="nil"/>
              <w:bottom w:val="nil"/>
              <w:right w:val="nil"/>
            </w:tcBorders>
            <w:shd w:val="clear" w:color="auto" w:fill="auto"/>
            <w:noWrap/>
            <w:vAlign w:val="center"/>
            <w:hideMark/>
          </w:tcPr>
          <w:p w14:paraId="6D5D9DB2" w14:textId="25AA987D" w:rsidR="0071182D" w:rsidRPr="00D71476" w:rsidRDefault="0071182D" w:rsidP="0071182D">
            <w:pPr>
              <w:jc w:val="center"/>
              <w:rPr>
                <w:color w:val="000000"/>
                <w:sz w:val="20"/>
                <w:szCs w:val="20"/>
              </w:rPr>
            </w:pPr>
            <w:r w:rsidRPr="00D71476">
              <w:rPr>
                <w:color w:val="000000"/>
                <w:sz w:val="20"/>
                <w:szCs w:val="20"/>
              </w:rPr>
              <w:t>947</w:t>
            </w:r>
          </w:p>
        </w:tc>
        <w:tc>
          <w:tcPr>
            <w:tcW w:w="1008" w:type="dxa"/>
            <w:tcBorders>
              <w:top w:val="nil"/>
              <w:left w:val="nil"/>
              <w:bottom w:val="nil"/>
              <w:right w:val="nil"/>
            </w:tcBorders>
            <w:shd w:val="clear" w:color="auto" w:fill="auto"/>
            <w:noWrap/>
            <w:vAlign w:val="center"/>
            <w:hideMark/>
          </w:tcPr>
          <w:p w14:paraId="3B77A54F" w14:textId="118C50CC" w:rsidR="0071182D" w:rsidRPr="00D71476" w:rsidRDefault="0071182D" w:rsidP="0071182D">
            <w:pPr>
              <w:jc w:val="center"/>
              <w:rPr>
                <w:color w:val="000000"/>
                <w:sz w:val="20"/>
                <w:szCs w:val="20"/>
              </w:rPr>
            </w:pPr>
            <w:r w:rsidRPr="00D71476">
              <w:rPr>
                <w:color w:val="000000"/>
                <w:sz w:val="20"/>
                <w:szCs w:val="20"/>
              </w:rPr>
              <w:t>206</w:t>
            </w:r>
          </w:p>
        </w:tc>
        <w:tc>
          <w:tcPr>
            <w:tcW w:w="1008" w:type="dxa"/>
            <w:tcBorders>
              <w:top w:val="nil"/>
              <w:left w:val="nil"/>
              <w:bottom w:val="nil"/>
              <w:right w:val="nil"/>
            </w:tcBorders>
            <w:shd w:val="clear" w:color="auto" w:fill="auto"/>
            <w:noWrap/>
            <w:vAlign w:val="center"/>
            <w:hideMark/>
          </w:tcPr>
          <w:p w14:paraId="780D940C" w14:textId="764B3687" w:rsidR="0071182D" w:rsidRPr="00D71476" w:rsidRDefault="0071182D" w:rsidP="0071182D">
            <w:pPr>
              <w:jc w:val="center"/>
              <w:rPr>
                <w:color w:val="000000"/>
                <w:sz w:val="20"/>
                <w:szCs w:val="20"/>
              </w:rPr>
            </w:pPr>
            <w:r w:rsidRPr="00D71476">
              <w:rPr>
                <w:color w:val="000000"/>
                <w:sz w:val="20"/>
                <w:szCs w:val="20"/>
              </w:rPr>
              <w:t>171</w:t>
            </w:r>
          </w:p>
        </w:tc>
        <w:tc>
          <w:tcPr>
            <w:tcW w:w="1008" w:type="dxa"/>
            <w:tcBorders>
              <w:top w:val="nil"/>
              <w:left w:val="nil"/>
              <w:bottom w:val="nil"/>
              <w:right w:val="nil"/>
            </w:tcBorders>
            <w:shd w:val="clear" w:color="auto" w:fill="auto"/>
            <w:noWrap/>
            <w:vAlign w:val="center"/>
            <w:hideMark/>
          </w:tcPr>
          <w:p w14:paraId="3BF59415" w14:textId="17ECEB04" w:rsidR="0071182D" w:rsidRPr="00D71476" w:rsidRDefault="0071182D" w:rsidP="0071182D">
            <w:pPr>
              <w:jc w:val="center"/>
              <w:rPr>
                <w:color w:val="000000"/>
                <w:sz w:val="20"/>
                <w:szCs w:val="20"/>
              </w:rPr>
            </w:pPr>
            <w:r w:rsidRPr="00D71476">
              <w:rPr>
                <w:color w:val="000000"/>
                <w:sz w:val="20"/>
                <w:szCs w:val="20"/>
              </w:rPr>
              <w:t>297.2</w:t>
            </w:r>
          </w:p>
        </w:tc>
        <w:tc>
          <w:tcPr>
            <w:tcW w:w="1008" w:type="dxa"/>
            <w:tcBorders>
              <w:top w:val="nil"/>
              <w:left w:val="nil"/>
              <w:bottom w:val="nil"/>
              <w:right w:val="nil"/>
            </w:tcBorders>
            <w:shd w:val="clear" w:color="auto" w:fill="auto"/>
            <w:noWrap/>
            <w:vAlign w:val="center"/>
            <w:hideMark/>
          </w:tcPr>
          <w:p w14:paraId="573ED00E" w14:textId="7315157F" w:rsidR="0071182D" w:rsidRPr="00D71476" w:rsidRDefault="0071182D" w:rsidP="0071182D">
            <w:pPr>
              <w:jc w:val="center"/>
              <w:rPr>
                <w:color w:val="000000"/>
                <w:sz w:val="20"/>
                <w:szCs w:val="20"/>
              </w:rPr>
            </w:pPr>
            <w:r w:rsidRPr="00D71476">
              <w:rPr>
                <w:color w:val="000000"/>
                <w:sz w:val="20"/>
                <w:szCs w:val="20"/>
              </w:rPr>
              <w:t>216.5</w:t>
            </w:r>
          </w:p>
        </w:tc>
        <w:tc>
          <w:tcPr>
            <w:tcW w:w="1008" w:type="dxa"/>
            <w:tcBorders>
              <w:top w:val="nil"/>
              <w:left w:val="nil"/>
              <w:bottom w:val="nil"/>
              <w:right w:val="nil"/>
            </w:tcBorders>
            <w:shd w:val="clear" w:color="auto" w:fill="auto"/>
            <w:noWrap/>
            <w:vAlign w:val="center"/>
            <w:hideMark/>
          </w:tcPr>
          <w:p w14:paraId="1FC08E8B" w14:textId="4C6E9233" w:rsidR="0071182D" w:rsidRPr="00D71476" w:rsidRDefault="0071182D" w:rsidP="0071182D">
            <w:pPr>
              <w:jc w:val="center"/>
              <w:rPr>
                <w:color w:val="000000"/>
                <w:sz w:val="20"/>
                <w:szCs w:val="20"/>
              </w:rPr>
            </w:pPr>
            <w:r w:rsidRPr="00D71476">
              <w:rPr>
                <w:color w:val="000000"/>
                <w:sz w:val="20"/>
                <w:szCs w:val="20"/>
              </w:rPr>
              <w:t>451.4</w:t>
            </w:r>
          </w:p>
        </w:tc>
        <w:tc>
          <w:tcPr>
            <w:tcW w:w="1224" w:type="dxa"/>
            <w:tcBorders>
              <w:top w:val="nil"/>
              <w:left w:val="nil"/>
              <w:bottom w:val="nil"/>
              <w:right w:val="nil"/>
            </w:tcBorders>
            <w:shd w:val="clear" w:color="auto" w:fill="auto"/>
            <w:noWrap/>
            <w:vAlign w:val="center"/>
            <w:hideMark/>
          </w:tcPr>
          <w:p w14:paraId="39291BBA" w14:textId="0ED2B036" w:rsidR="0071182D" w:rsidRPr="00D71476" w:rsidRDefault="0071182D" w:rsidP="0071182D">
            <w:pPr>
              <w:jc w:val="center"/>
              <w:rPr>
                <w:color w:val="000000"/>
                <w:sz w:val="20"/>
                <w:szCs w:val="20"/>
              </w:rPr>
            </w:pPr>
            <w:r w:rsidRPr="00D71476">
              <w:rPr>
                <w:color w:val="000000"/>
                <w:sz w:val="20"/>
                <w:szCs w:val="20"/>
              </w:rPr>
              <w:t>1.44</w:t>
            </w:r>
          </w:p>
        </w:tc>
      </w:tr>
      <w:tr w:rsidR="0071182D" w:rsidRPr="00D71476" w14:paraId="53D72FB4"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5FC481A8" w14:textId="08E564D5" w:rsidR="0071182D" w:rsidRPr="00D71476" w:rsidRDefault="0071182D" w:rsidP="0071182D">
            <w:pPr>
              <w:jc w:val="center"/>
              <w:rPr>
                <w:color w:val="000000"/>
                <w:sz w:val="20"/>
                <w:szCs w:val="20"/>
              </w:rPr>
            </w:pPr>
            <w:r w:rsidRPr="00D71476">
              <w:rPr>
                <w:color w:val="000000"/>
                <w:sz w:val="20"/>
                <w:szCs w:val="20"/>
              </w:rPr>
              <w:t>2013</w:t>
            </w:r>
          </w:p>
        </w:tc>
        <w:tc>
          <w:tcPr>
            <w:tcW w:w="1008" w:type="dxa"/>
            <w:tcBorders>
              <w:top w:val="nil"/>
              <w:left w:val="nil"/>
              <w:bottom w:val="nil"/>
              <w:right w:val="nil"/>
            </w:tcBorders>
            <w:shd w:val="clear" w:color="auto" w:fill="auto"/>
            <w:noWrap/>
            <w:vAlign w:val="center"/>
            <w:hideMark/>
          </w:tcPr>
          <w:p w14:paraId="10AEF375" w14:textId="0C3F7350" w:rsidR="0071182D" w:rsidRPr="00D71476" w:rsidRDefault="0071182D" w:rsidP="0071182D">
            <w:pPr>
              <w:jc w:val="center"/>
              <w:rPr>
                <w:color w:val="000000"/>
                <w:sz w:val="20"/>
                <w:szCs w:val="20"/>
              </w:rPr>
            </w:pPr>
            <w:r w:rsidRPr="00D71476">
              <w:rPr>
                <w:color w:val="000000"/>
                <w:sz w:val="20"/>
                <w:szCs w:val="20"/>
              </w:rPr>
              <w:t>627</w:t>
            </w:r>
          </w:p>
        </w:tc>
        <w:tc>
          <w:tcPr>
            <w:tcW w:w="1008" w:type="dxa"/>
            <w:tcBorders>
              <w:top w:val="nil"/>
              <w:left w:val="nil"/>
              <w:bottom w:val="nil"/>
              <w:right w:val="nil"/>
            </w:tcBorders>
            <w:shd w:val="clear" w:color="auto" w:fill="auto"/>
            <w:noWrap/>
            <w:vAlign w:val="center"/>
            <w:hideMark/>
          </w:tcPr>
          <w:p w14:paraId="22BE98C9" w14:textId="60285859" w:rsidR="0071182D" w:rsidRPr="00D71476" w:rsidRDefault="0071182D" w:rsidP="0071182D">
            <w:pPr>
              <w:jc w:val="center"/>
              <w:rPr>
                <w:color w:val="000000"/>
                <w:sz w:val="20"/>
                <w:szCs w:val="20"/>
              </w:rPr>
            </w:pPr>
            <w:r w:rsidRPr="00D71476">
              <w:rPr>
                <w:color w:val="000000"/>
                <w:sz w:val="20"/>
                <w:szCs w:val="20"/>
              </w:rPr>
              <w:t>152</w:t>
            </w:r>
          </w:p>
        </w:tc>
        <w:tc>
          <w:tcPr>
            <w:tcW w:w="1008" w:type="dxa"/>
            <w:tcBorders>
              <w:top w:val="nil"/>
              <w:left w:val="nil"/>
              <w:bottom w:val="nil"/>
              <w:right w:val="nil"/>
            </w:tcBorders>
            <w:shd w:val="clear" w:color="auto" w:fill="auto"/>
            <w:noWrap/>
            <w:vAlign w:val="center"/>
            <w:hideMark/>
          </w:tcPr>
          <w:p w14:paraId="04F8233A" w14:textId="47113505" w:rsidR="0071182D" w:rsidRPr="00D71476" w:rsidRDefault="0071182D" w:rsidP="0071182D">
            <w:pPr>
              <w:jc w:val="center"/>
              <w:rPr>
                <w:color w:val="000000"/>
                <w:sz w:val="20"/>
                <w:szCs w:val="20"/>
              </w:rPr>
            </w:pPr>
            <w:r w:rsidRPr="00D71476">
              <w:rPr>
                <w:color w:val="000000"/>
                <w:sz w:val="20"/>
                <w:szCs w:val="20"/>
              </w:rPr>
              <w:t>151</w:t>
            </w:r>
          </w:p>
        </w:tc>
        <w:tc>
          <w:tcPr>
            <w:tcW w:w="1008" w:type="dxa"/>
            <w:tcBorders>
              <w:top w:val="nil"/>
              <w:left w:val="nil"/>
              <w:bottom w:val="nil"/>
              <w:right w:val="nil"/>
            </w:tcBorders>
            <w:shd w:val="clear" w:color="auto" w:fill="auto"/>
            <w:noWrap/>
            <w:vAlign w:val="center"/>
            <w:hideMark/>
          </w:tcPr>
          <w:p w14:paraId="3E6C1122" w14:textId="7E2E3F2F" w:rsidR="0071182D" w:rsidRPr="00D71476" w:rsidRDefault="0071182D" w:rsidP="0071182D">
            <w:pPr>
              <w:jc w:val="center"/>
              <w:rPr>
                <w:color w:val="000000"/>
                <w:sz w:val="20"/>
                <w:szCs w:val="20"/>
              </w:rPr>
            </w:pPr>
            <w:r w:rsidRPr="00D71476">
              <w:rPr>
                <w:color w:val="000000"/>
                <w:sz w:val="20"/>
                <w:szCs w:val="20"/>
              </w:rPr>
              <w:t>139.8</w:t>
            </w:r>
          </w:p>
        </w:tc>
        <w:tc>
          <w:tcPr>
            <w:tcW w:w="1008" w:type="dxa"/>
            <w:tcBorders>
              <w:top w:val="nil"/>
              <w:left w:val="nil"/>
              <w:bottom w:val="nil"/>
              <w:right w:val="nil"/>
            </w:tcBorders>
            <w:shd w:val="clear" w:color="auto" w:fill="auto"/>
            <w:noWrap/>
            <w:vAlign w:val="center"/>
            <w:hideMark/>
          </w:tcPr>
          <w:p w14:paraId="52DA0D82" w14:textId="22F669FD" w:rsidR="0071182D" w:rsidRPr="00D71476" w:rsidRDefault="0071182D" w:rsidP="0071182D">
            <w:pPr>
              <w:jc w:val="center"/>
              <w:rPr>
                <w:color w:val="000000"/>
                <w:sz w:val="20"/>
                <w:szCs w:val="20"/>
              </w:rPr>
            </w:pPr>
            <w:r w:rsidRPr="00D71476">
              <w:rPr>
                <w:color w:val="000000"/>
                <w:sz w:val="20"/>
                <w:szCs w:val="20"/>
              </w:rPr>
              <w:t>104.3</w:t>
            </w:r>
          </w:p>
        </w:tc>
        <w:tc>
          <w:tcPr>
            <w:tcW w:w="1008" w:type="dxa"/>
            <w:tcBorders>
              <w:top w:val="nil"/>
              <w:left w:val="nil"/>
              <w:bottom w:val="nil"/>
              <w:right w:val="nil"/>
            </w:tcBorders>
            <w:shd w:val="clear" w:color="auto" w:fill="auto"/>
            <w:noWrap/>
            <w:vAlign w:val="center"/>
            <w:hideMark/>
          </w:tcPr>
          <w:p w14:paraId="12450AFF" w14:textId="3ADA8750" w:rsidR="0071182D" w:rsidRPr="00D71476" w:rsidRDefault="0071182D" w:rsidP="0071182D">
            <w:pPr>
              <w:jc w:val="center"/>
              <w:rPr>
                <w:color w:val="000000"/>
                <w:sz w:val="20"/>
                <w:szCs w:val="20"/>
              </w:rPr>
            </w:pPr>
            <w:r w:rsidRPr="00D71476">
              <w:rPr>
                <w:color w:val="000000"/>
                <w:sz w:val="20"/>
                <w:szCs w:val="20"/>
              </w:rPr>
              <w:t>199.7</w:t>
            </w:r>
          </w:p>
        </w:tc>
        <w:tc>
          <w:tcPr>
            <w:tcW w:w="1224" w:type="dxa"/>
            <w:tcBorders>
              <w:top w:val="nil"/>
              <w:left w:val="nil"/>
              <w:bottom w:val="nil"/>
              <w:right w:val="nil"/>
            </w:tcBorders>
            <w:shd w:val="clear" w:color="auto" w:fill="auto"/>
            <w:noWrap/>
            <w:vAlign w:val="center"/>
            <w:hideMark/>
          </w:tcPr>
          <w:p w14:paraId="7DC39926" w14:textId="6494AAFB" w:rsidR="0071182D" w:rsidRPr="00D71476" w:rsidRDefault="0071182D" w:rsidP="0071182D">
            <w:pPr>
              <w:jc w:val="center"/>
              <w:rPr>
                <w:color w:val="000000"/>
                <w:sz w:val="20"/>
                <w:szCs w:val="20"/>
              </w:rPr>
            </w:pPr>
            <w:r w:rsidRPr="00D71476">
              <w:rPr>
                <w:color w:val="000000"/>
                <w:sz w:val="20"/>
                <w:szCs w:val="20"/>
              </w:rPr>
              <w:t>0.92</w:t>
            </w:r>
          </w:p>
        </w:tc>
      </w:tr>
      <w:tr w:rsidR="0071182D" w:rsidRPr="00D71476" w14:paraId="06F67B42" w14:textId="77777777" w:rsidTr="005B3AF6">
        <w:trPr>
          <w:trHeight w:val="320"/>
          <w:jc w:val="center"/>
        </w:trPr>
        <w:tc>
          <w:tcPr>
            <w:tcW w:w="1008" w:type="dxa"/>
            <w:tcBorders>
              <w:top w:val="nil"/>
              <w:left w:val="nil"/>
              <w:right w:val="nil"/>
            </w:tcBorders>
            <w:shd w:val="clear" w:color="auto" w:fill="auto"/>
            <w:noWrap/>
            <w:vAlign w:val="center"/>
            <w:hideMark/>
          </w:tcPr>
          <w:p w14:paraId="014DF19F" w14:textId="0BA15D56" w:rsidR="0071182D" w:rsidRPr="00D71476" w:rsidRDefault="0071182D" w:rsidP="0071182D">
            <w:pPr>
              <w:jc w:val="center"/>
              <w:rPr>
                <w:color w:val="000000"/>
                <w:sz w:val="20"/>
                <w:szCs w:val="20"/>
              </w:rPr>
            </w:pPr>
            <w:r w:rsidRPr="00D71476">
              <w:rPr>
                <w:color w:val="000000"/>
                <w:sz w:val="20"/>
                <w:szCs w:val="20"/>
              </w:rPr>
              <w:t>2014</w:t>
            </w:r>
          </w:p>
        </w:tc>
        <w:tc>
          <w:tcPr>
            <w:tcW w:w="1008" w:type="dxa"/>
            <w:tcBorders>
              <w:top w:val="nil"/>
              <w:left w:val="nil"/>
              <w:right w:val="nil"/>
            </w:tcBorders>
            <w:shd w:val="clear" w:color="auto" w:fill="auto"/>
            <w:noWrap/>
            <w:vAlign w:val="center"/>
            <w:hideMark/>
          </w:tcPr>
          <w:p w14:paraId="263B2373" w14:textId="66A2A10C" w:rsidR="0071182D" w:rsidRPr="00D71476" w:rsidRDefault="0071182D" w:rsidP="0071182D">
            <w:pPr>
              <w:jc w:val="center"/>
              <w:rPr>
                <w:color w:val="000000"/>
                <w:sz w:val="20"/>
                <w:szCs w:val="20"/>
              </w:rPr>
            </w:pPr>
            <w:r w:rsidRPr="00D71476">
              <w:rPr>
                <w:color w:val="000000"/>
                <w:sz w:val="20"/>
                <w:szCs w:val="20"/>
              </w:rPr>
              <w:t>652</w:t>
            </w:r>
          </w:p>
        </w:tc>
        <w:tc>
          <w:tcPr>
            <w:tcW w:w="1008" w:type="dxa"/>
            <w:tcBorders>
              <w:top w:val="nil"/>
              <w:left w:val="nil"/>
              <w:right w:val="nil"/>
            </w:tcBorders>
            <w:shd w:val="clear" w:color="auto" w:fill="auto"/>
            <w:noWrap/>
            <w:vAlign w:val="center"/>
            <w:hideMark/>
          </w:tcPr>
          <w:p w14:paraId="45CBBF94" w14:textId="65248455" w:rsidR="0071182D" w:rsidRPr="00D71476" w:rsidRDefault="0071182D" w:rsidP="0071182D">
            <w:pPr>
              <w:jc w:val="center"/>
              <w:rPr>
                <w:color w:val="000000"/>
                <w:sz w:val="20"/>
                <w:szCs w:val="20"/>
              </w:rPr>
            </w:pPr>
            <w:r w:rsidRPr="00D71476">
              <w:rPr>
                <w:color w:val="000000"/>
                <w:sz w:val="20"/>
                <w:szCs w:val="20"/>
              </w:rPr>
              <w:t>90</w:t>
            </w:r>
          </w:p>
        </w:tc>
        <w:tc>
          <w:tcPr>
            <w:tcW w:w="1008" w:type="dxa"/>
            <w:tcBorders>
              <w:top w:val="nil"/>
              <w:left w:val="nil"/>
              <w:right w:val="nil"/>
            </w:tcBorders>
            <w:shd w:val="clear" w:color="auto" w:fill="auto"/>
            <w:noWrap/>
            <w:vAlign w:val="center"/>
            <w:hideMark/>
          </w:tcPr>
          <w:p w14:paraId="34817D13" w14:textId="1B16C3AC" w:rsidR="0071182D" w:rsidRPr="00D71476" w:rsidRDefault="0071182D" w:rsidP="0071182D">
            <w:pPr>
              <w:jc w:val="center"/>
              <w:rPr>
                <w:color w:val="000000"/>
                <w:sz w:val="20"/>
                <w:szCs w:val="20"/>
              </w:rPr>
            </w:pPr>
            <w:r w:rsidRPr="00D71476">
              <w:rPr>
                <w:color w:val="000000"/>
                <w:sz w:val="20"/>
                <w:szCs w:val="20"/>
              </w:rPr>
              <w:t>73</w:t>
            </w:r>
          </w:p>
        </w:tc>
        <w:tc>
          <w:tcPr>
            <w:tcW w:w="1008" w:type="dxa"/>
            <w:tcBorders>
              <w:top w:val="nil"/>
              <w:left w:val="nil"/>
              <w:right w:val="nil"/>
            </w:tcBorders>
            <w:shd w:val="clear" w:color="auto" w:fill="auto"/>
            <w:noWrap/>
            <w:vAlign w:val="center"/>
            <w:hideMark/>
          </w:tcPr>
          <w:p w14:paraId="66A81E10" w14:textId="418F95A8" w:rsidR="0071182D" w:rsidRPr="00D71476" w:rsidRDefault="0071182D" w:rsidP="0071182D">
            <w:pPr>
              <w:jc w:val="center"/>
              <w:rPr>
                <w:color w:val="000000"/>
                <w:sz w:val="20"/>
                <w:szCs w:val="20"/>
              </w:rPr>
            </w:pPr>
            <w:r w:rsidRPr="00D71476">
              <w:rPr>
                <w:color w:val="000000"/>
                <w:sz w:val="20"/>
                <w:szCs w:val="20"/>
              </w:rPr>
              <w:t>167.5</w:t>
            </w:r>
          </w:p>
        </w:tc>
        <w:tc>
          <w:tcPr>
            <w:tcW w:w="1008" w:type="dxa"/>
            <w:tcBorders>
              <w:top w:val="nil"/>
              <w:left w:val="nil"/>
              <w:right w:val="nil"/>
            </w:tcBorders>
            <w:shd w:val="clear" w:color="auto" w:fill="auto"/>
            <w:noWrap/>
            <w:vAlign w:val="center"/>
            <w:hideMark/>
          </w:tcPr>
          <w:p w14:paraId="5A9635AF" w14:textId="4066414A" w:rsidR="0071182D" w:rsidRPr="00D71476" w:rsidRDefault="0071182D" w:rsidP="0071182D">
            <w:pPr>
              <w:jc w:val="center"/>
              <w:rPr>
                <w:color w:val="000000"/>
                <w:sz w:val="20"/>
                <w:szCs w:val="20"/>
              </w:rPr>
            </w:pPr>
            <w:r w:rsidRPr="00D71476">
              <w:rPr>
                <w:color w:val="000000"/>
                <w:sz w:val="20"/>
                <w:szCs w:val="20"/>
              </w:rPr>
              <w:t>104.7</w:t>
            </w:r>
          </w:p>
        </w:tc>
        <w:tc>
          <w:tcPr>
            <w:tcW w:w="1008" w:type="dxa"/>
            <w:tcBorders>
              <w:top w:val="nil"/>
              <w:left w:val="nil"/>
              <w:right w:val="nil"/>
            </w:tcBorders>
            <w:shd w:val="clear" w:color="auto" w:fill="auto"/>
            <w:noWrap/>
            <w:vAlign w:val="center"/>
            <w:hideMark/>
          </w:tcPr>
          <w:p w14:paraId="4F966DAA" w14:textId="0F3C32D0" w:rsidR="0071182D" w:rsidRPr="00D71476" w:rsidRDefault="0071182D" w:rsidP="0071182D">
            <w:pPr>
              <w:jc w:val="center"/>
              <w:rPr>
                <w:color w:val="000000"/>
                <w:sz w:val="20"/>
                <w:szCs w:val="20"/>
              </w:rPr>
            </w:pPr>
            <w:r w:rsidRPr="00D71476">
              <w:rPr>
                <w:color w:val="000000"/>
                <w:sz w:val="20"/>
                <w:szCs w:val="20"/>
              </w:rPr>
              <w:t>361.6</w:t>
            </w:r>
          </w:p>
        </w:tc>
        <w:tc>
          <w:tcPr>
            <w:tcW w:w="1224" w:type="dxa"/>
            <w:tcBorders>
              <w:top w:val="nil"/>
              <w:left w:val="nil"/>
              <w:right w:val="nil"/>
            </w:tcBorders>
            <w:shd w:val="clear" w:color="auto" w:fill="auto"/>
            <w:noWrap/>
            <w:vAlign w:val="center"/>
            <w:hideMark/>
          </w:tcPr>
          <w:p w14:paraId="58F9EC98" w14:textId="312BE2FB" w:rsidR="0071182D" w:rsidRPr="00D71476" w:rsidRDefault="0071182D" w:rsidP="0071182D">
            <w:pPr>
              <w:jc w:val="center"/>
              <w:rPr>
                <w:color w:val="000000"/>
                <w:sz w:val="20"/>
                <w:szCs w:val="20"/>
              </w:rPr>
            </w:pPr>
            <w:r w:rsidRPr="00D71476">
              <w:rPr>
                <w:color w:val="000000"/>
                <w:sz w:val="20"/>
                <w:szCs w:val="20"/>
              </w:rPr>
              <w:t>1.86</w:t>
            </w:r>
          </w:p>
        </w:tc>
      </w:tr>
      <w:tr w:rsidR="0071182D" w:rsidRPr="00D71476" w14:paraId="17FCBE49" w14:textId="77777777" w:rsidTr="005B3AF6">
        <w:trPr>
          <w:trHeight w:val="320"/>
          <w:jc w:val="center"/>
        </w:trPr>
        <w:tc>
          <w:tcPr>
            <w:tcW w:w="1008" w:type="dxa"/>
            <w:tcBorders>
              <w:top w:val="nil"/>
              <w:left w:val="nil"/>
              <w:bottom w:val="single" w:sz="4" w:space="0" w:color="auto"/>
              <w:right w:val="nil"/>
            </w:tcBorders>
            <w:shd w:val="clear" w:color="auto" w:fill="auto"/>
            <w:noWrap/>
            <w:vAlign w:val="center"/>
            <w:hideMark/>
          </w:tcPr>
          <w:p w14:paraId="38E34601" w14:textId="169284ED" w:rsidR="0071182D" w:rsidRPr="00D71476" w:rsidRDefault="0071182D" w:rsidP="0071182D">
            <w:pPr>
              <w:jc w:val="center"/>
              <w:rPr>
                <w:color w:val="000000"/>
                <w:sz w:val="20"/>
                <w:szCs w:val="20"/>
              </w:rPr>
            </w:pPr>
            <w:r w:rsidRPr="00D71476">
              <w:rPr>
                <w:color w:val="000000"/>
                <w:sz w:val="20"/>
                <w:szCs w:val="20"/>
              </w:rPr>
              <w:t>2015*</w:t>
            </w:r>
          </w:p>
        </w:tc>
        <w:tc>
          <w:tcPr>
            <w:tcW w:w="1008" w:type="dxa"/>
            <w:tcBorders>
              <w:top w:val="nil"/>
              <w:left w:val="nil"/>
              <w:bottom w:val="single" w:sz="4" w:space="0" w:color="auto"/>
              <w:right w:val="nil"/>
            </w:tcBorders>
            <w:shd w:val="clear" w:color="auto" w:fill="auto"/>
            <w:noWrap/>
            <w:vAlign w:val="center"/>
            <w:hideMark/>
          </w:tcPr>
          <w:p w14:paraId="02016298" w14:textId="07F1CE2D" w:rsidR="0071182D" w:rsidRPr="00D71476" w:rsidRDefault="0071182D" w:rsidP="0071182D">
            <w:pPr>
              <w:jc w:val="center"/>
              <w:rPr>
                <w:color w:val="000000"/>
                <w:sz w:val="20"/>
                <w:szCs w:val="20"/>
              </w:rPr>
            </w:pPr>
            <w:r w:rsidRPr="00D71476">
              <w:rPr>
                <w:color w:val="000000"/>
                <w:sz w:val="20"/>
                <w:szCs w:val="20"/>
              </w:rPr>
              <w:t>754</w:t>
            </w:r>
          </w:p>
        </w:tc>
        <w:tc>
          <w:tcPr>
            <w:tcW w:w="1008" w:type="dxa"/>
            <w:tcBorders>
              <w:top w:val="nil"/>
              <w:left w:val="nil"/>
              <w:bottom w:val="single" w:sz="4" w:space="0" w:color="auto"/>
              <w:right w:val="nil"/>
            </w:tcBorders>
            <w:shd w:val="clear" w:color="auto" w:fill="auto"/>
            <w:noWrap/>
            <w:vAlign w:val="center"/>
            <w:hideMark/>
          </w:tcPr>
          <w:p w14:paraId="0A30069D" w14:textId="49016F2B" w:rsidR="0071182D" w:rsidRPr="00D71476" w:rsidRDefault="0071182D" w:rsidP="0071182D">
            <w:pPr>
              <w:jc w:val="center"/>
              <w:rPr>
                <w:color w:val="000000"/>
                <w:sz w:val="20"/>
                <w:szCs w:val="20"/>
              </w:rPr>
            </w:pPr>
            <w:r w:rsidRPr="00D71476">
              <w:rPr>
                <w:color w:val="000000"/>
                <w:sz w:val="20"/>
                <w:szCs w:val="20"/>
              </w:rPr>
              <w:t>103</w:t>
            </w:r>
          </w:p>
        </w:tc>
        <w:tc>
          <w:tcPr>
            <w:tcW w:w="1008" w:type="dxa"/>
            <w:tcBorders>
              <w:top w:val="nil"/>
              <w:left w:val="nil"/>
              <w:bottom w:val="single" w:sz="4" w:space="0" w:color="auto"/>
              <w:right w:val="nil"/>
            </w:tcBorders>
            <w:shd w:val="clear" w:color="auto" w:fill="auto"/>
            <w:noWrap/>
            <w:vAlign w:val="center"/>
            <w:hideMark/>
          </w:tcPr>
          <w:p w14:paraId="6F7A5AA6" w14:textId="7FB4EDC7" w:rsidR="0071182D" w:rsidRPr="00D71476" w:rsidRDefault="0071182D" w:rsidP="0071182D">
            <w:pPr>
              <w:jc w:val="center"/>
              <w:rPr>
                <w:color w:val="000000"/>
                <w:sz w:val="20"/>
                <w:szCs w:val="20"/>
              </w:rPr>
            </w:pPr>
            <w:r w:rsidRPr="00D71476">
              <w:rPr>
                <w:color w:val="000000"/>
                <w:sz w:val="20"/>
                <w:szCs w:val="20"/>
              </w:rPr>
              <w:t>69</w:t>
            </w:r>
          </w:p>
        </w:tc>
        <w:tc>
          <w:tcPr>
            <w:tcW w:w="1008" w:type="dxa"/>
            <w:tcBorders>
              <w:top w:val="nil"/>
              <w:left w:val="nil"/>
              <w:bottom w:val="single" w:sz="4" w:space="0" w:color="auto"/>
              <w:right w:val="nil"/>
            </w:tcBorders>
            <w:shd w:val="clear" w:color="auto" w:fill="auto"/>
            <w:noWrap/>
            <w:vAlign w:val="center"/>
            <w:hideMark/>
          </w:tcPr>
          <w:p w14:paraId="43F48A2E" w14:textId="7FE6F89F" w:rsidR="0071182D" w:rsidRPr="00D71476" w:rsidRDefault="0071182D" w:rsidP="0071182D">
            <w:pPr>
              <w:jc w:val="center"/>
              <w:rPr>
                <w:color w:val="000000"/>
                <w:sz w:val="20"/>
                <w:szCs w:val="20"/>
              </w:rPr>
            </w:pPr>
            <w:r w:rsidRPr="00D71476">
              <w:rPr>
                <w:color w:val="000000"/>
                <w:sz w:val="20"/>
                <w:szCs w:val="20"/>
              </w:rPr>
              <w:t>211.9</w:t>
            </w:r>
          </w:p>
        </w:tc>
        <w:tc>
          <w:tcPr>
            <w:tcW w:w="1008" w:type="dxa"/>
            <w:tcBorders>
              <w:top w:val="nil"/>
              <w:left w:val="nil"/>
              <w:bottom w:val="single" w:sz="4" w:space="0" w:color="auto"/>
              <w:right w:val="nil"/>
            </w:tcBorders>
            <w:shd w:val="clear" w:color="auto" w:fill="auto"/>
            <w:noWrap/>
            <w:vAlign w:val="center"/>
            <w:hideMark/>
          </w:tcPr>
          <w:p w14:paraId="1765E965" w14:textId="68131760" w:rsidR="0071182D" w:rsidRPr="00D71476" w:rsidRDefault="0071182D" w:rsidP="0071182D">
            <w:pPr>
              <w:jc w:val="center"/>
              <w:rPr>
                <w:color w:val="000000"/>
                <w:sz w:val="20"/>
                <w:szCs w:val="20"/>
              </w:rPr>
            </w:pPr>
            <w:r w:rsidRPr="00D71476">
              <w:rPr>
                <w:color w:val="000000"/>
                <w:sz w:val="20"/>
                <w:szCs w:val="20"/>
              </w:rPr>
              <w:t>122.1</w:t>
            </w:r>
          </w:p>
        </w:tc>
        <w:tc>
          <w:tcPr>
            <w:tcW w:w="1008" w:type="dxa"/>
            <w:tcBorders>
              <w:top w:val="nil"/>
              <w:left w:val="nil"/>
              <w:bottom w:val="single" w:sz="4" w:space="0" w:color="auto"/>
              <w:right w:val="nil"/>
            </w:tcBorders>
            <w:shd w:val="clear" w:color="auto" w:fill="auto"/>
            <w:noWrap/>
            <w:vAlign w:val="center"/>
            <w:hideMark/>
          </w:tcPr>
          <w:p w14:paraId="3BB783A2" w14:textId="79909AC2" w:rsidR="0071182D" w:rsidRPr="00D71476" w:rsidRDefault="0071182D" w:rsidP="0071182D">
            <w:pPr>
              <w:jc w:val="center"/>
              <w:rPr>
                <w:color w:val="000000"/>
                <w:sz w:val="20"/>
                <w:szCs w:val="20"/>
              </w:rPr>
            </w:pPr>
            <w:r w:rsidRPr="00D71476">
              <w:rPr>
                <w:color w:val="000000"/>
                <w:sz w:val="20"/>
                <w:szCs w:val="20"/>
              </w:rPr>
              <w:t>627.5</w:t>
            </w:r>
          </w:p>
        </w:tc>
        <w:tc>
          <w:tcPr>
            <w:tcW w:w="1224" w:type="dxa"/>
            <w:tcBorders>
              <w:top w:val="nil"/>
              <w:left w:val="nil"/>
              <w:bottom w:val="single" w:sz="4" w:space="0" w:color="auto"/>
              <w:right w:val="nil"/>
            </w:tcBorders>
            <w:shd w:val="clear" w:color="auto" w:fill="auto"/>
            <w:noWrap/>
            <w:vAlign w:val="center"/>
            <w:hideMark/>
          </w:tcPr>
          <w:p w14:paraId="0A41C3AF" w14:textId="50DDC9D3" w:rsidR="0071182D" w:rsidRPr="00D71476" w:rsidRDefault="0071182D" w:rsidP="0071182D">
            <w:pPr>
              <w:jc w:val="center"/>
              <w:rPr>
                <w:color w:val="000000"/>
                <w:sz w:val="20"/>
                <w:szCs w:val="20"/>
              </w:rPr>
            </w:pPr>
            <w:r w:rsidRPr="00D71476">
              <w:rPr>
                <w:color w:val="000000"/>
                <w:sz w:val="20"/>
                <w:szCs w:val="20"/>
              </w:rPr>
              <w:t>2.06</w:t>
            </w:r>
          </w:p>
        </w:tc>
      </w:tr>
    </w:tbl>
    <w:p w14:paraId="34C676C3" w14:textId="0516CA72" w:rsidR="005B3AF6" w:rsidRDefault="005B3AF6" w:rsidP="005B3AF6">
      <w:pPr>
        <w:ind w:left="720"/>
        <w:rPr>
          <w:color w:val="333333"/>
          <w:sz w:val="20"/>
          <w:szCs w:val="20"/>
          <w:shd w:val="clear" w:color="auto" w:fill="FFFFFF"/>
        </w:rPr>
      </w:pPr>
      <w:r w:rsidRPr="00D71476">
        <w:rPr>
          <w:b/>
          <w:bCs/>
          <w:color w:val="333333"/>
          <w:sz w:val="20"/>
          <w:szCs w:val="20"/>
          <w:shd w:val="clear" w:color="auto" w:fill="FFFFFF"/>
        </w:rPr>
        <w:t>Table 8:</w:t>
      </w:r>
      <w:r w:rsidRPr="00D71476">
        <w:rPr>
          <w:color w:val="333333"/>
          <w:sz w:val="20"/>
          <w:szCs w:val="20"/>
          <w:shd w:val="clear" w:color="auto" w:fill="FFFFFF"/>
        </w:rPr>
        <w:t xml:space="preserve"> Effective number of breeders (</w:t>
      </w:r>
      <w:r w:rsidRPr="00D71476">
        <w:rPr>
          <w:i/>
          <w:iCs/>
          <w:color w:val="333333"/>
          <w:sz w:val="20"/>
          <w:szCs w:val="20"/>
          <w:shd w:val="clear" w:color="auto" w:fill="FFFFFF"/>
        </w:rPr>
        <w:t>Nb</w:t>
      </w:r>
      <w:r w:rsidRPr="00D71476">
        <w:rPr>
          <w:color w:val="333333"/>
          <w:sz w:val="20"/>
          <w:szCs w:val="20"/>
          <w:shd w:val="clear" w:color="auto" w:fill="FFFFFF"/>
        </w:rPr>
        <w:t xml:space="preserve">) per parent year as estimated by </w:t>
      </w:r>
      <w:proofErr w:type="spellStart"/>
      <w:r w:rsidRPr="00D71476">
        <w:rPr>
          <w:color w:val="333333"/>
          <w:sz w:val="20"/>
          <w:szCs w:val="20"/>
          <w:shd w:val="clear" w:color="auto" w:fill="FFFFFF"/>
        </w:rPr>
        <w:t>NeEstimator</w:t>
      </w:r>
      <w:proofErr w:type="spellEnd"/>
      <w:r w:rsidRPr="00D71476">
        <w:rPr>
          <w:color w:val="333333"/>
          <w:sz w:val="20"/>
          <w:szCs w:val="20"/>
          <w:shd w:val="clear" w:color="auto" w:fill="FFFFFF"/>
        </w:rPr>
        <w:t xml:space="preserve"> v2.1. Number of candidate parents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cand</w:t>
      </w:r>
      <w:proofErr w:type="spellEnd"/>
      <w:r w:rsidRPr="00D71476">
        <w:rPr>
          <w:color w:val="333333"/>
          <w:sz w:val="20"/>
          <w:szCs w:val="20"/>
          <w:shd w:val="clear" w:color="auto" w:fill="FFFFFF"/>
        </w:rPr>
        <w:t xml:space="preserve">) is the number of salmon released above the </w:t>
      </w:r>
      <w:r w:rsidR="00B8490A">
        <w:rPr>
          <w:color w:val="333333"/>
          <w:sz w:val="20"/>
          <w:szCs w:val="20"/>
          <w:shd w:val="clear" w:color="auto" w:fill="FFFFFF"/>
        </w:rPr>
        <w:t>Cougar Dam</w:t>
      </w:r>
      <w:r w:rsidRPr="00D71476">
        <w:rPr>
          <w:color w:val="333333"/>
          <w:sz w:val="20"/>
          <w:szCs w:val="20"/>
          <w:shd w:val="clear" w:color="auto" w:fill="FFFFFF"/>
        </w:rPr>
        <w:t xml:space="preserve"> in a given year that were sampled, and successfully genotyped,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r w:rsidRPr="00D71476">
        <w:rPr>
          <w:color w:val="333333"/>
          <w:sz w:val="20"/>
          <w:szCs w:val="20"/>
          <w:shd w:val="clear" w:color="auto" w:fill="FFFFFF"/>
        </w:rPr>
        <w:t xml:space="preserve"> is the number of candidate parents with one or more offspring in the pedigree.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offspring</w:t>
      </w:r>
      <w:proofErr w:type="spellEnd"/>
      <w:r w:rsidRPr="00D71476">
        <w:rPr>
          <w:color w:val="333333"/>
          <w:sz w:val="20"/>
          <w:szCs w:val="20"/>
          <w:shd w:val="clear" w:color="auto" w:fill="FFFFFF"/>
        </w:rPr>
        <w:t xml:space="preserve"> is the number of offspring assigned to candidate parents released above the dam that parent year. Upper and lower 95% confidence intervals based on jack-knife are provided. Finally the Nb :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w:t>
      </w:r>
      <w:proofErr w:type="spellEnd"/>
      <w:r w:rsidRPr="00D71476">
        <w:rPr>
          <w:color w:val="333333"/>
          <w:sz w:val="20"/>
          <w:szCs w:val="20"/>
          <w:shd w:val="clear" w:color="auto" w:fill="FFFFFF"/>
        </w:rPr>
        <w:t xml:space="preserve"> ratio is the Nb estimate divided by the number of successful breeders.</w:t>
      </w:r>
    </w:p>
    <w:p w14:paraId="0320DFFE" w14:textId="1F3DBB96" w:rsidR="00A06A19" w:rsidRPr="00D71476" w:rsidRDefault="00A06A19" w:rsidP="005B3AF6">
      <w:pPr>
        <w:ind w:left="720"/>
        <w:rPr>
          <w:sz w:val="20"/>
          <w:szCs w:val="20"/>
        </w:rPr>
      </w:pPr>
      <w:r w:rsidRPr="00D71476">
        <w:rPr>
          <w:rStyle w:val="Emphasis"/>
          <w:color w:val="333333"/>
          <w:sz w:val="20"/>
          <w:szCs w:val="20"/>
          <w:shd w:val="clear" w:color="auto" w:fill="FFFFFF"/>
        </w:rPr>
        <w:t>* Note that 2015 estimates do not include potential year 6 offspring. However we expect these offspring to contribute very little to TLF (~2%)</w:t>
      </w:r>
    </w:p>
    <w:p w14:paraId="35D5A2DA" w14:textId="77777777" w:rsidR="005B3AF6" w:rsidRPr="00D71476" w:rsidRDefault="005B3AF6" w:rsidP="00D92125">
      <w:pPr>
        <w:spacing w:line="360" w:lineRule="auto"/>
        <w:rPr>
          <w:u w:val="single"/>
        </w:rPr>
      </w:pPr>
    </w:p>
    <w:p w14:paraId="1EC516F5" w14:textId="3CC6E896" w:rsidR="00D92125" w:rsidRPr="00D71476" w:rsidRDefault="00D92125" w:rsidP="00D92125">
      <w:pPr>
        <w:spacing w:line="360" w:lineRule="auto"/>
        <w:rPr>
          <w:u w:val="single"/>
        </w:rPr>
      </w:pPr>
      <w:r w:rsidRPr="00D71476">
        <w:rPr>
          <w:u w:val="single"/>
        </w:rPr>
        <w:t>Predictors of Fitness</w:t>
      </w:r>
    </w:p>
    <w:p w14:paraId="0A0E76A5" w14:textId="34D1772C" w:rsidR="00D92125" w:rsidRPr="00D71476" w:rsidRDefault="006D5CC7" w:rsidP="00D92125">
      <w:pPr>
        <w:spacing w:line="360" w:lineRule="auto"/>
      </w:pPr>
      <w:r>
        <w:rPr>
          <w:i/>
          <w:iCs/>
        </w:rPr>
        <w:t>Generalized Linear Mixed Modeling</w:t>
      </w:r>
    </w:p>
    <w:p w14:paraId="7B3860C2" w14:textId="2684B9A0" w:rsidR="006D5CC7" w:rsidRDefault="00DA3BD9" w:rsidP="006D5CC7">
      <w:pPr>
        <w:spacing w:after="112" w:line="360" w:lineRule="auto"/>
        <w:ind w:firstLine="720"/>
        <w:rPr>
          <w:i/>
          <w:iCs/>
        </w:rPr>
      </w:pPr>
      <w:r>
        <w:rPr>
          <w:color w:val="000000" w:themeColor="text1"/>
        </w:rPr>
        <w:t>We did not find evidence of strong multicollinearity among the evaluated predictors</w:t>
      </w:r>
      <w:r w:rsidR="0014653B">
        <w:rPr>
          <w:color w:val="000000" w:themeColor="text1"/>
        </w:rPr>
        <w:t xml:space="preserve"> of TLF</w:t>
      </w:r>
      <w:r w:rsidR="00D46780">
        <w:rPr>
          <w:color w:val="000000" w:themeColor="text1"/>
        </w:rPr>
        <w:t>, and included all predictors at the start of model selection</w:t>
      </w:r>
      <w:r>
        <w:rPr>
          <w:color w:val="000000" w:themeColor="text1"/>
        </w:rPr>
        <w:t xml:space="preserve">. </w:t>
      </w:r>
      <w:r w:rsidR="00D46780">
        <w:rPr>
          <w:color w:val="000000" w:themeColor="text1"/>
        </w:rPr>
        <w:t xml:space="preserve">Modeling the effect of </w:t>
      </w:r>
      <w:r w:rsidR="00D46780">
        <w:rPr>
          <w:i/>
          <w:iCs/>
          <w:color w:val="000000" w:themeColor="text1"/>
        </w:rPr>
        <w:t>release group density</w:t>
      </w:r>
      <w:r w:rsidR="00D46780">
        <w:rPr>
          <w:color w:val="000000" w:themeColor="text1"/>
        </w:rPr>
        <w:t xml:space="preserve"> as a second order polynomial provided a marginally better fit to the data than modeling </w:t>
      </w:r>
      <w:r w:rsidR="00D46780">
        <w:rPr>
          <w:i/>
          <w:iCs/>
          <w:color w:val="000000" w:themeColor="text1"/>
        </w:rPr>
        <w:t>release group density</w:t>
      </w:r>
      <w:r w:rsidR="00D46780">
        <w:rPr>
          <w:color w:val="000000" w:themeColor="text1"/>
        </w:rPr>
        <w:t xml:space="preserve"> as a linear predictor, but all other predictors were modeled as linear effects. The best</w:t>
      </w:r>
      <w:r w:rsidR="006D5CC7">
        <w:rPr>
          <w:color w:val="000000" w:themeColor="text1"/>
        </w:rPr>
        <w:t xml:space="preserve"> random effects structure </w:t>
      </w:r>
      <w:r w:rsidR="00D46780">
        <w:rPr>
          <w:color w:val="000000" w:themeColor="text1"/>
        </w:rPr>
        <w:t>according to AIC</w:t>
      </w:r>
      <w:r w:rsidR="006D5CC7">
        <w:rPr>
          <w:color w:val="000000" w:themeColor="text1"/>
        </w:rPr>
        <w:t xml:space="preserve"> included random intercepts for both </w:t>
      </w:r>
      <w:r w:rsidR="006D5CC7">
        <w:rPr>
          <w:i/>
          <w:iCs/>
          <w:color w:val="000000" w:themeColor="text1"/>
        </w:rPr>
        <w:t xml:space="preserve">year </w:t>
      </w:r>
      <w:r w:rsidR="006D5CC7">
        <w:rPr>
          <w:color w:val="000000" w:themeColor="text1"/>
        </w:rPr>
        <w:t xml:space="preserve">and </w:t>
      </w:r>
      <w:r w:rsidR="006D5CC7">
        <w:rPr>
          <w:i/>
          <w:iCs/>
          <w:color w:val="000000" w:themeColor="text1"/>
        </w:rPr>
        <w:t>release group.</w:t>
      </w:r>
      <w:r w:rsidR="006D5CC7">
        <w:rPr>
          <w:color w:val="000000" w:themeColor="text1"/>
        </w:rPr>
        <w:t xml:space="preserve"> </w:t>
      </w:r>
      <w:r>
        <w:rPr>
          <w:color w:val="000000" w:themeColor="text1"/>
        </w:rPr>
        <w:t xml:space="preserve">After model selection of fixed effects, four predictors and two interactions were included in the final model: </w:t>
      </w:r>
      <w:r>
        <w:rPr>
          <w:i/>
          <w:iCs/>
        </w:rPr>
        <w:t>sex, origin, Julian day of release, annual sex ratio</w:t>
      </w:r>
      <w:r>
        <w:t xml:space="preserve">, </w:t>
      </w:r>
      <w:r w:rsidRPr="00DA3BD9">
        <w:rPr>
          <w:i/>
          <w:iCs/>
        </w:rPr>
        <w:t>sex*origin</w:t>
      </w:r>
      <w:r>
        <w:t xml:space="preserve"> and </w:t>
      </w:r>
      <w:r>
        <w:rPr>
          <w:i/>
          <w:iCs/>
        </w:rPr>
        <w:t>sex*annual sex ratio</w:t>
      </w:r>
      <w:r w:rsidR="00D46780">
        <w:rPr>
          <w:i/>
          <w:iCs/>
        </w:rPr>
        <w:t xml:space="preserve">. </w:t>
      </w:r>
      <w:r w:rsidR="00D46780">
        <w:t>Parameter estimates and their standard errors, as well as significance testing for each predictor retained in the final model is presented</w:t>
      </w:r>
      <w:r>
        <w:rPr>
          <w:i/>
          <w:iCs/>
        </w:rPr>
        <w:t xml:space="preserve"> </w:t>
      </w:r>
      <w:r w:rsidR="00D46780">
        <w:t xml:space="preserve">in </w:t>
      </w:r>
      <w:r>
        <w:t>Table 9</w:t>
      </w:r>
      <w:r>
        <w:rPr>
          <w:i/>
          <w:iCs/>
        </w:rPr>
        <w:t>.</w:t>
      </w:r>
    </w:p>
    <w:p w14:paraId="05006ABF" w14:textId="77777777" w:rsidR="00D7409D" w:rsidRDefault="00D7409D" w:rsidP="006D5CC7">
      <w:pPr>
        <w:spacing w:after="112" w:line="360" w:lineRule="auto"/>
        <w:ind w:firstLine="720"/>
        <w:rPr>
          <w:i/>
          <w:i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DA3BD9" w:rsidRPr="005F41AF" w14:paraId="1D87E7A4" w14:textId="77777777" w:rsidTr="005F41AF">
        <w:trPr>
          <w:jc w:val="center"/>
        </w:trPr>
        <w:tc>
          <w:tcPr>
            <w:tcW w:w="3325" w:type="dxa"/>
            <w:tcBorders>
              <w:top w:val="single" w:sz="4" w:space="0" w:color="auto"/>
              <w:bottom w:val="single" w:sz="4" w:space="0" w:color="auto"/>
            </w:tcBorders>
            <w:shd w:val="clear" w:color="auto" w:fill="E7E6E6" w:themeFill="background2"/>
          </w:tcPr>
          <w:p w14:paraId="249725AF" w14:textId="77777777" w:rsidR="00DA3BD9" w:rsidRPr="005F41AF" w:rsidRDefault="00DA3BD9" w:rsidP="00A67FCF">
            <w:pPr>
              <w:spacing w:after="112" w:line="259" w:lineRule="auto"/>
              <w:rPr>
                <w:b/>
                <w:bCs/>
                <w:sz w:val="20"/>
                <w:szCs w:val="20"/>
              </w:rPr>
            </w:pPr>
            <w:r w:rsidRPr="005F41AF">
              <w:rPr>
                <w:b/>
                <w:bCs/>
                <w:sz w:val="20"/>
                <w:szCs w:val="20"/>
              </w:rPr>
              <w:t>Fixed effects</w:t>
            </w:r>
          </w:p>
        </w:tc>
        <w:tc>
          <w:tcPr>
            <w:tcW w:w="1080" w:type="dxa"/>
            <w:tcBorders>
              <w:top w:val="single" w:sz="4" w:space="0" w:color="auto"/>
              <w:bottom w:val="single" w:sz="4" w:space="0" w:color="auto"/>
            </w:tcBorders>
            <w:shd w:val="clear" w:color="auto" w:fill="E7E6E6" w:themeFill="background2"/>
          </w:tcPr>
          <w:p w14:paraId="558D7D38" w14:textId="77777777" w:rsidR="00DA3BD9" w:rsidRPr="005F41AF" w:rsidRDefault="00DA3BD9" w:rsidP="00A67FCF">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009B499" w14:textId="77777777" w:rsidR="00DA3BD9" w:rsidRPr="005F41AF" w:rsidRDefault="00DA3BD9" w:rsidP="00A67FCF">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7F621098" w14:textId="77777777" w:rsidR="00DA3BD9" w:rsidRPr="005F41AF" w:rsidRDefault="00DA3BD9" w:rsidP="00A67FCF">
            <w:pPr>
              <w:jc w:val="center"/>
              <w:rPr>
                <w:b/>
                <w:bCs/>
                <w:sz w:val="20"/>
                <w:szCs w:val="20"/>
              </w:rPr>
            </w:pPr>
            <w:r w:rsidRPr="005F41AF">
              <w:rPr>
                <w:b/>
                <w:bCs/>
                <w:sz w:val="20"/>
                <w:szCs w:val="20"/>
              </w:rPr>
              <w:t>LRT</w:t>
            </w:r>
          </w:p>
          <w:p w14:paraId="70238E34" w14:textId="77777777" w:rsidR="00DA3BD9" w:rsidRPr="005F41AF" w:rsidRDefault="00DA3BD9" w:rsidP="00A67FCF">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1F134BD1" w14:textId="77777777" w:rsidR="00DA3BD9" w:rsidRPr="005F41AF" w:rsidRDefault="00DA3BD9" w:rsidP="00A67FCF">
            <w:pPr>
              <w:jc w:val="center"/>
              <w:rPr>
                <w:b/>
                <w:bCs/>
                <w:sz w:val="20"/>
                <w:szCs w:val="20"/>
              </w:rPr>
            </w:pPr>
            <w:r w:rsidRPr="005F41AF">
              <w:rPr>
                <w:b/>
                <w:bCs/>
                <w:sz w:val="20"/>
                <w:szCs w:val="20"/>
              </w:rPr>
              <w:t>Wald</w:t>
            </w:r>
          </w:p>
          <w:p w14:paraId="42504C32" w14:textId="77777777" w:rsidR="00DA3BD9" w:rsidRPr="005F41AF" w:rsidRDefault="00DA3BD9" w:rsidP="00A67FCF">
            <w:pPr>
              <w:jc w:val="center"/>
              <w:rPr>
                <w:b/>
                <w:bCs/>
                <w:sz w:val="20"/>
                <w:szCs w:val="20"/>
              </w:rPr>
            </w:pPr>
            <w:r w:rsidRPr="005F41AF">
              <w:rPr>
                <w:b/>
                <w:bCs/>
                <w:sz w:val="20"/>
                <w:szCs w:val="20"/>
              </w:rPr>
              <w:t>p-value</w:t>
            </w:r>
          </w:p>
        </w:tc>
      </w:tr>
      <w:tr w:rsidR="00DA3BD9" w:rsidRPr="005F41AF" w14:paraId="7EF0CF4A" w14:textId="77777777" w:rsidTr="005F41AF">
        <w:trPr>
          <w:jc w:val="center"/>
        </w:trPr>
        <w:tc>
          <w:tcPr>
            <w:tcW w:w="3325" w:type="dxa"/>
            <w:tcBorders>
              <w:top w:val="single" w:sz="4" w:space="0" w:color="auto"/>
            </w:tcBorders>
          </w:tcPr>
          <w:p w14:paraId="01CE5161" w14:textId="77777777" w:rsidR="00DA3BD9" w:rsidRPr="005F41AF" w:rsidRDefault="00DA3BD9" w:rsidP="00A67FCF">
            <w:pPr>
              <w:spacing w:after="112" w:line="259" w:lineRule="auto"/>
              <w:rPr>
                <w:sz w:val="20"/>
                <w:szCs w:val="20"/>
              </w:rPr>
            </w:pPr>
            <w:r w:rsidRPr="005F41AF">
              <w:rPr>
                <w:sz w:val="20"/>
                <w:szCs w:val="20"/>
              </w:rPr>
              <w:t>(Intercept)</w:t>
            </w:r>
          </w:p>
        </w:tc>
        <w:tc>
          <w:tcPr>
            <w:tcW w:w="1080" w:type="dxa"/>
            <w:tcBorders>
              <w:top w:val="single" w:sz="4" w:space="0" w:color="auto"/>
            </w:tcBorders>
          </w:tcPr>
          <w:p w14:paraId="63149EB3" w14:textId="06AACA95" w:rsidR="00DA3BD9" w:rsidRPr="005F41AF" w:rsidRDefault="005F41AF" w:rsidP="005F41AF">
            <w:pPr>
              <w:jc w:val="center"/>
              <w:rPr>
                <w:color w:val="000000"/>
                <w:sz w:val="20"/>
                <w:szCs w:val="20"/>
              </w:rPr>
            </w:pPr>
            <w:r w:rsidRPr="005F41AF">
              <w:rPr>
                <w:color w:val="000000"/>
                <w:sz w:val="20"/>
                <w:szCs w:val="20"/>
              </w:rPr>
              <w:t>-1.343</w:t>
            </w:r>
          </w:p>
        </w:tc>
        <w:tc>
          <w:tcPr>
            <w:tcW w:w="1080" w:type="dxa"/>
            <w:tcBorders>
              <w:top w:val="single" w:sz="4" w:space="0" w:color="auto"/>
            </w:tcBorders>
          </w:tcPr>
          <w:p w14:paraId="2919162B" w14:textId="1A7EA70B" w:rsidR="00DA3BD9" w:rsidRPr="005F41AF" w:rsidRDefault="005F41AF" w:rsidP="005F41AF">
            <w:pPr>
              <w:jc w:val="center"/>
              <w:rPr>
                <w:color w:val="000000"/>
                <w:sz w:val="20"/>
                <w:szCs w:val="20"/>
              </w:rPr>
            </w:pPr>
            <w:r w:rsidRPr="005F41AF">
              <w:rPr>
                <w:color w:val="000000"/>
                <w:sz w:val="20"/>
                <w:szCs w:val="20"/>
              </w:rPr>
              <w:t>0.208</w:t>
            </w:r>
          </w:p>
        </w:tc>
        <w:tc>
          <w:tcPr>
            <w:tcW w:w="1080" w:type="dxa"/>
            <w:tcBorders>
              <w:top w:val="single" w:sz="4" w:space="0" w:color="auto"/>
            </w:tcBorders>
          </w:tcPr>
          <w:p w14:paraId="427431A2"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7EA0EEA9" w14:textId="77777777" w:rsidR="00DA3BD9" w:rsidRPr="005F41AF" w:rsidRDefault="00DA3BD9" w:rsidP="00A67FCF">
            <w:pPr>
              <w:spacing w:after="112" w:line="259" w:lineRule="auto"/>
              <w:jc w:val="center"/>
              <w:rPr>
                <w:sz w:val="20"/>
                <w:szCs w:val="20"/>
              </w:rPr>
            </w:pPr>
          </w:p>
        </w:tc>
      </w:tr>
      <w:tr w:rsidR="00DA3BD9" w:rsidRPr="005F41AF" w14:paraId="3A1C7E68" w14:textId="77777777" w:rsidTr="005F41AF">
        <w:trPr>
          <w:jc w:val="center"/>
        </w:trPr>
        <w:tc>
          <w:tcPr>
            <w:tcW w:w="3325" w:type="dxa"/>
          </w:tcPr>
          <w:p w14:paraId="774D3A7F" w14:textId="05D433B8" w:rsidR="00DA3BD9" w:rsidRPr="005F41AF" w:rsidRDefault="00DA3BD9" w:rsidP="00A67FCF">
            <w:pPr>
              <w:spacing w:after="112" w:line="259" w:lineRule="auto"/>
              <w:rPr>
                <w:sz w:val="20"/>
                <w:szCs w:val="20"/>
              </w:rPr>
            </w:pPr>
            <w:r w:rsidRPr="005F41AF">
              <w:rPr>
                <w:i/>
                <w:iCs/>
                <w:sz w:val="20"/>
                <w:szCs w:val="20"/>
              </w:rPr>
              <w:t>sex</w:t>
            </w:r>
            <w:r w:rsidRPr="005F41AF">
              <w:rPr>
                <w:sz w:val="20"/>
                <w:szCs w:val="20"/>
              </w:rPr>
              <w:t>[male]</w:t>
            </w:r>
          </w:p>
        </w:tc>
        <w:tc>
          <w:tcPr>
            <w:tcW w:w="1080" w:type="dxa"/>
          </w:tcPr>
          <w:p w14:paraId="68CA1AA3" w14:textId="3C38686B" w:rsidR="00DA3BD9" w:rsidRPr="005F41AF" w:rsidRDefault="005F41AF" w:rsidP="005F41AF">
            <w:pPr>
              <w:jc w:val="center"/>
              <w:rPr>
                <w:color w:val="000000"/>
                <w:sz w:val="20"/>
                <w:szCs w:val="20"/>
              </w:rPr>
            </w:pPr>
            <w:r w:rsidRPr="005F41AF">
              <w:rPr>
                <w:color w:val="000000"/>
                <w:sz w:val="20"/>
                <w:szCs w:val="20"/>
              </w:rPr>
              <w:t>-0.150</w:t>
            </w:r>
          </w:p>
        </w:tc>
        <w:tc>
          <w:tcPr>
            <w:tcW w:w="1080" w:type="dxa"/>
          </w:tcPr>
          <w:p w14:paraId="2C6CCCD6" w14:textId="755897A3" w:rsidR="00DA3BD9" w:rsidRPr="005F41AF" w:rsidRDefault="005F41AF" w:rsidP="005F41AF">
            <w:pPr>
              <w:jc w:val="center"/>
              <w:rPr>
                <w:color w:val="000000"/>
                <w:sz w:val="20"/>
                <w:szCs w:val="20"/>
              </w:rPr>
            </w:pPr>
            <w:r w:rsidRPr="005F41AF">
              <w:rPr>
                <w:color w:val="000000"/>
                <w:sz w:val="20"/>
                <w:szCs w:val="20"/>
              </w:rPr>
              <w:t>0.082</w:t>
            </w:r>
          </w:p>
        </w:tc>
        <w:tc>
          <w:tcPr>
            <w:tcW w:w="1080" w:type="dxa"/>
          </w:tcPr>
          <w:p w14:paraId="64FAFD9D" w14:textId="77777777" w:rsidR="00DA3BD9" w:rsidRPr="005F41AF" w:rsidRDefault="00DA3BD9" w:rsidP="00A67FCF">
            <w:pPr>
              <w:spacing w:after="112" w:line="259" w:lineRule="auto"/>
              <w:jc w:val="center"/>
              <w:rPr>
                <w:sz w:val="20"/>
                <w:szCs w:val="20"/>
              </w:rPr>
            </w:pPr>
          </w:p>
        </w:tc>
        <w:tc>
          <w:tcPr>
            <w:tcW w:w="1223" w:type="dxa"/>
          </w:tcPr>
          <w:p w14:paraId="0BE06201" w14:textId="2476E0EF" w:rsidR="00DA3BD9" w:rsidRPr="005F41AF" w:rsidRDefault="005F41AF" w:rsidP="005F41AF">
            <w:pPr>
              <w:jc w:val="center"/>
              <w:rPr>
                <w:color w:val="000000"/>
                <w:sz w:val="20"/>
                <w:szCs w:val="20"/>
              </w:rPr>
            </w:pPr>
            <w:r w:rsidRPr="005F41AF">
              <w:rPr>
                <w:color w:val="000000"/>
                <w:sz w:val="20"/>
                <w:szCs w:val="20"/>
              </w:rPr>
              <w:t>0.066</w:t>
            </w:r>
          </w:p>
        </w:tc>
      </w:tr>
      <w:tr w:rsidR="00DA3BD9" w:rsidRPr="005F41AF" w14:paraId="0BA81EF8" w14:textId="77777777" w:rsidTr="005F41AF">
        <w:trPr>
          <w:jc w:val="center"/>
        </w:trPr>
        <w:tc>
          <w:tcPr>
            <w:tcW w:w="3325" w:type="dxa"/>
          </w:tcPr>
          <w:p w14:paraId="6FA22D1C" w14:textId="682A78BC" w:rsidR="00DA3BD9" w:rsidRPr="005F41AF" w:rsidRDefault="00DA3BD9" w:rsidP="00A67FCF">
            <w:pPr>
              <w:spacing w:after="112" w:line="259" w:lineRule="auto"/>
              <w:rPr>
                <w:sz w:val="20"/>
                <w:szCs w:val="20"/>
              </w:rPr>
            </w:pPr>
            <w:r w:rsidRPr="005F41AF">
              <w:rPr>
                <w:i/>
                <w:iCs/>
                <w:sz w:val="20"/>
                <w:szCs w:val="20"/>
              </w:rPr>
              <w:t>origin</w:t>
            </w:r>
            <w:r w:rsidR="005F41AF" w:rsidRPr="005F41AF">
              <w:rPr>
                <w:sz w:val="20"/>
                <w:szCs w:val="20"/>
              </w:rPr>
              <w:t>[NOR]</w:t>
            </w:r>
          </w:p>
        </w:tc>
        <w:tc>
          <w:tcPr>
            <w:tcW w:w="1080" w:type="dxa"/>
          </w:tcPr>
          <w:p w14:paraId="3BA970ED" w14:textId="2AD2AC4D" w:rsidR="00DA3BD9" w:rsidRPr="005F41AF" w:rsidRDefault="005F41AF" w:rsidP="005F41AF">
            <w:pPr>
              <w:jc w:val="center"/>
              <w:rPr>
                <w:color w:val="000000"/>
                <w:sz w:val="20"/>
                <w:szCs w:val="20"/>
              </w:rPr>
            </w:pPr>
            <w:r w:rsidRPr="005F41AF">
              <w:rPr>
                <w:color w:val="000000"/>
                <w:sz w:val="20"/>
                <w:szCs w:val="20"/>
              </w:rPr>
              <w:t>0.446</w:t>
            </w:r>
          </w:p>
        </w:tc>
        <w:tc>
          <w:tcPr>
            <w:tcW w:w="1080" w:type="dxa"/>
          </w:tcPr>
          <w:p w14:paraId="6E5E0159" w14:textId="3FDAEF2D" w:rsidR="00DA3BD9" w:rsidRPr="005F41AF" w:rsidRDefault="005F41AF" w:rsidP="005F41AF">
            <w:pPr>
              <w:jc w:val="center"/>
              <w:rPr>
                <w:color w:val="000000"/>
                <w:sz w:val="20"/>
                <w:szCs w:val="20"/>
              </w:rPr>
            </w:pPr>
            <w:r w:rsidRPr="005F41AF">
              <w:rPr>
                <w:color w:val="000000"/>
                <w:sz w:val="20"/>
                <w:szCs w:val="20"/>
              </w:rPr>
              <w:t>0.132</w:t>
            </w:r>
          </w:p>
        </w:tc>
        <w:tc>
          <w:tcPr>
            <w:tcW w:w="1080" w:type="dxa"/>
          </w:tcPr>
          <w:p w14:paraId="27669797" w14:textId="77777777" w:rsidR="00DA3BD9" w:rsidRPr="005F41AF" w:rsidRDefault="00DA3BD9" w:rsidP="00A67FCF">
            <w:pPr>
              <w:spacing w:after="112" w:line="259" w:lineRule="auto"/>
              <w:jc w:val="center"/>
              <w:rPr>
                <w:sz w:val="20"/>
                <w:szCs w:val="20"/>
              </w:rPr>
            </w:pPr>
          </w:p>
        </w:tc>
        <w:tc>
          <w:tcPr>
            <w:tcW w:w="1223" w:type="dxa"/>
          </w:tcPr>
          <w:p w14:paraId="25D230D5" w14:textId="5C9FB379" w:rsidR="00DA3BD9" w:rsidRPr="005F41AF" w:rsidRDefault="005F41AF" w:rsidP="005F41AF">
            <w:pPr>
              <w:jc w:val="center"/>
              <w:rPr>
                <w:b/>
                <w:bCs/>
                <w:color w:val="000000"/>
                <w:sz w:val="20"/>
                <w:szCs w:val="20"/>
              </w:rPr>
            </w:pPr>
            <w:r w:rsidRPr="005F41AF">
              <w:rPr>
                <w:b/>
                <w:bCs/>
                <w:color w:val="000000"/>
                <w:sz w:val="20"/>
                <w:szCs w:val="20"/>
              </w:rPr>
              <w:t>0.001</w:t>
            </w:r>
          </w:p>
        </w:tc>
      </w:tr>
      <w:tr w:rsidR="00DA3BD9" w:rsidRPr="005F41AF" w14:paraId="25F94233" w14:textId="77777777" w:rsidTr="005F41AF">
        <w:trPr>
          <w:jc w:val="center"/>
        </w:trPr>
        <w:tc>
          <w:tcPr>
            <w:tcW w:w="3325" w:type="dxa"/>
          </w:tcPr>
          <w:p w14:paraId="5C0B3950" w14:textId="4BE6362E" w:rsidR="00DA3BD9" w:rsidRPr="005F41AF" w:rsidRDefault="00DA3BD9" w:rsidP="00A67FCF">
            <w:pPr>
              <w:spacing w:after="112" w:line="259" w:lineRule="auto"/>
              <w:rPr>
                <w:i/>
                <w:iCs/>
                <w:sz w:val="20"/>
                <w:szCs w:val="20"/>
              </w:rPr>
            </w:pPr>
            <w:r w:rsidRPr="005F41AF">
              <w:rPr>
                <w:i/>
                <w:iCs/>
                <w:sz w:val="20"/>
                <w:szCs w:val="20"/>
              </w:rPr>
              <w:lastRenderedPageBreak/>
              <w:t>Julian Day of release</w:t>
            </w:r>
          </w:p>
        </w:tc>
        <w:tc>
          <w:tcPr>
            <w:tcW w:w="1080" w:type="dxa"/>
          </w:tcPr>
          <w:p w14:paraId="35A286CF" w14:textId="58270110" w:rsidR="00DA3BD9" w:rsidRPr="005F41AF" w:rsidRDefault="005F41AF" w:rsidP="005F41AF">
            <w:pPr>
              <w:jc w:val="center"/>
              <w:rPr>
                <w:color w:val="000000"/>
                <w:sz w:val="20"/>
                <w:szCs w:val="20"/>
              </w:rPr>
            </w:pPr>
            <w:r w:rsidRPr="005F41AF">
              <w:rPr>
                <w:color w:val="000000"/>
                <w:sz w:val="20"/>
                <w:szCs w:val="20"/>
              </w:rPr>
              <w:t>-0.004</w:t>
            </w:r>
          </w:p>
        </w:tc>
        <w:tc>
          <w:tcPr>
            <w:tcW w:w="1080" w:type="dxa"/>
          </w:tcPr>
          <w:p w14:paraId="371A7763" w14:textId="10B9A038" w:rsidR="00DA3BD9" w:rsidRPr="005F41AF" w:rsidRDefault="005F41AF" w:rsidP="005F41AF">
            <w:pPr>
              <w:jc w:val="center"/>
              <w:rPr>
                <w:color w:val="000000"/>
                <w:sz w:val="20"/>
                <w:szCs w:val="20"/>
              </w:rPr>
            </w:pPr>
            <w:r w:rsidRPr="005F41AF">
              <w:rPr>
                <w:color w:val="000000"/>
                <w:sz w:val="20"/>
                <w:szCs w:val="20"/>
              </w:rPr>
              <w:t>0.001</w:t>
            </w:r>
          </w:p>
        </w:tc>
        <w:tc>
          <w:tcPr>
            <w:tcW w:w="1080" w:type="dxa"/>
          </w:tcPr>
          <w:p w14:paraId="0D62CFAF" w14:textId="27A193B9" w:rsidR="00DA3BD9" w:rsidRPr="005F41AF" w:rsidRDefault="005F41AF" w:rsidP="00A67FCF">
            <w:pPr>
              <w:spacing w:after="112" w:line="259" w:lineRule="auto"/>
              <w:jc w:val="center"/>
              <w:rPr>
                <w:b/>
                <w:bCs/>
                <w:sz w:val="20"/>
                <w:szCs w:val="20"/>
              </w:rPr>
            </w:pPr>
            <w:r w:rsidRPr="005F41AF">
              <w:rPr>
                <w:b/>
                <w:bCs/>
                <w:sz w:val="20"/>
                <w:szCs w:val="20"/>
              </w:rPr>
              <w:t>0.004</w:t>
            </w:r>
          </w:p>
        </w:tc>
        <w:tc>
          <w:tcPr>
            <w:tcW w:w="1223" w:type="dxa"/>
          </w:tcPr>
          <w:p w14:paraId="22C62153" w14:textId="4D0D3085" w:rsidR="00DA3BD9" w:rsidRPr="005F41AF" w:rsidRDefault="005F41AF" w:rsidP="005F41AF">
            <w:pPr>
              <w:jc w:val="center"/>
              <w:rPr>
                <w:b/>
                <w:bCs/>
                <w:color w:val="000000"/>
                <w:sz w:val="20"/>
                <w:szCs w:val="20"/>
              </w:rPr>
            </w:pPr>
            <w:r w:rsidRPr="005F41AF">
              <w:rPr>
                <w:b/>
                <w:bCs/>
                <w:color w:val="000000"/>
                <w:sz w:val="20"/>
                <w:szCs w:val="20"/>
              </w:rPr>
              <w:t>0.003</w:t>
            </w:r>
          </w:p>
        </w:tc>
      </w:tr>
      <w:tr w:rsidR="00DA3BD9" w:rsidRPr="005F41AF" w14:paraId="4A727E6D" w14:textId="77777777" w:rsidTr="005F41AF">
        <w:trPr>
          <w:jc w:val="center"/>
        </w:trPr>
        <w:tc>
          <w:tcPr>
            <w:tcW w:w="3325" w:type="dxa"/>
          </w:tcPr>
          <w:p w14:paraId="722A1E8A" w14:textId="77777777" w:rsidR="00DA3BD9" w:rsidRPr="005F41AF" w:rsidRDefault="00DA3BD9" w:rsidP="00A67FCF">
            <w:pPr>
              <w:spacing w:after="112" w:line="259" w:lineRule="auto"/>
              <w:rPr>
                <w:i/>
                <w:iCs/>
                <w:sz w:val="20"/>
                <w:szCs w:val="20"/>
              </w:rPr>
            </w:pPr>
            <w:r w:rsidRPr="005F41AF">
              <w:rPr>
                <w:i/>
                <w:iCs/>
                <w:sz w:val="20"/>
                <w:szCs w:val="20"/>
              </w:rPr>
              <w:t>annual sex ratio</w:t>
            </w:r>
          </w:p>
        </w:tc>
        <w:tc>
          <w:tcPr>
            <w:tcW w:w="1080" w:type="dxa"/>
          </w:tcPr>
          <w:p w14:paraId="54E28E44" w14:textId="111CA7CE" w:rsidR="00DA3BD9" w:rsidRPr="005F41AF" w:rsidRDefault="005F41AF" w:rsidP="005F41AF">
            <w:pPr>
              <w:jc w:val="center"/>
              <w:rPr>
                <w:color w:val="000000"/>
                <w:sz w:val="20"/>
                <w:szCs w:val="20"/>
              </w:rPr>
            </w:pPr>
            <w:r w:rsidRPr="005F41AF">
              <w:rPr>
                <w:color w:val="000000"/>
                <w:sz w:val="20"/>
                <w:szCs w:val="20"/>
              </w:rPr>
              <w:t>1.042</w:t>
            </w:r>
          </w:p>
        </w:tc>
        <w:tc>
          <w:tcPr>
            <w:tcW w:w="1080" w:type="dxa"/>
          </w:tcPr>
          <w:p w14:paraId="1278A38B" w14:textId="44DE4350" w:rsidR="00DA3BD9" w:rsidRPr="005F41AF" w:rsidRDefault="005F41AF" w:rsidP="005F41AF">
            <w:pPr>
              <w:jc w:val="center"/>
              <w:rPr>
                <w:color w:val="000000"/>
                <w:sz w:val="20"/>
                <w:szCs w:val="20"/>
              </w:rPr>
            </w:pPr>
            <w:r w:rsidRPr="005F41AF">
              <w:rPr>
                <w:color w:val="000000"/>
                <w:sz w:val="20"/>
                <w:szCs w:val="20"/>
              </w:rPr>
              <w:t>0.501</w:t>
            </w:r>
          </w:p>
        </w:tc>
        <w:tc>
          <w:tcPr>
            <w:tcW w:w="1080" w:type="dxa"/>
          </w:tcPr>
          <w:p w14:paraId="3926C0FF" w14:textId="77777777" w:rsidR="00DA3BD9" w:rsidRPr="005F41AF" w:rsidRDefault="00DA3BD9" w:rsidP="00A67FCF">
            <w:pPr>
              <w:spacing w:after="112" w:line="259" w:lineRule="auto"/>
              <w:jc w:val="center"/>
              <w:rPr>
                <w:sz w:val="20"/>
                <w:szCs w:val="20"/>
              </w:rPr>
            </w:pPr>
          </w:p>
        </w:tc>
        <w:tc>
          <w:tcPr>
            <w:tcW w:w="1223" w:type="dxa"/>
          </w:tcPr>
          <w:p w14:paraId="1EC6C4A4" w14:textId="6E1248E7" w:rsidR="00DA3BD9" w:rsidRPr="005F41AF" w:rsidRDefault="005F41AF" w:rsidP="005F41AF">
            <w:pPr>
              <w:jc w:val="center"/>
              <w:rPr>
                <w:b/>
                <w:bCs/>
                <w:color w:val="000000"/>
                <w:sz w:val="20"/>
                <w:szCs w:val="20"/>
              </w:rPr>
            </w:pPr>
            <w:r w:rsidRPr="005F41AF">
              <w:rPr>
                <w:b/>
                <w:bCs/>
                <w:color w:val="000000"/>
                <w:sz w:val="20"/>
                <w:szCs w:val="20"/>
              </w:rPr>
              <w:t>0.038</w:t>
            </w:r>
          </w:p>
        </w:tc>
      </w:tr>
      <w:tr w:rsidR="00DA3BD9" w:rsidRPr="005F41AF" w14:paraId="6E2E9B55" w14:textId="77777777" w:rsidTr="005F41AF">
        <w:trPr>
          <w:jc w:val="center"/>
        </w:trPr>
        <w:tc>
          <w:tcPr>
            <w:tcW w:w="3325" w:type="dxa"/>
          </w:tcPr>
          <w:p w14:paraId="28CA7C33" w14:textId="1A14A1F9" w:rsidR="00DA3BD9" w:rsidRPr="005F41AF" w:rsidRDefault="00DA3BD9" w:rsidP="00A67FCF">
            <w:pPr>
              <w:spacing w:after="112" w:line="259" w:lineRule="auto"/>
              <w:rPr>
                <w:i/>
                <w:iCs/>
                <w:sz w:val="20"/>
                <w:szCs w:val="20"/>
              </w:rPr>
            </w:pPr>
            <w:r w:rsidRPr="005F41AF">
              <w:rPr>
                <w:i/>
                <w:iCs/>
                <w:sz w:val="20"/>
                <w:szCs w:val="20"/>
              </w:rPr>
              <w:t>sex</w:t>
            </w:r>
            <w:r w:rsidRPr="005F41AF">
              <w:rPr>
                <w:sz w:val="20"/>
                <w:szCs w:val="20"/>
              </w:rPr>
              <w:t xml:space="preserve">[male] * </w:t>
            </w:r>
            <w:r w:rsidRPr="005F41AF">
              <w:rPr>
                <w:i/>
                <w:iCs/>
                <w:sz w:val="20"/>
                <w:szCs w:val="20"/>
              </w:rPr>
              <w:t>origin</w:t>
            </w:r>
            <w:r w:rsidRPr="005F41AF">
              <w:rPr>
                <w:sz w:val="20"/>
                <w:szCs w:val="20"/>
              </w:rPr>
              <w:t>[NOR]</w:t>
            </w:r>
          </w:p>
        </w:tc>
        <w:tc>
          <w:tcPr>
            <w:tcW w:w="1080" w:type="dxa"/>
          </w:tcPr>
          <w:p w14:paraId="7B0B760F" w14:textId="518FEB7D" w:rsidR="00DA3BD9" w:rsidRPr="005F41AF" w:rsidRDefault="005F41AF" w:rsidP="005F41AF">
            <w:pPr>
              <w:jc w:val="center"/>
              <w:rPr>
                <w:color w:val="000000"/>
                <w:sz w:val="20"/>
                <w:szCs w:val="20"/>
              </w:rPr>
            </w:pPr>
            <w:r w:rsidRPr="005F41AF">
              <w:rPr>
                <w:color w:val="000000"/>
                <w:sz w:val="20"/>
                <w:szCs w:val="20"/>
              </w:rPr>
              <w:t>0.293</w:t>
            </w:r>
          </w:p>
        </w:tc>
        <w:tc>
          <w:tcPr>
            <w:tcW w:w="1080" w:type="dxa"/>
          </w:tcPr>
          <w:p w14:paraId="01BD0CDF" w14:textId="51DE7ED5" w:rsidR="00DA3BD9" w:rsidRPr="005F41AF" w:rsidRDefault="005F41AF" w:rsidP="005F41AF">
            <w:pPr>
              <w:jc w:val="center"/>
              <w:rPr>
                <w:color w:val="000000"/>
                <w:sz w:val="20"/>
                <w:szCs w:val="20"/>
              </w:rPr>
            </w:pPr>
            <w:r w:rsidRPr="005F41AF">
              <w:rPr>
                <w:color w:val="000000"/>
                <w:sz w:val="20"/>
                <w:szCs w:val="20"/>
              </w:rPr>
              <w:t>0.142</w:t>
            </w:r>
          </w:p>
        </w:tc>
        <w:tc>
          <w:tcPr>
            <w:tcW w:w="1080" w:type="dxa"/>
          </w:tcPr>
          <w:p w14:paraId="4CA37E62" w14:textId="5BE240E3" w:rsidR="00DA3BD9" w:rsidRPr="005F41AF" w:rsidRDefault="005F41AF" w:rsidP="00A67FCF">
            <w:pPr>
              <w:spacing w:after="112" w:line="259" w:lineRule="auto"/>
              <w:jc w:val="center"/>
              <w:rPr>
                <w:b/>
                <w:bCs/>
                <w:sz w:val="20"/>
                <w:szCs w:val="20"/>
              </w:rPr>
            </w:pPr>
            <w:r w:rsidRPr="005F41AF">
              <w:rPr>
                <w:b/>
                <w:bCs/>
                <w:sz w:val="20"/>
                <w:szCs w:val="20"/>
              </w:rPr>
              <w:t>0.039</w:t>
            </w:r>
          </w:p>
        </w:tc>
        <w:tc>
          <w:tcPr>
            <w:tcW w:w="1223" w:type="dxa"/>
          </w:tcPr>
          <w:p w14:paraId="3734585C" w14:textId="497687D2" w:rsidR="00DA3BD9" w:rsidRPr="005F41AF" w:rsidRDefault="005F41AF" w:rsidP="005F41AF">
            <w:pPr>
              <w:jc w:val="center"/>
              <w:rPr>
                <w:b/>
                <w:bCs/>
                <w:color w:val="000000"/>
                <w:sz w:val="20"/>
                <w:szCs w:val="20"/>
              </w:rPr>
            </w:pPr>
            <w:r w:rsidRPr="005F41AF">
              <w:rPr>
                <w:b/>
                <w:bCs/>
                <w:color w:val="000000"/>
                <w:sz w:val="20"/>
                <w:szCs w:val="20"/>
              </w:rPr>
              <w:t>0.039</w:t>
            </w:r>
          </w:p>
        </w:tc>
      </w:tr>
      <w:tr w:rsidR="00DA3BD9" w:rsidRPr="005F41AF" w14:paraId="2DE83391" w14:textId="77777777" w:rsidTr="005F41AF">
        <w:trPr>
          <w:jc w:val="center"/>
        </w:trPr>
        <w:tc>
          <w:tcPr>
            <w:tcW w:w="3325" w:type="dxa"/>
            <w:tcBorders>
              <w:bottom w:val="single" w:sz="4" w:space="0" w:color="auto"/>
            </w:tcBorders>
          </w:tcPr>
          <w:p w14:paraId="2568F3F1" w14:textId="65B5ADAA" w:rsidR="00DA3BD9" w:rsidRPr="005F41AF" w:rsidRDefault="00DA3BD9" w:rsidP="00A67FCF">
            <w:pPr>
              <w:spacing w:after="112" w:line="259" w:lineRule="auto"/>
              <w:rPr>
                <w:sz w:val="20"/>
                <w:szCs w:val="20"/>
              </w:rPr>
            </w:pPr>
            <w:r w:rsidRPr="005F41AF">
              <w:rPr>
                <w:i/>
                <w:sz w:val="20"/>
                <w:szCs w:val="20"/>
              </w:rPr>
              <w:t>sex</w:t>
            </w:r>
            <w:r w:rsidRPr="005F41AF">
              <w:rPr>
                <w:sz w:val="20"/>
                <w:szCs w:val="20"/>
              </w:rPr>
              <w:t xml:space="preserve">[male] * </w:t>
            </w:r>
            <w:r w:rsidRPr="005F41AF">
              <w:rPr>
                <w:i/>
                <w:sz w:val="20"/>
                <w:szCs w:val="20"/>
              </w:rPr>
              <w:t>annual sex ratio</w:t>
            </w:r>
          </w:p>
        </w:tc>
        <w:tc>
          <w:tcPr>
            <w:tcW w:w="1080" w:type="dxa"/>
            <w:tcBorders>
              <w:bottom w:val="single" w:sz="4" w:space="0" w:color="auto"/>
            </w:tcBorders>
          </w:tcPr>
          <w:p w14:paraId="46631DF2" w14:textId="1418B77C" w:rsidR="00DA3BD9" w:rsidRPr="005F41AF" w:rsidRDefault="005F41AF" w:rsidP="005F41AF">
            <w:pPr>
              <w:jc w:val="center"/>
              <w:rPr>
                <w:color w:val="000000"/>
                <w:sz w:val="20"/>
                <w:szCs w:val="20"/>
              </w:rPr>
            </w:pPr>
            <w:r w:rsidRPr="005F41AF">
              <w:rPr>
                <w:color w:val="000000"/>
                <w:sz w:val="20"/>
                <w:szCs w:val="20"/>
              </w:rPr>
              <w:t>-0.750</w:t>
            </w:r>
          </w:p>
        </w:tc>
        <w:tc>
          <w:tcPr>
            <w:tcW w:w="1080" w:type="dxa"/>
            <w:tcBorders>
              <w:bottom w:val="single" w:sz="4" w:space="0" w:color="auto"/>
            </w:tcBorders>
          </w:tcPr>
          <w:p w14:paraId="6380ABFF" w14:textId="1D670543" w:rsidR="00DA3BD9" w:rsidRPr="005F41AF" w:rsidRDefault="005F41AF" w:rsidP="005F41AF">
            <w:pPr>
              <w:jc w:val="center"/>
              <w:rPr>
                <w:color w:val="000000"/>
                <w:sz w:val="20"/>
                <w:szCs w:val="20"/>
              </w:rPr>
            </w:pPr>
            <w:r w:rsidRPr="005F41AF">
              <w:rPr>
                <w:color w:val="000000"/>
                <w:sz w:val="20"/>
                <w:szCs w:val="20"/>
              </w:rPr>
              <w:t>0.177</w:t>
            </w:r>
          </w:p>
        </w:tc>
        <w:tc>
          <w:tcPr>
            <w:tcW w:w="1080" w:type="dxa"/>
            <w:tcBorders>
              <w:bottom w:val="single" w:sz="4" w:space="0" w:color="auto"/>
            </w:tcBorders>
          </w:tcPr>
          <w:p w14:paraId="5A5342BB" w14:textId="52A54091" w:rsidR="00DA3BD9" w:rsidRPr="005F41AF" w:rsidRDefault="005F41AF" w:rsidP="00A67FCF">
            <w:pPr>
              <w:spacing w:after="112" w:line="259" w:lineRule="auto"/>
              <w:jc w:val="center"/>
              <w:rPr>
                <w:b/>
                <w:bCs/>
                <w:sz w:val="20"/>
                <w:szCs w:val="20"/>
              </w:rPr>
            </w:pPr>
            <w:r w:rsidRPr="005F41AF">
              <w:rPr>
                <w:b/>
                <w:bCs/>
                <w:sz w:val="20"/>
                <w:szCs w:val="20"/>
              </w:rPr>
              <w:t>&lt;0.001</w:t>
            </w:r>
          </w:p>
        </w:tc>
        <w:tc>
          <w:tcPr>
            <w:tcW w:w="1223" w:type="dxa"/>
            <w:tcBorders>
              <w:bottom w:val="single" w:sz="4" w:space="0" w:color="auto"/>
            </w:tcBorders>
          </w:tcPr>
          <w:p w14:paraId="4733EBC1" w14:textId="5752F380" w:rsidR="00DA3BD9" w:rsidRPr="005F41AF" w:rsidRDefault="005F41AF" w:rsidP="00A67FCF">
            <w:pPr>
              <w:spacing w:after="112" w:line="259" w:lineRule="auto"/>
              <w:jc w:val="center"/>
              <w:rPr>
                <w:b/>
                <w:bCs/>
                <w:sz w:val="20"/>
                <w:szCs w:val="20"/>
              </w:rPr>
            </w:pPr>
            <w:r w:rsidRPr="005F41AF">
              <w:rPr>
                <w:b/>
                <w:bCs/>
                <w:sz w:val="20"/>
                <w:szCs w:val="20"/>
              </w:rPr>
              <w:t>&lt;0.001</w:t>
            </w:r>
          </w:p>
        </w:tc>
      </w:tr>
      <w:tr w:rsidR="00DA3BD9" w:rsidRPr="005F41AF" w14:paraId="29174DB2" w14:textId="77777777" w:rsidTr="005F41AF">
        <w:trPr>
          <w:jc w:val="center"/>
        </w:trPr>
        <w:tc>
          <w:tcPr>
            <w:tcW w:w="3325" w:type="dxa"/>
            <w:tcBorders>
              <w:top w:val="single" w:sz="4" w:space="0" w:color="auto"/>
              <w:bottom w:val="single" w:sz="4" w:space="0" w:color="auto"/>
            </w:tcBorders>
            <w:shd w:val="clear" w:color="auto" w:fill="E7E6E6" w:themeFill="background2"/>
          </w:tcPr>
          <w:p w14:paraId="400EFD18" w14:textId="77777777" w:rsidR="00DA3BD9" w:rsidRPr="005F41AF" w:rsidRDefault="00DA3BD9" w:rsidP="00A67FCF">
            <w:pPr>
              <w:spacing w:after="112" w:line="259" w:lineRule="auto"/>
              <w:rPr>
                <w:b/>
                <w:bCs/>
                <w:iCs/>
                <w:sz w:val="20"/>
                <w:szCs w:val="20"/>
              </w:rPr>
            </w:pPr>
            <w:r w:rsidRPr="005F41AF">
              <w:rPr>
                <w:b/>
                <w:bCs/>
                <w:iCs/>
                <w:sz w:val="20"/>
                <w:szCs w:val="20"/>
              </w:rPr>
              <w:t>Random effects</w:t>
            </w:r>
          </w:p>
        </w:tc>
        <w:tc>
          <w:tcPr>
            <w:tcW w:w="1080" w:type="dxa"/>
            <w:tcBorders>
              <w:top w:val="single" w:sz="4" w:space="0" w:color="auto"/>
              <w:bottom w:val="single" w:sz="4" w:space="0" w:color="auto"/>
            </w:tcBorders>
            <w:shd w:val="clear" w:color="auto" w:fill="E7E6E6" w:themeFill="background2"/>
          </w:tcPr>
          <w:p w14:paraId="1A105D22" w14:textId="77777777" w:rsidR="00DA3BD9" w:rsidRPr="005F41AF" w:rsidRDefault="00DA3BD9" w:rsidP="00A67FCF">
            <w:pPr>
              <w:jc w:val="center"/>
              <w:rPr>
                <w:b/>
                <w:bCs/>
                <w:sz w:val="20"/>
                <w:szCs w:val="20"/>
                <w:vertAlign w:val="superscript"/>
              </w:rPr>
            </w:pPr>
            <w:r w:rsidRPr="005F41AF">
              <w:rPr>
                <w:rFonts w:ascii="Roboto" w:hAnsi="Roboto"/>
                <w:b/>
                <w:bCs/>
                <w:color w:val="202124"/>
                <w:sz w:val="20"/>
                <w:szCs w:val="20"/>
                <w:highlight w:val="lightGray"/>
                <w:shd w:val="clear" w:color="auto" w:fill="FFFFFF"/>
              </w:rPr>
              <w:t>σ</w:t>
            </w:r>
            <w:r w:rsidRPr="005F41AF">
              <w:rPr>
                <w:rFonts w:ascii="Roboto" w:hAnsi="Roboto"/>
                <w:b/>
                <w:bCs/>
                <w:color w:val="202124"/>
                <w:sz w:val="20"/>
                <w:szCs w:val="20"/>
                <w:highlight w:val="lightGray"/>
                <w:shd w:val="clear" w:color="auto" w:fill="FFFFFF"/>
                <w:vertAlign w:val="superscript"/>
              </w:rPr>
              <w:t>2</w:t>
            </w:r>
          </w:p>
        </w:tc>
        <w:tc>
          <w:tcPr>
            <w:tcW w:w="1080" w:type="dxa"/>
            <w:tcBorders>
              <w:top w:val="single" w:sz="4" w:space="0" w:color="auto"/>
              <w:bottom w:val="single" w:sz="4" w:space="0" w:color="auto"/>
            </w:tcBorders>
            <w:shd w:val="clear" w:color="auto" w:fill="E7E6E6" w:themeFill="background2"/>
          </w:tcPr>
          <w:p w14:paraId="00D1ABE9" w14:textId="77777777" w:rsidR="00DA3BD9" w:rsidRPr="005F41AF" w:rsidRDefault="00DA3BD9" w:rsidP="00A67FCF">
            <w:pPr>
              <w:spacing w:after="112" w:line="259" w:lineRule="auto"/>
              <w:jc w:val="center"/>
              <w:rPr>
                <w:b/>
                <w:bCs/>
                <w:sz w:val="20"/>
                <w:szCs w:val="20"/>
              </w:rPr>
            </w:pPr>
            <w:proofErr w:type="spellStart"/>
            <w:r w:rsidRPr="005F41AF">
              <w:rPr>
                <w:b/>
                <w:bCs/>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06BCB2DC" w14:textId="77777777" w:rsidR="00DA3BD9" w:rsidRPr="005F41AF" w:rsidRDefault="00DA3BD9" w:rsidP="00A67FCF">
            <w:pPr>
              <w:spacing w:after="112" w:line="259" w:lineRule="auto"/>
              <w:jc w:val="center"/>
              <w:rPr>
                <w:sz w:val="20"/>
                <w:szCs w:val="20"/>
              </w:rPr>
            </w:pPr>
          </w:p>
        </w:tc>
        <w:tc>
          <w:tcPr>
            <w:tcW w:w="1223" w:type="dxa"/>
            <w:tcBorders>
              <w:top w:val="single" w:sz="4" w:space="0" w:color="auto"/>
              <w:bottom w:val="single" w:sz="4" w:space="0" w:color="auto"/>
            </w:tcBorders>
            <w:shd w:val="clear" w:color="auto" w:fill="E7E6E6" w:themeFill="background2"/>
          </w:tcPr>
          <w:p w14:paraId="102651A8" w14:textId="77777777" w:rsidR="00DA3BD9" w:rsidRPr="005F41AF" w:rsidRDefault="00DA3BD9" w:rsidP="00A67FCF">
            <w:pPr>
              <w:spacing w:after="112" w:line="259" w:lineRule="auto"/>
              <w:jc w:val="center"/>
              <w:rPr>
                <w:sz w:val="20"/>
                <w:szCs w:val="20"/>
              </w:rPr>
            </w:pPr>
          </w:p>
        </w:tc>
      </w:tr>
      <w:tr w:rsidR="00DA3BD9" w:rsidRPr="005F41AF" w14:paraId="6FF7426D" w14:textId="77777777" w:rsidTr="005F41AF">
        <w:trPr>
          <w:jc w:val="center"/>
        </w:trPr>
        <w:tc>
          <w:tcPr>
            <w:tcW w:w="3325" w:type="dxa"/>
            <w:tcBorders>
              <w:top w:val="single" w:sz="4" w:space="0" w:color="auto"/>
            </w:tcBorders>
          </w:tcPr>
          <w:p w14:paraId="7E0C7592" w14:textId="77777777" w:rsidR="00DA3BD9" w:rsidRPr="005F41AF" w:rsidRDefault="00DA3BD9" w:rsidP="00A67FCF">
            <w:pPr>
              <w:spacing w:after="112" w:line="259" w:lineRule="auto"/>
              <w:rPr>
                <w:i/>
                <w:sz w:val="20"/>
                <w:szCs w:val="20"/>
              </w:rPr>
            </w:pPr>
            <w:r w:rsidRPr="005F41AF">
              <w:rPr>
                <w:i/>
                <w:sz w:val="20"/>
                <w:szCs w:val="20"/>
              </w:rPr>
              <w:t>year</w:t>
            </w:r>
          </w:p>
        </w:tc>
        <w:tc>
          <w:tcPr>
            <w:tcW w:w="1080" w:type="dxa"/>
            <w:tcBorders>
              <w:top w:val="single" w:sz="4" w:space="0" w:color="auto"/>
            </w:tcBorders>
          </w:tcPr>
          <w:p w14:paraId="3F076AAC" w14:textId="250A5EE6" w:rsidR="00DA3BD9" w:rsidRPr="005F41AF" w:rsidRDefault="005F41AF" w:rsidP="00A67FCF">
            <w:pPr>
              <w:spacing w:after="112" w:line="259" w:lineRule="auto"/>
              <w:jc w:val="center"/>
              <w:rPr>
                <w:sz w:val="20"/>
                <w:szCs w:val="20"/>
              </w:rPr>
            </w:pPr>
            <w:r>
              <w:rPr>
                <w:sz w:val="20"/>
                <w:szCs w:val="20"/>
              </w:rPr>
              <w:t>0.306</w:t>
            </w:r>
          </w:p>
        </w:tc>
        <w:tc>
          <w:tcPr>
            <w:tcW w:w="1080" w:type="dxa"/>
            <w:tcBorders>
              <w:top w:val="single" w:sz="4" w:space="0" w:color="auto"/>
            </w:tcBorders>
          </w:tcPr>
          <w:p w14:paraId="1A9417B0" w14:textId="75A19AC6" w:rsidR="00DA3BD9" w:rsidRPr="005F41AF" w:rsidRDefault="005F41AF" w:rsidP="00A67FCF">
            <w:pPr>
              <w:spacing w:after="112" w:line="259" w:lineRule="auto"/>
              <w:jc w:val="center"/>
              <w:rPr>
                <w:sz w:val="20"/>
                <w:szCs w:val="20"/>
              </w:rPr>
            </w:pPr>
            <w:r>
              <w:rPr>
                <w:sz w:val="20"/>
                <w:szCs w:val="20"/>
              </w:rPr>
              <w:t>0.553</w:t>
            </w:r>
          </w:p>
        </w:tc>
        <w:tc>
          <w:tcPr>
            <w:tcW w:w="1080" w:type="dxa"/>
            <w:tcBorders>
              <w:top w:val="single" w:sz="4" w:space="0" w:color="auto"/>
            </w:tcBorders>
          </w:tcPr>
          <w:p w14:paraId="3E5D6E30"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21590A92" w14:textId="77777777" w:rsidR="00DA3BD9" w:rsidRPr="005F41AF" w:rsidRDefault="00DA3BD9" w:rsidP="00A67FCF">
            <w:pPr>
              <w:spacing w:after="112" w:line="259" w:lineRule="auto"/>
              <w:jc w:val="center"/>
              <w:rPr>
                <w:sz w:val="20"/>
                <w:szCs w:val="20"/>
              </w:rPr>
            </w:pPr>
          </w:p>
        </w:tc>
      </w:tr>
      <w:tr w:rsidR="00DA3BD9" w:rsidRPr="005F41AF" w14:paraId="77CF0282" w14:textId="77777777" w:rsidTr="005F41AF">
        <w:trPr>
          <w:jc w:val="center"/>
        </w:trPr>
        <w:tc>
          <w:tcPr>
            <w:tcW w:w="3325" w:type="dxa"/>
            <w:tcBorders>
              <w:bottom w:val="single" w:sz="4" w:space="0" w:color="auto"/>
            </w:tcBorders>
          </w:tcPr>
          <w:p w14:paraId="7BBC430F" w14:textId="77777777" w:rsidR="00DA3BD9" w:rsidRPr="005F41AF" w:rsidRDefault="00DA3BD9" w:rsidP="00A67FCF">
            <w:pPr>
              <w:spacing w:after="112" w:line="259" w:lineRule="auto"/>
              <w:rPr>
                <w:i/>
                <w:sz w:val="20"/>
                <w:szCs w:val="20"/>
              </w:rPr>
            </w:pPr>
            <w:r w:rsidRPr="005F41AF">
              <w:rPr>
                <w:i/>
                <w:sz w:val="20"/>
                <w:szCs w:val="20"/>
              </w:rPr>
              <w:t>release group</w:t>
            </w:r>
          </w:p>
        </w:tc>
        <w:tc>
          <w:tcPr>
            <w:tcW w:w="1080" w:type="dxa"/>
            <w:tcBorders>
              <w:bottom w:val="single" w:sz="4" w:space="0" w:color="auto"/>
            </w:tcBorders>
          </w:tcPr>
          <w:p w14:paraId="00659336" w14:textId="7C454D64" w:rsidR="00DA3BD9" w:rsidRPr="005F41AF" w:rsidRDefault="005F41AF" w:rsidP="00A67FCF">
            <w:pPr>
              <w:spacing w:after="112" w:line="259" w:lineRule="auto"/>
              <w:jc w:val="center"/>
              <w:rPr>
                <w:sz w:val="20"/>
                <w:szCs w:val="20"/>
              </w:rPr>
            </w:pPr>
            <w:r>
              <w:rPr>
                <w:sz w:val="20"/>
                <w:szCs w:val="20"/>
              </w:rPr>
              <w:t>0.085</w:t>
            </w:r>
          </w:p>
        </w:tc>
        <w:tc>
          <w:tcPr>
            <w:tcW w:w="1080" w:type="dxa"/>
            <w:tcBorders>
              <w:bottom w:val="single" w:sz="4" w:space="0" w:color="auto"/>
            </w:tcBorders>
          </w:tcPr>
          <w:p w14:paraId="53CD1C5D" w14:textId="4443CEAD" w:rsidR="00DA3BD9" w:rsidRPr="005F41AF" w:rsidRDefault="005F41AF" w:rsidP="00A67FCF">
            <w:pPr>
              <w:spacing w:after="112" w:line="259" w:lineRule="auto"/>
              <w:jc w:val="center"/>
              <w:rPr>
                <w:sz w:val="20"/>
                <w:szCs w:val="20"/>
              </w:rPr>
            </w:pPr>
            <w:r>
              <w:rPr>
                <w:sz w:val="20"/>
                <w:szCs w:val="20"/>
              </w:rPr>
              <w:t>0.292</w:t>
            </w:r>
          </w:p>
        </w:tc>
        <w:tc>
          <w:tcPr>
            <w:tcW w:w="1080" w:type="dxa"/>
            <w:tcBorders>
              <w:bottom w:val="single" w:sz="4" w:space="0" w:color="auto"/>
            </w:tcBorders>
          </w:tcPr>
          <w:p w14:paraId="7EC5F9E5" w14:textId="77777777" w:rsidR="00DA3BD9" w:rsidRPr="005F41AF" w:rsidRDefault="00DA3BD9" w:rsidP="00A67FCF">
            <w:pPr>
              <w:spacing w:after="112" w:line="259" w:lineRule="auto"/>
              <w:jc w:val="center"/>
              <w:rPr>
                <w:sz w:val="20"/>
                <w:szCs w:val="20"/>
              </w:rPr>
            </w:pPr>
          </w:p>
        </w:tc>
        <w:tc>
          <w:tcPr>
            <w:tcW w:w="1223" w:type="dxa"/>
            <w:tcBorders>
              <w:bottom w:val="single" w:sz="4" w:space="0" w:color="auto"/>
            </w:tcBorders>
          </w:tcPr>
          <w:p w14:paraId="0C10B3D1" w14:textId="77777777" w:rsidR="00DA3BD9" w:rsidRPr="005F41AF" w:rsidRDefault="00DA3BD9" w:rsidP="00A67FCF">
            <w:pPr>
              <w:spacing w:after="112" w:line="259" w:lineRule="auto"/>
              <w:jc w:val="center"/>
              <w:rPr>
                <w:sz w:val="20"/>
                <w:szCs w:val="20"/>
              </w:rPr>
            </w:pPr>
          </w:p>
        </w:tc>
      </w:tr>
    </w:tbl>
    <w:p w14:paraId="615D2981" w14:textId="696C565A" w:rsidR="006D5CC7" w:rsidRPr="00D7409D" w:rsidRDefault="005F41AF" w:rsidP="004E734D">
      <w:pPr>
        <w:spacing w:after="112"/>
        <w:ind w:left="810" w:right="720"/>
        <w:rPr>
          <w:color w:val="000000" w:themeColor="text1"/>
          <w:sz w:val="20"/>
          <w:szCs w:val="20"/>
        </w:rPr>
      </w:pPr>
      <w:r w:rsidRPr="005F41AF">
        <w:rPr>
          <w:b/>
          <w:bCs/>
          <w:sz w:val="20"/>
          <w:szCs w:val="20"/>
        </w:rPr>
        <w:t xml:space="preserve">Table </w:t>
      </w:r>
      <w:r>
        <w:rPr>
          <w:b/>
          <w:bCs/>
          <w:sz w:val="20"/>
          <w:szCs w:val="20"/>
        </w:rPr>
        <w:t>9</w:t>
      </w:r>
      <w:r w:rsidRPr="005F41AF">
        <w:rPr>
          <w:b/>
          <w:bCs/>
          <w:sz w:val="20"/>
          <w:szCs w:val="20"/>
        </w:rPr>
        <w:t xml:space="preserve">: </w:t>
      </w:r>
      <w:r w:rsidRPr="005F41AF">
        <w:rPr>
          <w:sz w:val="20"/>
          <w:szCs w:val="20"/>
        </w:rPr>
        <w:t>Results of generalized linear mixed model examining the influence of</w:t>
      </w:r>
      <w:r w:rsidRPr="005F41AF">
        <w:rPr>
          <w:i/>
          <w:iCs/>
        </w:rPr>
        <w:t xml:space="preserve"> </w:t>
      </w:r>
      <w:r w:rsidRPr="005F41AF">
        <w:rPr>
          <w:i/>
          <w:iCs/>
          <w:sz w:val="20"/>
          <w:szCs w:val="20"/>
        </w:rPr>
        <w:t>sex, origin, release day, release location, release group density, release group sex ratio, annual sex ratio,</w:t>
      </w:r>
      <w:r w:rsidRPr="005F41AF">
        <w:rPr>
          <w:sz w:val="20"/>
          <w:szCs w:val="20"/>
        </w:rPr>
        <w:t xml:space="preserve"> </w:t>
      </w:r>
      <w:r w:rsidRPr="005F41AF">
        <w:rPr>
          <w:i/>
          <w:iCs/>
          <w:sz w:val="20"/>
          <w:szCs w:val="20"/>
        </w:rPr>
        <w:t>sex*release group density,</w:t>
      </w:r>
      <w:r w:rsidRPr="005F41AF">
        <w:rPr>
          <w:sz w:val="20"/>
          <w:szCs w:val="20"/>
        </w:rPr>
        <w:t xml:space="preserve"> </w:t>
      </w:r>
      <w:r w:rsidR="00D7409D" w:rsidRPr="00D7409D">
        <w:rPr>
          <w:i/>
          <w:iCs/>
          <w:sz w:val="20"/>
          <w:szCs w:val="20"/>
        </w:rPr>
        <w:t xml:space="preserve">sex*release day, sex*origin, and sex*annual sex ratio </w:t>
      </w:r>
      <w:r w:rsidRPr="005F41AF">
        <w:rPr>
          <w:sz w:val="20"/>
          <w:szCs w:val="20"/>
        </w:rPr>
        <w:t xml:space="preserve">on the total lifetime fitness of spring Chinook salmon released above </w:t>
      </w:r>
      <w:r w:rsidR="00B8490A">
        <w:rPr>
          <w:sz w:val="20"/>
          <w:szCs w:val="20"/>
        </w:rPr>
        <w:t>Cougar Dam</w:t>
      </w:r>
      <w:r w:rsidRPr="005F41AF">
        <w:rPr>
          <w:sz w:val="20"/>
          <w:szCs w:val="20"/>
        </w:rPr>
        <w:t xml:space="preserve"> </w:t>
      </w:r>
      <w:r w:rsidR="00D7409D">
        <w:rPr>
          <w:sz w:val="20"/>
          <w:szCs w:val="20"/>
        </w:rPr>
        <w:t>from</w:t>
      </w:r>
      <w:r w:rsidRPr="005F41AF">
        <w:rPr>
          <w:sz w:val="20"/>
          <w:szCs w:val="20"/>
        </w:rPr>
        <w:t xml:space="preserve"> 20</w:t>
      </w:r>
      <w:r w:rsidR="00D7409D">
        <w:rPr>
          <w:sz w:val="20"/>
          <w:szCs w:val="20"/>
        </w:rPr>
        <w:t>07</w:t>
      </w:r>
      <w:r w:rsidRPr="005F41AF">
        <w:rPr>
          <w:sz w:val="20"/>
          <w:szCs w:val="20"/>
        </w:rPr>
        <w:t xml:space="preserve"> – 2015. </w:t>
      </w:r>
      <w:r w:rsidRPr="005F41AF">
        <w:rPr>
          <w:i/>
          <w:iCs/>
          <w:sz w:val="20"/>
          <w:szCs w:val="20"/>
        </w:rPr>
        <w:t xml:space="preserve">Year </w:t>
      </w:r>
      <w:r w:rsidRPr="005F41AF">
        <w:rPr>
          <w:sz w:val="20"/>
          <w:szCs w:val="20"/>
        </w:rPr>
        <w:t xml:space="preserve">and </w:t>
      </w:r>
      <w:r w:rsidRPr="005F41AF">
        <w:rPr>
          <w:i/>
          <w:iCs/>
          <w:sz w:val="20"/>
          <w:szCs w:val="20"/>
        </w:rPr>
        <w:t>release group</w:t>
      </w:r>
      <w:r w:rsidRPr="005F41AF">
        <w:rPr>
          <w:sz w:val="20"/>
          <w:szCs w:val="20"/>
        </w:rPr>
        <w:t xml:space="preserve"> are included as random effects. Estimated effect (β) and standard error (</w:t>
      </w:r>
      <w:proofErr w:type="spellStart"/>
      <w:r w:rsidRPr="005F41AF">
        <w:rPr>
          <w:sz w:val="20"/>
          <w:szCs w:val="20"/>
        </w:rPr>
        <w:t>s.e.</w:t>
      </w:r>
      <w:proofErr w:type="spellEnd"/>
      <w:r w:rsidRPr="005F41AF">
        <w:rPr>
          <w:sz w:val="20"/>
          <w:szCs w:val="20"/>
        </w:rPr>
        <w:t xml:space="preserve">) of each fixed predictor on the link (log) scale for predictors that were retained in the final model are presented </w:t>
      </w:r>
      <w:r w:rsidR="00D7409D">
        <w:rPr>
          <w:sz w:val="20"/>
          <w:szCs w:val="20"/>
        </w:rPr>
        <w:t>above</w:t>
      </w:r>
      <w:r w:rsidRPr="005F41AF">
        <w:rPr>
          <w:sz w:val="20"/>
          <w:szCs w:val="20"/>
        </w:rPr>
        <w:t>. The null hypothesis that each predictor did not significantly improve the model effect was tested with a likelihood ratio test (LRT p-value). The null hypothesis that each predictor has an effect significantly different than zero was evaluated with the Wald test (Wald p-value). Estimated variance (</w:t>
      </w:r>
      <w:r w:rsidRPr="005F41AF">
        <w:rPr>
          <w:color w:val="202124"/>
          <w:sz w:val="20"/>
          <w:szCs w:val="20"/>
          <w:shd w:val="clear" w:color="auto" w:fill="FFFFFF"/>
        </w:rPr>
        <w:t>σ</w:t>
      </w:r>
      <w:r w:rsidRPr="005F41AF">
        <w:rPr>
          <w:color w:val="202124"/>
          <w:sz w:val="20"/>
          <w:szCs w:val="20"/>
          <w:shd w:val="clear" w:color="auto" w:fill="FFFFFF"/>
          <w:vertAlign w:val="superscript"/>
        </w:rPr>
        <w:t>2</w:t>
      </w:r>
      <w:r w:rsidRPr="005F41AF">
        <w:rPr>
          <w:color w:val="202124"/>
          <w:sz w:val="20"/>
          <w:szCs w:val="20"/>
          <w:shd w:val="clear" w:color="auto" w:fill="FFFFFF"/>
        </w:rPr>
        <w:t>)</w:t>
      </w:r>
      <w:r w:rsidRPr="005F41AF">
        <w:rPr>
          <w:sz w:val="20"/>
          <w:szCs w:val="20"/>
        </w:rPr>
        <w:t xml:space="preserve"> and standard deviation (</w:t>
      </w:r>
      <w:proofErr w:type="spellStart"/>
      <w:r w:rsidRPr="005F41AF">
        <w:rPr>
          <w:sz w:val="20"/>
          <w:szCs w:val="20"/>
        </w:rPr>
        <w:t>s.d.</w:t>
      </w:r>
      <w:proofErr w:type="spellEnd"/>
      <w:r w:rsidRPr="005F41AF">
        <w:rPr>
          <w:sz w:val="20"/>
          <w:szCs w:val="20"/>
        </w:rPr>
        <w:t xml:space="preserve">) are presented for random effects. </w:t>
      </w:r>
    </w:p>
    <w:p w14:paraId="179039CA" w14:textId="77777777" w:rsidR="006D5CC7" w:rsidRDefault="006D5CC7" w:rsidP="00D92125">
      <w:pPr>
        <w:spacing w:line="360" w:lineRule="auto"/>
        <w:rPr>
          <w:i/>
          <w:iCs/>
        </w:rPr>
      </w:pPr>
    </w:p>
    <w:p w14:paraId="3391504B" w14:textId="2D8662FC" w:rsidR="00900606" w:rsidRPr="006D5CC7" w:rsidRDefault="006D5CC7" w:rsidP="00D92125">
      <w:pPr>
        <w:spacing w:line="360" w:lineRule="auto"/>
        <w:rPr>
          <w:i/>
          <w:iCs/>
        </w:rPr>
      </w:pPr>
      <w:r>
        <w:rPr>
          <w:i/>
          <w:iCs/>
        </w:rPr>
        <w:t>Predicted Effects of Significant Predictors of TLF</w:t>
      </w:r>
    </w:p>
    <w:p w14:paraId="2A96CF08" w14:textId="30E43114" w:rsidR="006D5CC7" w:rsidRDefault="00D7409D" w:rsidP="00D92125">
      <w:pPr>
        <w:spacing w:line="360" w:lineRule="auto"/>
      </w:pPr>
      <w:r>
        <w:tab/>
        <w:t>To aid in interpretation of the parameters estimated in the final model</w:t>
      </w:r>
      <w:r w:rsidR="00947960">
        <w:t>,</w:t>
      </w:r>
      <w:r>
        <w:t xml:space="preserve"> we also estimated effects of </w:t>
      </w:r>
      <w:r w:rsidR="00D46780">
        <w:t xml:space="preserve">each </w:t>
      </w:r>
      <w:r>
        <w:t>significant predictor on the response scale (TLF)</w:t>
      </w:r>
      <w:r w:rsidR="00D46780">
        <w:t xml:space="preserve"> after accounting for variation at all other significant predictors</w:t>
      </w:r>
      <w:r>
        <w:t xml:space="preserve">. </w:t>
      </w:r>
      <w:r w:rsidRPr="00D7409D">
        <w:t xml:space="preserve">NOR salmon have substantially higher predicted fitness than HOR and this effect is somewhat stronger for males than females, but this interaction is only marginally significant and has a limited effect size </w:t>
      </w:r>
      <w:r w:rsidR="004E734D">
        <w:t>(Fig. 7</w:t>
      </w:r>
      <w:r w:rsidRPr="00D7409D">
        <w:t>). NOR males are predicted to be 2.1 fold more fit the HOR males, and NOR females are predicted to be 1.6 fold more fit than HOR females.</w:t>
      </w:r>
    </w:p>
    <w:p w14:paraId="04B1CF76" w14:textId="77777777" w:rsidR="004E734D" w:rsidRDefault="004E734D" w:rsidP="00D92125">
      <w:pPr>
        <w:spacing w:line="360" w:lineRule="auto"/>
      </w:pPr>
    </w:p>
    <w:p w14:paraId="49DAE3C5" w14:textId="71FE4F3F" w:rsidR="004E734D" w:rsidRDefault="004E734D" w:rsidP="004E734D">
      <w:pPr>
        <w:spacing w:line="360" w:lineRule="auto"/>
        <w:jc w:val="center"/>
      </w:pPr>
      <w:r>
        <w:rPr>
          <w:noProof/>
        </w:rPr>
        <w:lastRenderedPageBreak/>
        <w:drawing>
          <wp:inline distT="0" distB="0" distL="0" distR="0" wp14:anchorId="66487DD3" wp14:editId="055A3DB7">
            <wp:extent cx="4484914" cy="2638185"/>
            <wp:effectExtent l="0" t="0" r="0" b="381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88930" cy="2640547"/>
                    </a:xfrm>
                    <a:prstGeom prst="rect">
                      <a:avLst/>
                    </a:prstGeom>
                  </pic:spPr>
                </pic:pic>
              </a:graphicData>
            </a:graphic>
          </wp:inline>
        </w:drawing>
      </w:r>
    </w:p>
    <w:p w14:paraId="443325D0" w14:textId="43F8E8A4" w:rsidR="004E734D" w:rsidRPr="004E734D" w:rsidRDefault="004E734D" w:rsidP="004E734D">
      <w:pPr>
        <w:ind w:left="1170" w:right="1260"/>
        <w:rPr>
          <w:sz w:val="20"/>
          <w:szCs w:val="20"/>
        </w:rPr>
      </w:pPr>
      <w:r w:rsidRPr="004E734D">
        <w:rPr>
          <w:b/>
          <w:bCs/>
          <w:sz w:val="20"/>
          <w:szCs w:val="20"/>
        </w:rPr>
        <w:t xml:space="preserve">Fig 7: </w:t>
      </w:r>
      <w:r>
        <w:rPr>
          <w:sz w:val="20"/>
          <w:szCs w:val="20"/>
        </w:rPr>
        <w:t xml:space="preserve">Predicted effects of </w:t>
      </w:r>
      <w:r w:rsidRPr="004E734D">
        <w:rPr>
          <w:i/>
          <w:iCs/>
          <w:sz w:val="20"/>
          <w:szCs w:val="20"/>
        </w:rPr>
        <w:t>origin</w:t>
      </w:r>
      <w:r>
        <w:rPr>
          <w:sz w:val="20"/>
          <w:szCs w:val="20"/>
        </w:rPr>
        <w:t xml:space="preserve"> (NOR </w:t>
      </w:r>
      <w:r w:rsidRPr="004E734D">
        <w:rPr>
          <w:i/>
          <w:iCs/>
          <w:sz w:val="20"/>
          <w:szCs w:val="20"/>
        </w:rPr>
        <w:t>vs.</w:t>
      </w:r>
      <w:r>
        <w:rPr>
          <w:sz w:val="20"/>
          <w:szCs w:val="20"/>
        </w:rPr>
        <w:t xml:space="preserve"> HOR) and </w:t>
      </w:r>
      <w:r w:rsidRPr="004E734D">
        <w:rPr>
          <w:i/>
          <w:iCs/>
          <w:sz w:val="20"/>
          <w:szCs w:val="20"/>
        </w:rPr>
        <w:t>sex</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Julian day of release, annual sex ratio</w:t>
      </w:r>
      <w:r>
        <w:rPr>
          <w:sz w:val="20"/>
          <w:szCs w:val="20"/>
        </w:rPr>
        <w:t>)</w:t>
      </w:r>
      <w:r w:rsidR="00AD329B">
        <w:rPr>
          <w:sz w:val="20"/>
          <w:szCs w:val="20"/>
        </w:rPr>
        <w:t>. Error bars depict 95% confidence intervals for the estimates.</w:t>
      </w:r>
    </w:p>
    <w:p w14:paraId="0A3C2639" w14:textId="224CDA02" w:rsidR="00773A76" w:rsidRPr="00D71476" w:rsidRDefault="00773A76" w:rsidP="00D92125">
      <w:pPr>
        <w:spacing w:line="360" w:lineRule="auto"/>
        <w:rPr>
          <w:u w:val="single"/>
        </w:rPr>
      </w:pPr>
    </w:p>
    <w:p w14:paraId="770E979B" w14:textId="03B08DC0" w:rsidR="004E734D" w:rsidRDefault="004E734D" w:rsidP="004E734D">
      <w:pPr>
        <w:ind w:firstLine="720"/>
      </w:pPr>
      <w:r w:rsidRPr="004E734D">
        <w:t xml:space="preserve">Overall, the </w:t>
      </w:r>
      <w:r w:rsidRPr="004E734D">
        <w:rPr>
          <w:i/>
          <w:iCs/>
        </w:rPr>
        <w:t>annual sex ratio</w:t>
      </w:r>
      <w:r w:rsidRPr="004E734D">
        <w:t xml:space="preserve"> has a small</w:t>
      </w:r>
      <w:r w:rsidR="004856A0">
        <w:t>, and marginally significant</w:t>
      </w:r>
      <w:r w:rsidRPr="004E734D">
        <w:t xml:space="preserve"> effect on </w:t>
      </w:r>
      <w:r>
        <w:t>TLF</w:t>
      </w:r>
      <w:r w:rsidRPr="004E734D">
        <w:t>, with male biased sex ratios producing somewhat higher fitness than female</w:t>
      </w:r>
      <w:r w:rsidR="00D46780">
        <w:t xml:space="preserve"> biased sex ratios</w:t>
      </w:r>
      <w:r w:rsidRPr="004E734D">
        <w:t>, however this effect was much stronger for females than males</w:t>
      </w:r>
      <w:r w:rsidR="00D46780">
        <w:t>.</w:t>
      </w:r>
      <w:r w:rsidRPr="004E734D">
        <w:t xml:space="preserve"> </w:t>
      </w:r>
      <w:r>
        <w:t xml:space="preserve">When </w:t>
      </w:r>
      <w:r w:rsidR="004856A0">
        <w:t>viewed</w:t>
      </w:r>
      <w:r w:rsidR="00D46780">
        <w:t xml:space="preserve"> </w:t>
      </w:r>
      <w:r w:rsidR="008471F2">
        <w:t>on</w:t>
      </w:r>
      <w:r>
        <w:t xml:space="preserve"> response scale </w:t>
      </w:r>
      <w:r w:rsidR="008471F2">
        <w:t xml:space="preserve">(TLF) </w:t>
      </w:r>
      <w:r>
        <w:t>(Fig. 8),</w:t>
      </w:r>
      <w:r w:rsidRPr="004E734D">
        <w:t xml:space="preserve"> changes in </w:t>
      </w:r>
      <w:r w:rsidRPr="004E734D">
        <w:rPr>
          <w:i/>
          <w:iCs/>
        </w:rPr>
        <w:t>annual sex ratio</w:t>
      </w:r>
      <w:r w:rsidRPr="004E734D">
        <w:t xml:space="preserve"> affects fitness mostly through females, who perform worse when the sex ratio is female biased. Using the most extreme values in observed in any year</w:t>
      </w:r>
      <w:r w:rsidR="00D46780">
        <w:t>s</w:t>
      </w:r>
      <w:r w:rsidRPr="004E734D">
        <w:t xml:space="preserve"> (</w:t>
      </w:r>
      <w:proofErr w:type="spellStart"/>
      <w:r w:rsidRPr="004E734D">
        <w:t>male:female</w:t>
      </w:r>
      <w:proofErr w:type="spellEnd"/>
      <w:r w:rsidRPr="004E734D">
        <w:t xml:space="preserve"> ratio 0.6 and 2.0), female fitness is predicted to vary 3.5 fold, whereas male fitness is expected to vary 1.4 fold.</w:t>
      </w:r>
    </w:p>
    <w:p w14:paraId="4C643892" w14:textId="77777777" w:rsidR="008471F2" w:rsidRDefault="008471F2" w:rsidP="004E734D">
      <w:pPr>
        <w:ind w:firstLine="720"/>
      </w:pPr>
    </w:p>
    <w:p w14:paraId="2257605A" w14:textId="30DE5880" w:rsidR="004E734D" w:rsidRDefault="004E734D" w:rsidP="008471F2">
      <w:pPr>
        <w:ind w:firstLine="720"/>
        <w:jc w:val="center"/>
      </w:pPr>
      <w:r>
        <w:rPr>
          <w:noProof/>
        </w:rPr>
        <w:drawing>
          <wp:inline distT="0" distB="0" distL="0" distR="0" wp14:anchorId="0A89B6DF" wp14:editId="5BDA0490">
            <wp:extent cx="4943821" cy="3043408"/>
            <wp:effectExtent l="0" t="0" r="0" b="508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1889" cy="3048375"/>
                    </a:xfrm>
                    <a:prstGeom prst="rect">
                      <a:avLst/>
                    </a:prstGeom>
                  </pic:spPr>
                </pic:pic>
              </a:graphicData>
            </a:graphic>
          </wp:inline>
        </w:drawing>
      </w:r>
    </w:p>
    <w:p w14:paraId="3C0754BA" w14:textId="516FFFEA" w:rsidR="00AD329B" w:rsidRPr="004E734D" w:rsidRDefault="004E734D" w:rsidP="00AD329B">
      <w:pPr>
        <w:ind w:left="1170" w:right="1260"/>
        <w:rPr>
          <w:sz w:val="20"/>
          <w:szCs w:val="20"/>
        </w:rPr>
      </w:pPr>
      <w:r w:rsidRPr="004E734D">
        <w:rPr>
          <w:b/>
          <w:bCs/>
          <w:sz w:val="20"/>
          <w:szCs w:val="20"/>
        </w:rPr>
        <w:lastRenderedPageBreak/>
        <w:t>Fig. 8:</w:t>
      </w:r>
      <w:r>
        <w:rPr>
          <w:sz w:val="20"/>
          <w:szCs w:val="20"/>
        </w:rPr>
        <w:t xml:space="preserve"> Predicted effects of </w:t>
      </w:r>
      <w:r>
        <w:rPr>
          <w:i/>
          <w:iCs/>
          <w:sz w:val="20"/>
          <w:szCs w:val="20"/>
        </w:rPr>
        <w:t>annual sex ratio</w:t>
      </w:r>
      <w:r>
        <w:rPr>
          <w:sz w:val="20"/>
          <w:szCs w:val="20"/>
        </w:rPr>
        <w:t xml:space="preserve"> and </w:t>
      </w:r>
      <w:r w:rsidRPr="004E734D">
        <w:rPr>
          <w:i/>
          <w:iCs/>
          <w:sz w:val="20"/>
          <w:szCs w:val="20"/>
        </w:rPr>
        <w:t>sex</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 xml:space="preserve">Julian day of release, </w:t>
      </w:r>
      <w:r w:rsidR="008471F2">
        <w:rPr>
          <w:i/>
          <w:iCs/>
          <w:sz w:val="20"/>
          <w:szCs w:val="20"/>
        </w:rPr>
        <w:t>origin</w:t>
      </w:r>
      <w:r>
        <w:rPr>
          <w:sz w:val="20"/>
          <w:szCs w:val="20"/>
        </w:rPr>
        <w:t>)</w:t>
      </w:r>
      <w:r w:rsidR="008471F2">
        <w:rPr>
          <w:sz w:val="20"/>
          <w:szCs w:val="20"/>
        </w:rPr>
        <w:t xml:space="preserve">. Rug plot at bottom of the figure highlights the observed </w:t>
      </w:r>
      <w:r w:rsidR="008471F2" w:rsidRPr="008471F2">
        <w:rPr>
          <w:i/>
          <w:iCs/>
          <w:sz w:val="20"/>
          <w:szCs w:val="20"/>
        </w:rPr>
        <w:t>annual sex ratios</w:t>
      </w:r>
      <w:r w:rsidR="008471F2">
        <w:rPr>
          <w:sz w:val="20"/>
          <w:szCs w:val="20"/>
        </w:rPr>
        <w:t xml:space="preserve"> used to fit the model.</w:t>
      </w:r>
      <w:r w:rsidR="00AD329B">
        <w:rPr>
          <w:sz w:val="20"/>
          <w:szCs w:val="20"/>
        </w:rPr>
        <w:t xml:space="preserve"> Bands represent 95% confidence intervals for the estimates.</w:t>
      </w:r>
    </w:p>
    <w:p w14:paraId="5CF605BB" w14:textId="004A2FB4" w:rsidR="004E734D" w:rsidRPr="008471F2" w:rsidRDefault="004E734D" w:rsidP="008471F2">
      <w:pPr>
        <w:ind w:left="1350" w:right="450"/>
      </w:pPr>
    </w:p>
    <w:p w14:paraId="52FC6E5D" w14:textId="77777777" w:rsidR="008471F2" w:rsidRDefault="008471F2" w:rsidP="008471F2"/>
    <w:p w14:paraId="20DF8ACD" w14:textId="4948EED4" w:rsidR="00AD329B" w:rsidRDefault="008471F2" w:rsidP="00AD3A95">
      <w:pPr>
        <w:ind w:firstLine="720"/>
      </w:pPr>
      <w:r>
        <w:t xml:space="preserve">Finally, </w:t>
      </w:r>
      <w:r w:rsidR="00AD329B">
        <w:t xml:space="preserve">salmon released above </w:t>
      </w:r>
      <w:r w:rsidR="00B8490A">
        <w:t>Cougar Dam</w:t>
      </w:r>
      <w:r w:rsidR="00AD329B">
        <w:t xml:space="preserve"> </w:t>
      </w:r>
      <w:r>
        <w:t>e</w:t>
      </w:r>
      <w:r w:rsidRPr="008471F2">
        <w:t xml:space="preserve">arlier </w:t>
      </w:r>
      <w:r w:rsidR="00AD329B">
        <w:t>in the season</w:t>
      </w:r>
      <w:r w:rsidRPr="008471F2">
        <w:t xml:space="preserve"> are predicted to have greater fitness than </w:t>
      </w:r>
      <w:r w:rsidR="00AD329B">
        <w:t>those released later</w:t>
      </w:r>
      <w:r w:rsidRPr="008471F2">
        <w:t xml:space="preserve"> </w:t>
      </w:r>
      <w:r>
        <w:t>(Fig. 9)</w:t>
      </w:r>
      <w:r w:rsidRPr="008471F2">
        <w:t>. Individuals released on the earliest</w:t>
      </w:r>
      <w:r w:rsidR="00AD329B">
        <w:t xml:space="preserve"> day</w:t>
      </w:r>
      <w:r w:rsidRPr="008471F2">
        <w:t xml:space="preserve"> </w:t>
      </w:r>
      <w:r w:rsidR="00AD329B">
        <w:t>in the dataset</w:t>
      </w:r>
      <w:r w:rsidRPr="008471F2">
        <w:t xml:space="preserve"> are predicted to have 1.7 fold greater fitness than the latest release day.</w:t>
      </w:r>
    </w:p>
    <w:p w14:paraId="3A107705" w14:textId="77777777" w:rsidR="00AD329B" w:rsidRDefault="00AD329B" w:rsidP="008471F2"/>
    <w:p w14:paraId="79914753" w14:textId="77777777" w:rsidR="00AD329B" w:rsidRDefault="00AD329B" w:rsidP="00AD329B">
      <w:pPr>
        <w:jc w:val="center"/>
      </w:pPr>
      <w:r>
        <w:rPr>
          <w:noProof/>
        </w:rPr>
        <w:drawing>
          <wp:inline distT="0" distB="0" distL="0" distR="0" wp14:anchorId="0153812F" wp14:editId="6F78EFDD">
            <wp:extent cx="3932808" cy="2395438"/>
            <wp:effectExtent l="0" t="0" r="4445" b="508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43087" cy="2401699"/>
                    </a:xfrm>
                    <a:prstGeom prst="rect">
                      <a:avLst/>
                    </a:prstGeom>
                  </pic:spPr>
                </pic:pic>
              </a:graphicData>
            </a:graphic>
          </wp:inline>
        </w:drawing>
      </w:r>
    </w:p>
    <w:p w14:paraId="556A3D14" w14:textId="4DEF1D52" w:rsidR="00AD329B" w:rsidRPr="008471F2" w:rsidRDefault="00AD329B" w:rsidP="00AD329B">
      <w:pPr>
        <w:ind w:left="1350" w:right="450"/>
      </w:pPr>
      <w:r w:rsidRPr="004E734D">
        <w:rPr>
          <w:b/>
          <w:bCs/>
          <w:sz w:val="20"/>
          <w:szCs w:val="20"/>
        </w:rPr>
        <w:t xml:space="preserve">Fig. </w:t>
      </w:r>
      <w:r>
        <w:rPr>
          <w:b/>
          <w:bCs/>
          <w:sz w:val="20"/>
          <w:szCs w:val="20"/>
        </w:rPr>
        <w:t>9</w:t>
      </w:r>
      <w:r w:rsidRPr="004E734D">
        <w:rPr>
          <w:b/>
          <w:bCs/>
          <w:sz w:val="20"/>
          <w:szCs w:val="20"/>
        </w:rPr>
        <w:t>:</w:t>
      </w:r>
      <w:r>
        <w:rPr>
          <w:sz w:val="20"/>
          <w:szCs w:val="20"/>
        </w:rPr>
        <w:t xml:space="preserve"> Predicted effects of </w:t>
      </w:r>
      <w:r>
        <w:rPr>
          <w:i/>
          <w:iCs/>
          <w:sz w:val="20"/>
          <w:szCs w:val="20"/>
        </w:rPr>
        <w:t>Julian day of release</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Julian sex, origin, annual sex ratio</w:t>
      </w:r>
      <w:r>
        <w:rPr>
          <w:sz w:val="20"/>
          <w:szCs w:val="20"/>
        </w:rPr>
        <w:t>). Grey band represents 95% confidence intervals for the estimates.</w:t>
      </w:r>
    </w:p>
    <w:p w14:paraId="0FD1C1B7" w14:textId="77777777" w:rsidR="00B92690" w:rsidRDefault="00B92690" w:rsidP="00AD329B">
      <w:pPr>
        <w:jc w:val="center"/>
      </w:pPr>
    </w:p>
    <w:p w14:paraId="655DDEC1" w14:textId="60141EE1" w:rsidR="00310607" w:rsidRDefault="00310607" w:rsidP="00C83099">
      <w:pPr>
        <w:spacing w:line="360" w:lineRule="auto"/>
        <w:ind w:firstLine="720"/>
      </w:pPr>
      <w:r>
        <w:t xml:space="preserve">The random effects of </w:t>
      </w:r>
      <w:r w:rsidRPr="00310607">
        <w:rPr>
          <w:i/>
          <w:iCs/>
        </w:rPr>
        <w:t>year</w:t>
      </w:r>
      <w:r>
        <w:t xml:space="preserve"> and </w:t>
      </w:r>
      <w:r w:rsidRPr="00310607">
        <w:rPr>
          <w:i/>
          <w:iCs/>
        </w:rPr>
        <w:t>release group</w:t>
      </w:r>
      <w:r>
        <w:t xml:space="preserve"> also contribute substantially to the variation in TLF among individuals. </w:t>
      </w:r>
      <w:r w:rsidR="00C83099">
        <w:t xml:space="preserve">Variation in TLF attributed to differences among years or release groups, as measured by standard deviation of the </w:t>
      </w:r>
      <w:r w:rsidR="00C83099">
        <w:rPr>
          <w:i/>
          <w:iCs/>
        </w:rPr>
        <w:t xml:space="preserve">year </w:t>
      </w:r>
      <w:r w:rsidR="00C83099">
        <w:t xml:space="preserve">and </w:t>
      </w:r>
      <w:r w:rsidR="00C83099">
        <w:rPr>
          <w:i/>
          <w:iCs/>
        </w:rPr>
        <w:t xml:space="preserve">release group </w:t>
      </w:r>
      <w:r w:rsidR="00C83099">
        <w:t xml:space="preserve">random effects, was similar in scale to the fixed effect of </w:t>
      </w:r>
      <w:r w:rsidR="00C83099">
        <w:rPr>
          <w:i/>
          <w:iCs/>
        </w:rPr>
        <w:t>origin</w:t>
      </w:r>
      <w:r w:rsidR="005C4896">
        <w:rPr>
          <w:i/>
          <w:iCs/>
        </w:rPr>
        <w:t xml:space="preserve"> </w:t>
      </w:r>
      <w:r w:rsidR="005C4896">
        <w:t>presented above</w:t>
      </w:r>
      <w:r w:rsidR="00C83099">
        <w:rPr>
          <w:i/>
          <w:iCs/>
        </w:rPr>
        <w:t>.</w:t>
      </w:r>
      <w:r w:rsidR="005C4896">
        <w:rPr>
          <w:i/>
          <w:iCs/>
        </w:rPr>
        <w:t xml:space="preserve"> </w:t>
      </w:r>
      <w:r w:rsidR="00C83099">
        <w:rPr>
          <w:i/>
          <w:iCs/>
        </w:rPr>
        <w:t xml:space="preserve"> </w:t>
      </w:r>
    </w:p>
    <w:p w14:paraId="0AFB6A06" w14:textId="77777777" w:rsidR="004856A0" w:rsidRDefault="008920DB" w:rsidP="00523916">
      <w:pPr>
        <w:spacing w:line="360" w:lineRule="auto"/>
      </w:pPr>
      <w:r>
        <w:tab/>
      </w:r>
    </w:p>
    <w:p w14:paraId="499F693C" w14:textId="004DE708" w:rsidR="004856A0" w:rsidRPr="004856A0" w:rsidRDefault="004856A0" w:rsidP="00523916">
      <w:pPr>
        <w:spacing w:line="360" w:lineRule="auto"/>
        <w:rPr>
          <w:i/>
          <w:iCs/>
        </w:rPr>
      </w:pPr>
      <w:r w:rsidRPr="004856A0">
        <w:rPr>
          <w:i/>
          <w:iCs/>
        </w:rPr>
        <w:t>Size at Maturity</w:t>
      </w:r>
    </w:p>
    <w:p w14:paraId="201FE17F" w14:textId="216731FB" w:rsidR="008920DB" w:rsidRDefault="008920DB" w:rsidP="004856A0">
      <w:pPr>
        <w:spacing w:line="360" w:lineRule="auto"/>
        <w:ind w:firstLine="720"/>
      </w:pPr>
      <w:r>
        <w:t xml:space="preserve">Our dataset included </w:t>
      </w:r>
      <w:r w:rsidRPr="00523916">
        <w:rPr>
          <w:i/>
          <w:iCs/>
        </w:rPr>
        <w:t>size at maturity</w:t>
      </w:r>
      <w:r>
        <w:t xml:space="preserve"> for </w:t>
      </w:r>
      <w:r w:rsidR="004856A0">
        <w:t xml:space="preserve">approximately one half of the </w:t>
      </w:r>
      <w:r>
        <w:t>candidate parents released above the dam from 2007 – 2015</w:t>
      </w:r>
      <w:r w:rsidR="006E7497">
        <w:t xml:space="preserve"> used to fit GLMM</w:t>
      </w:r>
      <w:r w:rsidR="006E7497">
        <w:rPr>
          <w:vertAlign w:val="subscript"/>
        </w:rPr>
        <w:t>TLF</w:t>
      </w:r>
      <w:r>
        <w:t xml:space="preserve">. </w:t>
      </w:r>
      <w:r w:rsidR="00D1383A">
        <w:t xml:space="preserve">NOR salmon released above the dam were </w:t>
      </w:r>
      <w:r w:rsidR="00724B96">
        <w:t xml:space="preserve">significantly </w:t>
      </w:r>
      <w:r w:rsidR="00D1383A">
        <w:t xml:space="preserve">larger than their HOR counterparts </w:t>
      </w:r>
      <w:r w:rsidR="00724B96" w:rsidRPr="00D1383A">
        <w:t xml:space="preserve">after controlling for </w:t>
      </w:r>
      <w:r w:rsidR="00724B96">
        <w:t xml:space="preserve">size differences owing to </w:t>
      </w:r>
      <w:r w:rsidR="00724B96" w:rsidRPr="00523916">
        <w:rPr>
          <w:i/>
          <w:iCs/>
        </w:rPr>
        <w:t>sex</w:t>
      </w:r>
      <w:r w:rsidR="00724B96">
        <w:t xml:space="preserve"> and </w:t>
      </w:r>
      <w:r w:rsidR="00724B96" w:rsidRPr="00523916">
        <w:rPr>
          <w:i/>
          <w:iCs/>
        </w:rPr>
        <w:t>year</w:t>
      </w:r>
      <w:r w:rsidR="00724B96" w:rsidRPr="00D1383A">
        <w:t xml:space="preserve"> </w:t>
      </w:r>
      <w:r w:rsidR="00D1383A" w:rsidRPr="00D1383A">
        <w:t>(</w:t>
      </w:r>
      <w:r w:rsidR="00724B96">
        <w:t xml:space="preserve">linear mixed model, </w:t>
      </w:r>
      <w:r w:rsidR="00D1383A" w:rsidRPr="00D1383A">
        <w:rPr>
          <w:rFonts w:ascii="Roboto" w:hAnsi="Roboto"/>
          <w:color w:val="202124"/>
          <w:sz w:val="21"/>
          <w:szCs w:val="21"/>
          <w:shd w:val="clear" w:color="auto" w:fill="FFFFFF"/>
        </w:rPr>
        <w:t>β</w:t>
      </w:r>
      <w:r w:rsidR="00D1383A">
        <w:rPr>
          <w:vertAlign w:val="subscript"/>
        </w:rPr>
        <w:t>origin[NOR]</w:t>
      </w:r>
      <w:r w:rsidR="00D1383A">
        <w:t xml:space="preserve"> </w:t>
      </w:r>
      <w:r w:rsidR="00D1383A" w:rsidRPr="00D1383A">
        <w:t>= 2.92</w:t>
      </w:r>
      <w:r w:rsidR="00D1383A">
        <w:t xml:space="preserve"> cm</w:t>
      </w:r>
      <w:r w:rsidR="00D1383A" w:rsidRPr="00D1383A">
        <w:t xml:space="preserve">, </w:t>
      </w:r>
      <w:proofErr w:type="spellStart"/>
      <w:r w:rsidR="00D1383A" w:rsidRPr="00D1383A">
        <w:t>s</w:t>
      </w:r>
      <w:r w:rsidR="00D1383A">
        <w:t>.</w:t>
      </w:r>
      <w:r w:rsidR="00D1383A" w:rsidRPr="00D1383A">
        <w:t>e</w:t>
      </w:r>
      <w:r w:rsidR="00D1383A">
        <w:t>.</w:t>
      </w:r>
      <w:proofErr w:type="spellEnd"/>
      <w:r w:rsidR="00D1383A" w:rsidRPr="00D1383A">
        <w:t xml:space="preserve"> = 0.26, p</w:t>
      </w:r>
      <w:r w:rsidR="00D1383A">
        <w:t>-</w:t>
      </w:r>
      <w:r w:rsidR="00D1383A" w:rsidRPr="00D1383A">
        <w:t xml:space="preserve">value </w:t>
      </w:r>
      <w:r w:rsidR="00D1383A">
        <w:t>likelihood ratio test</w:t>
      </w:r>
      <w:r w:rsidR="00D1383A" w:rsidRPr="00D1383A">
        <w:t xml:space="preserve"> &lt; 2</w:t>
      </w:r>
      <w:r w:rsidR="00D1383A">
        <w:t xml:space="preserve">.2 x </w:t>
      </w:r>
      <w:r w:rsidR="00D1383A" w:rsidRPr="00D1383A">
        <w:t>10</w:t>
      </w:r>
      <w:r w:rsidR="00D1383A">
        <w:rPr>
          <w:vertAlign w:val="superscript"/>
        </w:rPr>
        <w:t>-16</w:t>
      </w:r>
      <w:r w:rsidR="00D1383A" w:rsidRPr="00D1383A">
        <w:t>)</w:t>
      </w:r>
      <w:r w:rsidR="00D1383A">
        <w:t xml:space="preserve">. To evaluate the relationship between </w:t>
      </w:r>
      <w:r w:rsidR="00D1383A" w:rsidRPr="00523916">
        <w:rPr>
          <w:i/>
          <w:iCs/>
        </w:rPr>
        <w:t>size</w:t>
      </w:r>
      <w:r w:rsidR="00D1383A">
        <w:t xml:space="preserve">, </w:t>
      </w:r>
      <w:r w:rsidR="00523916">
        <w:rPr>
          <w:i/>
          <w:iCs/>
        </w:rPr>
        <w:t xml:space="preserve">origin </w:t>
      </w:r>
      <w:r w:rsidR="00523916">
        <w:t>and TLF</w:t>
      </w:r>
      <w:r w:rsidR="00D1383A">
        <w:t>, we fit a</w:t>
      </w:r>
      <w:r w:rsidR="00724B96">
        <w:t xml:space="preserve"> </w:t>
      </w:r>
      <w:r w:rsidR="00D1383A">
        <w:t xml:space="preserve">GLMM on TLF for the 3,781 </w:t>
      </w:r>
      <w:r w:rsidR="00523916">
        <w:t>candidate parents</w:t>
      </w:r>
      <w:r w:rsidR="00D1383A">
        <w:t xml:space="preserve"> with a </w:t>
      </w:r>
      <w:r w:rsidR="00D1383A" w:rsidRPr="00724B96">
        <w:rPr>
          <w:i/>
          <w:iCs/>
        </w:rPr>
        <w:t xml:space="preserve">size at maturity </w:t>
      </w:r>
      <w:r w:rsidR="00D1383A">
        <w:t xml:space="preserve">measurement, using the significant predictors of fitness from the final model and </w:t>
      </w:r>
      <w:r w:rsidR="00D1383A" w:rsidRPr="00724B96">
        <w:rPr>
          <w:i/>
          <w:iCs/>
        </w:rPr>
        <w:t>size at maturity</w:t>
      </w:r>
      <w:r w:rsidR="00724B96">
        <w:rPr>
          <w:i/>
          <w:iCs/>
        </w:rPr>
        <w:t xml:space="preserve"> </w:t>
      </w:r>
      <w:r w:rsidR="00724B96">
        <w:t xml:space="preserve">as an additional </w:t>
      </w:r>
      <w:r w:rsidR="00724B96">
        <w:lastRenderedPageBreak/>
        <w:t>predictor</w:t>
      </w:r>
      <w:r w:rsidR="006E7497">
        <w:t xml:space="preserve"> (</w:t>
      </w:r>
      <w:proofErr w:type="spellStart"/>
      <w:r w:rsidR="006E7497">
        <w:t>GLMM</w:t>
      </w:r>
      <w:r w:rsidR="006E7497">
        <w:rPr>
          <w:vertAlign w:val="subscript"/>
        </w:rPr>
        <w:t>size</w:t>
      </w:r>
      <w:proofErr w:type="spellEnd"/>
      <w:r w:rsidR="006E7497">
        <w:t>)</w:t>
      </w:r>
      <w:r w:rsidR="00D1383A">
        <w:t xml:space="preserve">. </w:t>
      </w:r>
      <w:r w:rsidR="006E7497">
        <w:t>S</w:t>
      </w:r>
      <w:r>
        <w:t>ize had a sign</w:t>
      </w:r>
      <w:r w:rsidR="00D1383A">
        <w:t>i</w:t>
      </w:r>
      <w:r>
        <w:t>ficant positive effect on TLF</w:t>
      </w:r>
      <w:r w:rsidR="00523916">
        <w:t xml:space="preserve"> </w:t>
      </w:r>
      <w:r w:rsidR="00523916" w:rsidRPr="00D1383A">
        <w:t>(</w:t>
      </w:r>
      <w:r w:rsidR="00523916" w:rsidRPr="00D1383A">
        <w:rPr>
          <w:rFonts w:ascii="Roboto" w:hAnsi="Roboto"/>
          <w:color w:val="202124"/>
          <w:sz w:val="21"/>
          <w:szCs w:val="21"/>
          <w:shd w:val="clear" w:color="auto" w:fill="FFFFFF"/>
        </w:rPr>
        <w:t>β</w:t>
      </w:r>
      <w:r w:rsidR="00523916">
        <w:rPr>
          <w:vertAlign w:val="subscript"/>
        </w:rPr>
        <w:t>size</w:t>
      </w:r>
      <w:r w:rsidR="00523916">
        <w:t xml:space="preserve"> </w:t>
      </w:r>
      <w:r w:rsidR="00523916" w:rsidRPr="00D1383A">
        <w:t xml:space="preserve">= </w:t>
      </w:r>
      <w:r w:rsidR="00523916">
        <w:t>0.069</w:t>
      </w:r>
      <w:r w:rsidR="00523916" w:rsidRPr="00D1383A">
        <w:t xml:space="preserve">, </w:t>
      </w:r>
      <w:proofErr w:type="spellStart"/>
      <w:r w:rsidR="00523916" w:rsidRPr="00D1383A">
        <w:t>s</w:t>
      </w:r>
      <w:r w:rsidR="00523916">
        <w:t>.</w:t>
      </w:r>
      <w:r w:rsidR="00523916" w:rsidRPr="00D1383A">
        <w:t>e</w:t>
      </w:r>
      <w:r w:rsidR="00523916">
        <w:t>.</w:t>
      </w:r>
      <w:proofErr w:type="spellEnd"/>
      <w:r w:rsidR="00523916" w:rsidRPr="00D1383A">
        <w:t xml:space="preserve"> = 0.</w:t>
      </w:r>
      <w:r w:rsidR="00523916">
        <w:t>006</w:t>
      </w:r>
      <w:r w:rsidR="00523916" w:rsidRPr="00D1383A">
        <w:t>, p</w:t>
      </w:r>
      <w:r w:rsidR="00523916">
        <w:t>-</w:t>
      </w:r>
      <w:r w:rsidR="00523916" w:rsidRPr="00D1383A">
        <w:t xml:space="preserve">value </w:t>
      </w:r>
      <w:r w:rsidR="00523916">
        <w:t>likelihood ratio test</w:t>
      </w:r>
      <w:r w:rsidR="00523916" w:rsidRPr="00D1383A">
        <w:t xml:space="preserve"> &lt; 2</w:t>
      </w:r>
      <w:r w:rsidR="00523916">
        <w:t xml:space="preserve">.0 x </w:t>
      </w:r>
      <w:r w:rsidR="00523916" w:rsidRPr="00D1383A">
        <w:t>10</w:t>
      </w:r>
      <w:r w:rsidR="00523916">
        <w:rPr>
          <w:vertAlign w:val="superscript"/>
        </w:rPr>
        <w:t>-16</w:t>
      </w:r>
      <w:r w:rsidR="00523916">
        <w:t>)</w:t>
      </w:r>
      <w:r>
        <w:t xml:space="preserve">, but the </w:t>
      </w:r>
      <w:r w:rsidR="00D1383A">
        <w:t>estimated effect of origin was reduce</w:t>
      </w:r>
      <w:r w:rsidR="00523916">
        <w:t>d to 44% of its effect when size at maturity was not included in the model</w:t>
      </w:r>
      <w:r w:rsidR="00D1383A">
        <w:t xml:space="preserve">, </w:t>
      </w:r>
      <w:r w:rsidR="00523916">
        <w:t xml:space="preserve">confirming that these two variables are highly confounded. </w:t>
      </w:r>
      <w:r>
        <w:t xml:space="preserve"> </w:t>
      </w:r>
    </w:p>
    <w:p w14:paraId="5088A30E" w14:textId="77777777" w:rsidR="008920DB" w:rsidRDefault="008920DB" w:rsidP="008920DB"/>
    <w:p w14:paraId="7954441B" w14:textId="0CAE225B" w:rsidR="005D4051" w:rsidRPr="004E734D" w:rsidRDefault="005D4051" w:rsidP="00B92690">
      <w:r w:rsidRPr="004E734D">
        <w:br w:type="page"/>
      </w:r>
    </w:p>
    <w:p w14:paraId="2E8937A6" w14:textId="369EB28A" w:rsidR="005D4051" w:rsidRPr="00D71476" w:rsidRDefault="005D4051" w:rsidP="00D92125">
      <w:pPr>
        <w:spacing w:line="360" w:lineRule="auto"/>
      </w:pPr>
      <w:r w:rsidRPr="00D71476">
        <w:rPr>
          <w:b/>
          <w:bCs/>
        </w:rPr>
        <w:lastRenderedPageBreak/>
        <w:t>Discussion</w:t>
      </w:r>
    </w:p>
    <w:p w14:paraId="01342670" w14:textId="64087619" w:rsidR="005D4051" w:rsidRDefault="005D4051" w:rsidP="00D92125">
      <w:pPr>
        <w:spacing w:line="360" w:lineRule="auto"/>
        <w:rPr>
          <w:u w:val="single"/>
        </w:rPr>
      </w:pPr>
      <w:r w:rsidRPr="00D71476">
        <w:rPr>
          <w:u w:val="single"/>
        </w:rPr>
        <w:t>Main Findings</w:t>
      </w:r>
    </w:p>
    <w:p w14:paraId="2DD82F25" w14:textId="40BAFBBE" w:rsidR="00E6547C" w:rsidRPr="00E6547C" w:rsidRDefault="00E6547C" w:rsidP="00D92125">
      <w:pPr>
        <w:spacing w:line="360" w:lineRule="auto"/>
        <w:rPr>
          <w:i/>
          <w:iCs/>
        </w:rPr>
      </w:pPr>
      <w:r w:rsidRPr="00E6547C">
        <w:rPr>
          <w:i/>
          <w:iCs/>
        </w:rPr>
        <w:t>Assignment</w:t>
      </w:r>
      <w:r w:rsidR="00AA110D">
        <w:rPr>
          <w:i/>
          <w:iCs/>
        </w:rPr>
        <w:t>s</w:t>
      </w:r>
    </w:p>
    <w:p w14:paraId="16E1327E" w14:textId="0CF57110" w:rsidR="00E6547C" w:rsidRPr="00E6547C" w:rsidRDefault="00E6547C" w:rsidP="005D4051">
      <w:pPr>
        <w:pStyle w:val="ListParagraph"/>
        <w:numPr>
          <w:ilvl w:val="0"/>
          <w:numId w:val="4"/>
        </w:numPr>
        <w:spacing w:line="360" w:lineRule="auto"/>
        <w:rPr>
          <w:u w:val="single"/>
        </w:rPr>
      </w:pPr>
      <w:r>
        <w:t>Most (71%)</w:t>
      </w:r>
      <w:r w:rsidRPr="00D71476">
        <w:t xml:space="preserve"> </w:t>
      </w:r>
      <w:r>
        <w:t xml:space="preserve">NOR salmon collected at </w:t>
      </w:r>
      <w:r w:rsidR="00A63806">
        <w:t xml:space="preserve">the </w:t>
      </w:r>
      <w:r w:rsidR="00B8490A">
        <w:t>Cougar Trap</w:t>
      </w:r>
      <w:r>
        <w:t xml:space="preserve"> from 2013 - 2020</w:t>
      </w:r>
      <w:r w:rsidRPr="00D71476">
        <w:t xml:space="preserve"> </w:t>
      </w:r>
      <w:r>
        <w:t xml:space="preserve">were produced above </w:t>
      </w:r>
      <w:r w:rsidR="00B8490A">
        <w:t>Cougar Dam</w:t>
      </w:r>
      <w:r>
        <w:t>. Leaving 29% remaining as likely immigrants.</w:t>
      </w:r>
    </w:p>
    <w:p w14:paraId="5CD7FED2" w14:textId="21880189" w:rsidR="005D4051" w:rsidRPr="00D71476" w:rsidRDefault="00AA110D" w:rsidP="005D4051">
      <w:pPr>
        <w:pStyle w:val="ListParagraph"/>
        <w:numPr>
          <w:ilvl w:val="0"/>
          <w:numId w:val="4"/>
        </w:numPr>
        <w:spacing w:line="360" w:lineRule="auto"/>
        <w:rPr>
          <w:u w:val="single"/>
        </w:rPr>
      </w:pPr>
      <w:r>
        <w:t xml:space="preserve">The proportion of NOR immigrants collected at </w:t>
      </w:r>
      <w:r w:rsidR="00A63806">
        <w:t xml:space="preserve">the </w:t>
      </w:r>
      <w:r w:rsidR="00B8490A">
        <w:t>Cougar Trap</w:t>
      </w:r>
      <w:r>
        <w:t xml:space="preserve"> varied among years. </w:t>
      </w:r>
      <w:r w:rsidR="00A63806">
        <w:t xml:space="preserve">As many as 49% and as few as 6% of NOR salmon collected at the </w:t>
      </w:r>
      <w:r w:rsidR="00B8490A">
        <w:t>Cougar Trap</w:t>
      </w:r>
      <w:r w:rsidR="00A63806">
        <w:t xml:space="preserve"> were immigrants in 2019 and 2020, respectively. </w:t>
      </w:r>
    </w:p>
    <w:p w14:paraId="65579B93" w14:textId="61E629BF" w:rsidR="005D4051" w:rsidRPr="003E0D3B" w:rsidRDefault="00A63806" w:rsidP="003E0D3B">
      <w:pPr>
        <w:pStyle w:val="ListParagraph"/>
        <w:numPr>
          <w:ilvl w:val="0"/>
          <w:numId w:val="4"/>
        </w:numPr>
        <w:spacing w:line="360" w:lineRule="auto"/>
        <w:rPr>
          <w:u w:val="single"/>
        </w:rPr>
      </w:pPr>
      <w:r>
        <w:t xml:space="preserve">The </w:t>
      </w:r>
      <w:r w:rsidRPr="003E0D3B">
        <w:t xml:space="preserve">proportion of NOR immigrants collected at </w:t>
      </w:r>
      <w:r w:rsidR="00B8490A">
        <w:t>Cougar Trap</w:t>
      </w:r>
      <w:r w:rsidRPr="003E0D3B">
        <w:t xml:space="preserve"> was estimated to increase from less than </w:t>
      </w:r>
      <w:r w:rsidR="000D6AF0">
        <w:t>5</w:t>
      </w:r>
      <w:r w:rsidRPr="003E0D3B">
        <w:t>% early in the season to ~</w:t>
      </w:r>
      <w:r w:rsidR="000D6AF0">
        <w:t>5</w:t>
      </w:r>
      <w:r w:rsidRPr="003E0D3B">
        <w:t>0% by September 1</w:t>
      </w:r>
      <w:r w:rsidRPr="003E0D3B">
        <w:rPr>
          <w:vertAlign w:val="superscript"/>
        </w:rPr>
        <w:t>st</w:t>
      </w:r>
      <w:r w:rsidRPr="003E0D3B">
        <w:t>.</w:t>
      </w:r>
    </w:p>
    <w:p w14:paraId="635FFC3E" w14:textId="023A2732" w:rsidR="003E0D3B" w:rsidRPr="00B2108F" w:rsidRDefault="00B2108F" w:rsidP="009F1A5A">
      <w:pPr>
        <w:pStyle w:val="ListParagraph"/>
        <w:numPr>
          <w:ilvl w:val="0"/>
          <w:numId w:val="4"/>
        </w:numPr>
        <w:spacing w:line="360" w:lineRule="auto"/>
        <w:rPr>
          <w:i/>
          <w:iCs/>
        </w:rPr>
      </w:pPr>
      <w:r>
        <w:rPr>
          <w:color w:val="222222"/>
          <w:shd w:val="clear" w:color="auto" w:fill="FFFFFF"/>
        </w:rPr>
        <w:t>From 2015 – 2020, a</w:t>
      </w:r>
      <w:r w:rsidR="003E0D3B" w:rsidRPr="000D6AF0">
        <w:rPr>
          <w:color w:val="222222"/>
          <w:shd w:val="clear" w:color="auto" w:fill="FFFFFF"/>
        </w:rPr>
        <w:t xml:space="preserve"> salmon produced above the dam </w:t>
      </w:r>
      <w:r w:rsidR="000D6AF0" w:rsidRPr="000D6AF0">
        <w:rPr>
          <w:color w:val="222222"/>
          <w:shd w:val="clear" w:color="auto" w:fill="FFFFFF"/>
        </w:rPr>
        <w:t>was</w:t>
      </w:r>
      <w:r w:rsidR="003E0D3B" w:rsidRPr="000D6AF0">
        <w:rPr>
          <w:color w:val="222222"/>
          <w:shd w:val="clear" w:color="auto" w:fill="FFFFFF"/>
        </w:rPr>
        <w:t xml:space="preserve"> 6.7 fold more likely to return a second time after being recycled downstream than an NOR immigrant. </w:t>
      </w:r>
      <w:r w:rsidR="000D6AF0" w:rsidRPr="000D6AF0">
        <w:rPr>
          <w:color w:val="222222"/>
          <w:shd w:val="clear" w:color="auto" w:fill="FFFFFF"/>
        </w:rPr>
        <w:t xml:space="preserve">Recycling all salmon collected at the </w:t>
      </w:r>
      <w:r w:rsidR="00B8490A">
        <w:rPr>
          <w:color w:val="222222"/>
          <w:shd w:val="clear" w:color="auto" w:fill="FFFFFF"/>
        </w:rPr>
        <w:t>Cougar Trap</w:t>
      </w:r>
      <w:r w:rsidR="000D6AF0" w:rsidRPr="000D6AF0">
        <w:rPr>
          <w:color w:val="222222"/>
          <w:shd w:val="clear" w:color="auto" w:fill="FFFFFF"/>
        </w:rPr>
        <w:t xml:space="preserve"> downstream </w:t>
      </w:r>
      <w:r w:rsidR="003E0D3B" w:rsidRPr="000D6AF0">
        <w:rPr>
          <w:color w:val="222222"/>
          <w:shd w:val="clear" w:color="auto" w:fill="FFFFFF"/>
        </w:rPr>
        <w:t>prevent</w:t>
      </w:r>
      <w:r w:rsidR="000D6AF0" w:rsidRPr="000D6AF0">
        <w:rPr>
          <w:color w:val="222222"/>
          <w:shd w:val="clear" w:color="auto" w:fill="FFFFFF"/>
        </w:rPr>
        <w:t>ed</w:t>
      </w:r>
      <w:r w:rsidR="003E0D3B" w:rsidRPr="000D6AF0">
        <w:rPr>
          <w:color w:val="222222"/>
          <w:shd w:val="clear" w:color="auto" w:fill="FFFFFF"/>
        </w:rPr>
        <w:t xml:space="preserve"> above dam transport of 75% of NOR immigrants</w:t>
      </w:r>
      <w:r w:rsidR="000D6AF0" w:rsidRPr="000D6AF0">
        <w:rPr>
          <w:color w:val="222222"/>
          <w:shd w:val="clear" w:color="auto" w:fill="FFFFFF"/>
        </w:rPr>
        <w:t xml:space="preserve"> and 31% of NOR salmon produced above the dam</w:t>
      </w:r>
      <w:r w:rsidR="000D6AF0">
        <w:rPr>
          <w:color w:val="222222"/>
          <w:shd w:val="clear" w:color="auto" w:fill="FFFFFF"/>
        </w:rPr>
        <w:t>.</w:t>
      </w:r>
    </w:p>
    <w:p w14:paraId="701E6B77" w14:textId="074446A0" w:rsidR="00B2108F" w:rsidRPr="000D6AF0" w:rsidRDefault="00B2108F" w:rsidP="009F1A5A">
      <w:pPr>
        <w:pStyle w:val="ListParagraph"/>
        <w:numPr>
          <w:ilvl w:val="0"/>
          <w:numId w:val="4"/>
        </w:numPr>
        <w:spacing w:line="360" w:lineRule="auto"/>
        <w:rPr>
          <w:i/>
          <w:iCs/>
        </w:rPr>
      </w:pPr>
      <w:r>
        <w:rPr>
          <w:color w:val="222222"/>
          <w:shd w:val="clear" w:color="auto" w:fill="FFFFFF"/>
        </w:rPr>
        <w:t xml:space="preserve">LSDR during the same period (2015 – 2020) would have prevented </w:t>
      </w:r>
      <w:r w:rsidRPr="000D6AF0">
        <w:rPr>
          <w:color w:val="222222"/>
          <w:shd w:val="clear" w:color="auto" w:fill="FFFFFF"/>
        </w:rPr>
        <w:t xml:space="preserve">above dam transport of </w:t>
      </w:r>
      <w:r>
        <w:rPr>
          <w:color w:val="222222"/>
          <w:shd w:val="clear" w:color="auto" w:fill="FFFFFF"/>
        </w:rPr>
        <w:t>47</w:t>
      </w:r>
      <w:r w:rsidRPr="000D6AF0">
        <w:rPr>
          <w:color w:val="222222"/>
          <w:shd w:val="clear" w:color="auto" w:fill="FFFFFF"/>
        </w:rPr>
        <w:t xml:space="preserve">% of NOR immigrants and </w:t>
      </w:r>
      <w:r>
        <w:rPr>
          <w:color w:val="222222"/>
          <w:shd w:val="clear" w:color="auto" w:fill="FFFFFF"/>
        </w:rPr>
        <w:t>5</w:t>
      </w:r>
      <w:r w:rsidRPr="000D6AF0">
        <w:rPr>
          <w:color w:val="222222"/>
          <w:shd w:val="clear" w:color="auto" w:fill="FFFFFF"/>
        </w:rPr>
        <w:t>% of NOR salmon produced above the dam</w:t>
      </w:r>
      <w:r>
        <w:rPr>
          <w:color w:val="222222"/>
          <w:shd w:val="clear" w:color="auto" w:fill="FFFFFF"/>
        </w:rPr>
        <w:t xml:space="preserve">. </w:t>
      </w:r>
    </w:p>
    <w:p w14:paraId="2FB9F171" w14:textId="5A2BF4ED" w:rsidR="005D4051" w:rsidRPr="003E0D3B" w:rsidRDefault="00A63806" w:rsidP="003E0D3B">
      <w:pPr>
        <w:spacing w:line="360" w:lineRule="auto"/>
        <w:rPr>
          <w:i/>
          <w:iCs/>
        </w:rPr>
      </w:pPr>
      <w:r w:rsidRPr="003E0D3B">
        <w:rPr>
          <w:i/>
          <w:iCs/>
        </w:rPr>
        <w:t>Demography</w:t>
      </w:r>
    </w:p>
    <w:p w14:paraId="42DBB893" w14:textId="6B36691E" w:rsidR="00A63806" w:rsidRDefault="00A63806" w:rsidP="00A63806">
      <w:pPr>
        <w:pStyle w:val="ListParagraph"/>
        <w:numPr>
          <w:ilvl w:val="0"/>
          <w:numId w:val="10"/>
        </w:numPr>
        <w:spacing w:line="360" w:lineRule="auto"/>
      </w:pPr>
      <w:r>
        <w:t xml:space="preserve">Most salmon produced above </w:t>
      </w:r>
      <w:r w:rsidR="00B8490A">
        <w:t>Cougar Dam</w:t>
      </w:r>
      <w:r>
        <w:t xml:space="preserve"> </w:t>
      </w:r>
      <w:r w:rsidR="0078131B">
        <w:t xml:space="preserve">from 2007 – 2015 returned at </w:t>
      </w:r>
      <w:r>
        <w:t>age</w:t>
      </w:r>
      <w:r w:rsidR="00113D3A">
        <w:t>-</w:t>
      </w:r>
      <w:r>
        <w:t xml:space="preserve">4 </w:t>
      </w:r>
      <w:r w:rsidRPr="00D71476">
        <w:t>(54.6%</w:t>
      </w:r>
      <w:r>
        <w:t xml:space="preserve">) or </w:t>
      </w:r>
      <w:r w:rsidR="0078131B">
        <w:t>age</w:t>
      </w:r>
      <w:r w:rsidR="00113D3A">
        <w:t>-</w:t>
      </w:r>
      <w:r>
        <w:t>5 (</w:t>
      </w:r>
      <w:r w:rsidRPr="00D71476">
        <w:t>42.0%</w:t>
      </w:r>
      <w:r>
        <w:t>)</w:t>
      </w:r>
      <w:r w:rsidRPr="00D71476">
        <w:t>, with few returning at age</w:t>
      </w:r>
      <w:r w:rsidR="00113D3A">
        <w:t>-</w:t>
      </w:r>
      <w:r w:rsidRPr="00D71476">
        <w:t>3</w:t>
      </w:r>
      <w:r>
        <w:t xml:space="preserve"> (</w:t>
      </w:r>
      <w:r w:rsidRPr="00D71476">
        <w:t>1.6%</w:t>
      </w:r>
      <w:r>
        <w:t>)</w:t>
      </w:r>
      <w:r w:rsidRPr="00D71476">
        <w:t xml:space="preserve"> or </w:t>
      </w:r>
      <w:r>
        <w:t>age</w:t>
      </w:r>
      <w:r w:rsidR="00113D3A">
        <w:t>-</w:t>
      </w:r>
      <w:r w:rsidRPr="00D71476">
        <w:t>6</w:t>
      </w:r>
      <w:r>
        <w:t xml:space="preserve"> (</w:t>
      </w:r>
      <w:r w:rsidRPr="00D71476">
        <w:t>1.8%</w:t>
      </w:r>
      <w:r>
        <w:t>).</w:t>
      </w:r>
    </w:p>
    <w:p w14:paraId="28A1D7EC" w14:textId="367A252B" w:rsidR="0078131B" w:rsidRPr="0078131B" w:rsidRDefault="0078131B" w:rsidP="0078131B">
      <w:pPr>
        <w:pStyle w:val="ListParagraph"/>
        <w:numPr>
          <w:ilvl w:val="0"/>
          <w:numId w:val="10"/>
        </w:numPr>
        <w:spacing w:line="360" w:lineRule="auto"/>
        <w:rPr>
          <w:u w:val="single"/>
        </w:rPr>
      </w:pPr>
      <w:r>
        <w:t xml:space="preserve">Most (80%) candidate parents from 2007 – 2015 did not produce a single offspring </w:t>
      </w:r>
      <w:r w:rsidR="00310607">
        <w:t xml:space="preserve">(TLF = 0) </w:t>
      </w:r>
      <w:r>
        <w:t xml:space="preserve">that returned to the </w:t>
      </w:r>
      <w:r w:rsidR="00B8490A">
        <w:t>Cougar Trap</w:t>
      </w:r>
      <w:r w:rsidR="00310607">
        <w:t xml:space="preserve">, or was sampled as a carcass, </w:t>
      </w:r>
    </w:p>
    <w:p w14:paraId="02656FED" w14:textId="77777777" w:rsidR="007004FD" w:rsidRDefault="005B307F" w:rsidP="007004FD">
      <w:pPr>
        <w:pStyle w:val="ListParagraph"/>
        <w:numPr>
          <w:ilvl w:val="0"/>
          <w:numId w:val="10"/>
        </w:numPr>
        <w:spacing w:line="360" w:lineRule="auto"/>
      </w:pPr>
      <w:r>
        <w:t>Mean TLF was 0.36</w:t>
      </w:r>
      <w:r w:rsidR="00EC2FB5">
        <w:t xml:space="preserve">. TLF was highly variable at the individual level and ranged </w:t>
      </w:r>
      <w:r>
        <w:t xml:space="preserve">0 - 17. </w:t>
      </w:r>
    </w:p>
    <w:p w14:paraId="5370D224" w14:textId="5C3BEFA5" w:rsidR="005B307F" w:rsidRDefault="005B307F" w:rsidP="007004FD">
      <w:pPr>
        <w:pStyle w:val="ListParagraph"/>
        <w:numPr>
          <w:ilvl w:val="0"/>
          <w:numId w:val="10"/>
        </w:numPr>
        <w:spacing w:line="360" w:lineRule="auto"/>
      </w:pPr>
      <w:r>
        <w:t xml:space="preserve">Mean TLF was greater for NOR than HOR salmon (0.49 </w:t>
      </w:r>
      <w:r w:rsidRPr="007004FD">
        <w:rPr>
          <w:i/>
          <w:iCs/>
        </w:rPr>
        <w:t>vs.</w:t>
      </w:r>
      <w:r>
        <w:t xml:space="preserve"> 0.32, respectively) and for females than males (0.38 </w:t>
      </w:r>
      <w:r w:rsidRPr="007004FD">
        <w:rPr>
          <w:i/>
          <w:iCs/>
        </w:rPr>
        <w:t>vs</w:t>
      </w:r>
      <w:r>
        <w:t>. 0.34).</w:t>
      </w:r>
    </w:p>
    <w:p w14:paraId="18E71A73" w14:textId="6F513ADC" w:rsidR="005B307F" w:rsidRDefault="005B307F" w:rsidP="00A63806">
      <w:pPr>
        <w:pStyle w:val="ListParagraph"/>
        <w:numPr>
          <w:ilvl w:val="0"/>
          <w:numId w:val="10"/>
        </w:numPr>
        <w:spacing w:line="360" w:lineRule="auto"/>
      </w:pPr>
      <w:r>
        <w:t xml:space="preserve">In the nine years where we sampled nearly all potential offspring of parental cohorts above </w:t>
      </w:r>
      <w:r w:rsidR="00B8490A">
        <w:t>Cougar Dam</w:t>
      </w:r>
      <w:r w:rsidR="007004FD">
        <w:t xml:space="preserve">, </w:t>
      </w:r>
      <w:proofErr w:type="spellStart"/>
      <w:r>
        <w:t>CRR</w:t>
      </w:r>
      <w:r w:rsidR="00310607">
        <w:rPr>
          <w:vertAlign w:val="subscript"/>
        </w:rPr>
        <w:t>total</w:t>
      </w:r>
      <w:proofErr w:type="spellEnd"/>
      <w:r>
        <w:t xml:space="preserve"> never </w:t>
      </w:r>
      <w:r w:rsidR="007004FD">
        <w:t>approached</w:t>
      </w:r>
      <w:r>
        <w:t xml:space="preserve"> one</w:t>
      </w:r>
      <w:r w:rsidR="00EC2FB5">
        <w:t>, indicating that population above the dam is not replacing itself</w:t>
      </w:r>
      <w:r>
        <w:t xml:space="preserve">. Maximum </w:t>
      </w:r>
      <w:proofErr w:type="spellStart"/>
      <w:r>
        <w:t>CRR</w:t>
      </w:r>
      <w:r w:rsidR="00310607">
        <w:rPr>
          <w:vertAlign w:val="subscript"/>
        </w:rPr>
        <w:t>total</w:t>
      </w:r>
      <w:proofErr w:type="spellEnd"/>
      <w:r>
        <w:t xml:space="preserve"> was 0.44 and minimum was 0.08.</w:t>
      </w:r>
    </w:p>
    <w:p w14:paraId="01338515" w14:textId="2E2A5814" w:rsidR="005B307F" w:rsidRDefault="005B307F" w:rsidP="00A63806">
      <w:pPr>
        <w:pStyle w:val="ListParagraph"/>
        <w:numPr>
          <w:ilvl w:val="0"/>
          <w:numId w:val="10"/>
        </w:numPr>
        <w:spacing w:line="360" w:lineRule="auto"/>
      </w:pPr>
      <w:r>
        <w:t>In most years females were the limiting sex. CRR</w:t>
      </w:r>
      <w:r>
        <w:rPr>
          <w:vertAlign w:val="subscript"/>
        </w:rPr>
        <w:t>F</w:t>
      </w:r>
      <w:r>
        <w:t xml:space="preserve"> was less than one in these years. In years when males were the limiting sex, CRR</w:t>
      </w:r>
      <w:r>
        <w:rPr>
          <w:vertAlign w:val="subscript"/>
        </w:rPr>
        <w:t>M</w:t>
      </w:r>
      <w:r>
        <w:t xml:space="preserve"> was also less than one.</w:t>
      </w:r>
    </w:p>
    <w:p w14:paraId="7C046BF8" w14:textId="7BD6ACB8" w:rsidR="007004FD" w:rsidRDefault="00EC2FB5" w:rsidP="007004FD">
      <w:pPr>
        <w:pStyle w:val="ListParagraph"/>
        <w:numPr>
          <w:ilvl w:val="0"/>
          <w:numId w:val="10"/>
        </w:numPr>
        <w:spacing w:line="360" w:lineRule="auto"/>
      </w:pPr>
      <w:r w:rsidRPr="00811F41">
        <w:rPr>
          <w:i/>
          <w:iCs/>
        </w:rPr>
        <w:t>N</w:t>
      </w:r>
      <w:r w:rsidRPr="00811F41">
        <w:rPr>
          <w:i/>
          <w:iCs/>
          <w:vertAlign w:val="subscript"/>
        </w:rPr>
        <w:t>b</w:t>
      </w:r>
      <w:r>
        <w:t xml:space="preserve"> ranged from 139.8 to 368.8, indicating that there is likely sufficient genetic diversity within a parental cohort to avoid inbreeding depression.</w:t>
      </w:r>
    </w:p>
    <w:p w14:paraId="75AD1869" w14:textId="77777777" w:rsidR="003E0D3B" w:rsidRDefault="003E0D3B" w:rsidP="003E0D3B">
      <w:pPr>
        <w:pStyle w:val="ListParagraph"/>
        <w:spacing w:line="360" w:lineRule="auto"/>
      </w:pPr>
    </w:p>
    <w:p w14:paraId="52B0CCF9" w14:textId="777F293B" w:rsidR="007004FD" w:rsidRDefault="007004FD" w:rsidP="007004FD">
      <w:pPr>
        <w:spacing w:line="360" w:lineRule="auto"/>
        <w:rPr>
          <w:i/>
          <w:iCs/>
        </w:rPr>
      </w:pPr>
      <w:r>
        <w:rPr>
          <w:i/>
          <w:iCs/>
        </w:rPr>
        <w:t>Predictors of Fitness</w:t>
      </w:r>
    </w:p>
    <w:p w14:paraId="645DBF55" w14:textId="1A637B2A" w:rsidR="007004FD" w:rsidRPr="00E169DC" w:rsidRDefault="00E169DC" w:rsidP="007004FD">
      <w:pPr>
        <w:pStyle w:val="ListParagraph"/>
        <w:numPr>
          <w:ilvl w:val="0"/>
          <w:numId w:val="11"/>
        </w:numPr>
        <w:spacing w:line="360" w:lineRule="auto"/>
      </w:pPr>
      <w:r>
        <w:t xml:space="preserve">Three variables and two interactions were predictive of TLF: </w:t>
      </w:r>
      <w:r>
        <w:rPr>
          <w:i/>
          <w:iCs/>
        </w:rPr>
        <w:t>origin</w:t>
      </w:r>
      <w:r>
        <w:t xml:space="preserve">, </w:t>
      </w:r>
      <w:r>
        <w:rPr>
          <w:i/>
          <w:iCs/>
        </w:rPr>
        <w:t>Julian day of release</w:t>
      </w:r>
      <w:r>
        <w:t xml:space="preserve">, </w:t>
      </w:r>
      <w:r>
        <w:rPr>
          <w:i/>
          <w:iCs/>
        </w:rPr>
        <w:t>annual sex ratio</w:t>
      </w:r>
      <w:r>
        <w:t xml:space="preserve">, </w:t>
      </w:r>
      <w:r>
        <w:rPr>
          <w:i/>
          <w:iCs/>
        </w:rPr>
        <w:t xml:space="preserve">sex*origin </w:t>
      </w:r>
      <w:r w:rsidRPr="00E169DC">
        <w:t>and</w:t>
      </w:r>
      <w:r>
        <w:rPr>
          <w:i/>
          <w:iCs/>
        </w:rPr>
        <w:t xml:space="preserve"> sex*annual sex ratio.</w:t>
      </w:r>
    </w:p>
    <w:p w14:paraId="72CA6087" w14:textId="4920AE6A" w:rsidR="00E169DC" w:rsidRDefault="00E169DC" w:rsidP="00E169DC">
      <w:pPr>
        <w:pStyle w:val="ListParagraph"/>
        <w:numPr>
          <w:ilvl w:val="0"/>
          <w:numId w:val="11"/>
        </w:numPr>
        <w:spacing w:line="360" w:lineRule="auto"/>
      </w:pPr>
      <w:r w:rsidRPr="00D7409D">
        <w:t>NOR males are predicted to be 2.1 fold more fit the HOR males, and NOR females are predicted to be 1.6 fold more fit than HOR females.</w:t>
      </w:r>
    </w:p>
    <w:p w14:paraId="05CFEFBA" w14:textId="106E12D2" w:rsidR="00E169DC" w:rsidRDefault="00E169DC" w:rsidP="00E169DC">
      <w:pPr>
        <w:pStyle w:val="ListParagraph"/>
        <w:numPr>
          <w:ilvl w:val="0"/>
          <w:numId w:val="11"/>
        </w:numPr>
        <w:spacing w:line="360" w:lineRule="auto"/>
      </w:pPr>
      <w:r>
        <w:t xml:space="preserve">Both males and females are predicted to have higher TLF when the </w:t>
      </w:r>
      <w:r w:rsidR="001A3153">
        <w:t xml:space="preserve">sex ratio is male biased, but this effect is much stronger for females than males. </w:t>
      </w:r>
      <w:r w:rsidR="001A3153" w:rsidRPr="004E734D">
        <w:t>Using the most extreme values in observed in any year</w:t>
      </w:r>
      <w:r w:rsidR="001A3153">
        <w:t>s</w:t>
      </w:r>
      <w:r w:rsidR="001A3153" w:rsidRPr="004E734D">
        <w:t xml:space="preserve"> (</w:t>
      </w:r>
      <w:proofErr w:type="spellStart"/>
      <w:r w:rsidR="001A3153" w:rsidRPr="004E734D">
        <w:t>male:female</w:t>
      </w:r>
      <w:proofErr w:type="spellEnd"/>
      <w:r w:rsidR="001A3153" w:rsidRPr="004E734D">
        <w:t xml:space="preserve"> ratio 0.6 and 2.0), female fitness is predicted to vary 3.5 fold, whereas male fitness is expected to vary 1.4 fold.</w:t>
      </w:r>
    </w:p>
    <w:p w14:paraId="5FCFFCC3" w14:textId="05A05494" w:rsidR="00E169DC" w:rsidRDefault="001A3153" w:rsidP="00E169DC">
      <w:pPr>
        <w:pStyle w:val="ListParagraph"/>
        <w:numPr>
          <w:ilvl w:val="0"/>
          <w:numId w:val="11"/>
        </w:numPr>
        <w:spacing w:line="360" w:lineRule="auto"/>
      </w:pPr>
      <w:r w:rsidRPr="001A3153">
        <w:t>Individuals released on the earliest day in the dataset are predicted to have 1.7 fold greater fitness than the latest release day.</w:t>
      </w:r>
    </w:p>
    <w:p w14:paraId="72D96670" w14:textId="055027DE" w:rsidR="00C7241F" w:rsidRDefault="0004730E" w:rsidP="00E169DC">
      <w:pPr>
        <w:pStyle w:val="ListParagraph"/>
        <w:numPr>
          <w:ilvl w:val="0"/>
          <w:numId w:val="11"/>
        </w:numPr>
        <w:spacing w:line="360" w:lineRule="auto"/>
      </w:pPr>
      <w:commentRangeStart w:id="44"/>
      <w:r>
        <w:t xml:space="preserve">Variance in TLF among both years and release groups was substantial, suggesting that other variables that are not included as potential predictors of fitness have a large effect on TLF. </w:t>
      </w:r>
      <w:commentRangeEnd w:id="44"/>
      <w:r>
        <w:rPr>
          <w:rStyle w:val="CommentReference"/>
        </w:rPr>
        <w:commentReference w:id="44"/>
      </w:r>
    </w:p>
    <w:p w14:paraId="1153DE15" w14:textId="77777777" w:rsidR="00A63806" w:rsidRPr="00D71476" w:rsidRDefault="00A63806" w:rsidP="005D4051">
      <w:pPr>
        <w:spacing w:line="360" w:lineRule="auto"/>
        <w:rPr>
          <w:u w:val="single"/>
        </w:rPr>
      </w:pPr>
    </w:p>
    <w:p w14:paraId="28EE887C" w14:textId="0689BC80" w:rsidR="005D4051" w:rsidRPr="00D71476" w:rsidRDefault="005D4051" w:rsidP="005D4051">
      <w:pPr>
        <w:spacing w:line="360" w:lineRule="auto"/>
      </w:pPr>
      <w:commentRangeStart w:id="45"/>
      <w:r w:rsidRPr="00D71476">
        <w:rPr>
          <w:u w:val="single"/>
        </w:rPr>
        <w:t>Assignment Rates</w:t>
      </w:r>
      <w:commentRangeEnd w:id="45"/>
      <w:r w:rsidR="00FB2FB1">
        <w:rPr>
          <w:rStyle w:val="CommentReference"/>
        </w:rPr>
        <w:commentReference w:id="45"/>
      </w:r>
    </w:p>
    <w:p w14:paraId="6E8CB56F" w14:textId="28483C8D" w:rsidR="00CE10D6" w:rsidRDefault="00CE10D6" w:rsidP="007146B5">
      <w:pPr>
        <w:spacing w:line="360" w:lineRule="auto"/>
        <w:ind w:firstLine="720"/>
      </w:pPr>
      <w:r>
        <w:t xml:space="preserve">Changes </w:t>
      </w:r>
      <w:r w:rsidR="005E5401">
        <w:t>to</w:t>
      </w:r>
      <w:r>
        <w:t xml:space="preserve"> software versions, data filtering and </w:t>
      </w:r>
      <w:r w:rsidR="007146B5">
        <w:t>methods of inferring</w:t>
      </w:r>
      <w:r>
        <w:t xml:space="preserve"> a consensus pedigree had only a minor effect on the overall assignment rate compared the approaches employed in previous reports. </w:t>
      </w:r>
      <w:r w:rsidR="007146B5">
        <w:t xml:space="preserve">This suggests that the genetic parentage approach used here and in previous reports is robust to these changes and increases our confidence that our final pedigree accurately reflects true parent-offspring relationships. Our confidence in the assignments is further bolstered by </w:t>
      </w:r>
      <w:r>
        <w:t xml:space="preserve">the high genetic diversity and attendant low non-exclusion probabilities </w:t>
      </w:r>
      <w:r w:rsidR="007146B5">
        <w:t>given</w:t>
      </w:r>
      <w:r>
        <w:t xml:space="preserve"> </w:t>
      </w:r>
      <w:r w:rsidR="007146B5">
        <w:t>the</w:t>
      </w:r>
      <w:r>
        <w:t xml:space="preserve"> genetic data, and </w:t>
      </w:r>
      <w:r w:rsidR="007146B5">
        <w:t xml:space="preserve">the </w:t>
      </w:r>
      <w:r>
        <w:t>low estimated genotyping error rates</w:t>
      </w:r>
      <w:r w:rsidR="007146B5">
        <w:t>.</w:t>
      </w:r>
    </w:p>
    <w:p w14:paraId="5C7289C1" w14:textId="4A0F7FDA" w:rsidR="00B61F97" w:rsidRDefault="002D41FB" w:rsidP="005D4051">
      <w:pPr>
        <w:spacing w:line="360" w:lineRule="auto"/>
      </w:pPr>
      <w:r>
        <w:tab/>
        <w:t xml:space="preserve">Our </w:t>
      </w:r>
      <w:r w:rsidR="00466CE7">
        <w:t xml:space="preserve">assignment results </w:t>
      </w:r>
      <w:r>
        <w:t>corroborate those presented in previous reports. The majority of spring Chinook salmon collect</w:t>
      </w:r>
      <w:r w:rsidR="00432748">
        <w:t>ed</w:t>
      </w:r>
      <w:r>
        <w:t xml:space="preserve"> at the </w:t>
      </w:r>
      <w:r w:rsidR="00B8490A">
        <w:t>Cougar Trap</w:t>
      </w:r>
      <w:r>
        <w:t xml:space="preserve"> assign to at least one parent released or otherwise sampled above the dam</w:t>
      </w:r>
      <w:r w:rsidR="00432748">
        <w:t xml:space="preserve">. Among the years that we are able to assign potential offspring sampled at the </w:t>
      </w:r>
      <w:r w:rsidR="00B8490A">
        <w:t>Cougar Trap</w:t>
      </w:r>
      <w:r w:rsidR="00432748">
        <w:t xml:space="preserve"> to all </w:t>
      </w:r>
      <w:r w:rsidR="00A64B85">
        <w:t xml:space="preserve">of their </w:t>
      </w:r>
      <w:r w:rsidR="00432748">
        <w:t xml:space="preserve">candidate parents (2013 – 2020), 29% </w:t>
      </w:r>
      <w:r w:rsidR="00A64B85">
        <w:t xml:space="preserve">of NOR salmon collected at the </w:t>
      </w:r>
      <w:r w:rsidR="00B8490A">
        <w:t>Cougar Trap</w:t>
      </w:r>
      <w:r w:rsidR="00A64B85">
        <w:t xml:space="preserve"> </w:t>
      </w:r>
      <w:r w:rsidR="00432748">
        <w:t>did not assign to a</w:t>
      </w:r>
      <w:r w:rsidR="005E5401">
        <w:t>ny candidate</w:t>
      </w:r>
      <w:r w:rsidR="00432748">
        <w:t xml:space="preserve"> parent and were inferred to be NOR immigrants</w:t>
      </w:r>
      <w:r w:rsidR="00A26EDC">
        <w:t xml:space="preserve"> produced below the dam or elsewhere</w:t>
      </w:r>
      <w:r w:rsidR="00432748">
        <w:t>. However, we found s</w:t>
      </w:r>
      <w:r w:rsidR="00466CE7">
        <w:t>ignificant</w:t>
      </w:r>
      <w:r w:rsidR="00432748">
        <w:t xml:space="preserve"> variation in assignment rate </w:t>
      </w:r>
      <w:r w:rsidR="00466CE7">
        <w:t xml:space="preserve">between sexes, </w:t>
      </w:r>
      <w:r w:rsidR="00432748">
        <w:t xml:space="preserve">throughout a season and </w:t>
      </w:r>
      <w:r w:rsidR="00466CE7">
        <w:t>among years</w:t>
      </w:r>
      <w:r w:rsidR="00432748">
        <w:t xml:space="preserve">. </w:t>
      </w:r>
      <w:r w:rsidR="00466CE7">
        <w:t>In general, m</w:t>
      </w:r>
      <w:r w:rsidR="00432748">
        <w:t xml:space="preserve">ales were </w:t>
      </w:r>
      <w:r w:rsidR="00432748">
        <w:lastRenderedPageBreak/>
        <w:t xml:space="preserve">more likely to be NOR immigrants and the proportion of NOR immigrants collected at </w:t>
      </w:r>
      <w:r w:rsidR="009B1E99">
        <w:t xml:space="preserve">the </w:t>
      </w:r>
      <w:r w:rsidR="00432748">
        <w:t xml:space="preserve">trap increased throughout the season, but the total proportion of NOR immigrants </w:t>
      </w:r>
      <w:r w:rsidR="007146B5">
        <w:t xml:space="preserve">in a year </w:t>
      </w:r>
      <w:r w:rsidR="00B96810">
        <w:t xml:space="preserve">and the tendency for NOR immigrants to arrive later than salmon produced above the dam </w:t>
      </w:r>
      <w:r w:rsidR="00432748">
        <w:t xml:space="preserve">depended strongly on the year. </w:t>
      </w:r>
    </w:p>
    <w:p w14:paraId="5A2F95B7" w14:textId="6F25224A" w:rsidR="00C83ECC" w:rsidRDefault="009B1E99" w:rsidP="005D4051">
      <w:pPr>
        <w:spacing w:line="360" w:lineRule="auto"/>
      </w:pPr>
      <w:r>
        <w:tab/>
      </w:r>
      <w:r w:rsidR="00466CE7">
        <w:t>M</w:t>
      </w:r>
      <w:r>
        <w:t xml:space="preserve">anagers implemented LSDR in 2013 and 2014. </w:t>
      </w:r>
      <w:r w:rsidR="0042646B">
        <w:t xml:space="preserve">Previous reports found that LSDR selectively limited above dam transport of NOR immigrants relative to NOR salmon produced above the dam. </w:t>
      </w:r>
      <w:r>
        <w:t>From 2015 onwards, managers transitioned to recycling all NOR salmon, regardless of</w:t>
      </w:r>
      <w:r w:rsidR="00466CE7">
        <w:t xml:space="preserve"> the</w:t>
      </w:r>
      <w:r>
        <w:t xml:space="preserve"> date</w:t>
      </w:r>
      <w:r w:rsidR="00466CE7">
        <w:t xml:space="preserve"> they were collected at the </w:t>
      </w:r>
      <w:r w:rsidR="00B8490A">
        <w:t>Cougar Trap</w:t>
      </w:r>
      <w:r>
        <w:t>, downstream.</w:t>
      </w:r>
      <w:r w:rsidR="00A96E09">
        <w:t xml:space="preserve"> </w:t>
      </w:r>
      <w:r w:rsidR="00506404">
        <w:t xml:space="preserve">We corroborated previous findings that NOR fitness is greater than HOR fitness and that CRR for the above dam </w:t>
      </w:r>
      <w:commentRangeStart w:id="46"/>
      <w:r w:rsidR="00506404">
        <w:t>population</w:t>
      </w:r>
      <w:commentRangeEnd w:id="46"/>
      <w:r w:rsidR="007146B5">
        <w:rPr>
          <w:rStyle w:val="CommentReference"/>
        </w:rPr>
        <w:commentReference w:id="46"/>
      </w:r>
      <w:r w:rsidR="00506404">
        <w:t xml:space="preserve"> is substantially below one (discuss</w:t>
      </w:r>
      <w:r w:rsidR="00466CE7">
        <w:t xml:space="preserve">ed further in relevant </w:t>
      </w:r>
      <w:r w:rsidR="00506404">
        <w:t xml:space="preserve">sections below). </w:t>
      </w:r>
      <w:r w:rsidR="00A45344">
        <w:t xml:space="preserve">Given these findings, </w:t>
      </w:r>
      <w:r w:rsidR="0042646B">
        <w:t>by influencing the disposition of NOR salmon</w:t>
      </w:r>
      <w:r w:rsidR="00466CE7">
        <w:t>,</w:t>
      </w:r>
      <w:r w:rsidR="0042646B">
        <w:t xml:space="preserve"> </w:t>
      </w:r>
      <w:r w:rsidR="00A45344">
        <w:t>d</w:t>
      </w:r>
      <w:r w:rsidR="00506404">
        <w:t xml:space="preserve">ownstream recycling presents different arrays of costs and benefits </w:t>
      </w:r>
      <w:r w:rsidR="00EC1D79">
        <w:t>for</w:t>
      </w:r>
      <w:r w:rsidR="00506404">
        <w:t xml:space="preserve"> the reintroduction program above </w:t>
      </w:r>
      <w:r w:rsidR="00B8490A">
        <w:t>Cougar Dam</w:t>
      </w:r>
      <w:r w:rsidR="00506404">
        <w:t xml:space="preserve"> </w:t>
      </w:r>
      <w:r w:rsidR="0042646B">
        <w:t xml:space="preserve">than </w:t>
      </w:r>
      <w:r w:rsidR="00EC1D79">
        <w:t>for</w:t>
      </w:r>
      <w:r w:rsidR="00506404">
        <w:t xml:space="preserve"> NOR salmon </w:t>
      </w:r>
      <w:r w:rsidR="00B53230">
        <w:t xml:space="preserve">below the dam </w:t>
      </w:r>
      <w:r w:rsidR="00EC1D79">
        <w:t xml:space="preserve">and </w:t>
      </w:r>
      <w:r w:rsidR="00B53230">
        <w:t xml:space="preserve">more </w:t>
      </w:r>
      <w:r w:rsidR="00506404">
        <w:t>broadly throughout</w:t>
      </w:r>
      <w:r w:rsidR="00EC1D79">
        <w:t xml:space="preserve"> the</w:t>
      </w:r>
      <w:r w:rsidR="00506404">
        <w:t xml:space="preserve"> </w:t>
      </w:r>
      <w:commentRangeStart w:id="47"/>
      <w:r w:rsidR="00506404">
        <w:t>McKenzie basin.</w:t>
      </w:r>
      <w:commentRangeEnd w:id="47"/>
      <w:r w:rsidR="00506404">
        <w:rPr>
          <w:rStyle w:val="CommentReference"/>
        </w:rPr>
        <w:commentReference w:id="47"/>
      </w:r>
      <w:r w:rsidR="00506404">
        <w:t xml:space="preserve"> </w:t>
      </w:r>
      <w:r w:rsidR="00C83ECC">
        <w:t xml:space="preserve">Specifically, above dam transport of NOR salmon may provide several benefits to the reintroduction program: (1) NOR salmon produced above the dam are able to contribute to the </w:t>
      </w:r>
      <w:r w:rsidR="00366539">
        <w:t xml:space="preserve">future </w:t>
      </w:r>
      <w:r w:rsidR="00C83ECC">
        <w:t xml:space="preserve">productivity of their source population (2) NOR salmon are more fit than their HOR counterparts above the dam, </w:t>
      </w:r>
      <w:r w:rsidR="00A26EDC">
        <w:t>therefore</w:t>
      </w:r>
      <w:r w:rsidR="00C83ECC">
        <w:t xml:space="preserve"> decreasing the </w:t>
      </w:r>
      <w:r w:rsidR="00466CE7" w:rsidRPr="00466CE7">
        <w:t xml:space="preserve">proportion of </w:t>
      </w:r>
      <w:r w:rsidR="00466CE7">
        <w:t>HOR</w:t>
      </w:r>
      <w:r w:rsidR="00466CE7" w:rsidRPr="00466CE7">
        <w:t xml:space="preserve"> spawners</w:t>
      </w:r>
      <w:r w:rsidR="00C83ECC">
        <w:t xml:space="preserve"> above the dam </w:t>
      </w:r>
      <w:r w:rsidR="00A26EDC">
        <w:t>is expected to</w:t>
      </w:r>
      <w:r w:rsidR="00C83ECC">
        <w:t xml:space="preserve"> improve productivity, and (3) NOR immigrants may uniquely contribute to the standing genetic variation of the above dam population because most </w:t>
      </w:r>
      <w:commentRangeStart w:id="48"/>
      <w:r w:rsidR="00C83ECC">
        <w:t>NOR salmon produced above the dam are F</w:t>
      </w:r>
      <w:r w:rsidR="00C83ECC" w:rsidRPr="00E805CD">
        <w:rPr>
          <w:vertAlign w:val="subscript"/>
        </w:rPr>
        <w:t>1</w:t>
      </w:r>
      <w:r w:rsidR="00C83ECC">
        <w:t xml:space="preserve"> offspring of </w:t>
      </w:r>
      <w:proofErr w:type="spellStart"/>
      <w:r w:rsidR="00C83ECC">
        <w:t>HORxHOR</w:t>
      </w:r>
      <w:proofErr w:type="spellEnd"/>
      <w:r w:rsidR="00C83ECC">
        <w:t xml:space="preserve"> mate pairs. </w:t>
      </w:r>
      <w:commentRangeEnd w:id="48"/>
      <w:r w:rsidR="00C83ECC">
        <w:t xml:space="preserve">Implementing recycling is also associated with two costs for the reintroduction program: for the NOR salmon ultimately released above the dam, </w:t>
      </w:r>
      <w:r w:rsidR="00C83ECC">
        <w:rPr>
          <w:rStyle w:val="CommentReference"/>
        </w:rPr>
        <w:commentReference w:id="48"/>
      </w:r>
      <w:r w:rsidR="00C83ECC">
        <w:t xml:space="preserve">downstream recycling delays </w:t>
      </w:r>
      <w:r w:rsidR="00466CE7">
        <w:t>release</w:t>
      </w:r>
      <w:r w:rsidR="00866C97">
        <w:t xml:space="preserve"> which is associated with reduced fitnes</w:t>
      </w:r>
      <w:r w:rsidR="00466CE7">
        <w:t>s as quantified by our GLMM</w:t>
      </w:r>
      <w:r w:rsidR="00C83ECC">
        <w:t xml:space="preserve">, and imposes additional handling stress which may </w:t>
      </w:r>
      <w:r w:rsidR="00A26EDC">
        <w:t xml:space="preserve">cause </w:t>
      </w:r>
      <w:r w:rsidR="00C83ECC">
        <w:t>further</w:t>
      </w:r>
      <w:r w:rsidR="00866C97">
        <w:t xml:space="preserve"> unquantified</w:t>
      </w:r>
      <w:r w:rsidR="00C83ECC">
        <w:t xml:space="preserve"> reduc</w:t>
      </w:r>
      <w:r w:rsidR="00A26EDC">
        <w:t>tions to</w:t>
      </w:r>
      <w:r w:rsidR="00C83ECC">
        <w:t xml:space="preserve"> fitness. </w:t>
      </w:r>
    </w:p>
    <w:p w14:paraId="39F23622" w14:textId="0DBC415F" w:rsidR="00A45344" w:rsidRDefault="00E805CD" w:rsidP="00C83ECC">
      <w:pPr>
        <w:spacing w:line="360" w:lineRule="auto"/>
        <w:ind w:firstLine="720"/>
      </w:pPr>
      <w:r>
        <w:t xml:space="preserve">However, these proposed demographic and genetic benefits provided to the reintroduction program by above dam transport NOR salmon must be weighed against its costs. </w:t>
      </w:r>
      <w:r w:rsidR="00C83ECC">
        <w:t>A</w:t>
      </w:r>
      <w:r>
        <w:t xml:space="preserve">bove dam transport </w:t>
      </w:r>
      <w:r w:rsidR="00C83ECC">
        <w:t>subjects</w:t>
      </w:r>
      <w:r>
        <w:t xml:space="preserve"> to the offspring of NOR salmon </w:t>
      </w:r>
      <w:r w:rsidR="00C83ECC">
        <w:t>to</w:t>
      </w:r>
      <w:r>
        <w:t xml:space="preserve"> the high mortality associated with downstream passage through </w:t>
      </w:r>
      <w:r w:rsidR="00B8490A">
        <w:t>Cougar Dam</w:t>
      </w:r>
      <w:r>
        <w:t xml:space="preserve">. </w:t>
      </w:r>
      <w:r w:rsidR="00C83ECC">
        <w:t>A</w:t>
      </w:r>
      <w:r w:rsidR="009D15AE">
        <w:t xml:space="preserve">bove dam transport of NOR salmon, regardless of whether they are produced above the dam or not, presumably </w:t>
      </w:r>
      <w:r w:rsidR="00C83ECC">
        <w:t>negatively</w:t>
      </w:r>
      <w:r w:rsidR="009D15AE">
        <w:t xml:space="preserve"> influences NOR production basin wide, because the above dam habitat is a net demographic sink (CRR less than one).</w:t>
      </w:r>
    </w:p>
    <w:p w14:paraId="3CDC69DA" w14:textId="2435871F" w:rsidR="00B61F97" w:rsidRDefault="00466CE7" w:rsidP="00606370">
      <w:pPr>
        <w:spacing w:line="360" w:lineRule="auto"/>
        <w:ind w:firstLine="720"/>
      </w:pPr>
      <w:r>
        <w:lastRenderedPageBreak/>
        <w:t xml:space="preserve">We recommend managers carefully </w:t>
      </w:r>
      <w:r w:rsidR="00C742E3">
        <w:t>consider</w:t>
      </w:r>
      <w:r>
        <w:t xml:space="preserve"> the</w:t>
      </w:r>
      <w:r w:rsidR="00C742E3">
        <w:t xml:space="preserve"> following findings in light of the</w:t>
      </w:r>
      <w:r>
        <w:t xml:space="preserve"> costs and benefits </w:t>
      </w:r>
      <w:r w:rsidR="00C742E3">
        <w:t>outlined above</w:t>
      </w:r>
      <w:r>
        <w:t xml:space="preserve">. </w:t>
      </w:r>
      <w:r w:rsidR="00E9657D">
        <w:t xml:space="preserve">NOR </w:t>
      </w:r>
      <w:r w:rsidR="00E9657D" w:rsidRPr="00E9657D">
        <w:t xml:space="preserve">salmon produced above the dam </w:t>
      </w:r>
      <w:r>
        <w:t>are</w:t>
      </w:r>
      <w:r w:rsidR="00E9657D" w:rsidRPr="00E9657D">
        <w:t xml:space="preserve"> 6.7 fold more likely to return a second time after being recycled downstream than an NOR immigrant</w:t>
      </w:r>
      <w:r w:rsidR="00E9657D">
        <w:t xml:space="preserve">. </w:t>
      </w:r>
      <w:r w:rsidR="00866C97">
        <w:t>As a consequence, f</w:t>
      </w:r>
      <w:r w:rsidR="00E42A4E">
        <w:t xml:space="preserve">rom 2015 – 2020, recycling all NOR salmon </w:t>
      </w:r>
      <w:r w:rsidR="00866C97">
        <w:t xml:space="preserve">collected at the </w:t>
      </w:r>
      <w:r w:rsidR="00B8490A">
        <w:t>Cougar Trap</w:t>
      </w:r>
      <w:r w:rsidR="00866C97">
        <w:t xml:space="preserve"> </w:t>
      </w:r>
      <w:r w:rsidR="00E42A4E">
        <w:t>downstream prevented above dam transport of 75% of the 334 NOR immigrants</w:t>
      </w:r>
      <w:r w:rsidR="00E9657D">
        <w:t xml:space="preserve"> and 31% of the 875 NOR salmon produced above the </w:t>
      </w:r>
      <w:r w:rsidR="00866C97">
        <w:t>dam</w:t>
      </w:r>
      <w:r w:rsidR="00E42A4E">
        <w:t xml:space="preserve">. </w:t>
      </w:r>
      <w:r w:rsidR="00192EB1">
        <w:t xml:space="preserve">We also confirmed the tendency for NOR immigrants to arrive at the trap later than NOR salmon produced above the dam. Consequently, </w:t>
      </w:r>
      <w:r w:rsidR="00C742E3">
        <w:t>i</w:t>
      </w:r>
      <w:r w:rsidR="00E42A4E">
        <w:t>mplementing LSDR in place of recycling during th</w:t>
      </w:r>
      <w:r w:rsidR="00192EB1">
        <w:t>e same</w:t>
      </w:r>
      <w:r w:rsidR="00E42A4E">
        <w:t xml:space="preserve"> period </w:t>
      </w:r>
      <w:r w:rsidR="00192EB1">
        <w:t xml:space="preserve">(2015 – 2020) </w:t>
      </w:r>
      <w:r w:rsidR="00E42A4E">
        <w:t xml:space="preserve">would have </w:t>
      </w:r>
      <w:r w:rsidR="00866C97">
        <w:t xml:space="preserve">resulted in </w:t>
      </w:r>
      <w:r w:rsidR="0031436F">
        <w:t xml:space="preserve">preventing above dam transport of </w:t>
      </w:r>
      <w:r w:rsidR="00C742E3">
        <w:t>fewer (</w:t>
      </w:r>
      <w:r w:rsidR="0031436F">
        <w:t xml:space="preserve">37% </w:t>
      </w:r>
      <w:r w:rsidR="00866C97">
        <w:t>of 334</w:t>
      </w:r>
      <w:r w:rsidR="00C742E3">
        <w:t>)</w:t>
      </w:r>
      <w:r w:rsidR="00866C97">
        <w:t xml:space="preserve"> NOR immigrants and </w:t>
      </w:r>
      <w:r w:rsidR="00C742E3">
        <w:t>very few</w:t>
      </w:r>
      <w:r w:rsidR="00192EB1">
        <w:t xml:space="preserve"> </w:t>
      </w:r>
      <w:r w:rsidR="00C742E3">
        <w:t>(</w:t>
      </w:r>
      <w:r w:rsidR="0031436F">
        <w:t xml:space="preserve">5% </w:t>
      </w:r>
      <w:r w:rsidR="00866C97">
        <w:t>of 875</w:t>
      </w:r>
      <w:r w:rsidR="00C742E3">
        <w:t>)</w:t>
      </w:r>
      <w:r w:rsidR="00866C97">
        <w:t xml:space="preserve"> NOR salmon produced above the dam</w:t>
      </w:r>
      <w:r w:rsidR="00606370">
        <w:t xml:space="preserve">. Finally, the interval between the first collection of an NOR salmon at the </w:t>
      </w:r>
      <w:r w:rsidR="00B8490A">
        <w:t>Cougar Trap</w:t>
      </w:r>
      <w:r w:rsidR="00606370">
        <w:t xml:space="preserve"> and its eventual release above the dam was ~31 days. Release day was significantly predictive of fitness</w:t>
      </w:r>
      <w:r w:rsidR="00192EB1">
        <w:t xml:space="preserve"> in our GLMM</w:t>
      </w:r>
      <w:r w:rsidR="00606370">
        <w:t xml:space="preserve">, and the delay in release associated with recycling is predicted to reduce fitness </w:t>
      </w:r>
      <w:r w:rsidR="00192EB1">
        <w:t xml:space="preserve">of NOR salmon above the dam </w:t>
      </w:r>
      <w:r w:rsidR="00606370">
        <w:t xml:space="preserve">by </w:t>
      </w:r>
      <w:commentRangeStart w:id="49"/>
      <w:r w:rsidR="00192EB1">
        <w:t>12</w:t>
      </w:r>
      <w:commentRangeEnd w:id="49"/>
      <w:r w:rsidR="00192EB1">
        <w:rPr>
          <w:rStyle w:val="CommentReference"/>
        </w:rPr>
        <w:commentReference w:id="49"/>
      </w:r>
      <w:r w:rsidR="00606370">
        <w:t>%</w:t>
      </w:r>
      <w:r>
        <w:t>.</w:t>
      </w:r>
    </w:p>
    <w:p w14:paraId="0140BCCA" w14:textId="77777777" w:rsidR="0057299D" w:rsidRPr="00D71476" w:rsidRDefault="0057299D" w:rsidP="005D4051">
      <w:pPr>
        <w:spacing w:line="360" w:lineRule="auto"/>
      </w:pPr>
    </w:p>
    <w:p w14:paraId="513AA6B4" w14:textId="77777777" w:rsidR="005D4051" w:rsidRPr="00D71476" w:rsidRDefault="005D4051" w:rsidP="005D4051">
      <w:pPr>
        <w:spacing w:line="360" w:lineRule="auto"/>
        <w:rPr>
          <w:u w:val="single"/>
        </w:rPr>
      </w:pPr>
    </w:p>
    <w:p w14:paraId="13FB7D62" w14:textId="114D53BD" w:rsidR="005D4051" w:rsidRPr="00D71476" w:rsidRDefault="005D4051" w:rsidP="005D4051">
      <w:pPr>
        <w:spacing w:line="360" w:lineRule="auto"/>
        <w:rPr>
          <w:u w:val="single"/>
        </w:rPr>
      </w:pPr>
      <w:r w:rsidRPr="00D71476">
        <w:rPr>
          <w:u w:val="single"/>
        </w:rPr>
        <w:t>Predictors of Fitness</w:t>
      </w:r>
    </w:p>
    <w:p w14:paraId="3DB15A4E" w14:textId="39B9FB22" w:rsidR="000009F0" w:rsidRDefault="00C742E3" w:rsidP="005D4051">
      <w:pPr>
        <w:spacing w:line="360" w:lineRule="auto"/>
      </w:pPr>
      <w:r>
        <w:tab/>
      </w:r>
      <w:r w:rsidR="000009F0">
        <w:t>Due to data limitations, p</w:t>
      </w:r>
      <w:r>
        <w:t xml:space="preserve">revious </w:t>
      </w:r>
      <w:r w:rsidR="000009F0">
        <w:t xml:space="preserve">modeling approaches used to identify aspects of release strategies or other variables that significantly explained variation in TLF were forced to examine each parental cohort </w:t>
      </w:r>
      <w:r w:rsidR="0040476A">
        <w:t xml:space="preserve">year </w:t>
      </w:r>
      <w:r w:rsidR="000009F0">
        <w:t>separately. Release date, release location</w:t>
      </w:r>
      <w:r w:rsidR="0040476A">
        <w:t xml:space="preserve">, and origin by sex interactions were all identified as significant predictors of TLF for some cohorts, but not others. </w:t>
      </w:r>
      <w:r w:rsidR="000009F0">
        <w:t xml:space="preserve">By combining TLF results for all candidate parents released above </w:t>
      </w:r>
      <w:r w:rsidR="00B8490A">
        <w:t>Cougar Dam</w:t>
      </w:r>
      <w:r w:rsidR="000009F0">
        <w:t xml:space="preserve"> from over nine years, we were able</w:t>
      </w:r>
      <w:r w:rsidR="0040476A">
        <w:t xml:space="preserve"> to benefit from shrinkage associated with </w:t>
      </w:r>
      <w:r w:rsidR="00BC609F">
        <w:t>modeling</w:t>
      </w:r>
      <w:r w:rsidR="0040476A">
        <w:t xml:space="preserve"> year as random effect and improve our </w:t>
      </w:r>
      <w:r w:rsidR="00BC609F">
        <w:t>ability</w:t>
      </w:r>
      <w:r w:rsidR="000009F0">
        <w:t xml:space="preserve"> to identify significant predictors of fitness.</w:t>
      </w:r>
      <w:r w:rsidR="0040476A">
        <w:t xml:space="preserve"> We found that variation in TLF can be predicted by origin, release day, the annual sex ratio, an origin by sex interaction and an annual sex ratio by sex interaction. </w:t>
      </w:r>
    </w:p>
    <w:p w14:paraId="2802EB7E" w14:textId="6910BB63" w:rsidR="0040476A" w:rsidRPr="00DF5602" w:rsidRDefault="0040476A" w:rsidP="0040476A">
      <w:pPr>
        <w:spacing w:line="360" w:lineRule="auto"/>
        <w:ind w:firstLine="720"/>
      </w:pPr>
      <w:r>
        <w:t xml:space="preserve">Origin had a strong effect on TLF of salmon released above the dam. </w:t>
      </w:r>
      <w:r w:rsidRPr="00D7409D">
        <w:t>NOR males are predicted to be 2.1 fold more fit the HOR males, and NOR females are predicted to be 1.6 fold more fit than HOR females.</w:t>
      </w:r>
      <w:r>
        <w:t xml:space="preserve"> </w:t>
      </w:r>
      <w:commentRangeStart w:id="50"/>
      <w:r w:rsidR="006B2DED">
        <w:t>Consistent with previous reports</w:t>
      </w:r>
      <w:r w:rsidR="00DF5602">
        <w:t xml:space="preserve">, we found a relationship between size and origin among candidate parents in </w:t>
      </w:r>
      <w:r w:rsidR="00DF5602">
        <w:rPr>
          <w:i/>
          <w:iCs/>
        </w:rPr>
        <w:t>post-hoc</w:t>
      </w:r>
      <w:r w:rsidR="00DF5602">
        <w:rPr>
          <w:i/>
          <w:iCs/>
        </w:rPr>
        <w:softHyphen/>
        <w:t xml:space="preserve"> </w:t>
      </w:r>
      <w:r w:rsidR="00DF5602">
        <w:t xml:space="preserve">analyses. </w:t>
      </w:r>
      <w:r w:rsidR="00DF5602" w:rsidRPr="00DF5602">
        <w:t>NOR candidate parents are sign</w:t>
      </w:r>
      <w:r w:rsidR="00B7497F">
        <w:t>i</w:t>
      </w:r>
      <w:r w:rsidR="00DF5602" w:rsidRPr="00DF5602">
        <w:t>ficantly larger</w:t>
      </w:r>
      <w:r w:rsidR="00124268">
        <w:t xml:space="preserve"> </w:t>
      </w:r>
      <w:r w:rsidR="00B7497F">
        <w:t xml:space="preserve">than their HOR counterparts, and size was a significant predictor of TLF </w:t>
      </w:r>
      <w:r w:rsidR="00B7497F">
        <w:lastRenderedPageBreak/>
        <w:t xml:space="preserve">when included in a </w:t>
      </w:r>
      <w:r w:rsidR="00124268" w:rsidRPr="00124268">
        <w:rPr>
          <w:i/>
          <w:iCs/>
        </w:rPr>
        <w:t>post-hoc</w:t>
      </w:r>
      <w:r w:rsidR="00124268">
        <w:rPr>
          <w:i/>
          <w:iCs/>
        </w:rPr>
        <w:t xml:space="preserve"> </w:t>
      </w:r>
      <w:r w:rsidR="00124268">
        <w:t>model</w:t>
      </w:r>
      <w:r w:rsidR="00B7497F">
        <w:t xml:space="preserve">, indicating that </w:t>
      </w:r>
      <w:r w:rsidR="00124268">
        <w:t>the effect of origin on fitness is potentially mediated by differences in size of NOR and HOR salmon</w:t>
      </w:r>
      <w:commentRangeEnd w:id="50"/>
      <w:r w:rsidR="00124268">
        <w:rPr>
          <w:rStyle w:val="CommentReference"/>
        </w:rPr>
        <w:commentReference w:id="50"/>
      </w:r>
      <w:r w:rsidR="00124268">
        <w:t xml:space="preserve">. </w:t>
      </w:r>
    </w:p>
    <w:p w14:paraId="10C6B19D" w14:textId="2B9A28C3" w:rsidR="0040476A" w:rsidRDefault="0040476A" w:rsidP="005D4051">
      <w:pPr>
        <w:spacing w:line="360" w:lineRule="auto"/>
      </w:pPr>
    </w:p>
    <w:p w14:paraId="541A8459" w14:textId="18543D6D" w:rsidR="008920DB" w:rsidRDefault="008920DB" w:rsidP="005D4051">
      <w:pPr>
        <w:spacing w:line="360" w:lineRule="auto"/>
      </w:pPr>
    </w:p>
    <w:p w14:paraId="121ED494" w14:textId="77777777" w:rsidR="008920DB" w:rsidRDefault="008920DB" w:rsidP="008920DB">
      <w:r>
        <w:tab/>
        <w:t xml:space="preserve">Our dataset included size at maturity for 3,781 candidate parents released above the dam from 2007 – 2015. Size at maturity was not included in the GLMM of TLF because </w:t>
      </w:r>
    </w:p>
    <w:p w14:paraId="72C53212" w14:textId="77777777" w:rsidR="008920DB" w:rsidRDefault="008920DB" w:rsidP="005D4051">
      <w:pPr>
        <w:spacing w:line="360" w:lineRule="auto"/>
      </w:pPr>
    </w:p>
    <w:p w14:paraId="4C829C2F" w14:textId="49AE9B07" w:rsidR="0040476A" w:rsidRDefault="0040476A" w:rsidP="005D4051">
      <w:pPr>
        <w:spacing w:line="360" w:lineRule="auto"/>
      </w:pPr>
    </w:p>
    <w:p w14:paraId="4A7E4138" w14:textId="6898EDD6" w:rsidR="0040476A" w:rsidRDefault="0040476A" w:rsidP="005D4051">
      <w:pPr>
        <w:spacing w:line="360" w:lineRule="auto"/>
      </w:pPr>
      <w:r>
        <w:rPr>
          <w:i/>
          <w:iCs/>
        </w:rPr>
        <w:t>origin</w:t>
      </w:r>
      <w:r>
        <w:t xml:space="preserve">, </w:t>
      </w:r>
      <w:r>
        <w:rPr>
          <w:i/>
          <w:iCs/>
        </w:rPr>
        <w:t>Julian day of release</w:t>
      </w:r>
      <w:r>
        <w:t xml:space="preserve">, </w:t>
      </w:r>
      <w:r>
        <w:rPr>
          <w:i/>
          <w:iCs/>
        </w:rPr>
        <w:t>annual sex ratio</w:t>
      </w:r>
      <w:r>
        <w:t xml:space="preserve">, </w:t>
      </w:r>
      <w:r>
        <w:rPr>
          <w:i/>
          <w:iCs/>
        </w:rPr>
        <w:t xml:space="preserve">sex*origin </w:t>
      </w:r>
      <w:r w:rsidRPr="00E169DC">
        <w:t>and</w:t>
      </w:r>
      <w:r>
        <w:rPr>
          <w:i/>
          <w:iCs/>
        </w:rPr>
        <w:t xml:space="preserve"> sex*annual sex </w:t>
      </w:r>
      <w:proofErr w:type="spellStart"/>
      <w:r>
        <w:rPr>
          <w:i/>
          <w:iCs/>
        </w:rPr>
        <w:t>rati</w:t>
      </w:r>
      <w:proofErr w:type="spellEnd"/>
    </w:p>
    <w:p w14:paraId="514676AD" w14:textId="77777777" w:rsidR="00C742E3" w:rsidRDefault="00C742E3" w:rsidP="005D4051">
      <w:pPr>
        <w:spacing w:line="360" w:lineRule="auto"/>
      </w:pPr>
    </w:p>
    <w:p w14:paraId="1D64A376" w14:textId="29FC5B47" w:rsidR="005D4051" w:rsidRDefault="005D4051" w:rsidP="005D4051">
      <w:pPr>
        <w:spacing w:line="360" w:lineRule="auto"/>
      </w:pPr>
      <w:r w:rsidRPr="00D71476">
        <w:t>Discussion paragraphs about the what drives variation in fitness among individuals, including environmental/release strategy variables and origin.</w:t>
      </w:r>
    </w:p>
    <w:p w14:paraId="27997DE9" w14:textId="468029BD" w:rsidR="00F635DF" w:rsidRDefault="00F635DF" w:rsidP="005D4051">
      <w:pPr>
        <w:spacing w:line="360" w:lineRule="auto"/>
      </w:pPr>
    </w:p>
    <w:p w14:paraId="3DCE062F" w14:textId="5C656237" w:rsidR="00F635DF" w:rsidRDefault="00F635DF" w:rsidP="00F635DF">
      <w:pPr>
        <w:pStyle w:val="ListParagraph"/>
        <w:numPr>
          <w:ilvl w:val="0"/>
          <w:numId w:val="8"/>
        </w:numPr>
        <w:spacing w:line="360" w:lineRule="auto"/>
      </w:pPr>
      <w:commentRangeStart w:id="51"/>
      <w:r>
        <w:t>Age length and origin are confounded. something</w:t>
      </w:r>
      <w:commentRangeEnd w:id="51"/>
      <w:r>
        <w:rPr>
          <w:rStyle w:val="CommentReference"/>
        </w:rPr>
        <w:commentReference w:id="51"/>
      </w:r>
      <w:r>
        <w:t xml:space="preserve"> previously noted</w:t>
      </w:r>
      <w:r w:rsidR="00E14BA5">
        <w:t xml:space="preserve"> in this system and fitting with the general observation that relative reproductive success of HOR and NOR salmon is at least partly mediated by differences in growth rates and AAM. I might conduct variance partitioning on the GLMM using commonality analysis to see how much we can tease apart this multicollinearity into shared and unique contributions of size and origin to TLF, but in any case, we should note how these variables are confounded</w:t>
      </w:r>
      <w:r w:rsidR="008469FF">
        <w:t xml:space="preserve"> in the discussion</w:t>
      </w:r>
      <w:r w:rsidR="00E14BA5">
        <w:t xml:space="preserve">. </w:t>
      </w:r>
    </w:p>
    <w:p w14:paraId="3875CDB2" w14:textId="056E23C1" w:rsidR="00EE4267" w:rsidRDefault="00EE4267" w:rsidP="00F635DF">
      <w:pPr>
        <w:pStyle w:val="ListParagraph"/>
        <w:numPr>
          <w:ilvl w:val="0"/>
          <w:numId w:val="8"/>
        </w:numPr>
        <w:spacing w:line="360" w:lineRule="auto"/>
      </w:pPr>
      <w:r>
        <w:t>Previous reports only found male origin effects, increased power reveals that the effect of origin extends to females as well, but to a lesser extent.</w:t>
      </w:r>
      <w:r w:rsidR="00F64208">
        <w:t xml:space="preserve"> We can probably attribute this difference in conclusions to the fact that HOR females demonstrated unusually high fitness in 2011 compared to other years and broke with their tight correlation in TLF with HOR males (figure x)  </w:t>
      </w:r>
    </w:p>
    <w:p w14:paraId="6D5E5E3B" w14:textId="6BE49BFB" w:rsidR="005F4843" w:rsidRDefault="005F4843" w:rsidP="00F635DF">
      <w:pPr>
        <w:pStyle w:val="ListParagraph"/>
        <w:numPr>
          <w:ilvl w:val="0"/>
          <w:numId w:val="8"/>
        </w:numPr>
        <w:spacing w:line="360" w:lineRule="auto"/>
      </w:pPr>
      <w:r>
        <w:t>No release location effects</w:t>
      </w:r>
      <w:r w:rsidR="001D0CE5">
        <w:t xml:space="preserve">: similar to some previous findings, but not others. </w:t>
      </w:r>
    </w:p>
    <w:p w14:paraId="270DA806" w14:textId="51F3C060" w:rsidR="005D4051" w:rsidRPr="00D71476" w:rsidRDefault="005D4051" w:rsidP="005D4051">
      <w:pPr>
        <w:spacing w:line="360" w:lineRule="auto"/>
      </w:pPr>
    </w:p>
    <w:p w14:paraId="0F2806AF" w14:textId="0892FE00" w:rsidR="005D4051" w:rsidRPr="00D71476" w:rsidRDefault="005D4051" w:rsidP="005D4051">
      <w:pPr>
        <w:spacing w:line="360" w:lineRule="auto"/>
      </w:pPr>
      <w:r w:rsidRPr="00D71476">
        <w:rPr>
          <w:u w:val="single"/>
        </w:rPr>
        <w:t>Demography</w:t>
      </w:r>
    </w:p>
    <w:p w14:paraId="0A26FE5A" w14:textId="3DF198E1" w:rsidR="005D4051" w:rsidRDefault="005D4051" w:rsidP="005D4051">
      <w:pPr>
        <w:spacing w:line="360" w:lineRule="auto"/>
      </w:pPr>
      <w:r w:rsidRPr="00D71476">
        <w:tab/>
        <w:t>Discussion of whether or not the population is reaching replacement.</w:t>
      </w:r>
    </w:p>
    <w:p w14:paraId="7882C8E6" w14:textId="4C62259A" w:rsidR="00EF621B" w:rsidRDefault="00EF621B" w:rsidP="005D4051">
      <w:pPr>
        <w:spacing w:line="360" w:lineRule="auto"/>
      </w:pPr>
    </w:p>
    <w:p w14:paraId="6C495D22" w14:textId="4C0DF126" w:rsidR="00EF621B" w:rsidRDefault="00EF621B" w:rsidP="00EF621B">
      <w:pPr>
        <w:pStyle w:val="ListParagraph"/>
        <w:numPr>
          <w:ilvl w:val="0"/>
          <w:numId w:val="6"/>
        </w:numPr>
        <w:spacing w:line="360" w:lineRule="auto"/>
      </w:pPr>
      <w:commentRangeStart w:id="52"/>
      <w:r>
        <w:t>Unsampled parents</w:t>
      </w:r>
      <w:commentRangeEnd w:id="52"/>
      <w:r>
        <w:rPr>
          <w:rStyle w:val="CommentReference"/>
        </w:rPr>
        <w:commentReference w:id="52"/>
      </w:r>
      <w:r w:rsidR="0018163C">
        <w:t>?</w:t>
      </w:r>
    </w:p>
    <w:p w14:paraId="042A30DE" w14:textId="33EC8525" w:rsidR="00EF621B" w:rsidRDefault="00EF621B" w:rsidP="00EF621B">
      <w:pPr>
        <w:pStyle w:val="ListParagraph"/>
        <w:numPr>
          <w:ilvl w:val="1"/>
          <w:numId w:val="6"/>
        </w:numPr>
        <w:spacing w:line="360" w:lineRule="auto"/>
      </w:pPr>
      <w:proofErr w:type="spellStart"/>
      <w:r>
        <w:lastRenderedPageBreak/>
        <w:t>Nb:Nsuccess</w:t>
      </w:r>
      <w:proofErr w:type="spellEnd"/>
      <w:r>
        <w:t xml:space="preserve"> ratio often greater than 1. Does this suggest unsampled parents? Reference discussions in previous paragraphs</w:t>
      </w:r>
      <w:r w:rsidR="008469FF">
        <w:t xml:space="preserve"> about </w:t>
      </w:r>
      <w:proofErr w:type="spellStart"/>
      <w:r w:rsidR="008469FF">
        <w:t>nb:nsuccessful</w:t>
      </w:r>
      <w:proofErr w:type="spellEnd"/>
      <w:r>
        <w:t xml:space="preserve">. We didn’t do the </w:t>
      </w:r>
      <w:commentRangeStart w:id="53"/>
      <w:proofErr w:type="spellStart"/>
      <w:r>
        <w:t>grandparentage</w:t>
      </w:r>
      <w:proofErr w:type="spellEnd"/>
      <w:r>
        <w:t xml:space="preserve"> analysis</w:t>
      </w:r>
      <w:r w:rsidR="0018163C">
        <w:t xml:space="preserve"> conducted in previous studies</w:t>
      </w:r>
      <w:commentRangeEnd w:id="53"/>
      <w:r w:rsidR="0018163C">
        <w:rPr>
          <w:rStyle w:val="CommentReference"/>
        </w:rPr>
        <w:commentReference w:id="53"/>
      </w:r>
      <w:r>
        <w:t>, but we were able to assess the reproductive success of some precocial males and some carcass samples above the dam</w:t>
      </w:r>
      <w:r w:rsidR="0018163C">
        <w:t xml:space="preserve"> (n = 17)</w:t>
      </w:r>
      <w:r>
        <w:t>. None produced offspring</w:t>
      </w:r>
      <w:r w:rsidR="0018163C">
        <w:t xml:space="preserve"> observed at </w:t>
      </w:r>
      <w:r w:rsidR="00B8490A">
        <w:t>Cougar Trap</w:t>
      </w:r>
      <w:r w:rsidR="0018163C">
        <w:t xml:space="preserve"> or in subsequent SGS</w:t>
      </w:r>
      <w:r>
        <w:t xml:space="preserve">. This doesn’t mean there aren’t </w:t>
      </w:r>
      <w:r w:rsidR="0018163C">
        <w:t xml:space="preserve">precocial males or </w:t>
      </w:r>
      <w:proofErr w:type="spellStart"/>
      <w:r w:rsidR="0018163C">
        <w:t>adfluvials</w:t>
      </w:r>
      <w:proofErr w:type="spellEnd"/>
      <w:r w:rsidR="0018163C">
        <w:t xml:space="preserve"> above the dam contributing to the returns, but we didn’t find direct evidence of this from these additional samples.</w:t>
      </w:r>
      <w:r w:rsidR="00B92690">
        <w:t xml:space="preserve"> </w:t>
      </w:r>
    </w:p>
    <w:p w14:paraId="7BBEF3BE" w14:textId="4773829F" w:rsidR="008B2ECB" w:rsidRDefault="008B2ECB" w:rsidP="00EF621B">
      <w:pPr>
        <w:pStyle w:val="ListParagraph"/>
        <w:numPr>
          <w:ilvl w:val="1"/>
          <w:numId w:val="6"/>
        </w:numPr>
        <w:spacing w:line="360" w:lineRule="auto"/>
      </w:pPr>
      <w:r>
        <w:t xml:space="preserve">Should generally remind the reader that previous reports found strong evidence that both precocial males and </w:t>
      </w:r>
      <w:proofErr w:type="spellStart"/>
      <w:r>
        <w:t>adfluvial</w:t>
      </w:r>
      <w:proofErr w:type="spellEnd"/>
      <w:r>
        <w:t xml:space="preserve"> females contribute to the above dam productivity.</w:t>
      </w:r>
    </w:p>
    <w:p w14:paraId="3566DE50" w14:textId="6193C6B8" w:rsidR="00223E46" w:rsidRPr="00D71476" w:rsidRDefault="00223E46" w:rsidP="00223E46">
      <w:pPr>
        <w:pStyle w:val="ListParagraph"/>
        <w:numPr>
          <w:ilvl w:val="0"/>
          <w:numId w:val="6"/>
        </w:numPr>
        <w:spacing w:line="360" w:lineRule="auto"/>
      </w:pPr>
      <w:r>
        <w:t>Ne: be sure to note the “population” problem here. “</w:t>
      </w:r>
      <w:r w:rsidRPr="00223E46">
        <w:t xml:space="preserve">Our Ne estimates suggest that the population of Chinook above </w:t>
      </w:r>
      <w:r w:rsidR="00B8490A">
        <w:t>Cougar Dam</w:t>
      </w:r>
      <w:r w:rsidRPr="00223E46">
        <w:t xml:space="preserve"> will be minimally affected by inbreeding depression. Though, it is difficult to determine if genetic variation will be maintained for future adaption because it depends on one’s definition of a population. Considering salmonids in general, the reintroduced adults above </w:t>
      </w:r>
      <w:r w:rsidR="00B8490A">
        <w:t>Cougar Dam</w:t>
      </w:r>
      <w:r w:rsidRPr="00223E46">
        <w:t xml:space="preserve"> are not likely a discrete population, but rather a part of the larger McKenzie River total population.</w:t>
      </w:r>
      <w:r>
        <w:t>”</w:t>
      </w:r>
    </w:p>
    <w:p w14:paraId="5A477952" w14:textId="03062658" w:rsidR="005D4051" w:rsidRPr="00D71476" w:rsidRDefault="005D4051" w:rsidP="005D4051">
      <w:pPr>
        <w:spacing w:line="360" w:lineRule="auto"/>
      </w:pPr>
    </w:p>
    <w:p w14:paraId="1DF9B27F" w14:textId="532A5083" w:rsidR="005D4051" w:rsidRPr="00D71476" w:rsidRDefault="005D4051" w:rsidP="005D4051">
      <w:pPr>
        <w:spacing w:line="360" w:lineRule="auto"/>
      </w:pPr>
      <w:r w:rsidRPr="00D71476">
        <w:rPr>
          <w:u w:val="single"/>
        </w:rPr>
        <w:t>Conclusion</w:t>
      </w:r>
    </w:p>
    <w:p w14:paraId="433A82F5" w14:textId="4ED3D40A" w:rsidR="00C7241F" w:rsidRDefault="00C7241F" w:rsidP="005C6AE6">
      <w:pPr>
        <w:spacing w:line="360" w:lineRule="auto"/>
      </w:pPr>
      <w:r>
        <w:tab/>
        <w:t xml:space="preserve">Previous reports evaluating releases of spring Chinook salmon above </w:t>
      </w:r>
      <w:r w:rsidR="00B8490A">
        <w:t>Cougar Dam</w:t>
      </w:r>
      <w:r>
        <w:t xml:space="preserve"> consistently found that the above dam population was not reaching replacement. These reports noted that their results were based on years when only HOR salmon were released above the dam and that reproductive success estimated using </w:t>
      </w:r>
      <w:r w:rsidR="00E75FAE">
        <w:t xml:space="preserve">assignment of </w:t>
      </w:r>
      <w:r>
        <w:t>age 1 juveniles suggested that NOR fitness may be greater than HOR fitness</w:t>
      </w:r>
      <w:r w:rsidR="008B2ECB">
        <w:t xml:space="preserve"> (and a single year)</w:t>
      </w:r>
      <w:r>
        <w:t>. In this report, we extend</w:t>
      </w:r>
      <w:r w:rsidR="00E75FAE">
        <w:t>ed</w:t>
      </w:r>
      <w:r>
        <w:t xml:space="preserve"> previous results by evaluating five additional years of releases above </w:t>
      </w:r>
      <w:r w:rsidR="00B8490A">
        <w:t>Cougar Dam</w:t>
      </w:r>
      <w:r>
        <w:t xml:space="preserve"> that include HOR and NOR salmon. While NOR salmon</w:t>
      </w:r>
      <w:r w:rsidR="00E75FAE">
        <w:t xml:space="preserve"> indeed</w:t>
      </w:r>
      <w:r>
        <w:t xml:space="preserve"> demonstrated substantially greater fitness than HOR salmon, the cohort replacement rate never approached one. </w:t>
      </w:r>
    </w:p>
    <w:p w14:paraId="30A919D7" w14:textId="071E1D14" w:rsidR="00E75FAE" w:rsidRDefault="00E75FAE" w:rsidP="005C6AE6">
      <w:pPr>
        <w:spacing w:line="360" w:lineRule="auto"/>
      </w:pPr>
      <w:commentRangeStart w:id="54"/>
      <w:r>
        <w:tab/>
      </w:r>
      <w:r w:rsidR="003E2E8C">
        <w:t xml:space="preserve">We also found that while increasing the number of NOR salmon released above </w:t>
      </w:r>
      <w:r w:rsidR="00B8490A">
        <w:t>Cougar Dam</w:t>
      </w:r>
      <w:r w:rsidR="003E2E8C">
        <w:t xml:space="preserve"> is expected to have a positive effect on fitness, such an approach must be weighed against the release of NOR salmon produced elsewhere into a demographic sink. </w:t>
      </w:r>
      <w:r w:rsidR="00675DD2">
        <w:t xml:space="preserve">The implementation of a program similar to LSDR applied in 2013 and 2014 will successfully reduce the number of </w:t>
      </w:r>
      <w:r w:rsidR="00675DD2">
        <w:lastRenderedPageBreak/>
        <w:t xml:space="preserve">NOR immigrants released above the dam, but high interannual variance in the rate of NOR immigrants among years, means that such a program carries a substantial risk of releasing NOR immigrants above the dam. </w:t>
      </w:r>
      <w:r w:rsidR="003E2E8C">
        <w:t xml:space="preserve">As many at 49% of the NOR salmon collected at the </w:t>
      </w:r>
      <w:r w:rsidR="00B8490A">
        <w:t>Cougar Trap</w:t>
      </w:r>
      <w:r w:rsidR="003E2E8C">
        <w:t xml:space="preserve"> are immigrants in some years</w:t>
      </w:r>
      <w:commentRangeEnd w:id="54"/>
      <w:r w:rsidR="008B2ECB">
        <w:t xml:space="preserve">, </w:t>
      </w:r>
      <w:r w:rsidR="00B20E51">
        <w:rPr>
          <w:rStyle w:val="CommentReference"/>
        </w:rPr>
        <w:commentReference w:id="54"/>
      </w:r>
      <w:r w:rsidR="008B2ECB">
        <w:t>and we found that if LSDR had been implemented instead of recycling from 2015 – 2020, substantially more NOR immigrants would have been released above the dam.</w:t>
      </w:r>
    </w:p>
    <w:p w14:paraId="628E6647" w14:textId="0BF68D36" w:rsidR="00C7241F" w:rsidRDefault="00C7241F" w:rsidP="005C6AE6">
      <w:pPr>
        <w:spacing w:line="360" w:lineRule="auto"/>
      </w:pPr>
    </w:p>
    <w:p w14:paraId="0C93F4D0" w14:textId="2575538C" w:rsidR="00C7241F" w:rsidRDefault="00E75FAE" w:rsidP="005C6AE6">
      <w:pPr>
        <w:spacing w:line="360" w:lineRule="auto"/>
      </w:pPr>
      <w:r>
        <w:t xml:space="preserve">Comparing fitness of offspring produced by </w:t>
      </w:r>
      <w:proofErr w:type="spellStart"/>
      <w:r>
        <w:t>HORxNOR</w:t>
      </w:r>
      <w:proofErr w:type="spellEnd"/>
      <w:r>
        <w:t xml:space="preserve"> crosses to </w:t>
      </w:r>
      <w:proofErr w:type="spellStart"/>
      <w:r>
        <w:t>NORxNOR</w:t>
      </w:r>
      <w:proofErr w:type="spellEnd"/>
      <w:r>
        <w:t xml:space="preserve"> and </w:t>
      </w:r>
      <w:proofErr w:type="spellStart"/>
      <w:r>
        <w:t>HORxHOR</w:t>
      </w:r>
      <w:proofErr w:type="spellEnd"/>
      <w:r>
        <w:t xml:space="preserve"> crosses, would allow managers to evaluate the demographic benefit of HOR supplementation against the assumed cost of deleterious inherited effects on NOR </w:t>
      </w:r>
      <w:proofErr w:type="spellStart"/>
      <w:r>
        <w:t>reintros</w:t>
      </w:r>
      <w:proofErr w:type="spellEnd"/>
      <w:r>
        <w:t xml:space="preserve"> from spawning with HOR outplants. But we do not have sufficient data to evaluate this question yet. </w:t>
      </w:r>
    </w:p>
    <w:p w14:paraId="2112E6DF" w14:textId="77777777" w:rsidR="00E75FAE" w:rsidRDefault="00E75FAE" w:rsidP="005C6AE6">
      <w:pPr>
        <w:spacing w:line="360" w:lineRule="auto"/>
      </w:pPr>
    </w:p>
    <w:p w14:paraId="72D75BEB" w14:textId="380F0870" w:rsidR="005C6AE6" w:rsidRPr="00D71476" w:rsidRDefault="005C6AE6" w:rsidP="005C6AE6">
      <w:pPr>
        <w:spacing w:line="360" w:lineRule="auto"/>
      </w:pPr>
      <w:r w:rsidRPr="00D71476">
        <w:t xml:space="preserve">Example conclusion from 2016 report: We have consistently found that Chinook are not replacing themselves above </w:t>
      </w:r>
      <w:r w:rsidR="00B8490A">
        <w:t>Cougar Dam</w:t>
      </w:r>
      <w:r w:rsidRPr="00D71476">
        <w:t xml:space="preserve"> when only HOR Chinook were reintroduced. These results may suggest the need for improved juvenile survival</w:t>
      </w:r>
    </w:p>
    <w:p w14:paraId="0EEE99C0" w14:textId="2A4300A5" w:rsidR="005D4051" w:rsidRPr="00D71476" w:rsidRDefault="005C6AE6" w:rsidP="005C6AE6">
      <w:pPr>
        <w:spacing w:line="360" w:lineRule="auto"/>
      </w:pPr>
      <w:r w:rsidRPr="00D71476">
        <w:t xml:space="preserve">through </w:t>
      </w:r>
      <w:r w:rsidR="00B8490A">
        <w:t>Cougar Dam</w:t>
      </w:r>
      <w:r w:rsidRPr="00D71476">
        <w:t xml:space="preserve">. However, we have not evaluated CRR in years that both HOR and NOR Chinook have been reintroduced. These years may have higher CRR because we have found higher mean RS estimates among NOR Chinook in 2010 and 2011. However, we caution relying on the use of results made with RS estimates too heavily, because our results suggest that RS does not explain 74.3% of the variation in TLF. In this report, we also found that the LSDR method was effective at limiting the number of non-Cougar adult returns transported above </w:t>
      </w:r>
      <w:r w:rsidR="00B8490A">
        <w:t>Cougar Dam</w:t>
      </w:r>
      <w:r w:rsidRPr="00D71476">
        <w:t>, and we recommend that managers continue to use this method. Results from adult-adult pedigrees in future years will provide valuable information regarding CRR rates and TLF estimates between HOR and NOR.</w:t>
      </w:r>
    </w:p>
    <w:p w14:paraId="255A664F" w14:textId="14E2BCD5" w:rsidR="005C6AE6" w:rsidRPr="00D71476" w:rsidRDefault="005C6AE6" w:rsidP="005C6AE6">
      <w:pPr>
        <w:spacing w:line="360" w:lineRule="auto"/>
        <w:rPr>
          <w:u w:val="single"/>
        </w:rPr>
      </w:pPr>
    </w:p>
    <w:p w14:paraId="5972F15F" w14:textId="29A2B9FB" w:rsidR="005C6AE6" w:rsidRPr="00D71476" w:rsidRDefault="005C6AE6">
      <w:pPr>
        <w:rPr>
          <w:u w:val="single"/>
        </w:rPr>
      </w:pPr>
      <w:r w:rsidRPr="00D71476">
        <w:rPr>
          <w:u w:val="single"/>
        </w:rPr>
        <w:br w:type="page"/>
      </w:r>
    </w:p>
    <w:p w14:paraId="0D1FAF04" w14:textId="137A3DD1" w:rsidR="005C6AE6" w:rsidRDefault="005C6AE6" w:rsidP="00710DB0">
      <w:pPr>
        <w:rPr>
          <w:b/>
          <w:bCs/>
        </w:rPr>
      </w:pPr>
      <w:commentRangeStart w:id="55"/>
      <w:r w:rsidRPr="00710DB0">
        <w:rPr>
          <w:b/>
          <w:bCs/>
        </w:rPr>
        <w:lastRenderedPageBreak/>
        <w:t>References</w:t>
      </w:r>
      <w:commentRangeEnd w:id="55"/>
      <w:r w:rsidR="007611F6" w:rsidRPr="00710DB0">
        <w:rPr>
          <w:rStyle w:val="CommentReference"/>
          <w:sz w:val="24"/>
          <w:szCs w:val="24"/>
        </w:rPr>
        <w:commentReference w:id="55"/>
      </w:r>
    </w:p>
    <w:p w14:paraId="53A22496" w14:textId="77777777" w:rsidR="006605AD" w:rsidRPr="00710DB0" w:rsidRDefault="006605AD" w:rsidP="00710DB0"/>
    <w:p w14:paraId="7AF37A6A" w14:textId="77777777" w:rsidR="00A95FF5" w:rsidRPr="00A95FF5" w:rsidRDefault="005C6AE6" w:rsidP="00A95FF5">
      <w:pPr>
        <w:pStyle w:val="EndNoteBibliography"/>
        <w:spacing w:after="240"/>
        <w:rPr>
          <w:noProof/>
        </w:rPr>
      </w:pPr>
      <w:r w:rsidRPr="00710DB0">
        <w:fldChar w:fldCharType="begin"/>
      </w:r>
      <w:r w:rsidRPr="00710DB0">
        <w:instrText xml:space="preserve"> ADDIN EN.REFLIST </w:instrText>
      </w:r>
      <w:r w:rsidRPr="00710DB0">
        <w:fldChar w:fldCharType="separate"/>
      </w:r>
      <w:r w:rsidR="00A95FF5" w:rsidRPr="00A95FF5">
        <w:rPr>
          <w:noProof/>
        </w:rPr>
        <w:t>Banks M, Blouin M, Baldwin B, Rashbrook V, Fitzgerald H, Blankenship S, Hedgecock D (1999) Isolation and inheritance of novel microsatellites in chinook salmon (Oncorhynchus tschawytscha). Journal of Heredity, 90, 281-288.</w:t>
      </w:r>
    </w:p>
    <w:p w14:paraId="4CB20A00" w14:textId="77777777" w:rsidR="00A95FF5" w:rsidRPr="00A95FF5" w:rsidRDefault="00A95FF5" w:rsidP="00A95FF5">
      <w:pPr>
        <w:pStyle w:val="EndNoteBibliography"/>
        <w:spacing w:after="240"/>
        <w:rPr>
          <w:noProof/>
        </w:rPr>
      </w:pPr>
      <w:r w:rsidRPr="00A95FF5">
        <w:rPr>
          <w:noProof/>
        </w:rPr>
        <w:t>Banks MA, O’Malley KG, Sard NM, Jacobson DP, Hogansen MJ, Schroeder RK, Johnson MA (2013) Genetic Pedigree Analysis of Spring Chinook Salmon Outplanted above Cougar Dam, South Fork McKenzie River. US Army Corps of Engineers.</w:t>
      </w:r>
    </w:p>
    <w:p w14:paraId="5A34D518" w14:textId="77777777" w:rsidR="00A95FF5" w:rsidRPr="00A95FF5" w:rsidRDefault="00A95FF5" w:rsidP="00A95FF5">
      <w:pPr>
        <w:pStyle w:val="EndNoteBibliography"/>
        <w:spacing w:after="240"/>
        <w:rPr>
          <w:noProof/>
        </w:rPr>
      </w:pPr>
      <w:r w:rsidRPr="00A95FF5">
        <w:rPr>
          <w:noProof/>
        </w:rPr>
        <w:t>Banks MA, Sard NM, O’Malley KG, Jacobson DP, Hogansen MJ, Johnson MA (2016) A genetics-based evaluation of the spring Chinook salmon reintroduction program above Cougar Dam, South Fork McKenzie River, 2013-2015. US Army Corps of Engineers.</w:t>
      </w:r>
    </w:p>
    <w:p w14:paraId="590F5708" w14:textId="77777777" w:rsidR="00A95FF5" w:rsidRPr="00A95FF5" w:rsidRDefault="00A95FF5" w:rsidP="00A95FF5">
      <w:pPr>
        <w:pStyle w:val="EndNoteBibliography"/>
        <w:spacing w:after="240"/>
        <w:rPr>
          <w:noProof/>
        </w:rPr>
      </w:pPr>
      <w:r w:rsidRPr="00A95FF5">
        <w:rPr>
          <w:noProof/>
        </w:rPr>
        <w:t>Banks MA, Sard NM, O’Malley KG, Jacobson DP, Hogansen MJ, Schroeder RK, Johnson MA (2014) A genetics-based evaluation of the spring Chinook salmon reintroduction program above Cougar Dam, South Fork McKenzie River, 2007- 2013. US Army Corps of Engineers.</w:t>
      </w:r>
    </w:p>
    <w:p w14:paraId="1AA1EB2E" w14:textId="77777777" w:rsidR="00A95FF5" w:rsidRPr="00A95FF5" w:rsidRDefault="00A95FF5" w:rsidP="00A95FF5">
      <w:pPr>
        <w:pStyle w:val="EndNoteBibliography"/>
        <w:spacing w:after="240"/>
        <w:rPr>
          <w:noProof/>
        </w:rPr>
      </w:pPr>
      <w:r w:rsidRPr="00A95FF5">
        <w:rPr>
          <w:noProof/>
        </w:rPr>
        <w:t>Bolker BM (2015) Linear and generalized linear mixed models. Ecological statistics: contemporary theory and application, 309-333.</w:t>
      </w:r>
    </w:p>
    <w:p w14:paraId="2359F2FD" w14:textId="77777777" w:rsidR="00A95FF5" w:rsidRPr="00A95FF5" w:rsidRDefault="00A95FF5" w:rsidP="00A95FF5">
      <w:pPr>
        <w:pStyle w:val="EndNoteBibliography"/>
        <w:spacing w:after="240"/>
        <w:rPr>
          <w:noProof/>
        </w:rPr>
      </w:pPr>
      <w:r w:rsidRPr="00A95FF5">
        <w:rPr>
          <w:noProof/>
        </w:rPr>
        <w:t>Botsford LW, Brittnacher JG (1998) Viability of sacramento river winter‐run Chinook salmon. Conservation Biology, 12, 65-79.</w:t>
      </w:r>
    </w:p>
    <w:p w14:paraId="4011C69F" w14:textId="77777777" w:rsidR="00A95FF5" w:rsidRPr="00A95FF5" w:rsidRDefault="00A95FF5" w:rsidP="00A95FF5">
      <w:pPr>
        <w:pStyle w:val="EndNoteBibliography"/>
        <w:spacing w:after="240"/>
        <w:rPr>
          <w:noProof/>
        </w:rPr>
      </w:pPr>
      <w:r w:rsidRPr="00A95FF5">
        <w:rPr>
          <w:noProof/>
        </w:rPr>
        <w:t>Brunelli JP, Wertzler KJ, Sundin K, Thorgaard GH (2008) Y-specific sequences and polymorphisms in rainbow trout and Chinook salmon. Genome, 51, 739-748.</w:t>
      </w:r>
    </w:p>
    <w:p w14:paraId="0D19B938" w14:textId="77777777" w:rsidR="00A95FF5" w:rsidRPr="00A95FF5" w:rsidRDefault="00A95FF5" w:rsidP="00A95FF5">
      <w:pPr>
        <w:pStyle w:val="EndNoteBibliography"/>
        <w:spacing w:after="240"/>
        <w:rPr>
          <w:noProof/>
        </w:rPr>
      </w:pPr>
      <w:r w:rsidRPr="00A95FF5">
        <w:rPr>
          <w:noProof/>
        </w:rPr>
        <w:t>Christie MR (2010) Parentage in natural populations: novel methods to detect parent-offspring pairs in large data sets. Mol Ecol Resour, 10, 115-128.</w:t>
      </w:r>
    </w:p>
    <w:p w14:paraId="196D3800" w14:textId="77777777" w:rsidR="00A95FF5" w:rsidRPr="00A95FF5" w:rsidRDefault="00A95FF5" w:rsidP="00A95FF5">
      <w:pPr>
        <w:pStyle w:val="EndNoteBibliography"/>
        <w:spacing w:after="240"/>
        <w:rPr>
          <w:noProof/>
        </w:rPr>
      </w:pPr>
      <w:r w:rsidRPr="00A95FF5">
        <w:rPr>
          <w:noProof/>
        </w:rPr>
        <w:t>Do C, Waples RS, Peel D, Macbeth G, Tillett BJ, Ovenden JR (2014) NeEstimator v2: re‐implementation of software for the estimation of contemporary effective population size (Ne) from genetic data. Molecular ecology resources, 14, 209-214.</w:t>
      </w:r>
    </w:p>
    <w:p w14:paraId="026E4DCE" w14:textId="77777777" w:rsidR="00A95FF5" w:rsidRPr="00A95FF5" w:rsidRDefault="00A95FF5" w:rsidP="00A95FF5">
      <w:pPr>
        <w:pStyle w:val="EndNoteBibliography"/>
        <w:spacing w:after="240"/>
        <w:rPr>
          <w:noProof/>
        </w:rPr>
      </w:pPr>
      <w:r w:rsidRPr="00A95FF5">
        <w:rPr>
          <w:noProof/>
        </w:rPr>
        <w:t>Greig C, Jacobson DP, Banks MA (2003) New tetranucleotide microsatellites for fine‐scale discrimination among endangered Chinook salmon (Oncorhynchus tshawytscha). Molecular Ecology Notes, 3, 376-379.</w:t>
      </w:r>
    </w:p>
    <w:p w14:paraId="4707FD44" w14:textId="77777777" w:rsidR="00A95FF5" w:rsidRPr="00A95FF5" w:rsidRDefault="00A95FF5" w:rsidP="00A95FF5">
      <w:pPr>
        <w:pStyle w:val="EndNoteBibliography"/>
        <w:spacing w:after="240"/>
        <w:rPr>
          <w:noProof/>
        </w:rPr>
      </w:pPr>
      <w:r w:rsidRPr="00A95FF5">
        <w:rPr>
          <w:noProof/>
        </w:rPr>
        <w:t>Harrison HB, Saenz‐Agudelo P, Planes S, Jones GP, Berumen ML (2013) Relative accuracy of three common methods of parentage analysis in natural populations. Molecular ecology, 22, 1158-1170.</w:t>
      </w:r>
    </w:p>
    <w:p w14:paraId="4BD44FA0" w14:textId="77777777" w:rsidR="00A95FF5" w:rsidRPr="00A95FF5" w:rsidRDefault="00A95FF5" w:rsidP="00A95FF5">
      <w:pPr>
        <w:pStyle w:val="EndNoteBibliography"/>
        <w:spacing w:after="240"/>
        <w:rPr>
          <w:noProof/>
        </w:rPr>
      </w:pPr>
      <w:r w:rsidRPr="00A95FF5">
        <w:rPr>
          <w:noProof/>
        </w:rPr>
        <w:t>Ivanova NV, Dewaard JR, Hebert PDN (2006) An inexpensive, automation-friendly protocol for recovering high-quality DNA. Molecular Ecology Notes, 6, 998-1002.</w:t>
      </w:r>
    </w:p>
    <w:p w14:paraId="3A83142B" w14:textId="77777777" w:rsidR="00A95FF5" w:rsidRPr="00A95FF5" w:rsidRDefault="00A95FF5" w:rsidP="00A95FF5">
      <w:pPr>
        <w:pStyle w:val="EndNoteBibliography"/>
        <w:spacing w:after="240"/>
        <w:rPr>
          <w:noProof/>
        </w:rPr>
      </w:pPr>
      <w:r w:rsidRPr="00A95FF5">
        <w:rPr>
          <w:noProof/>
        </w:rPr>
        <w:t>Jones OR, Wang J (2010) COLONY: a program for parentage and sibship inference from multilocus genotype data. Molecular ecology resources, 10, 551-555.</w:t>
      </w:r>
    </w:p>
    <w:p w14:paraId="03E93746" w14:textId="77777777" w:rsidR="00A95FF5" w:rsidRPr="00A95FF5" w:rsidRDefault="00A95FF5" w:rsidP="00A95FF5">
      <w:pPr>
        <w:pStyle w:val="EndNoteBibliography"/>
        <w:spacing w:after="240"/>
        <w:rPr>
          <w:noProof/>
        </w:rPr>
      </w:pPr>
      <w:r w:rsidRPr="00A95FF5">
        <w:rPr>
          <w:noProof/>
        </w:rPr>
        <w:lastRenderedPageBreak/>
        <w:t>Kalinowski ST, Taper ML, Marshall TC (2007) Revising how the computer program CERVUS accommodates genotyping error increases success in paternity assignment. Molecular ecology, 16, 1099-1106.</w:t>
      </w:r>
    </w:p>
    <w:p w14:paraId="2BFA7A63" w14:textId="77777777" w:rsidR="00A95FF5" w:rsidRPr="00A95FF5" w:rsidRDefault="00A95FF5" w:rsidP="00A95FF5">
      <w:pPr>
        <w:pStyle w:val="EndNoteBibliography"/>
        <w:spacing w:after="240"/>
        <w:rPr>
          <w:noProof/>
        </w:rPr>
      </w:pPr>
      <w:r w:rsidRPr="00A95FF5">
        <w:rPr>
          <w:noProof/>
        </w:rPr>
        <w:t>Naish KA, Park LK (2002) Linkage relationships for 35 new microsatellite loci in chinook salmon Oncorhynchus tshawytscha.</w:t>
      </w:r>
    </w:p>
    <w:p w14:paraId="12D9299C" w14:textId="77777777" w:rsidR="00A95FF5" w:rsidRPr="00A95FF5" w:rsidRDefault="00A95FF5" w:rsidP="00A95FF5">
      <w:pPr>
        <w:pStyle w:val="EndNoteBibliography"/>
        <w:spacing w:after="240"/>
        <w:rPr>
          <w:noProof/>
        </w:rPr>
      </w:pPr>
      <w:r w:rsidRPr="00A95FF5">
        <w:rPr>
          <w:noProof/>
        </w:rPr>
        <w:t>Sard NM, Johnson MA, Jacobson DP, Hogansen MJ, O'Malley KG, Banks MA (2016) Genetic monitoring guides adaptive management of a migratory fish reintroduction program. Animal Conservation, 19, 570-577.</w:t>
      </w:r>
    </w:p>
    <w:p w14:paraId="617000AA" w14:textId="77777777" w:rsidR="00A95FF5" w:rsidRPr="00A95FF5" w:rsidRDefault="00A95FF5" w:rsidP="00A95FF5">
      <w:pPr>
        <w:pStyle w:val="EndNoteBibliography"/>
        <w:spacing w:after="240"/>
        <w:rPr>
          <w:noProof/>
        </w:rPr>
      </w:pPr>
      <w:r w:rsidRPr="00A95FF5">
        <w:rPr>
          <w:noProof/>
        </w:rPr>
        <w:t>Wang J (2018) Estimating genotyping errors from genotype and reconstructed pedigree data. Methods in Ecology and Evolution, 9, 109-120.</w:t>
      </w:r>
    </w:p>
    <w:p w14:paraId="5D3FF8FD" w14:textId="77777777" w:rsidR="00A95FF5" w:rsidRPr="00A95FF5" w:rsidRDefault="00A95FF5" w:rsidP="00A95FF5">
      <w:pPr>
        <w:pStyle w:val="EndNoteBibliography"/>
        <w:spacing w:after="240"/>
        <w:rPr>
          <w:noProof/>
        </w:rPr>
      </w:pPr>
      <w:r w:rsidRPr="00A95FF5">
        <w:rPr>
          <w:noProof/>
        </w:rPr>
        <w:t>Waples RS, Do C (2008) LDNE: a program for estimating effective population size from data on linkage disequilibrium. Molecular ecology resources, 8, 753-756.</w:t>
      </w:r>
    </w:p>
    <w:p w14:paraId="527790E8" w14:textId="77777777" w:rsidR="00A95FF5" w:rsidRPr="00A95FF5" w:rsidRDefault="00A95FF5" w:rsidP="00A95FF5">
      <w:pPr>
        <w:pStyle w:val="EndNoteBibliography"/>
        <w:spacing w:after="240"/>
        <w:rPr>
          <w:noProof/>
        </w:rPr>
      </w:pPr>
      <w:r w:rsidRPr="00A95FF5">
        <w:rPr>
          <w:noProof/>
        </w:rPr>
        <w:t>Williamson KS, Cordes JF, May B (2002) Characterization of microsatellite loci in Chinook salmon (Oncorhynchus tshawytscha) and cross‐species amplification in other salmonids. Molecular Ecology Notes, 2, 17-19.</w:t>
      </w:r>
    </w:p>
    <w:p w14:paraId="249017AA" w14:textId="77777777" w:rsidR="00A95FF5" w:rsidRPr="00A95FF5" w:rsidRDefault="00A95FF5" w:rsidP="00A95FF5">
      <w:pPr>
        <w:pStyle w:val="EndNoteBibliography"/>
        <w:rPr>
          <w:noProof/>
        </w:rPr>
      </w:pPr>
      <w:r w:rsidRPr="00A95FF5">
        <w:rPr>
          <w:noProof/>
        </w:rPr>
        <w:t>Zuur AF, Ieno EN, Walker NJ, Saveliev AA, Smith GM (2009) Mixed effects models and extensions in ecology with R. Springer.</w:t>
      </w:r>
    </w:p>
    <w:p w14:paraId="0D385F0D" w14:textId="0216177F" w:rsidR="005C6AE6" w:rsidRPr="00D71476" w:rsidRDefault="005C6AE6" w:rsidP="00710DB0">
      <w:r w:rsidRPr="00710DB0">
        <w:fldChar w:fldCharType="end"/>
      </w:r>
    </w:p>
    <w:p w14:paraId="73D7335D" w14:textId="77777777" w:rsidR="007611F6" w:rsidRPr="00D71476" w:rsidRDefault="007611F6" w:rsidP="005C6AE6">
      <w:pPr>
        <w:spacing w:line="360" w:lineRule="auto"/>
        <w:sectPr w:rsidR="007611F6" w:rsidRPr="00D71476" w:rsidSect="00AD6AF1">
          <w:footerReference w:type="default" r:id="rId24"/>
          <w:pgSz w:w="12240" w:h="15840"/>
          <w:pgMar w:top="1440" w:right="1440" w:bottom="1440" w:left="1440" w:header="720" w:footer="720" w:gutter="0"/>
          <w:pgNumType w:fmt="numberInDash" w:start="1"/>
          <w:cols w:space="720"/>
          <w:docGrid w:linePitch="360"/>
        </w:sectPr>
      </w:pPr>
    </w:p>
    <w:p w14:paraId="62266651" w14:textId="3020C2A0" w:rsidR="007611F6" w:rsidRPr="00D71476" w:rsidRDefault="007611F6" w:rsidP="005C6AE6">
      <w:pPr>
        <w:spacing w:line="360" w:lineRule="auto"/>
      </w:pPr>
    </w:p>
    <w:p w14:paraId="555EC7B8" w14:textId="69C38972" w:rsidR="007611F6" w:rsidRPr="00D71476" w:rsidRDefault="007611F6" w:rsidP="005C6AE6">
      <w:pPr>
        <w:spacing w:line="360" w:lineRule="auto"/>
      </w:pPr>
      <w:r w:rsidRPr="00D71476">
        <w:t>APPENDIX A: ASSIGNMENT POWER</w:t>
      </w:r>
    </w:p>
    <w:p w14:paraId="7DBC94DE" w14:textId="46A80A33" w:rsidR="007611F6" w:rsidRPr="00D71476" w:rsidRDefault="007611F6" w:rsidP="005C6AE6">
      <w:pPr>
        <w:spacing w:line="360" w:lineRule="auto"/>
      </w:pPr>
    </w:p>
    <w:p w14:paraId="16729064" w14:textId="631BA439" w:rsidR="007611F6" w:rsidRPr="00D71476" w:rsidRDefault="007611F6" w:rsidP="005C6AE6">
      <w:pPr>
        <w:spacing w:line="360" w:lineRule="auto"/>
      </w:pPr>
      <w:r w:rsidRPr="00D71476">
        <w:t>This appendix will hold all the tables describing allele frequencies and variation, marker information content, non-exclusion probabilities, expected false parentages, and estimated genotype error rates for each offspring year and their set of candidate parents. I plan to generally follow the approach to presenting these values as Evans 2016, with a few changes. Most importantly, I will estimate a worst case scenario NEP, which assumes each parent offspring pair is evaluated at only the 7 markers with the largest (i.e. least powerful) NEPs.</w:t>
      </w:r>
      <w:r w:rsidR="002935A6" w:rsidRPr="00D71476">
        <w:t xml:space="preserve"> </w:t>
      </w:r>
    </w:p>
    <w:sectPr w:rsidR="007611F6" w:rsidRPr="00D71476" w:rsidSect="00AD6AF1">
      <w:pgSz w:w="12240" w:h="15840"/>
      <w:pgMar w:top="1440" w:right="1440" w:bottom="1440" w:left="1440" w:header="720" w:footer="720" w:gutter="0"/>
      <w:pgNumType w:fmt="numberInDash"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vid Dayan" w:date="2022-10-21T15:05:00Z" w:initials="DD">
    <w:p w14:paraId="7DAC6A39" w14:textId="30524CB4" w:rsidR="009F1A5A" w:rsidRDefault="009F1A5A">
      <w:pPr>
        <w:pStyle w:val="CommentText"/>
      </w:pPr>
      <w:r>
        <w:rPr>
          <w:rStyle w:val="CommentReference"/>
        </w:rPr>
        <w:annotationRef/>
      </w:r>
      <w:r>
        <w:t>These are just for us to keep things straight for now.</w:t>
      </w:r>
    </w:p>
  </w:comment>
  <w:comment w:id="2" w:author="David Dayan" w:date="2022-09-30T16:04:00Z" w:initials="DD">
    <w:p w14:paraId="3A68EAB0" w14:textId="704F09BB" w:rsidR="009F1A5A" w:rsidRDefault="009F1A5A">
      <w:pPr>
        <w:pStyle w:val="CommentText"/>
      </w:pPr>
      <w:r>
        <w:rPr>
          <w:rStyle w:val="CommentReference"/>
        </w:rPr>
        <w:annotationRef/>
      </w:r>
      <w:r>
        <w:t xml:space="preserve">All NOR candidate parents are from the Cougar Trap, but HOR candidate parents come from three sources: </w:t>
      </w:r>
      <w:proofErr w:type="spellStart"/>
      <w:r>
        <w:t>Leaburg</w:t>
      </w:r>
      <w:proofErr w:type="spellEnd"/>
      <w:r>
        <w:t xml:space="preserve"> Hatchery, McKenzie Hatchery and the Cougar Trap. In the lab (following ODFW) we’ve been using the term “hatchery outplant” to refer to HOR candidate parents that are trapped at the hatchery and hauled above the dam, but these “hatchery outplants” don’t include all HOR candidate parents. This is a potentially confusing situation.</w:t>
      </w:r>
    </w:p>
    <w:p w14:paraId="66002A17" w14:textId="77777777" w:rsidR="009F1A5A" w:rsidRDefault="009F1A5A">
      <w:pPr>
        <w:pStyle w:val="CommentText"/>
      </w:pPr>
    </w:p>
    <w:p w14:paraId="2F5BB17D" w14:textId="1EB08553" w:rsidR="009F1A5A" w:rsidRDefault="009F1A5A">
      <w:pPr>
        <w:pStyle w:val="CommentText"/>
      </w:pPr>
      <w:r>
        <w:t xml:space="preserve">I propose distinguishing the source of candidate parents (Cougar Trap vs </w:t>
      </w:r>
      <w:proofErr w:type="spellStart"/>
      <w:r>
        <w:t>Leaburg</w:t>
      </w:r>
      <w:proofErr w:type="spellEnd"/>
      <w:r>
        <w:t>/McKenzie Hatchery) from their origin (HOR/NOR) and avoiding terms like hatchery outplant, or Cougar Trap individual.</w:t>
      </w:r>
    </w:p>
  </w:comment>
  <w:comment w:id="3" w:author="Kathleen O'Malley" w:date="2022-10-15T14:11:00Z" w:initials="OMKG">
    <w:p w14:paraId="6BB4C8EC" w14:textId="77777777" w:rsidR="009F1A5A" w:rsidRDefault="009F1A5A">
      <w:pPr>
        <w:pStyle w:val="CommentText"/>
      </w:pPr>
      <w:r>
        <w:rPr>
          <w:rStyle w:val="CommentReference"/>
        </w:rPr>
        <w:annotationRef/>
      </w:r>
      <w:r>
        <w:t>Your acronym is described after it is used</w:t>
      </w:r>
    </w:p>
  </w:comment>
  <w:comment w:id="4" w:author="Kathleen O'Malley" w:date="2022-10-15T14:12:00Z" w:initials="OMKG">
    <w:p w14:paraId="118CEEA3" w14:textId="77777777" w:rsidR="009F1A5A" w:rsidRDefault="009F1A5A">
      <w:pPr>
        <w:pStyle w:val="CommentText"/>
      </w:pPr>
      <w:r>
        <w:rPr>
          <w:rStyle w:val="CommentReference"/>
        </w:rPr>
        <w:annotationRef/>
      </w:r>
      <w:r>
        <w:t>This is different from the North Santiam and will have to be stated clearly throughout to avoid confusion</w:t>
      </w:r>
    </w:p>
  </w:comment>
  <w:comment w:id="7" w:author="Kathleen O'Malley" w:date="2022-10-15T14:15:00Z" w:initials="OMKG">
    <w:p w14:paraId="66ABA214" w14:textId="77777777" w:rsidR="009F1A5A" w:rsidRDefault="009F1A5A">
      <w:pPr>
        <w:pStyle w:val="CommentText"/>
      </w:pPr>
      <w:r>
        <w:rPr>
          <w:rStyle w:val="CommentReference"/>
        </w:rPr>
        <w:annotationRef/>
      </w:r>
      <w:r>
        <w:t>So this is different from hatchery outplant above?</w:t>
      </w:r>
    </w:p>
  </w:comment>
  <w:comment w:id="8" w:author="David Dayan" w:date="2022-10-21T14:51:00Z" w:initials="DD">
    <w:p w14:paraId="6175C250" w14:textId="6F582875" w:rsidR="009F1A5A" w:rsidRDefault="009F1A5A">
      <w:pPr>
        <w:pStyle w:val="CommentText"/>
      </w:pPr>
      <w:r>
        <w:rPr>
          <w:rStyle w:val="CommentReference"/>
        </w:rPr>
        <w:annotationRef/>
      </w:r>
      <w:r>
        <w:t>Yes, this is how we did it in the NSNT report. Outplant was a verb, as was reintroduce. I’m proposing to avoid the confusion and only use the verb “release”.</w:t>
      </w:r>
    </w:p>
  </w:comment>
  <w:comment w:id="10" w:author="David Dayan" w:date="2022-09-30T14:26:00Z" w:initials="DD">
    <w:p w14:paraId="4CB8A940" w14:textId="7BC30163" w:rsidR="009F1A5A" w:rsidRDefault="009F1A5A">
      <w:pPr>
        <w:pStyle w:val="CommentText"/>
        <w:rPr>
          <w:rFonts w:ascii="Arial" w:hAnsi="Arial" w:cs="Arial"/>
        </w:rPr>
      </w:pPr>
      <w:r w:rsidRPr="00AD6AF1">
        <w:rPr>
          <w:rStyle w:val="CommentReference"/>
          <w:b/>
          <w:bCs/>
        </w:rPr>
        <w:annotationRef/>
      </w:r>
      <w:r w:rsidRPr="00AD6AF1">
        <w:rPr>
          <w:rFonts w:ascii="Arial" w:hAnsi="Arial" w:cs="Arial"/>
        </w:rPr>
        <w:t>Main Text Formatting:</w:t>
      </w:r>
    </w:p>
    <w:p w14:paraId="0319380B" w14:textId="687666C8" w:rsidR="009F1A5A" w:rsidRPr="00AD6AF1" w:rsidRDefault="009F1A5A">
      <w:pPr>
        <w:pStyle w:val="CommentText"/>
        <w:rPr>
          <w:rFonts w:ascii="Arial" w:hAnsi="Arial" w:cs="Arial"/>
        </w:rPr>
      </w:pPr>
      <w:r>
        <w:rPr>
          <w:rFonts w:ascii="Arial" w:hAnsi="Arial" w:cs="Arial"/>
        </w:rPr>
        <w:t>Font: Arial 12</w:t>
      </w:r>
    </w:p>
    <w:p w14:paraId="44D14653" w14:textId="77777777" w:rsidR="009F1A5A" w:rsidRPr="00AD6AF1" w:rsidRDefault="009F1A5A">
      <w:pPr>
        <w:pStyle w:val="CommentText"/>
        <w:rPr>
          <w:rFonts w:ascii="Arial" w:hAnsi="Arial" w:cs="Arial"/>
          <w:b/>
          <w:bCs/>
        </w:rPr>
      </w:pPr>
    </w:p>
    <w:p w14:paraId="17131EAA" w14:textId="7EA45627" w:rsidR="009F1A5A" w:rsidRDefault="009F1A5A">
      <w:pPr>
        <w:pStyle w:val="CommentText"/>
        <w:rPr>
          <w:rFonts w:ascii="Arial" w:hAnsi="Arial" w:cs="Arial"/>
          <w:b/>
          <w:bCs/>
        </w:rPr>
      </w:pPr>
      <w:r w:rsidRPr="00AD6AF1">
        <w:rPr>
          <w:rFonts w:ascii="Arial" w:hAnsi="Arial" w:cs="Arial"/>
          <w:b/>
          <w:bCs/>
        </w:rPr>
        <w:t>Bold Main Headers</w:t>
      </w:r>
    </w:p>
    <w:p w14:paraId="018A1361" w14:textId="7ADB0955" w:rsidR="009F1A5A" w:rsidRPr="00171088" w:rsidRDefault="009F1A5A">
      <w:pPr>
        <w:pStyle w:val="CommentText"/>
        <w:rPr>
          <w:rFonts w:ascii="Arial" w:hAnsi="Arial" w:cs="Arial"/>
          <w:u w:val="single"/>
        </w:rPr>
      </w:pPr>
      <w:r>
        <w:rPr>
          <w:rFonts w:ascii="Arial" w:hAnsi="Arial" w:cs="Arial"/>
          <w:u w:val="single"/>
        </w:rPr>
        <w:t>Underline Sub-header</w:t>
      </w:r>
    </w:p>
    <w:p w14:paraId="620AAEF9" w14:textId="16CAD6EF" w:rsidR="009F1A5A" w:rsidRPr="00AD6AF1" w:rsidRDefault="009F1A5A">
      <w:pPr>
        <w:pStyle w:val="CommentText"/>
        <w:rPr>
          <w:rFonts w:ascii="Arial" w:hAnsi="Arial" w:cs="Arial"/>
          <w:i/>
          <w:iCs/>
        </w:rPr>
      </w:pPr>
      <w:r w:rsidRPr="00AD6AF1">
        <w:rPr>
          <w:rFonts w:ascii="Arial" w:hAnsi="Arial" w:cs="Arial"/>
          <w:i/>
          <w:iCs/>
        </w:rPr>
        <w:t>Italics Sub-header</w:t>
      </w:r>
      <w:r>
        <w:rPr>
          <w:rFonts w:ascii="Arial" w:hAnsi="Arial" w:cs="Arial"/>
          <w:i/>
          <w:iCs/>
        </w:rPr>
        <w:t xml:space="preserve"> 2</w:t>
      </w:r>
    </w:p>
    <w:p w14:paraId="1DD6303D" w14:textId="72CF95EA" w:rsidR="009F1A5A" w:rsidRPr="00AD6AF1" w:rsidRDefault="009F1A5A">
      <w:pPr>
        <w:pStyle w:val="CommentText"/>
        <w:rPr>
          <w:rFonts w:ascii="Arial" w:hAnsi="Arial" w:cs="Arial"/>
          <w:i/>
          <w:iCs/>
        </w:rPr>
      </w:pPr>
    </w:p>
    <w:p w14:paraId="20B7325D" w14:textId="54F6E7A0" w:rsidR="009F1A5A" w:rsidRPr="00AD6AF1" w:rsidRDefault="009F1A5A">
      <w:pPr>
        <w:pStyle w:val="CommentText"/>
        <w:rPr>
          <w:rFonts w:ascii="Arial" w:hAnsi="Arial" w:cs="Arial"/>
        </w:rPr>
      </w:pPr>
      <w:r w:rsidRPr="00171088">
        <w:rPr>
          <w:rFonts w:ascii="Arial" w:hAnsi="Arial" w:cs="Arial"/>
        </w:rPr>
        <w:t>Spacing</w:t>
      </w:r>
      <w:r w:rsidRPr="00AD6AF1">
        <w:rPr>
          <w:rFonts w:ascii="Arial" w:hAnsi="Arial" w:cs="Arial"/>
        </w:rPr>
        <w:t>:</w:t>
      </w:r>
    </w:p>
    <w:p w14:paraId="000DDA6B" w14:textId="77777777" w:rsidR="009F1A5A" w:rsidRPr="00AD6AF1" w:rsidRDefault="009F1A5A">
      <w:pPr>
        <w:pStyle w:val="CommentText"/>
        <w:rPr>
          <w:rFonts w:ascii="Arial" w:hAnsi="Arial" w:cs="Arial"/>
        </w:rPr>
      </w:pPr>
      <w:r w:rsidRPr="00AD6AF1">
        <w:rPr>
          <w:rFonts w:ascii="Arial" w:hAnsi="Arial" w:cs="Arial"/>
        </w:rPr>
        <w:t>1.5x Line spacing</w:t>
      </w:r>
    </w:p>
    <w:p w14:paraId="7548B190" w14:textId="79514870" w:rsidR="009F1A5A" w:rsidRDefault="009F1A5A">
      <w:pPr>
        <w:pStyle w:val="CommentText"/>
        <w:rPr>
          <w:rFonts w:ascii="Arial" w:hAnsi="Arial" w:cs="Arial"/>
        </w:rPr>
      </w:pPr>
      <w:r w:rsidRPr="00AD6AF1">
        <w:rPr>
          <w:rFonts w:ascii="Arial" w:hAnsi="Arial" w:cs="Arial"/>
        </w:rPr>
        <w:t>No interstitial spacing between paragraphs</w:t>
      </w:r>
    </w:p>
    <w:p w14:paraId="3E54E0A1" w14:textId="4644D44B" w:rsidR="009F1A5A" w:rsidRPr="00AD6AF1" w:rsidRDefault="009F1A5A">
      <w:pPr>
        <w:pStyle w:val="CommentText"/>
        <w:rPr>
          <w:rFonts w:ascii="Arial" w:hAnsi="Arial" w:cs="Arial"/>
        </w:rPr>
      </w:pPr>
      <w:r>
        <w:rPr>
          <w:rFonts w:ascii="Arial" w:hAnsi="Arial" w:cs="Arial"/>
        </w:rPr>
        <w:t xml:space="preserve">No blank line at start of new text after header </w:t>
      </w:r>
    </w:p>
    <w:p w14:paraId="20827E11" w14:textId="7CD46FA8" w:rsidR="009F1A5A" w:rsidRDefault="009F1A5A">
      <w:pPr>
        <w:pStyle w:val="CommentText"/>
        <w:rPr>
          <w:rFonts w:ascii="Arial" w:hAnsi="Arial" w:cs="Arial"/>
        </w:rPr>
      </w:pPr>
      <w:r>
        <w:rPr>
          <w:rFonts w:ascii="Arial" w:hAnsi="Arial" w:cs="Arial"/>
        </w:rPr>
        <w:t>1 blank line</w:t>
      </w:r>
      <w:r w:rsidRPr="00AD6AF1">
        <w:rPr>
          <w:rFonts w:ascii="Arial" w:hAnsi="Arial" w:cs="Arial"/>
        </w:rPr>
        <w:t xml:space="preserve"> between text and </w:t>
      </w:r>
      <w:r>
        <w:rPr>
          <w:rFonts w:ascii="Arial" w:hAnsi="Arial" w:cs="Arial"/>
        </w:rPr>
        <w:t xml:space="preserve">new section </w:t>
      </w:r>
      <w:r w:rsidRPr="00AD6AF1">
        <w:rPr>
          <w:rFonts w:ascii="Arial" w:hAnsi="Arial" w:cs="Arial"/>
        </w:rPr>
        <w:t>headers</w:t>
      </w:r>
    </w:p>
    <w:p w14:paraId="15361B52" w14:textId="3324F7CC" w:rsidR="009F1A5A" w:rsidRDefault="009F1A5A">
      <w:pPr>
        <w:pStyle w:val="CommentText"/>
        <w:rPr>
          <w:rFonts w:ascii="Arial" w:hAnsi="Arial" w:cs="Arial"/>
        </w:rPr>
      </w:pPr>
      <w:r>
        <w:rPr>
          <w:rFonts w:ascii="Arial" w:hAnsi="Arial" w:cs="Arial"/>
        </w:rPr>
        <w:t>Page break between main headers</w:t>
      </w:r>
    </w:p>
    <w:p w14:paraId="66C72283" w14:textId="77777777" w:rsidR="009F1A5A" w:rsidRDefault="009F1A5A">
      <w:pPr>
        <w:pStyle w:val="CommentText"/>
        <w:rPr>
          <w:rFonts w:ascii="Arial" w:hAnsi="Arial" w:cs="Arial"/>
        </w:rPr>
      </w:pPr>
    </w:p>
    <w:p w14:paraId="2F3B23F1" w14:textId="77777777" w:rsidR="009F1A5A" w:rsidRDefault="009F1A5A">
      <w:pPr>
        <w:pStyle w:val="CommentText"/>
        <w:rPr>
          <w:rFonts w:ascii="Arial" w:hAnsi="Arial" w:cs="Arial"/>
        </w:rPr>
      </w:pPr>
      <w:r>
        <w:rPr>
          <w:rFonts w:ascii="Arial" w:hAnsi="Arial" w:cs="Arial"/>
        </w:rPr>
        <w:t>Tables and Figures:</w:t>
      </w:r>
    </w:p>
    <w:p w14:paraId="7C171EA6" w14:textId="77777777" w:rsidR="009F1A5A" w:rsidRDefault="009F1A5A">
      <w:pPr>
        <w:pStyle w:val="CommentText"/>
        <w:rPr>
          <w:rFonts w:ascii="Arial" w:hAnsi="Arial" w:cs="Arial"/>
        </w:rPr>
      </w:pPr>
      <w:r>
        <w:rPr>
          <w:rFonts w:ascii="Arial" w:hAnsi="Arial" w:cs="Arial"/>
        </w:rPr>
        <w:t>In line with text</w:t>
      </w:r>
    </w:p>
    <w:p w14:paraId="75560753" w14:textId="77777777" w:rsidR="009F1A5A" w:rsidRDefault="009F1A5A">
      <w:pPr>
        <w:pStyle w:val="CommentText"/>
        <w:rPr>
          <w:rFonts w:ascii="Arial" w:hAnsi="Arial" w:cs="Arial"/>
        </w:rPr>
      </w:pPr>
      <w:r>
        <w:rPr>
          <w:rFonts w:ascii="Arial" w:hAnsi="Arial" w:cs="Arial"/>
        </w:rPr>
        <w:t xml:space="preserve">Captions: </w:t>
      </w:r>
      <w:r>
        <w:rPr>
          <w:rFonts w:ascii="Arial" w:hAnsi="Arial" w:cs="Arial"/>
          <w:b/>
          <w:bCs/>
        </w:rPr>
        <w:t xml:space="preserve">Bold Title: </w:t>
      </w:r>
      <w:r>
        <w:rPr>
          <w:rFonts w:ascii="Arial" w:hAnsi="Arial" w:cs="Arial"/>
        </w:rPr>
        <w:t>plain caption text. Size 10</w:t>
      </w:r>
    </w:p>
    <w:p w14:paraId="1735BDCE" w14:textId="77777777" w:rsidR="009F1A5A" w:rsidRDefault="009F1A5A">
      <w:pPr>
        <w:pStyle w:val="CommentText"/>
        <w:rPr>
          <w:rFonts w:ascii="Arial" w:hAnsi="Arial" w:cs="Arial"/>
        </w:rPr>
      </w:pPr>
    </w:p>
    <w:p w14:paraId="59045F7D" w14:textId="77777777" w:rsidR="009F1A5A" w:rsidRDefault="009F1A5A">
      <w:pPr>
        <w:pStyle w:val="CommentText"/>
        <w:rPr>
          <w:rFonts w:ascii="Arial" w:hAnsi="Arial" w:cs="Arial"/>
        </w:rPr>
      </w:pPr>
      <w:r>
        <w:rPr>
          <w:rFonts w:ascii="Arial" w:hAnsi="Arial" w:cs="Arial"/>
        </w:rPr>
        <w:t>Color Scheme:</w:t>
      </w:r>
    </w:p>
    <w:p w14:paraId="232E7E8C" w14:textId="77777777" w:rsidR="009F1A5A" w:rsidRDefault="009F1A5A">
      <w:pPr>
        <w:pStyle w:val="CommentText"/>
        <w:rPr>
          <w:rFonts w:ascii="Arial" w:hAnsi="Arial" w:cs="Arial"/>
        </w:rPr>
      </w:pPr>
      <w:r>
        <w:rPr>
          <w:rFonts w:ascii="Arial" w:hAnsi="Arial" w:cs="Arial"/>
        </w:rPr>
        <w:t>Paul Tol’s Bright Color Scheme for unordered categorical variables</w:t>
      </w:r>
    </w:p>
    <w:p w14:paraId="6C774086" w14:textId="733E8406" w:rsidR="009F1A5A" w:rsidRDefault="009F1A5A">
      <w:pPr>
        <w:pStyle w:val="CommentText"/>
        <w:rPr>
          <w:rFonts w:ascii="Arial" w:hAnsi="Arial" w:cs="Arial"/>
        </w:rPr>
      </w:pPr>
      <w:proofErr w:type="spellStart"/>
      <w:r>
        <w:rPr>
          <w:rFonts w:ascii="Arial" w:hAnsi="Arial" w:cs="Arial"/>
        </w:rPr>
        <w:t>Viridis</w:t>
      </w:r>
      <w:proofErr w:type="spellEnd"/>
      <w:r>
        <w:rPr>
          <w:rFonts w:ascii="Arial" w:hAnsi="Arial" w:cs="Arial"/>
        </w:rPr>
        <w:t xml:space="preserve"> for continuous, or ordered variables</w:t>
      </w:r>
    </w:p>
    <w:p w14:paraId="617558C0" w14:textId="5F6FCC61" w:rsidR="009F1A5A" w:rsidRPr="00171088" w:rsidRDefault="009F1A5A">
      <w:pPr>
        <w:pStyle w:val="CommentText"/>
      </w:pPr>
    </w:p>
  </w:comment>
  <w:comment w:id="11" w:author="David Dayan" w:date="2022-11-03T14:31:00Z" w:initials="DD">
    <w:p w14:paraId="47811797" w14:textId="77777777" w:rsidR="009F1A5A" w:rsidRDefault="009F1A5A">
      <w:pPr>
        <w:pStyle w:val="CommentText"/>
      </w:pPr>
      <w:r>
        <w:rPr>
          <w:rStyle w:val="CommentReference"/>
        </w:rPr>
        <w:annotationRef/>
      </w:r>
      <w:r>
        <w:t>Should we also highlight other risks to UWR chinook salmon?</w:t>
      </w:r>
    </w:p>
    <w:p w14:paraId="547496BE" w14:textId="77777777" w:rsidR="009F1A5A" w:rsidRDefault="009F1A5A">
      <w:pPr>
        <w:pStyle w:val="CommentText"/>
      </w:pPr>
    </w:p>
    <w:p w14:paraId="7AFD692D" w14:textId="39BF0D69" w:rsidR="009F1A5A" w:rsidRDefault="009F1A5A">
      <w:pPr>
        <w:pStyle w:val="CommentText"/>
      </w:pPr>
      <w:r>
        <w:t xml:space="preserve">“In addition to the risks posed by the Cougar and other high head dams throughout tributaries of the McKenzie, UWR spring Chinook salmon face risks of land use associated habitat degradation, and the ecological and genetic effects of a large hatchery program”  </w:t>
      </w:r>
    </w:p>
  </w:comment>
  <w:comment w:id="12" w:author="David Dayan" w:date="2022-11-01T15:41:00Z" w:initials="DD">
    <w:p w14:paraId="25F51C9C" w14:textId="2077DD99" w:rsidR="009F1A5A" w:rsidRDefault="009F1A5A">
      <w:pPr>
        <w:pStyle w:val="CommentText"/>
      </w:pPr>
      <w:r>
        <w:rPr>
          <w:rStyle w:val="CommentReference"/>
        </w:rPr>
        <w:annotationRef/>
      </w:r>
      <w:r>
        <w:t xml:space="preserve">Our research addresses the RM&amp;E needs of many more RPAs than we listed in NSNT report. I included them in the draft here, using prior MCKR reports for guidance, but they should probably be reviewed carefully by those more familiar with the ESA and </w:t>
      </w:r>
      <w:proofErr w:type="spellStart"/>
      <w:r>
        <w:t>BioOP</w:t>
      </w:r>
      <w:proofErr w:type="spellEnd"/>
      <w:r>
        <w:t xml:space="preserve">. </w:t>
      </w:r>
    </w:p>
    <w:p w14:paraId="7B10AEC8" w14:textId="77777777" w:rsidR="009F1A5A" w:rsidRDefault="009F1A5A">
      <w:pPr>
        <w:pStyle w:val="CommentText"/>
      </w:pPr>
    </w:p>
    <w:p w14:paraId="63AA0FA6" w14:textId="1EE64E92" w:rsidR="009F1A5A" w:rsidRDefault="009F1A5A">
      <w:pPr>
        <w:pStyle w:val="CommentText"/>
      </w:pPr>
      <w:r>
        <w:t>I included a rationale as a comment for each of the RPAs I added in addition to those identified by Banks 2014. Feel free to delete as necessary.</w:t>
      </w:r>
    </w:p>
    <w:p w14:paraId="151D5B04" w14:textId="77777777" w:rsidR="009F1A5A" w:rsidRDefault="009F1A5A">
      <w:pPr>
        <w:pStyle w:val="CommentText"/>
      </w:pPr>
    </w:p>
    <w:p w14:paraId="71EF79D4" w14:textId="39DB8771" w:rsidR="009F1A5A" w:rsidRDefault="009F1A5A" w:rsidP="00C753E2">
      <w:r>
        <w:t>Also a note that in some prior reports the RPAs are enumerated using a different format that can cause some confusion. For example in the 2016 Banks report, RPA 6.1.5 (</w:t>
      </w:r>
      <w:r w:rsidRPr="00C753E2">
        <w:t xml:space="preserve">Management of Hatchery-origin Spring Chinook Upstream of </w:t>
      </w:r>
      <w:r>
        <w:t xml:space="preserve">Cougar Dam) is listed as RPA 9.6.1.5, where the 9 refers to the chapter number of the </w:t>
      </w:r>
      <w:proofErr w:type="spellStart"/>
      <w:r>
        <w:t>BioOP</w:t>
      </w:r>
      <w:proofErr w:type="spellEnd"/>
      <w:r>
        <w:t xml:space="preserve"> defining RPAs, but this is a bit confusing because there are RPAs that begin with 9 (e.g. RPA 9.6 is RM&amp;E for habitat restoration projects). I revised these to the format we used for the NSNT report. </w:t>
      </w:r>
    </w:p>
  </w:comment>
  <w:comment w:id="13" w:author="David Dayan" w:date="2022-11-01T15:43:00Z" w:initials="DD">
    <w:p w14:paraId="4BB53B45" w14:textId="77777777" w:rsidR="009F1A5A" w:rsidRDefault="009F1A5A">
      <w:pPr>
        <w:pStyle w:val="CommentText"/>
      </w:pPr>
      <w:r>
        <w:rPr>
          <w:rStyle w:val="CommentReference"/>
        </w:rPr>
        <w:annotationRef/>
      </w:r>
      <w:r>
        <w:t>Not included in list provided in Banks 2014.</w:t>
      </w:r>
    </w:p>
    <w:p w14:paraId="29175C1D" w14:textId="77777777" w:rsidR="009F1A5A" w:rsidRDefault="009F1A5A">
      <w:pPr>
        <w:pStyle w:val="CommentText"/>
      </w:pPr>
    </w:p>
    <w:p w14:paraId="6AB748DD" w14:textId="606F4E54" w:rsidR="009F1A5A" w:rsidRDefault="009F1A5A">
      <w:pPr>
        <w:pStyle w:val="CommentText"/>
      </w:pPr>
      <w:r>
        <w:t xml:space="preserve">Evaluating release group level variables allows us to recommend optimization of protocols for handling and release conditions. For example, release group density is included as a fixed effect in the GLMM before model selection, and release group itself is a random effect that we found contributes substantially to variation in TLF. </w:t>
      </w:r>
    </w:p>
  </w:comment>
  <w:comment w:id="14" w:author="David Dayan" w:date="2022-11-01T15:53:00Z" w:initials="DD">
    <w:p w14:paraId="326705D3" w14:textId="32F40469" w:rsidR="009F1A5A" w:rsidRDefault="009F1A5A">
      <w:pPr>
        <w:pStyle w:val="CommentText"/>
      </w:pPr>
      <w:r>
        <w:rPr>
          <w:rStyle w:val="CommentReference"/>
        </w:rPr>
        <w:annotationRef/>
      </w:r>
      <w:r>
        <w:t>Not included in list provided in Banks 2014, but this one is pretty straightforward</w:t>
      </w:r>
    </w:p>
  </w:comment>
  <w:comment w:id="15" w:author="David Dayan" w:date="2022-11-01T16:48:00Z" w:initials="DD">
    <w:p w14:paraId="28E1CC18" w14:textId="1BAA42F5" w:rsidR="009F1A5A" w:rsidRDefault="009F1A5A">
      <w:pPr>
        <w:pStyle w:val="CommentText"/>
      </w:pPr>
      <w:r>
        <w:rPr>
          <w:rStyle w:val="CommentReference"/>
        </w:rPr>
        <w:annotationRef/>
      </w:r>
      <w:r>
        <w:t>Not included in list provided in Banks 2014, but this one is pretty straightforward as well</w:t>
      </w:r>
    </w:p>
  </w:comment>
  <w:comment w:id="16" w:author="David Dayan" w:date="2022-11-01T16:49:00Z" w:initials="DD">
    <w:p w14:paraId="3EF2F3A7" w14:textId="77777777" w:rsidR="009F1A5A" w:rsidRDefault="009F1A5A">
      <w:pPr>
        <w:pStyle w:val="CommentText"/>
      </w:pPr>
      <w:r>
        <w:rPr>
          <w:rStyle w:val="CommentReference"/>
        </w:rPr>
        <w:annotationRef/>
      </w:r>
      <w:r>
        <w:t xml:space="preserve">This one is included in Banks, but might need to be removed because it may be focused on RS, not TLF. </w:t>
      </w:r>
    </w:p>
    <w:p w14:paraId="1C7484BC" w14:textId="1360580B" w:rsidR="009F1A5A" w:rsidRDefault="009F1A5A">
      <w:pPr>
        <w:pStyle w:val="CommentText"/>
      </w:pPr>
      <w:r>
        <w:t>I think it might be worth including because (1) RS and TLF are somewhat correlated, and (2) I think we can infer from its inclusion in the broader RPA (9.5.1) that the question being addressed here is related to adverse effects of hatchery influence on fitness generally, not RS specifically</w:t>
      </w:r>
    </w:p>
  </w:comment>
  <w:comment w:id="17" w:author="David Dayan" w:date="2022-10-05T17:29:00Z" w:initials="DD">
    <w:p w14:paraId="7640737F" w14:textId="32459A05" w:rsidR="009F1A5A" w:rsidRDefault="009F1A5A">
      <w:pPr>
        <w:pStyle w:val="CommentText"/>
      </w:pPr>
      <w:r>
        <w:rPr>
          <w:rStyle w:val="CommentReference"/>
        </w:rPr>
        <w:annotationRef/>
      </w:r>
      <w:r>
        <w:t>Construction of downstream passage was supposed to start this year? USACE has been enjoined to lower reservoir levels to just 25ft above the RO, but the reservoir is clearly higher than that? It’s very hard to understand what is actually happening on this front from the outside. Will be good to get input form Ryan.</w:t>
      </w:r>
    </w:p>
  </w:comment>
  <w:comment w:id="18" w:author="David Dayan" w:date="2022-10-07T12:16:00Z" w:initials="DD">
    <w:p w14:paraId="3C71B80D" w14:textId="4EEB9D12" w:rsidR="009F1A5A" w:rsidRDefault="009F1A5A">
      <w:pPr>
        <w:pStyle w:val="CommentText"/>
      </w:pPr>
      <w:r>
        <w:rPr>
          <w:rStyle w:val="CommentReference"/>
        </w:rPr>
        <w:annotationRef/>
      </w:r>
      <w:r>
        <w:t xml:space="preserve">This is the map from Sard 2016. Time permitting, I’d really like to create a new map that demonstrates the location of the downstream release site, all sites above the dam with names, both the </w:t>
      </w:r>
      <w:proofErr w:type="spellStart"/>
      <w:r>
        <w:t>Leaburg</w:t>
      </w:r>
      <w:proofErr w:type="spellEnd"/>
      <w:r>
        <w:t xml:space="preserve"> and McKenzie hatcheries, and some depiction of the LSDR/recycling program</w:t>
      </w:r>
    </w:p>
  </w:comment>
  <w:comment w:id="19" w:author="Kathleen O'Malley" w:date="2022-10-15T14:24:00Z" w:initials="OMKG">
    <w:p w14:paraId="4E0DD0B5" w14:textId="4A2C9B06" w:rsidR="009F1A5A" w:rsidRDefault="009F1A5A">
      <w:pPr>
        <w:pStyle w:val="CommentText"/>
      </w:pPr>
      <w:r>
        <w:rPr>
          <w:rStyle w:val="CommentReference"/>
        </w:rPr>
        <w:annotationRef/>
      </w:r>
      <w:r>
        <w:t>Sounds good</w:t>
      </w:r>
    </w:p>
  </w:comment>
  <w:comment w:id="20" w:author="David Dayan" w:date="2022-10-21T15:08:00Z" w:initials="DD">
    <w:p w14:paraId="72F4E345" w14:textId="29EC2D94" w:rsidR="009F1A5A" w:rsidRDefault="009F1A5A">
      <w:pPr>
        <w:pStyle w:val="CommentText"/>
      </w:pPr>
      <w:r>
        <w:rPr>
          <w:rStyle w:val="CommentReference"/>
        </w:rPr>
        <w:annotationRef/>
      </w:r>
      <w:r>
        <w:t>Current figure doesn’t include Forest Glen (downstream release site)</w:t>
      </w:r>
    </w:p>
  </w:comment>
  <w:comment w:id="21" w:author="David Dayan" w:date="2022-10-21T15:15:00Z" w:initials="DD">
    <w:p w14:paraId="2CB8B6B2" w14:textId="721E2D6F" w:rsidR="009F1A5A" w:rsidRDefault="009F1A5A" w:rsidP="00A86C6F">
      <w:pPr>
        <w:pStyle w:val="CommentText"/>
      </w:pPr>
      <w:r>
        <w:rPr>
          <w:rStyle w:val="CommentReference"/>
        </w:rPr>
        <w:annotationRef/>
      </w:r>
      <w:r w:rsidRPr="005D720F">
        <w:rPr>
          <w:highlight w:val="cyan"/>
        </w:rPr>
        <w:t>I added comments in cyan</w:t>
      </w:r>
      <w:r>
        <w:t xml:space="preserve"> to highlight all major results presented in this report that were also presented in Sard 2016, Banks 2016 or Banks 2014, and attempt to briefly explain any differences in how they were calculated. </w:t>
      </w:r>
    </w:p>
    <w:p w14:paraId="12BC50AB" w14:textId="77777777" w:rsidR="009F1A5A" w:rsidRDefault="009F1A5A">
      <w:pPr>
        <w:pStyle w:val="CommentText"/>
      </w:pPr>
      <w:r>
        <w:t xml:space="preserve"> </w:t>
      </w:r>
    </w:p>
    <w:p w14:paraId="359F73DF" w14:textId="0A4A9722" w:rsidR="009F1A5A" w:rsidRDefault="009F1A5A">
      <w:pPr>
        <w:pStyle w:val="CommentText"/>
      </w:pPr>
      <w:r w:rsidRPr="00A86C6F">
        <w:rPr>
          <w:highlight w:val="cyan"/>
        </w:rPr>
        <w:t>This is the first explanation of how the datasets themselves differ between previous reports, and between previous reports and this report.</w:t>
      </w:r>
    </w:p>
  </w:comment>
  <w:comment w:id="22" w:author="David Dayan" w:date="2022-10-05T14:27:00Z" w:initials="DD">
    <w:p w14:paraId="63D66706" w14:textId="101098D5" w:rsidR="009F1A5A" w:rsidRDefault="009F1A5A">
      <w:pPr>
        <w:pStyle w:val="CommentText"/>
        <w:rPr>
          <w:rFonts w:ascii="Arial" w:hAnsi="Arial" w:cs="Arial"/>
        </w:rPr>
      </w:pPr>
      <w:r>
        <w:rPr>
          <w:rStyle w:val="CommentReference"/>
        </w:rPr>
        <w:annotationRef/>
      </w:r>
      <w:r>
        <w:rPr>
          <w:rFonts w:ascii="Arial" w:hAnsi="Arial" w:cs="Arial"/>
        </w:rPr>
        <w:t>I think a figure like this will help key terms and concepts related to parentage analysis to sink in.</w:t>
      </w:r>
    </w:p>
    <w:p w14:paraId="5BC0863B" w14:textId="77777777" w:rsidR="009F1A5A" w:rsidRDefault="009F1A5A">
      <w:pPr>
        <w:pStyle w:val="CommentText"/>
        <w:rPr>
          <w:rFonts w:ascii="Arial" w:hAnsi="Arial" w:cs="Arial"/>
        </w:rPr>
      </w:pPr>
    </w:p>
    <w:p w14:paraId="1BB95AB0" w14:textId="560561DB" w:rsidR="009F1A5A" w:rsidRPr="00857780" w:rsidRDefault="009F1A5A">
      <w:pPr>
        <w:pStyle w:val="CommentText"/>
        <w:rPr>
          <w:rFonts w:ascii="Arial" w:hAnsi="Arial" w:cs="Arial"/>
        </w:rPr>
      </w:pPr>
      <w:r>
        <w:rPr>
          <w:rFonts w:ascii="Arial" w:hAnsi="Arial" w:cs="Arial"/>
        </w:rPr>
        <w:t>It also elucidates some aspects of the releases that are confusing (like HOR salmon released above the dam includes both hatchery outplants AND Cougar Trap HORs).</w:t>
      </w:r>
    </w:p>
  </w:comment>
  <w:comment w:id="23" w:author="David Dayan" w:date="2022-10-21T15:19:00Z" w:initials="DD">
    <w:p w14:paraId="648E9C26" w14:textId="2743CCD1" w:rsidR="009F1A5A" w:rsidRDefault="009F1A5A">
      <w:pPr>
        <w:pStyle w:val="CommentText"/>
      </w:pPr>
      <w:r>
        <w:rPr>
          <w:rStyle w:val="CommentReference"/>
        </w:rPr>
        <w:annotationRef/>
      </w:r>
      <w:r w:rsidRPr="00A86C6F">
        <w:rPr>
          <w:highlight w:val="cyan"/>
        </w:rPr>
        <w:t>First mention of new pedigrees f</w:t>
      </w:r>
      <w:r>
        <w:rPr>
          <w:highlight w:val="cyan"/>
        </w:rPr>
        <w:t>rom</w:t>
      </w:r>
      <w:r w:rsidRPr="00A86C6F">
        <w:rPr>
          <w:highlight w:val="cyan"/>
        </w:rPr>
        <w:t xml:space="preserve"> old data</w:t>
      </w:r>
    </w:p>
  </w:comment>
  <w:comment w:id="25" w:author="David Dayan" w:date="2022-10-21T15:29:00Z" w:initials="DD">
    <w:p w14:paraId="4135ABA9" w14:textId="06E04738" w:rsidR="009F1A5A" w:rsidRDefault="009F1A5A">
      <w:pPr>
        <w:pStyle w:val="CommentText"/>
      </w:pPr>
      <w:r>
        <w:rPr>
          <w:rStyle w:val="CommentReference"/>
        </w:rPr>
        <w:annotationRef/>
      </w:r>
      <w:r>
        <w:t>I want to avoid the words “revised” or “updated,” or anything to imply that there is something wrong with the previous pedigrees. The issue is just that it’s impossible to present interpretable results without consistently applied methods.</w:t>
      </w:r>
    </w:p>
    <w:p w14:paraId="0A6906F2" w14:textId="77777777" w:rsidR="009F1A5A" w:rsidRDefault="009F1A5A">
      <w:pPr>
        <w:pStyle w:val="CommentText"/>
      </w:pPr>
    </w:p>
    <w:p w14:paraId="22F441EA" w14:textId="031E89F9" w:rsidR="009F1A5A" w:rsidRDefault="009F1A5A">
      <w:pPr>
        <w:pStyle w:val="CommentText"/>
      </w:pPr>
      <w:r>
        <w:t>I settled on “new” and  “</w:t>
      </w:r>
      <w:r w:rsidRPr="00D71476">
        <w:t>pedigrees inferred</w:t>
      </w:r>
      <w:r>
        <w:t xml:space="preserve"> using the approach used in this report,” but I think this could still use some work</w:t>
      </w:r>
    </w:p>
  </w:comment>
  <w:comment w:id="24" w:author="David Dayan" w:date="2022-10-19T16:49:00Z" w:initials="DD">
    <w:p w14:paraId="77D7639B" w14:textId="49625AE6" w:rsidR="009F1A5A" w:rsidRPr="00554D18" w:rsidRDefault="009F1A5A">
      <w:pPr>
        <w:pStyle w:val="CommentText"/>
        <w:rPr>
          <w:highlight w:val="cyan"/>
        </w:rPr>
      </w:pPr>
      <w:r>
        <w:rPr>
          <w:rStyle w:val="CommentReference"/>
        </w:rPr>
        <w:annotationRef/>
      </w:r>
      <w:r w:rsidRPr="00113D3A">
        <w:rPr>
          <w:highlight w:val="cyan"/>
        </w:rPr>
        <w:t xml:space="preserve">Here is the first place that we note all results presented here  </w:t>
      </w:r>
      <w:r w:rsidRPr="00554D18">
        <w:rPr>
          <w:highlight w:val="cyan"/>
        </w:rPr>
        <w:t>are recalculated using the new pedigrees.</w:t>
      </w:r>
    </w:p>
    <w:p w14:paraId="5D46159A" w14:textId="64B78BEF" w:rsidR="00554D18" w:rsidRPr="00554D18" w:rsidRDefault="00554D18">
      <w:pPr>
        <w:pStyle w:val="CommentText"/>
        <w:rPr>
          <w:highlight w:val="cyan"/>
        </w:rPr>
      </w:pPr>
    </w:p>
    <w:p w14:paraId="70804B9A" w14:textId="04D18D12" w:rsidR="00554D18" w:rsidRDefault="00554D18">
      <w:pPr>
        <w:pStyle w:val="CommentText"/>
      </w:pPr>
      <w:r w:rsidRPr="00554D18">
        <w:rPr>
          <w:highlight w:val="cyan"/>
        </w:rPr>
        <w:t>Really this entire paragraph serves to explain the differences between this report and the previous reports.</w:t>
      </w:r>
    </w:p>
    <w:p w14:paraId="7FFE31B8" w14:textId="45F23490" w:rsidR="009F1A5A" w:rsidRDefault="009F1A5A">
      <w:pPr>
        <w:pStyle w:val="CommentText"/>
      </w:pPr>
    </w:p>
  </w:comment>
  <w:comment w:id="26" w:author="David Dayan" w:date="2022-11-14T13:09:00Z" w:initials="DD">
    <w:p w14:paraId="1DAE01B0" w14:textId="36A307EE" w:rsidR="00554D18" w:rsidRDefault="00554D18">
      <w:pPr>
        <w:pStyle w:val="CommentText"/>
        <w:rPr>
          <w:rStyle w:val="CommentReference"/>
        </w:rPr>
      </w:pPr>
      <w:r>
        <w:rPr>
          <w:rStyle w:val="CommentReference"/>
        </w:rPr>
        <w:annotationRef/>
      </w:r>
      <w:r>
        <w:rPr>
          <w:rStyle w:val="CommentReference"/>
        </w:rPr>
        <w:t>My preference is to keep the name of this variable (TLF – the number of adult offspring assigned to a candidate parent), and simply note where our pedigree underestimate</w:t>
      </w:r>
      <w:r w:rsidR="00243AC3">
        <w:rPr>
          <w:rStyle w:val="CommentReference"/>
        </w:rPr>
        <w:t>s</w:t>
      </w:r>
      <w:r>
        <w:rPr>
          <w:rStyle w:val="CommentReference"/>
        </w:rPr>
        <w:t xml:space="preserve"> TLF. </w:t>
      </w:r>
    </w:p>
    <w:p w14:paraId="49EF337F" w14:textId="77777777" w:rsidR="00554D18" w:rsidRDefault="00554D18">
      <w:pPr>
        <w:pStyle w:val="CommentText"/>
        <w:rPr>
          <w:rStyle w:val="CommentReference"/>
        </w:rPr>
      </w:pPr>
    </w:p>
    <w:p w14:paraId="464AB315" w14:textId="04791A10" w:rsidR="00554D18" w:rsidRDefault="00554D18">
      <w:pPr>
        <w:pStyle w:val="CommentText"/>
      </w:pPr>
      <w:r>
        <w:rPr>
          <w:rStyle w:val="CommentReference"/>
        </w:rPr>
        <w:t xml:space="preserve">The alternative, </w:t>
      </w:r>
      <w:r w:rsidR="00243AC3">
        <w:rPr>
          <w:rStyle w:val="CommentReference"/>
        </w:rPr>
        <w:t>changing the variable name to</w:t>
      </w:r>
      <w:r>
        <w:rPr>
          <w:rStyle w:val="CommentReference"/>
        </w:rPr>
        <w:t xml:space="preserve"> “fitness”</w:t>
      </w:r>
      <w:r w:rsidR="00243AC3">
        <w:rPr>
          <w:rStyle w:val="CommentReference"/>
        </w:rPr>
        <w:t xml:space="preserve"> when, for example, age 6 offspring are excluded, </w:t>
      </w:r>
      <w:r>
        <w:rPr>
          <w:rStyle w:val="CommentReference"/>
        </w:rPr>
        <w:t>seems very confusing to me</w:t>
      </w:r>
      <w:r w:rsidR="00243AC3">
        <w:rPr>
          <w:rStyle w:val="CommentReference"/>
        </w:rPr>
        <w:t xml:space="preserve">, particularly because we talk about multiple measures of fitness in the discussion. Previous reports present both reproductive success (age 1 offspring assigned to candidate parents), and TLF, then synthesize these results to discuss “fitness” generally. </w:t>
      </w:r>
    </w:p>
  </w:comment>
  <w:comment w:id="27" w:author="David Dayan" w:date="2022-10-21T15:53:00Z" w:initials="DD">
    <w:p w14:paraId="10145595" w14:textId="77777777" w:rsidR="009F1A5A" w:rsidRDefault="009F1A5A" w:rsidP="0040081E">
      <w:pPr>
        <w:pStyle w:val="CommentText"/>
      </w:pPr>
      <w:r>
        <w:rPr>
          <w:rStyle w:val="CommentReference"/>
        </w:rPr>
        <w:annotationRef/>
      </w:r>
      <w:r w:rsidRPr="00F021CF">
        <w:rPr>
          <w:highlight w:val="cyan"/>
        </w:rPr>
        <w:t>Is this sufficient to explain why CRRs can’t be compared across reports</w:t>
      </w:r>
      <w:r>
        <w:rPr>
          <w:highlight w:val="cyan"/>
        </w:rPr>
        <w:t xml:space="preserve"> and we would benefit from presented the recalculated results</w:t>
      </w:r>
      <w:r w:rsidRPr="00F021CF">
        <w:rPr>
          <w:highlight w:val="cyan"/>
        </w:rPr>
        <w:t>?</w:t>
      </w:r>
    </w:p>
    <w:p w14:paraId="7723F171" w14:textId="77777777" w:rsidR="009F1A5A" w:rsidRDefault="009F1A5A" w:rsidP="0040081E">
      <w:pPr>
        <w:pStyle w:val="CommentText"/>
      </w:pPr>
    </w:p>
    <w:p w14:paraId="259DA82B" w14:textId="38F284B9" w:rsidR="009F1A5A" w:rsidRDefault="009F1A5A" w:rsidP="0040081E">
      <w:pPr>
        <w:pStyle w:val="CommentText"/>
      </w:pPr>
      <w:r>
        <w:t>We also we expect small changes in CRR due to changes in filtering and assignment procedures.</w:t>
      </w:r>
    </w:p>
  </w:comment>
  <w:comment w:id="28" w:author="David Dayan" w:date="2022-10-20T14:21:00Z" w:initials="DD">
    <w:p w14:paraId="3DE7B388" w14:textId="77777777" w:rsidR="009F1A5A" w:rsidRDefault="009F1A5A">
      <w:pPr>
        <w:pStyle w:val="CommentText"/>
      </w:pPr>
      <w:r>
        <w:rPr>
          <w:rStyle w:val="CommentReference"/>
        </w:rPr>
        <w:annotationRef/>
      </w:r>
      <w:r w:rsidRPr="00F021CF">
        <w:rPr>
          <w:highlight w:val="cyan"/>
        </w:rPr>
        <w:t xml:space="preserve">Is this sufficient to explain why </w:t>
      </w:r>
      <w:r>
        <w:rPr>
          <w:highlight w:val="cyan"/>
        </w:rPr>
        <w:t>Nb</w:t>
      </w:r>
      <w:r w:rsidRPr="00F021CF">
        <w:rPr>
          <w:highlight w:val="cyan"/>
        </w:rPr>
        <w:t xml:space="preserve"> can’t be compared across reports</w:t>
      </w:r>
      <w:r>
        <w:rPr>
          <w:highlight w:val="cyan"/>
        </w:rPr>
        <w:t xml:space="preserve"> and we would benefit from presented the recalculated results</w:t>
      </w:r>
      <w:r w:rsidRPr="00F021CF">
        <w:rPr>
          <w:highlight w:val="cyan"/>
        </w:rPr>
        <w:t>?</w:t>
      </w:r>
    </w:p>
    <w:p w14:paraId="18DB40A5" w14:textId="77777777" w:rsidR="009F1A5A" w:rsidRDefault="009F1A5A">
      <w:pPr>
        <w:pStyle w:val="CommentText"/>
      </w:pPr>
    </w:p>
    <w:p w14:paraId="11859ABB" w14:textId="133C25B7" w:rsidR="009F1A5A" w:rsidRDefault="009F1A5A">
      <w:pPr>
        <w:pStyle w:val="CommentText"/>
      </w:pPr>
      <w:r>
        <w:t xml:space="preserve">Also we expect small changes in Nb due to changes </w:t>
      </w:r>
      <w:r w:rsidR="00243AC3">
        <w:t>upstream in the analysis, including</w:t>
      </w:r>
      <w:r>
        <w:t xml:space="preserve"> filtering and assignment procedures.</w:t>
      </w:r>
    </w:p>
  </w:comment>
  <w:comment w:id="29" w:author="David Dayan" w:date="2022-10-18T12:57:00Z" w:initials="DD">
    <w:p w14:paraId="13EDAFC1" w14:textId="1BC744DC" w:rsidR="009F1A5A" w:rsidRDefault="009F1A5A">
      <w:pPr>
        <w:pStyle w:val="CommentText"/>
      </w:pPr>
      <w:r>
        <w:rPr>
          <w:rStyle w:val="CommentReference"/>
        </w:rPr>
        <w:annotationRef/>
      </w:r>
      <w:r>
        <w:t xml:space="preserve">Unlike others, this table entered manually, should be proofed against itself (i.e. does the starting, missing, duplicate and final numbers add up?) and table 2 </w:t>
      </w:r>
      <w:r w:rsidRPr="00AD3A95">
        <w:rPr>
          <w:i/>
          <w:iCs/>
        </w:rPr>
        <w:t>at least</w:t>
      </w:r>
      <w:r>
        <w:t xml:space="preserve"> one more time before publishing</w:t>
      </w:r>
    </w:p>
  </w:comment>
  <w:comment w:id="30" w:author="David Dayan" w:date="2022-10-19T16:51:00Z" w:initials="DD">
    <w:p w14:paraId="11E191C7" w14:textId="75C6597F" w:rsidR="009F1A5A" w:rsidRDefault="009F1A5A">
      <w:pPr>
        <w:pStyle w:val="CommentText"/>
      </w:pPr>
      <w:r w:rsidRPr="000E20F1">
        <w:rPr>
          <w:rStyle w:val="CommentReference"/>
          <w:highlight w:val="cyan"/>
        </w:rPr>
        <w:annotationRef/>
      </w:r>
      <w:r w:rsidRPr="000E20F1">
        <w:rPr>
          <w:highlight w:val="cyan"/>
        </w:rPr>
        <w:t>There is way too much detail to present in a word comment, but in short, there was no consistent genotype filtering approach used across prior reports</w:t>
      </w:r>
      <w:r>
        <w:rPr>
          <w:highlight w:val="cyan"/>
        </w:rPr>
        <w:t xml:space="preserve"> (sometimes filtering was applied differently WITHIN a report too)</w:t>
      </w:r>
      <w:r w:rsidRPr="000E20F1">
        <w:rPr>
          <w:highlight w:val="cyan"/>
        </w:rPr>
        <w:t>. Th</w:t>
      </w:r>
      <w:r>
        <w:rPr>
          <w:highlight w:val="cyan"/>
        </w:rPr>
        <w:t>e</w:t>
      </w:r>
      <w:r w:rsidRPr="000E20F1">
        <w:rPr>
          <w:highlight w:val="cyan"/>
        </w:rPr>
        <w:t xml:space="preserve"> dataset</w:t>
      </w:r>
      <w:r>
        <w:rPr>
          <w:highlight w:val="cyan"/>
        </w:rPr>
        <w:t xml:space="preserve"> described in this table was filtered using</w:t>
      </w:r>
      <w:r w:rsidRPr="000E20F1">
        <w:rPr>
          <w:highlight w:val="cyan"/>
        </w:rPr>
        <w:t xml:space="preserve"> a single consistent approach</w:t>
      </w:r>
      <w:r>
        <w:rPr>
          <w:highlight w:val="cyan"/>
        </w:rPr>
        <w:t>, with a rationale based on non-exclusion probabilities calculated from the data</w:t>
      </w:r>
      <w:r w:rsidRPr="000E20F1">
        <w:rPr>
          <w:highlight w:val="cyan"/>
        </w:rPr>
        <w:t xml:space="preserve">, and </w:t>
      </w:r>
      <w:r w:rsidR="00243AC3">
        <w:rPr>
          <w:highlight w:val="cyan"/>
        </w:rPr>
        <w:t>therefore</w:t>
      </w:r>
      <w:r w:rsidRPr="000E20F1">
        <w:rPr>
          <w:highlight w:val="cyan"/>
        </w:rPr>
        <w:t xml:space="preserve"> some of the final sample sizes differ from prior reports.</w:t>
      </w:r>
    </w:p>
  </w:comment>
  <w:comment w:id="31" w:author="David Dayan" w:date="2022-10-18T13:01:00Z" w:initials="DD">
    <w:p w14:paraId="59C662F2" w14:textId="6CD78791" w:rsidR="009F1A5A" w:rsidRDefault="009F1A5A">
      <w:pPr>
        <w:pStyle w:val="CommentText"/>
      </w:pPr>
      <w:r>
        <w:rPr>
          <w:rStyle w:val="CommentReference"/>
        </w:rPr>
        <w:annotationRef/>
      </w:r>
      <w:r>
        <w:t>Do we want a more thorough analysis here or would that just clutter the report?</w:t>
      </w:r>
    </w:p>
    <w:p w14:paraId="5BE44550" w14:textId="77777777" w:rsidR="009F1A5A" w:rsidRDefault="009F1A5A">
      <w:pPr>
        <w:pStyle w:val="CommentText"/>
      </w:pPr>
    </w:p>
    <w:p w14:paraId="072E3D06" w14:textId="789D916A" w:rsidR="009F1A5A" w:rsidRDefault="009F1A5A">
      <w:pPr>
        <w:pStyle w:val="CommentText"/>
      </w:pPr>
      <w:r>
        <w:t>For example, assignment rate may vary little, but the pedigrees could be quite different</w:t>
      </w:r>
    </w:p>
    <w:p w14:paraId="4C7D4B12" w14:textId="77777777" w:rsidR="009F1A5A" w:rsidRDefault="009F1A5A">
      <w:pPr>
        <w:pStyle w:val="CommentText"/>
      </w:pPr>
    </w:p>
    <w:p w14:paraId="4BBB11EC" w14:textId="34F5C95A" w:rsidR="009F1A5A" w:rsidRDefault="009F1A5A">
      <w:pPr>
        <w:pStyle w:val="CommentText"/>
      </w:pPr>
      <w:r>
        <w:t xml:space="preserve">I think the important metric is the assignment rate as it tracks all the other important demographic measures very well (mean TLF, CRR, </w:t>
      </w:r>
      <w:proofErr w:type="spellStart"/>
      <w:r>
        <w:t>etc</w:t>
      </w:r>
      <w:proofErr w:type="spellEnd"/>
      <w:r>
        <w:t>), but TLF at the individual level might vary substantially which would influence the GLMM.</w:t>
      </w:r>
    </w:p>
  </w:comment>
  <w:comment w:id="32" w:author="David Dayan" w:date="2022-10-07T14:30:00Z" w:initials="DD">
    <w:p w14:paraId="65C9AC14" w14:textId="24A35A74" w:rsidR="009F1A5A" w:rsidRDefault="009F1A5A">
      <w:pPr>
        <w:pStyle w:val="CommentText"/>
      </w:pPr>
      <w:r>
        <w:rPr>
          <w:rStyle w:val="CommentReference"/>
        </w:rPr>
        <w:annotationRef/>
      </w:r>
      <w:r>
        <w:t>Splitting out Cougar Trap offspring from all offspring allows this table to also function as a comparison to Banks/Sard results and to present the rate of NOR immigrants.</w:t>
      </w:r>
    </w:p>
  </w:comment>
  <w:comment w:id="33" w:author="David Dayan" w:date="2022-10-19T15:50:00Z" w:initials="DD">
    <w:p w14:paraId="444C473A" w14:textId="630ECD24" w:rsidR="002A45D2" w:rsidRPr="002A45D2" w:rsidRDefault="009F1A5A">
      <w:pPr>
        <w:pStyle w:val="CommentText"/>
        <w:rPr>
          <w:highlight w:val="cyan"/>
        </w:rPr>
      </w:pPr>
      <w:r w:rsidRPr="002A45D2">
        <w:rPr>
          <w:rStyle w:val="CommentReference"/>
        </w:rPr>
        <w:annotationRef/>
      </w:r>
      <w:r w:rsidR="002A45D2" w:rsidRPr="002A45D2">
        <w:rPr>
          <w:highlight w:val="cyan"/>
        </w:rPr>
        <w:t>The presentation of this result varies between reports</w:t>
      </w:r>
      <w:r w:rsidR="002A45D2">
        <w:rPr>
          <w:highlight w:val="cyan"/>
        </w:rPr>
        <w:t xml:space="preserve"> so it takes a bit of work to get these values:</w:t>
      </w:r>
    </w:p>
    <w:p w14:paraId="0B273BD7" w14:textId="77777777" w:rsidR="002A45D2" w:rsidRDefault="002A45D2">
      <w:pPr>
        <w:pStyle w:val="CommentText"/>
        <w:rPr>
          <w:b/>
          <w:bCs/>
          <w:highlight w:val="cyan"/>
        </w:rPr>
      </w:pPr>
    </w:p>
    <w:p w14:paraId="67FDA33B" w14:textId="3D55443A" w:rsidR="009F1A5A" w:rsidRPr="005D720F" w:rsidRDefault="009F1A5A">
      <w:pPr>
        <w:pStyle w:val="CommentText"/>
        <w:rPr>
          <w:highlight w:val="cyan"/>
        </w:rPr>
      </w:pPr>
      <w:r w:rsidRPr="005D720F">
        <w:rPr>
          <w:b/>
          <w:bCs/>
          <w:highlight w:val="cyan"/>
        </w:rPr>
        <w:t>Sard 2016:</w:t>
      </w:r>
      <w:r w:rsidRPr="005D720F">
        <w:rPr>
          <w:highlight w:val="cyan"/>
        </w:rPr>
        <w:t xml:space="preserve"> % assigned is only presented for </w:t>
      </w:r>
      <w:r>
        <w:rPr>
          <w:highlight w:val="cyan"/>
        </w:rPr>
        <w:t>Cougar Trap</w:t>
      </w:r>
      <w:r w:rsidRPr="005D720F">
        <w:rPr>
          <w:highlight w:val="cyan"/>
        </w:rPr>
        <w:t xml:space="preserve"> returns (not carcasses) in 2012</w:t>
      </w:r>
      <w:r>
        <w:rPr>
          <w:highlight w:val="cyan"/>
        </w:rPr>
        <w:t xml:space="preserve"> and 2013 (64% and 68% respectively)</w:t>
      </w:r>
      <w:r w:rsidRPr="005D720F">
        <w:rPr>
          <w:highlight w:val="cyan"/>
        </w:rPr>
        <w:t>. In 2013,</w:t>
      </w:r>
      <w:r>
        <w:rPr>
          <w:highlight w:val="cyan"/>
        </w:rPr>
        <w:t xml:space="preserve"> </w:t>
      </w:r>
      <w:r w:rsidRPr="005D720F">
        <w:rPr>
          <w:highlight w:val="cyan"/>
        </w:rPr>
        <w:t xml:space="preserve"> the assignment rate after September 1</w:t>
      </w:r>
      <w:r w:rsidRPr="005D720F">
        <w:rPr>
          <w:highlight w:val="cyan"/>
          <w:vertAlign w:val="superscript"/>
        </w:rPr>
        <w:t>st</w:t>
      </w:r>
      <w:r w:rsidRPr="005D720F">
        <w:rPr>
          <w:highlight w:val="cyan"/>
        </w:rPr>
        <w:t xml:space="preserve"> is presented. </w:t>
      </w:r>
    </w:p>
    <w:p w14:paraId="2F3BF149" w14:textId="77777777" w:rsidR="009F1A5A" w:rsidRPr="005D720F" w:rsidRDefault="009F1A5A">
      <w:pPr>
        <w:pStyle w:val="CommentText"/>
        <w:rPr>
          <w:highlight w:val="cyan"/>
        </w:rPr>
      </w:pPr>
    </w:p>
    <w:p w14:paraId="687A3D1B" w14:textId="39BDBD86" w:rsidR="009F1A5A" w:rsidRPr="005D720F" w:rsidRDefault="009F1A5A" w:rsidP="00353BF3">
      <w:pPr>
        <w:pStyle w:val="CommentText"/>
        <w:rPr>
          <w:highlight w:val="cyan"/>
        </w:rPr>
      </w:pPr>
      <w:r w:rsidRPr="005D720F">
        <w:rPr>
          <w:b/>
          <w:bCs/>
          <w:highlight w:val="cyan"/>
        </w:rPr>
        <w:t xml:space="preserve">Banks 2016: </w:t>
      </w:r>
      <w:r w:rsidRPr="005D720F">
        <w:rPr>
          <w:highlight w:val="cyan"/>
        </w:rPr>
        <w:t xml:space="preserve">% assigned is presented only for  </w:t>
      </w:r>
      <w:r>
        <w:rPr>
          <w:highlight w:val="cyan"/>
        </w:rPr>
        <w:t>Cougar Trap</w:t>
      </w:r>
      <w:r w:rsidRPr="005D720F">
        <w:rPr>
          <w:highlight w:val="cyan"/>
        </w:rPr>
        <w:t xml:space="preserve"> samples for 2014 and 2015.</w:t>
      </w:r>
    </w:p>
    <w:p w14:paraId="68F28040" w14:textId="79449160" w:rsidR="009F1A5A" w:rsidRDefault="009F1A5A" w:rsidP="00353BF3">
      <w:pPr>
        <w:pStyle w:val="CommentText"/>
      </w:pPr>
      <w:r w:rsidRPr="005D720F">
        <w:rPr>
          <w:highlight w:val="cyan"/>
        </w:rPr>
        <w:t>Absolute numbers of assigned an unassigned carcasses are also presented for 2011- 2015.</w:t>
      </w:r>
      <w:r>
        <w:t xml:space="preserve"> </w:t>
      </w:r>
    </w:p>
    <w:p w14:paraId="568A037D" w14:textId="07B4B6BE" w:rsidR="009F1A5A" w:rsidRDefault="009F1A5A" w:rsidP="00353BF3">
      <w:pPr>
        <w:pStyle w:val="CommentText"/>
      </w:pPr>
    </w:p>
    <w:p w14:paraId="3AD352D1" w14:textId="43FF5CBE" w:rsidR="009F1A5A" w:rsidRPr="005D720F" w:rsidRDefault="009F1A5A" w:rsidP="00353BF3">
      <w:pPr>
        <w:pStyle w:val="CommentText"/>
      </w:pPr>
      <w:r w:rsidRPr="000E20F1">
        <w:rPr>
          <w:b/>
          <w:bCs/>
          <w:highlight w:val="cyan"/>
        </w:rPr>
        <w:t xml:space="preserve">Banks 2014: </w:t>
      </w:r>
      <w:r w:rsidRPr="000E20F1">
        <w:rPr>
          <w:highlight w:val="cyan"/>
        </w:rPr>
        <w:t xml:space="preserve">% </w:t>
      </w:r>
      <w:r w:rsidRPr="005D720F">
        <w:rPr>
          <w:highlight w:val="cyan"/>
        </w:rPr>
        <w:t xml:space="preserve">assigned is only presented for </w:t>
      </w:r>
      <w:r>
        <w:rPr>
          <w:highlight w:val="cyan"/>
        </w:rPr>
        <w:t>Cougar Trap</w:t>
      </w:r>
      <w:r w:rsidRPr="005D720F">
        <w:rPr>
          <w:highlight w:val="cyan"/>
        </w:rPr>
        <w:t xml:space="preserve"> returns (not carcasses) in 2012</w:t>
      </w:r>
      <w:r>
        <w:rPr>
          <w:highlight w:val="cyan"/>
        </w:rPr>
        <w:t xml:space="preserve"> and 2013. Also splits up into before and after September 1</w:t>
      </w:r>
      <w:r w:rsidRPr="005D720F">
        <w:rPr>
          <w:highlight w:val="cyan"/>
          <w:vertAlign w:val="superscript"/>
        </w:rPr>
        <w:t>st</w:t>
      </w:r>
      <w:r w:rsidRPr="005D720F">
        <w:rPr>
          <w:highlight w:val="cyan"/>
        </w:rPr>
        <w:t xml:space="preserve">. </w:t>
      </w:r>
    </w:p>
    <w:p w14:paraId="1DB6B4F2" w14:textId="77777777" w:rsidR="009F1A5A" w:rsidRDefault="009F1A5A">
      <w:pPr>
        <w:pStyle w:val="CommentText"/>
        <w:rPr>
          <w:b/>
          <w:bCs/>
        </w:rPr>
      </w:pPr>
    </w:p>
    <w:p w14:paraId="392F0970" w14:textId="2F093EC0" w:rsidR="009F1A5A" w:rsidRPr="005D720F" w:rsidRDefault="009F1A5A">
      <w:pPr>
        <w:pStyle w:val="CommentText"/>
      </w:pPr>
      <w:r w:rsidRPr="000E20F1">
        <w:rPr>
          <w:highlight w:val="cyan"/>
        </w:rPr>
        <w:t>To get the previously reported assignment rates, I pulled the final pedigrees used by Nick for each report and calculated the assignment rate myself. My recalculated values agreed with those previously reported. I also added 2010 and 2011 results.</w:t>
      </w:r>
    </w:p>
  </w:comment>
  <w:comment w:id="34" w:author="David Dayan" w:date="2022-10-21T15:38:00Z" w:initials="DD">
    <w:p w14:paraId="6D858196" w14:textId="2543026C" w:rsidR="009F1A5A" w:rsidRDefault="009F1A5A">
      <w:pPr>
        <w:pStyle w:val="CommentText"/>
      </w:pPr>
      <w:r>
        <w:rPr>
          <w:rStyle w:val="CommentReference"/>
        </w:rPr>
        <w:annotationRef/>
      </w:r>
      <w:r>
        <w:t xml:space="preserve">Formatting issue we should have addressed in the template: </w:t>
      </w:r>
    </w:p>
    <w:p w14:paraId="06EE6828" w14:textId="77777777" w:rsidR="009F1A5A" w:rsidRDefault="009F1A5A">
      <w:pPr>
        <w:pStyle w:val="CommentText"/>
      </w:pPr>
    </w:p>
    <w:p w14:paraId="1D25A315" w14:textId="35C94F27" w:rsidR="009F1A5A" w:rsidRDefault="009F1A5A">
      <w:pPr>
        <w:pStyle w:val="CommentText"/>
      </w:pPr>
      <w:r>
        <w:t>How do we want to deal with tables and figures that get split across pages like this?</w:t>
      </w:r>
    </w:p>
    <w:p w14:paraId="13262AE6" w14:textId="77777777" w:rsidR="009F1A5A" w:rsidRDefault="009F1A5A">
      <w:pPr>
        <w:pStyle w:val="CommentText"/>
      </w:pPr>
    </w:p>
    <w:p w14:paraId="31DF87EE" w14:textId="438CC571" w:rsidR="009F1A5A" w:rsidRDefault="009F1A5A">
      <w:pPr>
        <w:pStyle w:val="CommentText"/>
      </w:pPr>
      <w:r>
        <w:t xml:space="preserve">(1) Pad above the table with blank space until it falls on one page </w:t>
      </w:r>
    </w:p>
    <w:p w14:paraId="2DC6100C" w14:textId="2262583B" w:rsidR="009F1A5A" w:rsidRDefault="009F1A5A">
      <w:pPr>
        <w:pStyle w:val="CommentText"/>
      </w:pPr>
      <w:r>
        <w:t xml:space="preserve">or </w:t>
      </w:r>
    </w:p>
    <w:p w14:paraId="2279AA0F" w14:textId="50451C4C" w:rsidR="009F1A5A" w:rsidRDefault="009F1A5A">
      <w:pPr>
        <w:pStyle w:val="CommentText"/>
      </w:pPr>
      <w:r>
        <w:t>(2) rearrange within the text until they all fit correctly, at the expense of placing tables immediately adjacent to the corresponding text?</w:t>
      </w:r>
    </w:p>
  </w:comment>
  <w:comment w:id="35" w:author="David Dayan" w:date="2022-10-19T16:42:00Z" w:initials="DD">
    <w:p w14:paraId="4FCEA937" w14:textId="7830FCEA" w:rsidR="009F1A5A" w:rsidRDefault="009F1A5A">
      <w:pPr>
        <w:pStyle w:val="CommentText"/>
      </w:pPr>
      <w:r>
        <w:rPr>
          <w:rStyle w:val="CommentReference"/>
        </w:rPr>
        <w:annotationRef/>
      </w:r>
      <w:r w:rsidRPr="00E14BA5">
        <w:rPr>
          <w:highlight w:val="cyan"/>
        </w:rPr>
        <w:t xml:space="preserve">These results </w:t>
      </w:r>
      <w:r>
        <w:rPr>
          <w:highlight w:val="cyan"/>
        </w:rPr>
        <w:t>(and table 5) are based on</w:t>
      </w:r>
      <w:r w:rsidRPr="00E14BA5">
        <w:rPr>
          <w:highlight w:val="cyan"/>
        </w:rPr>
        <w:t xml:space="preserve"> data from previous reports, but much like the GLMM on TLF</w:t>
      </w:r>
      <w:r>
        <w:rPr>
          <w:highlight w:val="cyan"/>
        </w:rPr>
        <w:t>.</w:t>
      </w:r>
      <w:r w:rsidRPr="00E14BA5">
        <w:rPr>
          <w:highlight w:val="cyan"/>
        </w:rPr>
        <w:t xml:space="preserve"> I present the model fits from all </w:t>
      </w:r>
      <w:r w:rsidRPr="000E20F1">
        <w:rPr>
          <w:highlight w:val="cyan"/>
        </w:rPr>
        <w:t>years that we have available to us in the dataset (2013-2020)</w:t>
      </w:r>
      <w:r>
        <w:t xml:space="preserve">. </w:t>
      </w:r>
      <w:r w:rsidRPr="00216690">
        <w:rPr>
          <w:highlight w:val="cyan"/>
        </w:rPr>
        <w:t xml:space="preserve">This overlaps with similar analyses conducted using the </w:t>
      </w:r>
      <w:r>
        <w:rPr>
          <w:highlight w:val="cyan"/>
        </w:rPr>
        <w:t xml:space="preserve">2012 and </w:t>
      </w:r>
      <w:r w:rsidRPr="00216690">
        <w:rPr>
          <w:highlight w:val="cyan"/>
        </w:rPr>
        <w:t>2013 returns</w:t>
      </w:r>
      <w:r>
        <w:rPr>
          <w:highlight w:val="cyan"/>
        </w:rPr>
        <w:t xml:space="preserve"> (Sard 2016, Banks 2014)</w:t>
      </w:r>
      <w:r w:rsidRPr="00216690">
        <w:rPr>
          <w:highlight w:val="cyan"/>
        </w:rPr>
        <w:t>.</w:t>
      </w:r>
      <w:r>
        <w:t xml:space="preserve"> </w:t>
      </w:r>
      <w:r w:rsidRPr="001930BA">
        <w:rPr>
          <w:highlight w:val="cyan"/>
        </w:rPr>
        <w:t xml:space="preserve">The primary difference between previous </w:t>
      </w:r>
      <w:r>
        <w:rPr>
          <w:highlight w:val="cyan"/>
        </w:rPr>
        <w:t>results</w:t>
      </w:r>
      <w:r w:rsidRPr="001930BA">
        <w:rPr>
          <w:highlight w:val="cyan"/>
        </w:rPr>
        <w:t xml:space="preserve"> and th</w:t>
      </w:r>
      <w:r>
        <w:rPr>
          <w:highlight w:val="cyan"/>
        </w:rPr>
        <w:t xml:space="preserve">ese results </w:t>
      </w:r>
      <w:r w:rsidRPr="001930BA">
        <w:rPr>
          <w:highlight w:val="cyan"/>
        </w:rPr>
        <w:t>is that now we have enough years to account for interannual variation with a random effect instead of a fixed effect.</w:t>
      </w:r>
      <w:r>
        <w:t xml:space="preserve"> </w:t>
      </w:r>
    </w:p>
  </w:comment>
  <w:comment w:id="36" w:author="David Dayan" w:date="2022-11-09T12:31:00Z" w:initials="DD">
    <w:p w14:paraId="53B4FC4B" w14:textId="1FFB3E35" w:rsidR="009F1A5A" w:rsidRPr="00F96547" w:rsidRDefault="009F1A5A" w:rsidP="00F96547">
      <w:r>
        <w:rPr>
          <w:rStyle w:val="CommentReference"/>
        </w:rPr>
        <w:annotationRef/>
      </w:r>
      <w:r w:rsidRPr="00F96547">
        <w:rPr>
          <w:rFonts w:ascii="Arial" w:hAnsi="Arial" w:cs="Arial"/>
          <w:color w:val="222222"/>
          <w:shd w:val="clear" w:color="auto" w:fill="FFFFFF"/>
        </w:rPr>
        <w:t>note that the</w:t>
      </w:r>
      <w:r>
        <w:rPr>
          <w:rFonts w:ascii="Arial" w:hAnsi="Arial" w:cs="Arial"/>
          <w:color w:val="222222"/>
          <w:shd w:val="clear" w:color="auto" w:fill="FFFFFF"/>
        </w:rPr>
        <w:t>se</w:t>
      </w:r>
      <w:r w:rsidRPr="00F96547">
        <w:rPr>
          <w:rFonts w:ascii="Arial" w:hAnsi="Arial" w:cs="Arial"/>
          <w:color w:val="222222"/>
          <w:shd w:val="clear" w:color="auto" w:fill="FFFFFF"/>
        </w:rPr>
        <w:t xml:space="preserve"> counts </w:t>
      </w:r>
      <w:r w:rsidR="00540A41">
        <w:rPr>
          <w:rFonts w:ascii="Arial" w:hAnsi="Arial" w:cs="Arial"/>
          <w:color w:val="222222"/>
          <w:shd w:val="clear" w:color="auto" w:fill="FFFFFF"/>
        </w:rPr>
        <w:t xml:space="preserve">are collections at the trap, not releases above the dam, therefore it </w:t>
      </w:r>
      <w:r w:rsidRPr="00F96547">
        <w:rPr>
          <w:rFonts w:ascii="Arial" w:hAnsi="Arial" w:cs="Arial"/>
          <w:color w:val="222222"/>
          <w:shd w:val="clear" w:color="auto" w:fill="FFFFFF"/>
        </w:rPr>
        <w:t>include</w:t>
      </w:r>
      <w:r w:rsidR="00540A41">
        <w:rPr>
          <w:rFonts w:ascii="Arial" w:hAnsi="Arial" w:cs="Arial"/>
          <w:color w:val="222222"/>
          <w:shd w:val="clear" w:color="auto" w:fill="FFFFFF"/>
        </w:rPr>
        <w:t>s</w:t>
      </w:r>
      <w:r w:rsidRPr="00F96547">
        <w:rPr>
          <w:rFonts w:ascii="Arial" w:hAnsi="Arial" w:cs="Arial"/>
          <w:color w:val="222222"/>
          <w:shd w:val="clear" w:color="auto" w:fill="FFFFFF"/>
        </w:rPr>
        <w:t xml:space="preserve"> trap mort</w:t>
      </w:r>
      <w:r>
        <w:rPr>
          <w:rFonts w:ascii="Arial" w:hAnsi="Arial" w:cs="Arial"/>
          <w:color w:val="222222"/>
          <w:shd w:val="clear" w:color="auto" w:fill="FFFFFF"/>
        </w:rPr>
        <w:t>alitie</w:t>
      </w:r>
      <w:r w:rsidRPr="00F96547">
        <w:rPr>
          <w:rFonts w:ascii="Arial" w:hAnsi="Arial" w:cs="Arial"/>
          <w:color w:val="222222"/>
          <w:shd w:val="clear" w:color="auto" w:fill="FFFFFF"/>
        </w:rPr>
        <w:t xml:space="preserve">s </w:t>
      </w:r>
      <w:r w:rsidR="00540A41">
        <w:rPr>
          <w:rFonts w:ascii="Arial" w:hAnsi="Arial" w:cs="Arial"/>
          <w:color w:val="222222"/>
          <w:shd w:val="clear" w:color="auto" w:fill="FFFFFF"/>
        </w:rPr>
        <w:t xml:space="preserve">and other small inconsistencies </w:t>
      </w:r>
      <w:r w:rsidRPr="00F96547">
        <w:rPr>
          <w:rFonts w:ascii="Arial" w:hAnsi="Arial" w:cs="Arial"/>
          <w:color w:val="222222"/>
          <w:shd w:val="clear" w:color="auto" w:fill="FFFFFF"/>
        </w:rPr>
        <w:t>and won't match to the candidate parent numbers</w:t>
      </w:r>
    </w:p>
    <w:p w14:paraId="13A94136" w14:textId="613FAF99" w:rsidR="009F1A5A" w:rsidRDefault="009F1A5A">
      <w:pPr>
        <w:pStyle w:val="CommentText"/>
      </w:pPr>
    </w:p>
  </w:comment>
  <w:comment w:id="37" w:author="David Dayan" w:date="2022-10-19T17:03:00Z" w:initials="DD">
    <w:p w14:paraId="2527EDFF" w14:textId="071091BD" w:rsidR="009F1A5A" w:rsidRPr="00A67FCF" w:rsidRDefault="009F1A5A">
      <w:pPr>
        <w:pStyle w:val="CommentText"/>
        <w:rPr>
          <w:highlight w:val="cyan"/>
        </w:rPr>
      </w:pPr>
      <w:r>
        <w:rPr>
          <w:rStyle w:val="CommentReference"/>
        </w:rPr>
        <w:annotationRef/>
      </w:r>
      <w:r w:rsidRPr="00A67FCF">
        <w:rPr>
          <w:highlight w:val="cyan"/>
        </w:rPr>
        <w:t xml:space="preserve">A summary of TLF is never broken down exactly this way in previous reports. However because there are no NOR candidate parents in 2007 and 2008, we DO present the same results here as in previous reports. </w:t>
      </w:r>
    </w:p>
    <w:p w14:paraId="067B6BBE" w14:textId="77777777" w:rsidR="009F1A5A" w:rsidRPr="00A67FCF" w:rsidRDefault="009F1A5A">
      <w:pPr>
        <w:pStyle w:val="CommentText"/>
        <w:rPr>
          <w:highlight w:val="cyan"/>
        </w:rPr>
      </w:pPr>
    </w:p>
    <w:p w14:paraId="7CB27144" w14:textId="743AEB12" w:rsidR="009F1A5A" w:rsidRPr="00A67FCF" w:rsidRDefault="009F1A5A">
      <w:pPr>
        <w:pStyle w:val="CommentText"/>
        <w:rPr>
          <w:highlight w:val="cyan"/>
        </w:rPr>
      </w:pPr>
      <w:r w:rsidRPr="00A67FCF">
        <w:rPr>
          <w:highlight w:val="cyan"/>
        </w:rPr>
        <w:t xml:space="preserve">Banks 2014: Figure 12 presents a bar chart of TLF split by year and sex for 2007 and 2008.  </w:t>
      </w:r>
    </w:p>
    <w:p w14:paraId="58777CB3" w14:textId="77777777" w:rsidR="009F1A5A" w:rsidRPr="00A67FCF" w:rsidRDefault="009F1A5A">
      <w:pPr>
        <w:pStyle w:val="CommentText"/>
        <w:rPr>
          <w:highlight w:val="cyan"/>
        </w:rPr>
      </w:pPr>
    </w:p>
    <w:p w14:paraId="6771EAD5" w14:textId="74C692C8" w:rsidR="009F1A5A" w:rsidRPr="00A67FCF" w:rsidRDefault="009F1A5A">
      <w:pPr>
        <w:pStyle w:val="CommentText"/>
        <w:rPr>
          <w:highlight w:val="cyan"/>
        </w:rPr>
      </w:pPr>
      <w:r w:rsidRPr="00A67FCF">
        <w:rPr>
          <w:highlight w:val="cyan"/>
        </w:rPr>
        <w:t>Banks 2016: Never presents TLF</w:t>
      </w:r>
      <w:r>
        <w:rPr>
          <w:highlight w:val="cyan"/>
        </w:rPr>
        <w:t xml:space="preserve"> directly</w:t>
      </w:r>
      <w:r w:rsidRPr="00A67FCF">
        <w:rPr>
          <w:highlight w:val="cyan"/>
        </w:rPr>
        <w:t xml:space="preserve">. </w:t>
      </w:r>
    </w:p>
    <w:p w14:paraId="0830FC5D" w14:textId="77777777" w:rsidR="009F1A5A" w:rsidRPr="00A67FCF" w:rsidRDefault="009F1A5A">
      <w:pPr>
        <w:pStyle w:val="CommentText"/>
        <w:rPr>
          <w:highlight w:val="cyan"/>
        </w:rPr>
      </w:pPr>
    </w:p>
    <w:p w14:paraId="40FBE4BA" w14:textId="77777777" w:rsidR="009F1A5A" w:rsidRDefault="009F1A5A">
      <w:pPr>
        <w:pStyle w:val="CommentText"/>
      </w:pPr>
      <w:r w:rsidRPr="00A67FCF">
        <w:rPr>
          <w:highlight w:val="cyan"/>
        </w:rPr>
        <w:t>Sard 2016: table 3 presents a bar chart of TLF split by year and sex for 2007 and 2008, but not by origin. Results are very similar, (see below) and differences are probably explained by minor changes in the pedigree or filtering.</w:t>
      </w:r>
      <w:r>
        <w:t xml:space="preserve"> </w:t>
      </w:r>
    </w:p>
    <w:p w14:paraId="1C77F254" w14:textId="77777777" w:rsidR="009F1A5A" w:rsidRDefault="009F1A5A">
      <w:pPr>
        <w:pStyle w:val="CommentText"/>
      </w:pPr>
    </w:p>
    <w:p w14:paraId="70E10893" w14:textId="2D37249B" w:rsidR="009F1A5A" w:rsidRDefault="009F1A5A">
      <w:pPr>
        <w:pStyle w:val="CommentText"/>
      </w:pPr>
      <w:r>
        <w:rPr>
          <w:noProof/>
        </w:rPr>
        <w:drawing>
          <wp:inline distT="0" distB="0" distL="0" distR="0" wp14:anchorId="37842095" wp14:editId="48C36BC4">
            <wp:extent cx="2771422" cy="1463879"/>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804395" cy="1481295"/>
                    </a:xfrm>
                    <a:prstGeom prst="rect">
                      <a:avLst/>
                    </a:prstGeom>
                  </pic:spPr>
                </pic:pic>
              </a:graphicData>
            </a:graphic>
          </wp:inline>
        </w:drawing>
      </w:r>
    </w:p>
  </w:comment>
  <w:comment w:id="38" w:author="David Dayan" w:date="2022-10-07T16:30:00Z" w:initials="DD">
    <w:p w14:paraId="33794CE8" w14:textId="5E6954C0" w:rsidR="009F1A5A" w:rsidRDefault="009F1A5A">
      <w:pPr>
        <w:pStyle w:val="CommentText"/>
      </w:pPr>
      <w:r>
        <w:rPr>
          <w:rStyle w:val="CommentReference"/>
        </w:rPr>
        <w:annotationRef/>
      </w:r>
    </w:p>
    <w:p w14:paraId="72487BF2" w14:textId="0833CB61" w:rsidR="009F1A5A" w:rsidRDefault="009F1A5A">
      <w:pPr>
        <w:pStyle w:val="CommentText"/>
      </w:pPr>
      <w:r>
        <w:t>In general though I think presenting a TLF figure will be useful:</w:t>
      </w:r>
    </w:p>
    <w:p w14:paraId="62AA5A69" w14:textId="77777777" w:rsidR="009F1A5A" w:rsidRDefault="009F1A5A">
      <w:pPr>
        <w:pStyle w:val="CommentText"/>
      </w:pPr>
    </w:p>
    <w:p w14:paraId="288D3F24" w14:textId="77777777" w:rsidR="005D1256" w:rsidRDefault="009F1A5A" w:rsidP="00E432FA">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From the figure, some trends appear that might be more difficult for some to notice in the tables:</w:t>
      </w:r>
    </w:p>
    <w:p w14:paraId="7B058C6A" w14:textId="2D336A99" w:rsidR="009F1A5A" w:rsidRDefault="009F1A5A" w:rsidP="00E432FA">
      <w:pPr>
        <w:rPr>
          <w:rFonts w:ascii="Helvetica Neue" w:hAnsi="Helvetica Neue"/>
          <w:color w:val="333333"/>
          <w:sz w:val="21"/>
          <w:szCs w:val="21"/>
          <w:shd w:val="clear" w:color="auto" w:fill="FFFFFF"/>
        </w:rPr>
      </w:pPr>
      <w:r>
        <w:rPr>
          <w:rFonts w:ascii="Helvetica Neue" w:hAnsi="Helvetica Neue"/>
          <w:color w:val="333333"/>
          <w:sz w:val="21"/>
          <w:szCs w:val="21"/>
        </w:rPr>
        <w:br/>
      </w:r>
      <w:r>
        <w:rPr>
          <w:rFonts w:ascii="Helvetica Neue" w:hAnsi="Helvetica Neue"/>
          <w:color w:val="333333"/>
          <w:sz w:val="21"/>
          <w:szCs w:val="21"/>
          <w:shd w:val="clear" w:color="auto" w:fill="FFFFFF"/>
        </w:rPr>
        <w:t>(1) NOR usually have higher TLF than HOR</w:t>
      </w:r>
    </w:p>
    <w:p w14:paraId="3018FC25" w14:textId="17E2C7E6" w:rsidR="009F1A5A" w:rsidRDefault="009F1A5A" w:rsidP="00E432FA">
      <w:r>
        <w:rPr>
          <w:rFonts w:ascii="Helvetica Neue" w:hAnsi="Helvetica Neue"/>
          <w:color w:val="333333"/>
          <w:sz w:val="21"/>
          <w:szCs w:val="21"/>
          <w:shd w:val="clear" w:color="auto" w:fill="FFFFFF"/>
        </w:rPr>
        <w:t>(2) Male TLF is almost always lower than female TLF among HOR, but not among NOR.</w:t>
      </w:r>
      <w:r>
        <w:rPr>
          <w:rFonts w:ascii="Helvetica Neue" w:hAnsi="Helvetica Neue"/>
          <w:color w:val="333333"/>
          <w:sz w:val="21"/>
          <w:szCs w:val="21"/>
        </w:rPr>
        <w:br/>
      </w:r>
      <w:r>
        <w:rPr>
          <w:rFonts w:ascii="Helvetica Neue" w:hAnsi="Helvetica Neue"/>
          <w:color w:val="333333"/>
          <w:sz w:val="21"/>
          <w:szCs w:val="21"/>
          <w:shd w:val="clear" w:color="auto" w:fill="FFFFFF"/>
        </w:rPr>
        <w:t xml:space="preserve">(3) Changes in fitness from year to year appear correlated between HORs and </w:t>
      </w:r>
      <w:proofErr w:type="spellStart"/>
      <w:r>
        <w:rPr>
          <w:rFonts w:ascii="Helvetica Neue" w:hAnsi="Helvetica Neue"/>
          <w:color w:val="333333"/>
          <w:sz w:val="21"/>
          <w:szCs w:val="21"/>
          <w:shd w:val="clear" w:color="auto" w:fill="FFFFFF"/>
        </w:rPr>
        <w:t>NORs,and</w:t>
      </w:r>
      <w:proofErr w:type="spellEnd"/>
      <w:r>
        <w:rPr>
          <w:rFonts w:ascii="Helvetica Neue" w:hAnsi="Helvetica Neue"/>
          <w:color w:val="333333"/>
          <w:sz w:val="21"/>
          <w:szCs w:val="21"/>
          <w:shd w:val="clear" w:color="auto" w:fill="FFFFFF"/>
        </w:rPr>
        <w:t xml:space="preserve"> this interannual variation operates on a similar scale to the HOR NOR fitness differences (indeed we find this in the GLMM too).</w:t>
      </w:r>
    </w:p>
    <w:p w14:paraId="3429E2BF" w14:textId="518334A1" w:rsidR="009F1A5A" w:rsidRDefault="009F1A5A">
      <w:pPr>
        <w:pStyle w:val="CommentText"/>
      </w:pPr>
    </w:p>
    <w:p w14:paraId="3186D4D0" w14:textId="071D1C6B" w:rsidR="009F1A5A" w:rsidRDefault="009F1A5A">
      <w:pPr>
        <w:pStyle w:val="CommentText"/>
      </w:pPr>
      <w:r>
        <w:t xml:space="preserve">Also note one unusual year (2011), where HOR females  break from their otherwise tight correlation with HOR males and perform better than NOR females. </w:t>
      </w:r>
    </w:p>
    <w:p w14:paraId="57D1C888" w14:textId="6D78198E" w:rsidR="009F1A5A" w:rsidRDefault="009F1A5A">
      <w:pPr>
        <w:pStyle w:val="CommentText"/>
      </w:pPr>
    </w:p>
  </w:comment>
  <w:comment w:id="39" w:author="David Dayan" w:date="2022-10-19T17:28:00Z" w:initials="DD">
    <w:p w14:paraId="0C0A11E7" w14:textId="0458449B" w:rsidR="009F1A5A" w:rsidRDefault="009F1A5A">
      <w:pPr>
        <w:pStyle w:val="CommentText"/>
      </w:pPr>
      <w:r>
        <w:rPr>
          <w:rStyle w:val="CommentReference"/>
        </w:rPr>
        <w:annotationRef/>
      </w:r>
      <w:r w:rsidRPr="00A67FCF">
        <w:rPr>
          <w:highlight w:val="cyan"/>
        </w:rPr>
        <w:t>See comment on table 6</w:t>
      </w:r>
    </w:p>
  </w:comment>
  <w:comment w:id="40" w:author="David Dayan" w:date="2022-10-19T17:28:00Z" w:initials="DD">
    <w:p w14:paraId="4F2BE960" w14:textId="77777777" w:rsidR="009F1A5A" w:rsidRPr="00E511D3" w:rsidRDefault="009F1A5A">
      <w:pPr>
        <w:pStyle w:val="CommentText"/>
        <w:rPr>
          <w:highlight w:val="cyan"/>
        </w:rPr>
      </w:pPr>
      <w:r>
        <w:rPr>
          <w:rStyle w:val="CommentReference"/>
        </w:rPr>
        <w:annotationRef/>
      </w:r>
      <w:r w:rsidRPr="00E511D3">
        <w:rPr>
          <w:highlight w:val="cyan"/>
        </w:rPr>
        <w:t xml:space="preserve">CRRs are presented in previous reports for 2007 – 2010. </w:t>
      </w:r>
    </w:p>
    <w:p w14:paraId="69ADA413" w14:textId="77777777" w:rsidR="009F1A5A" w:rsidRPr="00E511D3" w:rsidRDefault="009F1A5A">
      <w:pPr>
        <w:pStyle w:val="CommentText"/>
        <w:rPr>
          <w:highlight w:val="cyan"/>
        </w:rPr>
      </w:pPr>
    </w:p>
    <w:p w14:paraId="1D248576" w14:textId="0EAB3C72" w:rsidR="009F1A5A" w:rsidRPr="00E511D3" w:rsidRDefault="009F1A5A">
      <w:pPr>
        <w:pStyle w:val="CommentText"/>
        <w:rPr>
          <w:highlight w:val="cyan"/>
        </w:rPr>
      </w:pPr>
      <w:r w:rsidRPr="00E511D3">
        <w:rPr>
          <w:highlight w:val="cyan"/>
        </w:rPr>
        <w:t xml:space="preserve">CRR can vary </w:t>
      </w:r>
      <w:r>
        <w:rPr>
          <w:highlight w:val="cyan"/>
        </w:rPr>
        <w:t>a little</w:t>
      </w:r>
      <w:r w:rsidRPr="00E511D3">
        <w:rPr>
          <w:highlight w:val="cyan"/>
        </w:rPr>
        <w:t xml:space="preserve"> between this table and previous reports, but they are also calculated very differently. Given the comments on the NSNT report, I think we should report </w:t>
      </w:r>
      <w:proofErr w:type="spellStart"/>
      <w:r w:rsidRPr="00E511D3">
        <w:rPr>
          <w:highlight w:val="cyan"/>
        </w:rPr>
        <w:t>CRR</w:t>
      </w:r>
      <w:r w:rsidR="005D1256">
        <w:rPr>
          <w:highlight w:val="cyan"/>
          <w:vertAlign w:val="subscript"/>
        </w:rPr>
        <w:t>total</w:t>
      </w:r>
      <w:proofErr w:type="spellEnd"/>
      <w:r w:rsidRPr="00E511D3">
        <w:rPr>
          <w:highlight w:val="cyan"/>
        </w:rPr>
        <w:t xml:space="preserve"> (</w:t>
      </w:r>
      <w:r w:rsidR="005D1256">
        <w:rPr>
          <w:highlight w:val="cyan"/>
        </w:rPr>
        <w:t xml:space="preserve">i.e. </w:t>
      </w:r>
      <w:r w:rsidRPr="00E511D3">
        <w:rPr>
          <w:highlight w:val="cyan"/>
        </w:rPr>
        <w:t>using all individuals), but</w:t>
      </w:r>
      <w:r>
        <w:rPr>
          <w:highlight w:val="cyan"/>
        </w:rPr>
        <w:t xml:space="preserve"> if we wish our result to be compared to previous ones to understand how changes in assignment software and approaches affect the results</w:t>
      </w:r>
      <w:r w:rsidRPr="00E511D3">
        <w:rPr>
          <w:highlight w:val="cyan"/>
        </w:rPr>
        <w:t xml:space="preserve"> we should also present CRR</w:t>
      </w:r>
      <w:r w:rsidRPr="00E511D3">
        <w:rPr>
          <w:highlight w:val="cyan"/>
          <w:vertAlign w:val="subscript"/>
        </w:rPr>
        <w:t>F</w:t>
      </w:r>
      <w:r w:rsidRPr="00E511D3">
        <w:rPr>
          <w:highlight w:val="cyan"/>
        </w:rPr>
        <w:t xml:space="preserve"> and CRR</w:t>
      </w:r>
      <w:r w:rsidRPr="00E511D3">
        <w:rPr>
          <w:highlight w:val="cyan"/>
          <w:vertAlign w:val="subscript"/>
        </w:rPr>
        <w:t>M</w:t>
      </w:r>
    </w:p>
    <w:p w14:paraId="01DD2DA4" w14:textId="77777777" w:rsidR="009F1A5A" w:rsidRPr="00E511D3" w:rsidRDefault="009F1A5A">
      <w:pPr>
        <w:pStyle w:val="CommentText"/>
        <w:rPr>
          <w:highlight w:val="cyan"/>
        </w:rPr>
      </w:pPr>
    </w:p>
    <w:p w14:paraId="37E7ABE5" w14:textId="4DBA4C94" w:rsidR="009F1A5A" w:rsidRDefault="009F1A5A">
      <w:pPr>
        <w:pStyle w:val="CommentText"/>
        <w:rPr>
          <w:sz w:val="22"/>
          <w:szCs w:val="22"/>
          <w:highlight w:val="cyan"/>
        </w:rPr>
      </w:pPr>
      <w:r w:rsidRPr="00B01C3C">
        <w:rPr>
          <w:b/>
          <w:bCs/>
          <w:highlight w:val="cyan"/>
        </w:rPr>
        <w:t>Banks 2014:</w:t>
      </w:r>
      <w:r w:rsidRPr="00E511D3">
        <w:rPr>
          <w:highlight w:val="cyan"/>
        </w:rPr>
        <w:t xml:space="preserve"> “</w:t>
      </w:r>
      <w:r w:rsidRPr="00E511D3">
        <w:rPr>
          <w:sz w:val="22"/>
          <w:szCs w:val="22"/>
          <w:highlight w:val="cyan"/>
        </w:rPr>
        <w:t>We only used females in our calculations because the sex ratio was male biased in both years”</w:t>
      </w:r>
    </w:p>
    <w:p w14:paraId="7F18A22D" w14:textId="77777777" w:rsidR="009F1A5A" w:rsidRDefault="009F1A5A">
      <w:pPr>
        <w:pStyle w:val="CommentText"/>
        <w:rPr>
          <w:sz w:val="22"/>
          <w:szCs w:val="22"/>
          <w:highlight w:val="cyan"/>
        </w:rPr>
      </w:pPr>
    </w:p>
    <w:p w14:paraId="52B66663" w14:textId="3B251C4A" w:rsidR="009F1A5A" w:rsidRPr="00E511D3" w:rsidRDefault="009F1A5A">
      <w:pPr>
        <w:pStyle w:val="CommentText"/>
        <w:rPr>
          <w:sz w:val="22"/>
          <w:szCs w:val="22"/>
          <w:highlight w:val="cyan"/>
        </w:rPr>
      </w:pPr>
      <w:r w:rsidRPr="00E511D3">
        <w:rPr>
          <w:sz w:val="22"/>
          <w:szCs w:val="22"/>
          <w:highlight w:val="cyan"/>
        </w:rPr>
        <w:t>So the CRR</w:t>
      </w:r>
      <w:r w:rsidRPr="00E511D3">
        <w:rPr>
          <w:sz w:val="22"/>
          <w:szCs w:val="22"/>
          <w:highlight w:val="cyan"/>
          <w:vertAlign w:val="subscript"/>
        </w:rPr>
        <w:t>F</w:t>
      </w:r>
      <w:r w:rsidRPr="00E511D3">
        <w:rPr>
          <w:sz w:val="22"/>
          <w:szCs w:val="22"/>
          <w:highlight w:val="cyan"/>
        </w:rPr>
        <w:t xml:space="preserve"> presented in our table matches to </w:t>
      </w:r>
      <w:r w:rsidR="005D1256">
        <w:rPr>
          <w:sz w:val="22"/>
          <w:szCs w:val="22"/>
          <w:highlight w:val="cyan"/>
        </w:rPr>
        <w:t>“</w:t>
      </w:r>
      <w:r w:rsidRPr="00E511D3">
        <w:rPr>
          <w:sz w:val="22"/>
          <w:szCs w:val="22"/>
          <w:highlight w:val="cyan"/>
        </w:rPr>
        <w:t>CRR</w:t>
      </w:r>
      <w:r w:rsidR="005D1256">
        <w:rPr>
          <w:sz w:val="22"/>
          <w:szCs w:val="22"/>
          <w:highlight w:val="cyan"/>
        </w:rPr>
        <w:t>”</w:t>
      </w:r>
      <w:r w:rsidRPr="00E511D3">
        <w:rPr>
          <w:sz w:val="22"/>
          <w:szCs w:val="22"/>
          <w:highlight w:val="cyan"/>
        </w:rPr>
        <w:t xml:space="preserve"> from Banks 2014. Their reported values are 0.41 and 0.31 for 2007 and 2008, ours are somewhat different (0.36 and 0.30). Also, carcasses are excluded from the</w:t>
      </w:r>
      <w:r>
        <w:rPr>
          <w:sz w:val="22"/>
          <w:szCs w:val="22"/>
          <w:highlight w:val="cyan"/>
        </w:rPr>
        <w:t>ir</w:t>
      </w:r>
      <w:r w:rsidRPr="00E511D3">
        <w:rPr>
          <w:sz w:val="22"/>
          <w:szCs w:val="22"/>
          <w:highlight w:val="cyan"/>
        </w:rPr>
        <w:t xml:space="preserve"> calculation.</w:t>
      </w:r>
    </w:p>
    <w:p w14:paraId="6476B007" w14:textId="77777777" w:rsidR="009F1A5A" w:rsidRPr="00E511D3" w:rsidRDefault="009F1A5A">
      <w:pPr>
        <w:pStyle w:val="CommentText"/>
        <w:rPr>
          <w:sz w:val="22"/>
          <w:szCs w:val="22"/>
          <w:highlight w:val="cyan"/>
        </w:rPr>
      </w:pPr>
    </w:p>
    <w:p w14:paraId="525DDC22" w14:textId="77777777" w:rsidR="009F1A5A" w:rsidRPr="00E511D3" w:rsidRDefault="009F1A5A">
      <w:pPr>
        <w:pStyle w:val="CommentText"/>
        <w:rPr>
          <w:sz w:val="22"/>
          <w:szCs w:val="22"/>
          <w:highlight w:val="cyan"/>
        </w:rPr>
      </w:pPr>
      <w:r w:rsidRPr="00B01C3C">
        <w:rPr>
          <w:b/>
          <w:bCs/>
          <w:sz w:val="22"/>
          <w:szCs w:val="22"/>
          <w:highlight w:val="cyan"/>
        </w:rPr>
        <w:t>Sard 2016:</w:t>
      </w:r>
      <w:r w:rsidRPr="00E511D3">
        <w:rPr>
          <w:sz w:val="22"/>
          <w:szCs w:val="22"/>
          <w:highlight w:val="cyan"/>
        </w:rPr>
        <w:t xml:space="preserve"> Same as Banks 2014. </w:t>
      </w:r>
    </w:p>
    <w:p w14:paraId="258C6615" w14:textId="77777777" w:rsidR="009F1A5A" w:rsidRPr="00E511D3" w:rsidRDefault="009F1A5A">
      <w:pPr>
        <w:pStyle w:val="CommentText"/>
        <w:rPr>
          <w:sz w:val="22"/>
          <w:szCs w:val="22"/>
          <w:highlight w:val="cyan"/>
        </w:rPr>
      </w:pPr>
    </w:p>
    <w:p w14:paraId="0E0A113E" w14:textId="77777777" w:rsidR="009F1A5A" w:rsidRDefault="009F1A5A">
      <w:pPr>
        <w:pStyle w:val="CommentText"/>
        <w:rPr>
          <w:sz w:val="22"/>
          <w:szCs w:val="22"/>
        </w:rPr>
      </w:pPr>
      <w:r w:rsidRPr="00B01C3C">
        <w:rPr>
          <w:b/>
          <w:bCs/>
          <w:sz w:val="22"/>
          <w:szCs w:val="22"/>
          <w:highlight w:val="cyan"/>
        </w:rPr>
        <w:t>Banks 2016:</w:t>
      </w:r>
      <w:r w:rsidRPr="00E511D3">
        <w:rPr>
          <w:sz w:val="22"/>
          <w:szCs w:val="22"/>
          <w:highlight w:val="cyan"/>
        </w:rPr>
        <w:t xml:space="preserve"> In their next report (2016) CRR is calculated differently. They still present what we call CRR</w:t>
      </w:r>
      <w:r w:rsidRPr="00E511D3">
        <w:rPr>
          <w:sz w:val="22"/>
          <w:szCs w:val="22"/>
          <w:highlight w:val="cyan"/>
          <w:vertAlign w:val="subscript"/>
        </w:rPr>
        <w:t>F</w:t>
      </w:r>
      <w:r w:rsidRPr="00E511D3">
        <w:rPr>
          <w:sz w:val="22"/>
          <w:szCs w:val="22"/>
          <w:highlight w:val="cyan"/>
        </w:rPr>
        <w:t xml:space="preserve"> as CRR, but the number of inferred F1s from </w:t>
      </w:r>
      <w:proofErr w:type="spellStart"/>
      <w:r w:rsidRPr="00E511D3">
        <w:rPr>
          <w:sz w:val="22"/>
          <w:szCs w:val="22"/>
          <w:highlight w:val="cyan"/>
        </w:rPr>
        <w:t>grandparentage</w:t>
      </w:r>
      <w:proofErr w:type="spellEnd"/>
      <w:r w:rsidRPr="00E511D3">
        <w:rPr>
          <w:sz w:val="22"/>
          <w:szCs w:val="22"/>
          <w:highlight w:val="cyan"/>
        </w:rPr>
        <w:t xml:space="preserve"> analysis and assigned carcasses are added to the number of offspring contributing to their parent’s CRR. This allows them to revise CRR up for 2007 (0.46) and 2008 (0.45) and present new CRRs for 2009 (0.07) and 2010 (0.18).</w:t>
      </w:r>
    </w:p>
    <w:p w14:paraId="7F9FC10A" w14:textId="77777777" w:rsidR="009F1A5A" w:rsidRDefault="009F1A5A">
      <w:pPr>
        <w:pStyle w:val="CommentText"/>
        <w:rPr>
          <w:sz w:val="22"/>
          <w:szCs w:val="22"/>
        </w:rPr>
      </w:pPr>
      <w:r w:rsidRPr="00E511D3">
        <w:rPr>
          <w:sz w:val="22"/>
          <w:szCs w:val="22"/>
          <w:highlight w:val="cyan"/>
        </w:rPr>
        <w:t>The inferred F1s have little impact on the CRRs in 2009 and 2010, contributing 0.0017 to CRR in 2009 and 0 in 2010</w:t>
      </w:r>
      <w:r>
        <w:rPr>
          <w:sz w:val="22"/>
          <w:szCs w:val="22"/>
        </w:rPr>
        <w:t xml:space="preserve"> </w:t>
      </w:r>
    </w:p>
    <w:p w14:paraId="3CDD1C8E" w14:textId="77777777" w:rsidR="009F1A5A" w:rsidRDefault="009F1A5A">
      <w:pPr>
        <w:pStyle w:val="CommentText"/>
        <w:rPr>
          <w:sz w:val="22"/>
          <w:szCs w:val="22"/>
        </w:rPr>
      </w:pPr>
    </w:p>
    <w:p w14:paraId="2A6036F2" w14:textId="10CFE767" w:rsidR="009F1A5A" w:rsidRDefault="009F1A5A">
      <w:pPr>
        <w:pStyle w:val="CommentText"/>
        <w:rPr>
          <w:sz w:val="22"/>
          <w:szCs w:val="22"/>
        </w:rPr>
      </w:pPr>
      <w:r>
        <w:rPr>
          <w:sz w:val="22"/>
          <w:szCs w:val="22"/>
        </w:rPr>
        <w:t>If we use the values without inferred F1s, the Pearson correlation between our CRR</w:t>
      </w:r>
      <w:r w:rsidR="005D1256">
        <w:rPr>
          <w:sz w:val="22"/>
          <w:szCs w:val="22"/>
          <w:vertAlign w:val="subscript"/>
        </w:rPr>
        <w:t>F</w:t>
      </w:r>
      <w:r>
        <w:rPr>
          <w:sz w:val="22"/>
          <w:szCs w:val="22"/>
        </w:rPr>
        <w:t xml:space="preserve"> values and previous values is 0.985. So, just as with the assignment % comparisons, we can see that changes to the assignment methods and filtering have only a limited effect on a downstream result: CRR</w:t>
      </w:r>
      <w:r w:rsidR="005D1256">
        <w:rPr>
          <w:sz w:val="22"/>
          <w:szCs w:val="22"/>
          <w:vertAlign w:val="subscript"/>
        </w:rPr>
        <w:t>F</w:t>
      </w:r>
      <w:r>
        <w:rPr>
          <w:sz w:val="22"/>
          <w:szCs w:val="22"/>
        </w:rPr>
        <w:t>.</w:t>
      </w:r>
    </w:p>
    <w:p w14:paraId="494C98B8" w14:textId="124E365C" w:rsidR="009F1A5A" w:rsidRDefault="009F1A5A">
      <w:pPr>
        <w:pStyle w:val="CommentText"/>
      </w:pPr>
    </w:p>
  </w:comment>
  <w:comment w:id="41" w:author="David Dayan" w:date="2022-10-19T11:34:00Z" w:initials="DD">
    <w:p w14:paraId="4FE08C30" w14:textId="746EF0DD" w:rsidR="009F1A5A" w:rsidRDefault="009F1A5A">
      <w:pPr>
        <w:pStyle w:val="CommentText"/>
      </w:pPr>
      <w:r>
        <w:rPr>
          <w:rStyle w:val="CommentReference"/>
        </w:rPr>
        <w:annotationRef/>
      </w:r>
    </w:p>
  </w:comment>
  <w:comment w:id="42" w:author="David Dayan" w:date="2022-10-18T15:06:00Z" w:initials="DD">
    <w:p w14:paraId="19475704" w14:textId="7EC6FCF2" w:rsidR="009F1A5A" w:rsidRDefault="009F1A5A">
      <w:pPr>
        <w:pStyle w:val="CommentText"/>
      </w:pPr>
      <w:r>
        <w:rPr>
          <w:rStyle w:val="CommentReference"/>
        </w:rPr>
        <w:annotationRef/>
      </w:r>
      <w:r>
        <w:t>Included this here because we put the interpretation of Nb in the results in the NSNT report but perhaps better in discussion?</w:t>
      </w:r>
    </w:p>
  </w:comment>
  <w:comment w:id="43" w:author="David Dayan" w:date="2022-10-19T18:06:00Z" w:initials="DD">
    <w:p w14:paraId="01143F55" w14:textId="11087E6D" w:rsidR="009F1A5A" w:rsidRPr="00D22DD3" w:rsidRDefault="009F1A5A">
      <w:pPr>
        <w:pStyle w:val="CommentText"/>
        <w:rPr>
          <w:highlight w:val="cyan"/>
        </w:rPr>
      </w:pPr>
      <w:r>
        <w:rPr>
          <w:rStyle w:val="CommentReference"/>
        </w:rPr>
        <w:annotationRef/>
      </w:r>
      <w:r>
        <w:t>T</w:t>
      </w:r>
      <w:r w:rsidRPr="00D22DD3">
        <w:rPr>
          <w:highlight w:val="cyan"/>
        </w:rPr>
        <w:t>his is perhaps the clearest case of why it makes sense to present the updated results</w:t>
      </w:r>
      <w:r w:rsidR="005D1256">
        <w:rPr>
          <w:highlight w:val="cyan"/>
        </w:rPr>
        <w:t xml:space="preserve"> for all years instead of either only presenting new results (2011 – 2015), or a combination of new and old results</w:t>
      </w:r>
      <w:r w:rsidRPr="00D22DD3">
        <w:rPr>
          <w:highlight w:val="cyan"/>
        </w:rPr>
        <w:t>.</w:t>
      </w:r>
    </w:p>
    <w:p w14:paraId="7C302C43" w14:textId="5331DB99" w:rsidR="009F1A5A" w:rsidRPr="00D22DD3" w:rsidRDefault="009F1A5A">
      <w:pPr>
        <w:pStyle w:val="CommentText"/>
        <w:rPr>
          <w:highlight w:val="cyan"/>
        </w:rPr>
      </w:pPr>
    </w:p>
    <w:p w14:paraId="0C346C61" w14:textId="4E88243F" w:rsidR="009F1A5A" w:rsidRPr="00D22DD3" w:rsidRDefault="009F1A5A">
      <w:pPr>
        <w:pStyle w:val="CommentText"/>
        <w:rPr>
          <w:highlight w:val="cyan"/>
        </w:rPr>
      </w:pPr>
      <w:r w:rsidRPr="00D22DD3">
        <w:rPr>
          <w:highlight w:val="cyan"/>
        </w:rPr>
        <w:t xml:space="preserve">Previous work used </w:t>
      </w:r>
      <w:proofErr w:type="spellStart"/>
      <w:r w:rsidRPr="00D22DD3">
        <w:rPr>
          <w:highlight w:val="cyan"/>
        </w:rPr>
        <w:t>p_crit</w:t>
      </w:r>
      <w:proofErr w:type="spellEnd"/>
      <w:r w:rsidRPr="00D22DD3">
        <w:rPr>
          <w:highlight w:val="cyan"/>
        </w:rPr>
        <w:t xml:space="preserve"> of 0.02. We calculate NB at many </w:t>
      </w:r>
      <w:proofErr w:type="spellStart"/>
      <w:r w:rsidRPr="00D22DD3">
        <w:rPr>
          <w:highlight w:val="cyan"/>
        </w:rPr>
        <w:t>pcrits</w:t>
      </w:r>
      <w:proofErr w:type="spellEnd"/>
      <w:r w:rsidRPr="00D22DD3">
        <w:rPr>
          <w:highlight w:val="cyan"/>
        </w:rPr>
        <w:t xml:space="preserve">, but only present results using singleton filtering given new </w:t>
      </w:r>
      <w:r w:rsidR="005D1256">
        <w:rPr>
          <w:highlight w:val="cyan"/>
        </w:rPr>
        <w:t>best practices</w:t>
      </w:r>
      <w:r w:rsidRPr="00D22DD3">
        <w:rPr>
          <w:highlight w:val="cyan"/>
        </w:rPr>
        <w:t xml:space="preserve"> for </w:t>
      </w:r>
      <w:proofErr w:type="spellStart"/>
      <w:r w:rsidRPr="00D22DD3">
        <w:rPr>
          <w:highlight w:val="cyan"/>
        </w:rPr>
        <w:t>NeEstimator</w:t>
      </w:r>
      <w:proofErr w:type="spellEnd"/>
      <w:r w:rsidRPr="00D22DD3">
        <w:rPr>
          <w:highlight w:val="cyan"/>
        </w:rPr>
        <w:t xml:space="preserve">. This more liberal filtering approach increases the Nb estimate by around 40%. </w:t>
      </w:r>
    </w:p>
    <w:p w14:paraId="4ECFB404" w14:textId="194CBC6D" w:rsidR="009F1A5A" w:rsidRPr="00D22DD3" w:rsidRDefault="009F1A5A">
      <w:pPr>
        <w:pStyle w:val="CommentText"/>
        <w:rPr>
          <w:highlight w:val="cyan"/>
        </w:rPr>
      </w:pPr>
    </w:p>
    <w:p w14:paraId="3AC2590B" w14:textId="3B9FA7B4" w:rsidR="009F1A5A" w:rsidRPr="00D22DD3" w:rsidRDefault="009F1A5A">
      <w:pPr>
        <w:pStyle w:val="CommentText"/>
        <w:rPr>
          <w:highlight w:val="cyan"/>
        </w:rPr>
      </w:pPr>
      <w:r w:rsidRPr="00D22DD3">
        <w:rPr>
          <w:highlight w:val="cyan"/>
        </w:rPr>
        <w:t>Imagine a case where true Nb is</w:t>
      </w:r>
      <w:r w:rsidR="005D1256">
        <w:rPr>
          <w:highlight w:val="cyan"/>
        </w:rPr>
        <w:t xml:space="preserve"> always</w:t>
      </w:r>
      <w:r w:rsidRPr="00D22DD3">
        <w:rPr>
          <w:highlight w:val="cyan"/>
        </w:rPr>
        <w:t xml:space="preserve"> 100, without presenting the recalculated results for 2007 – 2010, there would be an apparent increase in </w:t>
      </w:r>
      <w:r w:rsidR="005D1256">
        <w:rPr>
          <w:highlight w:val="cyan"/>
        </w:rPr>
        <w:t xml:space="preserve">estimated </w:t>
      </w:r>
      <w:r w:rsidRPr="00D22DD3">
        <w:rPr>
          <w:highlight w:val="cyan"/>
        </w:rPr>
        <w:t>Nb in 2011 – 2015 to 140, suggestive of an increase in spawner diversity, but this would be entirely driven by the change in methods.</w:t>
      </w:r>
    </w:p>
    <w:p w14:paraId="1C6C9DD9" w14:textId="77777777" w:rsidR="009F1A5A" w:rsidRPr="00D22DD3" w:rsidRDefault="009F1A5A">
      <w:pPr>
        <w:pStyle w:val="CommentText"/>
        <w:rPr>
          <w:highlight w:val="cyan"/>
        </w:rPr>
      </w:pPr>
    </w:p>
    <w:p w14:paraId="689BF04B" w14:textId="768D6431" w:rsidR="009F1A5A" w:rsidRDefault="009F1A5A">
      <w:pPr>
        <w:pStyle w:val="CommentText"/>
      </w:pPr>
      <w:r w:rsidRPr="00D22DD3">
        <w:rPr>
          <w:highlight w:val="cyan"/>
        </w:rPr>
        <w:t xml:space="preserve">Previous work also uses </w:t>
      </w:r>
      <w:proofErr w:type="spellStart"/>
      <w:r w:rsidRPr="00D22DD3">
        <w:rPr>
          <w:highlight w:val="cyan"/>
        </w:rPr>
        <w:t>NeEstimator</w:t>
      </w:r>
      <w:proofErr w:type="spellEnd"/>
      <w:r w:rsidRPr="00D22DD3">
        <w:rPr>
          <w:highlight w:val="cyan"/>
        </w:rPr>
        <w:t xml:space="preserve"> v2.0 whereas our results use v2.1. Since we calculated Nb at a </w:t>
      </w:r>
      <w:proofErr w:type="spellStart"/>
      <w:r w:rsidRPr="00D22DD3">
        <w:rPr>
          <w:highlight w:val="cyan"/>
        </w:rPr>
        <w:t>pcrit</w:t>
      </w:r>
      <w:proofErr w:type="spellEnd"/>
      <w:r w:rsidRPr="00D22DD3">
        <w:rPr>
          <w:highlight w:val="cyan"/>
        </w:rPr>
        <w:t xml:space="preserve"> of 0.02 (although we don’t present it here) we can compare the effect of the software version change (and/or changes in filtering to the genetic data) on Nb. At </w:t>
      </w:r>
      <w:proofErr w:type="spellStart"/>
      <w:r w:rsidRPr="00D22DD3">
        <w:rPr>
          <w:highlight w:val="cyan"/>
        </w:rPr>
        <w:t>p_crit</w:t>
      </w:r>
      <w:proofErr w:type="spellEnd"/>
      <w:r w:rsidRPr="00D22DD3">
        <w:rPr>
          <w:highlight w:val="cyan"/>
        </w:rPr>
        <w:t xml:space="preserve"> of 0.02, the new data and software version always produces substantially larger Nb estimates</w:t>
      </w:r>
      <w:r w:rsidR="005D1256">
        <w:rPr>
          <w:highlight w:val="cyan"/>
        </w:rPr>
        <w:t xml:space="preserve">, exacerbating the effect of the change in </w:t>
      </w:r>
      <w:proofErr w:type="spellStart"/>
      <w:r w:rsidR="005D1256">
        <w:rPr>
          <w:highlight w:val="cyan"/>
        </w:rPr>
        <w:t>p_crit</w:t>
      </w:r>
      <w:proofErr w:type="spellEnd"/>
      <w:r w:rsidRPr="00D22DD3">
        <w:rPr>
          <w:highlight w:val="cyan"/>
        </w:rPr>
        <w:t>.</w:t>
      </w:r>
      <w:r>
        <w:t xml:space="preserve">  </w:t>
      </w:r>
    </w:p>
  </w:comment>
  <w:comment w:id="44" w:author="David Dayan" w:date="2022-10-31T18:06:00Z" w:initials="DD">
    <w:p w14:paraId="6F1621EC" w14:textId="2466DC1C" w:rsidR="009F1A5A" w:rsidRDefault="009F1A5A">
      <w:pPr>
        <w:pStyle w:val="CommentText"/>
      </w:pPr>
      <w:r>
        <w:rPr>
          <w:rStyle w:val="CommentReference"/>
        </w:rPr>
        <w:annotationRef/>
      </w:r>
      <w:r>
        <w:t>Add random effects to results</w:t>
      </w:r>
    </w:p>
  </w:comment>
  <w:comment w:id="45" w:author="David Dayan" w:date="2022-11-03T18:22:00Z" w:initials="DD">
    <w:p w14:paraId="2F88FF3B" w14:textId="4784750A" w:rsidR="009F1A5A" w:rsidRDefault="009F1A5A">
      <w:pPr>
        <w:pStyle w:val="CommentText"/>
      </w:pPr>
      <w:r>
        <w:rPr>
          <w:rStyle w:val="CommentReference"/>
        </w:rPr>
        <w:annotationRef/>
      </w:r>
      <w:r>
        <w:t xml:space="preserve">Throughout this section I think it is critical to avoid assumptions about the motivations of managers in implementing LSDR and Recycling. </w:t>
      </w:r>
    </w:p>
    <w:p w14:paraId="3BDFA2D8" w14:textId="77777777" w:rsidR="009F1A5A" w:rsidRDefault="009F1A5A">
      <w:pPr>
        <w:pStyle w:val="CommentText"/>
      </w:pPr>
    </w:p>
    <w:p w14:paraId="0DCE09B4" w14:textId="0D771023" w:rsidR="009F1A5A" w:rsidRDefault="009F1A5A">
      <w:pPr>
        <w:pStyle w:val="CommentText"/>
      </w:pPr>
      <w:r>
        <w:t>I try to clearly outline the costs and benefits of transporting NORs above the dam to both the reintroduction program and to NOR productivity basin-wide. Then, I describe how implementation of recycling influenced the disposition of both NOR immigrants and NORs produced above the dam, compare to simply transporting all NORs at Cougar above the dam or implementing LSDR.</w:t>
      </w:r>
    </w:p>
    <w:p w14:paraId="2BB2D620" w14:textId="06CD4113" w:rsidR="009F1A5A" w:rsidRDefault="009F1A5A">
      <w:pPr>
        <w:pStyle w:val="CommentText"/>
      </w:pPr>
    </w:p>
    <w:p w14:paraId="0B463944" w14:textId="121C63FB" w:rsidR="009F1A5A" w:rsidRDefault="009F1A5A">
      <w:pPr>
        <w:pStyle w:val="CommentText"/>
      </w:pPr>
      <w:r>
        <w:t>This differs from the approach taken in the previous reports, where the goal of LSDR (in 2013 and 2014) was explicitly to selectively limit above dam transport of NOR immigrants while permitting above dam transport of NORs produced above the dam.</w:t>
      </w:r>
    </w:p>
    <w:p w14:paraId="064D460A" w14:textId="77777777" w:rsidR="009F1A5A" w:rsidRDefault="009F1A5A">
      <w:pPr>
        <w:pStyle w:val="CommentText"/>
      </w:pPr>
    </w:p>
    <w:p w14:paraId="530E5794" w14:textId="6842ACB8" w:rsidR="009F1A5A" w:rsidRDefault="009F1A5A">
      <w:pPr>
        <w:pStyle w:val="CommentText"/>
      </w:pPr>
      <w:r>
        <w:t>This way we can present the EFFECTS of the LSDR and recycling, rather than evaluating whether or not it was “successful,” or biasing interpretation by selectively presenting results.</w:t>
      </w:r>
    </w:p>
    <w:p w14:paraId="50B2CF12" w14:textId="0FEC5BEC" w:rsidR="009F1A5A" w:rsidRDefault="009F1A5A">
      <w:pPr>
        <w:pStyle w:val="CommentText"/>
      </w:pPr>
    </w:p>
  </w:comment>
  <w:comment w:id="46" w:author="David Dayan" w:date="2022-11-04T16:56:00Z" w:initials="DD">
    <w:p w14:paraId="04F5279C" w14:textId="6A574C4F" w:rsidR="009F1A5A" w:rsidRDefault="009F1A5A">
      <w:pPr>
        <w:pStyle w:val="CommentText"/>
      </w:pPr>
      <w:r>
        <w:rPr>
          <w:rStyle w:val="CommentReference"/>
        </w:rPr>
        <w:annotationRef/>
      </w:r>
      <w:r>
        <w:t xml:space="preserve">Following the previous reports, and in the interest of brevity, I use “population” as a shorthand to refer to the collective of all reintroduced salmon above the dam, but if others are uncomfortable with this we can work to think of an alternative. </w:t>
      </w:r>
    </w:p>
  </w:comment>
  <w:comment w:id="47" w:author="David Dayan" w:date="2022-11-03T16:35:00Z" w:initials="DD">
    <w:p w14:paraId="4FEA5421" w14:textId="3FC28EB7" w:rsidR="009F1A5A" w:rsidRDefault="009F1A5A">
      <w:pPr>
        <w:pStyle w:val="CommentText"/>
      </w:pPr>
      <w:r>
        <w:rPr>
          <w:rStyle w:val="CommentReference"/>
        </w:rPr>
        <w:annotationRef/>
      </w:r>
      <w:r>
        <w:t>Or should this just be south fork below the dam?</w:t>
      </w:r>
    </w:p>
  </w:comment>
  <w:comment w:id="48" w:author="David Dayan" w:date="2022-11-03T17:23:00Z" w:initials="DD">
    <w:p w14:paraId="6B7A77B4" w14:textId="77777777" w:rsidR="009F1A5A" w:rsidRDefault="009F1A5A" w:rsidP="00C83ECC">
      <w:pPr>
        <w:pStyle w:val="CommentText"/>
      </w:pPr>
      <w:r>
        <w:rPr>
          <w:rStyle w:val="CommentReference"/>
        </w:rPr>
        <w:annotationRef/>
      </w:r>
      <w:r>
        <w:t>This is true, but the result is not currently presented in the report.</w:t>
      </w:r>
    </w:p>
    <w:p w14:paraId="7AF55BBE" w14:textId="77777777" w:rsidR="009F1A5A" w:rsidRDefault="009F1A5A" w:rsidP="00C83ECC">
      <w:pPr>
        <w:pStyle w:val="CommentText"/>
      </w:pPr>
    </w:p>
    <w:p w14:paraId="7E93931D" w14:textId="07CD12F6" w:rsidR="009F1A5A" w:rsidRDefault="009F1A5A" w:rsidP="00C83ECC">
      <w:pPr>
        <w:pStyle w:val="CommentText"/>
      </w:pPr>
      <w:r>
        <w:t xml:space="preserve">I can add this to the report (as well as the finding that there are </w:t>
      </w:r>
    </w:p>
  </w:comment>
  <w:comment w:id="49" w:author="David Dayan" w:date="2022-11-04T16:44:00Z" w:initials="DD">
    <w:p w14:paraId="072D523A" w14:textId="77777777" w:rsidR="009F1A5A" w:rsidRDefault="009F1A5A" w:rsidP="00192EB1">
      <w:pPr>
        <w:spacing w:line="360" w:lineRule="auto"/>
        <w:ind w:firstLine="720"/>
      </w:pPr>
      <w:r>
        <w:rPr>
          <w:rStyle w:val="CommentReference"/>
        </w:rPr>
        <w:annotationRef/>
      </w:r>
    </w:p>
    <w:p w14:paraId="70B82AB9" w14:textId="77777777" w:rsidR="009F1A5A" w:rsidRPr="002F34CE" w:rsidRDefault="009F1A5A" w:rsidP="00192EB1">
      <w:pPr>
        <w:rPr>
          <w:color w:val="FF0000"/>
        </w:rPr>
      </w:pPr>
      <w:r w:rsidRPr="002F34CE">
        <w:rPr>
          <w:color w:val="FF0000"/>
        </w:rPr>
        <w:t xml:space="preserve">I realized that without much context these results might be a little troubling, but I didn’t forget Jeffrey </w:t>
      </w:r>
      <w:proofErr w:type="spellStart"/>
      <w:r w:rsidRPr="002F34CE">
        <w:rPr>
          <w:color w:val="FF0000"/>
        </w:rPr>
        <w:t>Ziller’s</w:t>
      </w:r>
      <w:proofErr w:type="spellEnd"/>
      <w:r w:rsidRPr="002F34CE">
        <w:rPr>
          <w:color w:val="FF0000"/>
        </w:rPr>
        <w:t xml:space="preserve"> comment that:</w:t>
      </w:r>
    </w:p>
    <w:p w14:paraId="644BE920" w14:textId="77777777" w:rsidR="009F1A5A" w:rsidRPr="002F34CE" w:rsidRDefault="009F1A5A" w:rsidP="00192EB1">
      <w:pPr>
        <w:rPr>
          <w:color w:val="FF0000"/>
        </w:rPr>
      </w:pPr>
    </w:p>
    <w:p w14:paraId="4F3B5C72" w14:textId="2732ABA5" w:rsidR="009F1A5A" w:rsidRPr="002F34CE" w:rsidRDefault="009F1A5A" w:rsidP="00192EB1">
      <w:pPr>
        <w:rPr>
          <w:color w:val="FF0000"/>
        </w:rPr>
      </w:pPr>
      <w:r w:rsidRPr="002F34CE">
        <w:rPr>
          <w:color w:val="FF0000"/>
        </w:rPr>
        <w:t xml:space="preserve">the bottom line was that putting any wild origin fish above Cougar made no sense given the horrifically bad survival rates of fish passing through the dam at that time. We were basically wasted natural production at a time when we needed higher survival.  Now that we have interim measures in place and we are collecting some survival data, I’m hoping we can get to a point where we feel more confident in their ability to survive passage at </w:t>
      </w:r>
      <w:r>
        <w:rPr>
          <w:color w:val="FF0000"/>
        </w:rPr>
        <w:t>Cougar Dam</w:t>
      </w:r>
      <w:r w:rsidRPr="002F34CE">
        <w:rPr>
          <w:color w:val="FF0000"/>
        </w:rPr>
        <w:t xml:space="preserve"> and contribute to the population above</w:t>
      </w:r>
    </w:p>
    <w:p w14:paraId="335669DD" w14:textId="77777777" w:rsidR="009F1A5A" w:rsidRPr="002F34CE" w:rsidRDefault="009F1A5A" w:rsidP="00192EB1">
      <w:pPr>
        <w:rPr>
          <w:color w:val="FF0000"/>
        </w:rPr>
      </w:pPr>
    </w:p>
    <w:p w14:paraId="15282512" w14:textId="77777777" w:rsidR="009F1A5A" w:rsidRPr="002F34CE" w:rsidRDefault="009F1A5A" w:rsidP="00192EB1">
      <w:pPr>
        <w:rPr>
          <w:color w:val="FF0000"/>
        </w:rPr>
      </w:pPr>
      <w:r w:rsidRPr="002F34CE">
        <w:rPr>
          <w:color w:val="FF0000"/>
        </w:rPr>
        <w:t>So, it doesn’t make sense to evaluate recycling/LSDR solely on the basis of whether or not it selectively precludes NOR immigrants from above dam transport (as was done in the previous reports and how it is framed in the results I sent).</w:t>
      </w:r>
      <w:r w:rsidRPr="002F34CE">
        <w:rPr>
          <w:color w:val="FF0000"/>
        </w:rPr>
        <w:br/>
      </w:r>
      <w:r w:rsidRPr="002F34CE">
        <w:rPr>
          <w:color w:val="FF0000"/>
        </w:rPr>
        <w:br/>
        <w:t>But, recycling is clearly an attempt to find a compromise; if the goal was to prevent all NORs from being released upstream they could simply stop transporting them. Recycling reduces the overall number of NOR salmon released upstream, but it is also more successful at precluding NOR immigrants than F1s from upstream transport, by design.</w:t>
      </w:r>
      <w:r w:rsidRPr="002F34CE">
        <w:rPr>
          <w:color w:val="FF0000"/>
        </w:rPr>
        <w:br/>
      </w:r>
      <w:r w:rsidRPr="002F34CE">
        <w:rPr>
          <w:color w:val="FF0000"/>
        </w:rPr>
        <w:br/>
        <w:t>In the discussion that I'm drafting, I attempt to (1) clearly outline the costs and benefits of the programs both at the level of the reintroduction program and NOR production below the dam, and (2) present the effect of LSDR/recycling on the above dam transport of both NOR immigrants and F1s. This way, the managers have all the information that they need to weigh the costs and benefits without input from us in the form of selectively presenting results.</w:t>
      </w:r>
    </w:p>
    <w:p w14:paraId="4B5ECB19" w14:textId="4022D897" w:rsidR="009F1A5A" w:rsidRDefault="009F1A5A">
      <w:pPr>
        <w:pStyle w:val="CommentText"/>
      </w:pPr>
    </w:p>
  </w:comment>
  <w:comment w:id="50" w:author="David Dayan" w:date="2022-11-08T14:49:00Z" w:initials="DD">
    <w:p w14:paraId="50715956" w14:textId="13696B5E" w:rsidR="009F1A5A" w:rsidRDefault="009F1A5A">
      <w:pPr>
        <w:pStyle w:val="CommentText"/>
      </w:pPr>
      <w:r>
        <w:rPr>
          <w:rStyle w:val="CommentReference"/>
        </w:rPr>
        <w:annotationRef/>
      </w:r>
      <w:r>
        <w:t>None of this is currently included the results</w:t>
      </w:r>
    </w:p>
  </w:comment>
  <w:comment w:id="51" w:author="David Dayan" w:date="2022-10-19T16:35:00Z" w:initials="DD">
    <w:p w14:paraId="71668E46" w14:textId="1FAE5596" w:rsidR="009F1A5A" w:rsidRDefault="009F1A5A">
      <w:pPr>
        <w:pStyle w:val="CommentText"/>
      </w:pPr>
      <w:r>
        <w:rPr>
          <w:rStyle w:val="CommentReference"/>
        </w:rPr>
        <w:annotationRef/>
      </w:r>
      <w:r>
        <w:t>These bullets are just some notes to myself for now.</w:t>
      </w:r>
    </w:p>
  </w:comment>
  <w:comment w:id="52" w:author="David Dayan" w:date="2022-10-18T14:56:00Z" w:initials="DD">
    <w:p w14:paraId="4399A94D" w14:textId="45E21D32" w:rsidR="009F1A5A" w:rsidRDefault="009F1A5A">
      <w:pPr>
        <w:pStyle w:val="CommentText"/>
      </w:pPr>
      <w:r>
        <w:rPr>
          <w:rStyle w:val="CommentReference"/>
        </w:rPr>
        <w:annotationRef/>
      </w:r>
      <w:r>
        <w:t>These bullets are just some notes to myself for now.</w:t>
      </w:r>
    </w:p>
  </w:comment>
  <w:comment w:id="53" w:author="David Dayan" w:date="2022-10-18T15:01:00Z" w:initials="DD">
    <w:p w14:paraId="69769408" w14:textId="3EBA2B03" w:rsidR="009F1A5A" w:rsidRDefault="009F1A5A">
      <w:pPr>
        <w:pStyle w:val="CommentText"/>
      </w:pPr>
      <w:r>
        <w:rPr>
          <w:rStyle w:val="CommentReference"/>
        </w:rPr>
        <w:annotationRef/>
      </w:r>
      <w:r>
        <w:t>Add this to the pile of further analyses that should probably be considered for the manuscript, but are not necessarily important for this report</w:t>
      </w:r>
    </w:p>
  </w:comment>
  <w:comment w:id="54" w:author="David Dayan" w:date="2022-10-31T18:24:00Z" w:initials="DD">
    <w:p w14:paraId="6E3EA9FF" w14:textId="20686907" w:rsidR="009F1A5A" w:rsidRDefault="009F1A5A">
      <w:pPr>
        <w:pStyle w:val="CommentText"/>
      </w:pPr>
      <w:r>
        <w:rPr>
          <w:rStyle w:val="CommentReference"/>
        </w:rPr>
        <w:annotationRef/>
      </w:r>
      <w:r>
        <w:t>Consider adding most of this to discussion and just summarizing to a single takeaway</w:t>
      </w:r>
    </w:p>
  </w:comment>
  <w:comment w:id="55" w:author="David Dayan" w:date="2022-10-07T11:17:00Z" w:initials="DD">
    <w:p w14:paraId="3A28DB12" w14:textId="433CEDC4" w:rsidR="009F1A5A" w:rsidRDefault="009F1A5A">
      <w:pPr>
        <w:pStyle w:val="CommentText"/>
      </w:pPr>
      <w:r>
        <w:rPr>
          <w:rStyle w:val="CommentReference"/>
        </w:rPr>
        <w:annotationRef/>
      </w:r>
      <w:r>
        <w:t xml:space="preserve">Will use endnote to format citations. Currently set to the Con Gen </w:t>
      </w:r>
      <w:proofErr w:type="spellStart"/>
      <w:r>
        <w:t>formar</w:t>
      </w:r>
      <w:proofErr w:type="spellEnd"/>
      <w:r>
        <w:t xml:space="preserve"> that I find it easy to read, but it is easy to change to whatever format we want.</w:t>
      </w:r>
    </w:p>
    <w:p w14:paraId="499DA742" w14:textId="77777777" w:rsidR="009F1A5A" w:rsidRDefault="009F1A5A">
      <w:pPr>
        <w:pStyle w:val="CommentText"/>
      </w:pPr>
    </w:p>
    <w:p w14:paraId="505F5F8C" w14:textId="57CD4AB4" w:rsidR="009F1A5A" w:rsidRDefault="009F1A5A">
      <w:pPr>
        <w:pStyle w:val="CommentText"/>
      </w:pPr>
      <w:r>
        <w:t xml:space="preserve">Unlike manuscripts, reports have no DOI so endnote can’t pull the correct information and there can be errors in them. Worth proofing them manually.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AC6A39" w15:done="0"/>
  <w15:commentEx w15:paraId="2F5BB17D" w15:done="0"/>
  <w15:commentEx w15:paraId="6BB4C8EC" w15:done="0"/>
  <w15:commentEx w15:paraId="118CEEA3" w15:done="0"/>
  <w15:commentEx w15:paraId="66ABA214" w15:done="0"/>
  <w15:commentEx w15:paraId="6175C250" w15:paraIdParent="66ABA214" w15:done="0"/>
  <w15:commentEx w15:paraId="617558C0" w15:done="0"/>
  <w15:commentEx w15:paraId="7AFD692D" w15:done="0"/>
  <w15:commentEx w15:paraId="71EF79D4" w15:done="0"/>
  <w15:commentEx w15:paraId="6AB748DD" w15:done="0"/>
  <w15:commentEx w15:paraId="326705D3" w15:done="0"/>
  <w15:commentEx w15:paraId="28E1CC18" w15:done="0"/>
  <w15:commentEx w15:paraId="1C7484BC" w15:done="0"/>
  <w15:commentEx w15:paraId="7640737F" w15:done="0"/>
  <w15:commentEx w15:paraId="3C71B80D" w15:done="0"/>
  <w15:commentEx w15:paraId="4E0DD0B5" w15:paraIdParent="3C71B80D" w15:done="0"/>
  <w15:commentEx w15:paraId="72F4E345" w15:done="0"/>
  <w15:commentEx w15:paraId="359F73DF" w15:done="0"/>
  <w15:commentEx w15:paraId="1BB95AB0" w15:done="0"/>
  <w15:commentEx w15:paraId="648E9C26" w15:done="0"/>
  <w15:commentEx w15:paraId="22F441EA" w15:done="0"/>
  <w15:commentEx w15:paraId="7FFE31B8" w15:done="0"/>
  <w15:commentEx w15:paraId="464AB315" w15:done="0"/>
  <w15:commentEx w15:paraId="259DA82B" w15:done="0"/>
  <w15:commentEx w15:paraId="11859ABB" w15:done="0"/>
  <w15:commentEx w15:paraId="13EDAFC1" w15:done="0"/>
  <w15:commentEx w15:paraId="11E191C7" w15:done="0"/>
  <w15:commentEx w15:paraId="4BBB11EC" w15:done="0"/>
  <w15:commentEx w15:paraId="65C9AC14" w15:done="0"/>
  <w15:commentEx w15:paraId="392F0970" w15:done="0"/>
  <w15:commentEx w15:paraId="2279AA0F" w15:done="0"/>
  <w15:commentEx w15:paraId="4FCEA937" w15:done="0"/>
  <w15:commentEx w15:paraId="13A94136" w15:done="0"/>
  <w15:commentEx w15:paraId="70E10893" w15:done="0"/>
  <w15:commentEx w15:paraId="57D1C888" w15:done="0"/>
  <w15:commentEx w15:paraId="0C0A11E7" w15:done="0"/>
  <w15:commentEx w15:paraId="494C98B8" w15:done="0"/>
  <w15:commentEx w15:paraId="4FE08C30" w15:done="0"/>
  <w15:commentEx w15:paraId="19475704" w15:done="0"/>
  <w15:commentEx w15:paraId="689BF04B" w15:done="0"/>
  <w15:commentEx w15:paraId="6F1621EC" w15:done="0"/>
  <w15:commentEx w15:paraId="50B2CF12" w15:done="0"/>
  <w15:commentEx w15:paraId="04F5279C" w15:done="0"/>
  <w15:commentEx w15:paraId="4FEA5421" w15:done="0"/>
  <w15:commentEx w15:paraId="7E93931D" w15:done="0"/>
  <w15:commentEx w15:paraId="4B5ECB19" w15:done="0"/>
  <w15:commentEx w15:paraId="50715956" w15:done="0"/>
  <w15:commentEx w15:paraId="71668E46" w15:done="0"/>
  <w15:commentEx w15:paraId="4399A94D" w15:done="0"/>
  <w15:commentEx w15:paraId="69769408" w15:done="0"/>
  <w15:commentEx w15:paraId="6E3EA9FF" w15:done="0"/>
  <w15:commentEx w15:paraId="505F5F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FD33C2" w16cex:dateUtc="2022-10-21T22:05:00Z"/>
  <w16cex:commentExtensible w16cex:durableId="26E19213" w16cex:dateUtc="2022-09-30T23:04:00Z"/>
  <w16cex:commentExtensible w16cex:durableId="26F53E18" w16cex:dateUtc="2022-10-15T21:11:00Z"/>
  <w16cex:commentExtensible w16cex:durableId="26F53E4F" w16cex:dateUtc="2022-10-15T21:12:00Z"/>
  <w16cex:commentExtensible w16cex:durableId="26F53EF1" w16cex:dateUtc="2022-10-15T21:15:00Z"/>
  <w16cex:commentExtensible w16cex:durableId="26FD3058" w16cex:dateUtc="2022-10-21T21:51:00Z"/>
  <w16cex:commentExtensible w16cex:durableId="26E17B13" w16cex:dateUtc="2022-09-30T21:26:00Z"/>
  <w16cex:commentExtensible w16cex:durableId="270E4F59" w16cex:dateUtc="2022-11-03T21:31:00Z"/>
  <w16cex:commentExtensible w16cex:durableId="270BBCB6" w16cex:dateUtc="2022-11-01T22:41:00Z"/>
  <w16cex:commentExtensible w16cex:durableId="270BBD28" w16cex:dateUtc="2022-11-01T22:43:00Z"/>
  <w16cex:commentExtensible w16cex:durableId="270BBF7B" w16cex:dateUtc="2022-11-01T22:53:00Z"/>
  <w16cex:commentExtensible w16cex:durableId="270BCC61" w16cex:dateUtc="2022-11-01T23:48:00Z"/>
  <w16cex:commentExtensible w16cex:durableId="270BCCB0" w16cex:dateUtc="2022-11-01T23:49:00Z"/>
  <w16cex:commentExtensible w16cex:durableId="26E83D65" w16cex:dateUtc="2022-10-06T00:29:00Z"/>
  <w16cex:commentExtensible w16cex:durableId="26EA9739" w16cex:dateUtc="2022-10-07T19:16:00Z"/>
  <w16cex:commentExtensible w16cex:durableId="26F54125" w16cex:dateUtc="2022-10-15T21:24:00Z"/>
  <w16cex:commentExtensible w16cex:durableId="26FD3481" w16cex:dateUtc="2022-10-21T22:08:00Z"/>
  <w16cex:commentExtensible w16cex:durableId="26FD362A" w16cex:dateUtc="2022-10-21T22:15:00Z"/>
  <w16cex:commentExtensible w16cex:durableId="26E812D5" w16cex:dateUtc="2022-10-05T21:27:00Z"/>
  <w16cex:commentExtensible w16cex:durableId="26FD3716" w16cex:dateUtc="2022-10-21T22:19:00Z"/>
  <w16cex:commentExtensible w16cex:durableId="26FD3947" w16cex:dateUtc="2022-10-21T22:29:00Z"/>
  <w16cex:commentExtensible w16cex:durableId="26FAA90D" w16cex:dateUtc="2022-10-19T23:49:00Z"/>
  <w16cex:commentExtensible w16cex:durableId="271CBC90" w16cex:dateUtc="2022-11-14T21:09:00Z"/>
  <w16cex:commentExtensible w16cex:durableId="26FD3EFA" w16cex:dateUtc="2022-10-21T22:53:00Z"/>
  <w16cex:commentExtensible w16cex:durableId="26FBD7E2" w16cex:dateUtc="2022-10-20T21:21:00Z"/>
  <w16cex:commentExtensible w16cex:durableId="26F9214C" w16cex:dateUtc="2022-10-18T19:57:00Z"/>
  <w16cex:commentExtensible w16cex:durableId="26FAA9A3" w16cex:dateUtc="2022-10-19T23:51:00Z"/>
  <w16cex:commentExtensible w16cex:durableId="26F9223B" w16cex:dateUtc="2022-10-18T20:01:00Z"/>
  <w16cex:commentExtensible w16cex:durableId="26EAB676" w16cex:dateUtc="2022-10-07T21:30:00Z"/>
  <w16cex:commentExtensible w16cex:durableId="26FA9B42" w16cex:dateUtc="2022-10-19T22:50:00Z"/>
  <w16cex:commentExtensible w16cex:durableId="26FD3B60" w16cex:dateUtc="2022-10-21T22:38:00Z"/>
  <w16cex:commentExtensible w16cex:durableId="26FAA759" w16cex:dateUtc="2022-10-19T23:42:00Z"/>
  <w16cex:commentExtensible w16cex:durableId="27161C2B" w16cex:dateUtc="2022-11-09T20:31:00Z"/>
  <w16cex:commentExtensible w16cex:durableId="26FAAC65" w16cex:dateUtc="2022-10-20T00:03:00Z"/>
  <w16cex:commentExtensible w16cex:durableId="26EAD2C0" w16cex:dateUtc="2022-10-07T23:30:00Z"/>
  <w16cex:commentExtensible w16cex:durableId="26FAB220" w16cex:dateUtc="2022-10-20T00:28:00Z"/>
  <w16cex:commentExtensible w16cex:durableId="26FAB238" w16cex:dateUtc="2022-10-20T00:28:00Z"/>
  <w16cex:commentExtensible w16cex:durableId="26FA5F61" w16cex:dateUtc="2022-10-19T18:34:00Z"/>
  <w16cex:commentExtensible w16cex:durableId="26F93F90" w16cex:dateUtc="2022-10-18T22:06:00Z"/>
  <w16cex:commentExtensible w16cex:durableId="26FABB3D" w16cex:dateUtc="2022-10-20T01:06:00Z"/>
  <w16cex:commentExtensible w16cex:durableId="270A8D31" w16cex:dateUtc="2022-11-01T01:06:00Z"/>
  <w16cex:commentExtensible w16cex:durableId="270E855D" w16cex:dateUtc="2022-11-04T01:22:00Z"/>
  <w16cex:commentExtensible w16cex:durableId="270FC2CC" w16cex:dateUtc="2022-11-04T23:56:00Z"/>
  <w16cex:commentExtensible w16cex:durableId="270E6C34" w16cex:dateUtc="2022-11-03T23:35:00Z"/>
  <w16cex:commentExtensible w16cex:durableId="270E83D2" w16cex:dateUtc="2022-11-04T00:23:00Z"/>
  <w16cex:commentExtensible w16cex:durableId="270FBFF0" w16cex:dateUtc="2022-11-04T23:44:00Z"/>
  <w16cex:commentExtensible w16cex:durableId="2714EB06" w16cex:dateUtc="2022-11-08T22:49:00Z"/>
  <w16cex:commentExtensible w16cex:durableId="26FAA5E9" w16cex:dateUtc="2022-10-19T23:35:00Z"/>
  <w16cex:commentExtensible w16cex:durableId="26F93D1D" w16cex:dateUtc="2022-10-18T21:56:00Z"/>
  <w16cex:commentExtensible w16cex:durableId="26F93E3B" w16cex:dateUtc="2022-10-18T22:01:00Z"/>
  <w16cex:commentExtensible w16cex:durableId="270A9175" w16cex:dateUtc="2022-11-01T01:24:00Z"/>
  <w16cex:commentExtensible w16cex:durableId="26EA893C" w16cex:dateUtc="2022-10-07T1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AC6A39" w16cid:durableId="26FD33C2"/>
  <w16cid:commentId w16cid:paraId="2F5BB17D" w16cid:durableId="26E19213"/>
  <w16cid:commentId w16cid:paraId="6BB4C8EC" w16cid:durableId="26F53E18"/>
  <w16cid:commentId w16cid:paraId="118CEEA3" w16cid:durableId="26F53E4F"/>
  <w16cid:commentId w16cid:paraId="66ABA214" w16cid:durableId="26F53EF1"/>
  <w16cid:commentId w16cid:paraId="6175C250" w16cid:durableId="26FD3058"/>
  <w16cid:commentId w16cid:paraId="617558C0" w16cid:durableId="26E17B13"/>
  <w16cid:commentId w16cid:paraId="7AFD692D" w16cid:durableId="270E4F59"/>
  <w16cid:commentId w16cid:paraId="71EF79D4" w16cid:durableId="270BBCB6"/>
  <w16cid:commentId w16cid:paraId="6AB748DD" w16cid:durableId="270BBD28"/>
  <w16cid:commentId w16cid:paraId="326705D3" w16cid:durableId="270BBF7B"/>
  <w16cid:commentId w16cid:paraId="28E1CC18" w16cid:durableId="270BCC61"/>
  <w16cid:commentId w16cid:paraId="1C7484BC" w16cid:durableId="270BCCB0"/>
  <w16cid:commentId w16cid:paraId="7640737F" w16cid:durableId="26E83D65"/>
  <w16cid:commentId w16cid:paraId="3C71B80D" w16cid:durableId="26EA9739"/>
  <w16cid:commentId w16cid:paraId="4E0DD0B5" w16cid:durableId="26F54125"/>
  <w16cid:commentId w16cid:paraId="72F4E345" w16cid:durableId="26FD3481"/>
  <w16cid:commentId w16cid:paraId="359F73DF" w16cid:durableId="26FD362A"/>
  <w16cid:commentId w16cid:paraId="1BB95AB0" w16cid:durableId="26E812D5"/>
  <w16cid:commentId w16cid:paraId="648E9C26" w16cid:durableId="26FD3716"/>
  <w16cid:commentId w16cid:paraId="22F441EA" w16cid:durableId="26FD3947"/>
  <w16cid:commentId w16cid:paraId="7FFE31B8" w16cid:durableId="26FAA90D"/>
  <w16cid:commentId w16cid:paraId="464AB315" w16cid:durableId="271CBC90"/>
  <w16cid:commentId w16cid:paraId="259DA82B" w16cid:durableId="26FD3EFA"/>
  <w16cid:commentId w16cid:paraId="11859ABB" w16cid:durableId="26FBD7E2"/>
  <w16cid:commentId w16cid:paraId="13EDAFC1" w16cid:durableId="26F9214C"/>
  <w16cid:commentId w16cid:paraId="11E191C7" w16cid:durableId="26FAA9A3"/>
  <w16cid:commentId w16cid:paraId="4BBB11EC" w16cid:durableId="26F9223B"/>
  <w16cid:commentId w16cid:paraId="65C9AC14" w16cid:durableId="26EAB676"/>
  <w16cid:commentId w16cid:paraId="392F0970" w16cid:durableId="26FA9B42"/>
  <w16cid:commentId w16cid:paraId="2279AA0F" w16cid:durableId="26FD3B60"/>
  <w16cid:commentId w16cid:paraId="4FCEA937" w16cid:durableId="26FAA759"/>
  <w16cid:commentId w16cid:paraId="13A94136" w16cid:durableId="27161C2B"/>
  <w16cid:commentId w16cid:paraId="70E10893" w16cid:durableId="26FAAC65"/>
  <w16cid:commentId w16cid:paraId="57D1C888" w16cid:durableId="26EAD2C0"/>
  <w16cid:commentId w16cid:paraId="0C0A11E7" w16cid:durableId="26FAB220"/>
  <w16cid:commentId w16cid:paraId="494C98B8" w16cid:durableId="26FAB238"/>
  <w16cid:commentId w16cid:paraId="4FE08C30" w16cid:durableId="26FA5F61"/>
  <w16cid:commentId w16cid:paraId="19475704" w16cid:durableId="26F93F90"/>
  <w16cid:commentId w16cid:paraId="689BF04B" w16cid:durableId="26FABB3D"/>
  <w16cid:commentId w16cid:paraId="6F1621EC" w16cid:durableId="270A8D31"/>
  <w16cid:commentId w16cid:paraId="50B2CF12" w16cid:durableId="270E855D"/>
  <w16cid:commentId w16cid:paraId="04F5279C" w16cid:durableId="270FC2CC"/>
  <w16cid:commentId w16cid:paraId="4FEA5421" w16cid:durableId="270E6C34"/>
  <w16cid:commentId w16cid:paraId="7E93931D" w16cid:durableId="270E83D2"/>
  <w16cid:commentId w16cid:paraId="4B5ECB19" w16cid:durableId="270FBFF0"/>
  <w16cid:commentId w16cid:paraId="50715956" w16cid:durableId="2714EB06"/>
  <w16cid:commentId w16cid:paraId="71668E46" w16cid:durableId="26FAA5E9"/>
  <w16cid:commentId w16cid:paraId="4399A94D" w16cid:durableId="26F93D1D"/>
  <w16cid:commentId w16cid:paraId="69769408" w16cid:durableId="26F93E3B"/>
  <w16cid:commentId w16cid:paraId="6E3EA9FF" w16cid:durableId="270A9175"/>
  <w16cid:commentId w16cid:paraId="505F5F8C" w16cid:durableId="26EA89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0D33CD" w14:textId="77777777" w:rsidR="00530C83" w:rsidRDefault="00530C83" w:rsidP="00F4375E">
      <w:r>
        <w:separator/>
      </w:r>
    </w:p>
  </w:endnote>
  <w:endnote w:type="continuationSeparator" w:id="0">
    <w:p w14:paraId="616E37C3" w14:textId="77777777" w:rsidR="00530C83" w:rsidRDefault="00530C83" w:rsidP="00F43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Roboto">
    <w:panose1 w:val="020B0604020202020204"/>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86771"/>
      <w:docPartObj>
        <w:docPartGallery w:val="Page Numbers (Bottom of Page)"/>
        <w:docPartUnique/>
      </w:docPartObj>
    </w:sdtPr>
    <w:sdtContent>
      <w:p w14:paraId="7C152B8E" w14:textId="2BDAAF59" w:rsidR="009F1A5A" w:rsidRDefault="009F1A5A"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48520036"/>
      <w:docPartObj>
        <w:docPartGallery w:val="Page Numbers (Bottom of Page)"/>
        <w:docPartUnique/>
      </w:docPartObj>
    </w:sdtPr>
    <w:sdtContent>
      <w:p w14:paraId="125D3193" w14:textId="677E205D" w:rsidR="009F1A5A" w:rsidRDefault="009F1A5A" w:rsidP="00555B38">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3BDB6A" w14:textId="77777777" w:rsidR="009F1A5A" w:rsidRDefault="009F1A5A" w:rsidP="00AD6A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55EAC" w14:textId="77777777" w:rsidR="009F1A5A" w:rsidRDefault="009F1A5A" w:rsidP="00AD6AF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258811"/>
      <w:docPartObj>
        <w:docPartGallery w:val="Page Numbers (Bottom of Page)"/>
        <w:docPartUnique/>
      </w:docPartObj>
    </w:sdtPr>
    <w:sdtContent>
      <w:p w14:paraId="14CE8F5C" w14:textId="26B4EF09" w:rsidR="009F1A5A" w:rsidRDefault="009F1A5A"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1D31902F" w14:textId="77777777" w:rsidR="009F1A5A" w:rsidRDefault="009F1A5A" w:rsidP="00AD6AF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387912" w14:textId="77777777" w:rsidR="00530C83" w:rsidRDefault="00530C83" w:rsidP="00F4375E">
      <w:r>
        <w:separator/>
      </w:r>
    </w:p>
  </w:footnote>
  <w:footnote w:type="continuationSeparator" w:id="0">
    <w:p w14:paraId="23D65C2E" w14:textId="77777777" w:rsidR="00530C83" w:rsidRDefault="00530C83" w:rsidP="00F43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DD6E0" w14:textId="6FF5BA4F" w:rsidR="009F1A5A" w:rsidRPr="00935AE3" w:rsidRDefault="009F1A5A">
    <w:pPr>
      <w:pStyle w:val="Header"/>
      <w:rPr>
        <w:rFonts w:ascii="Arial" w:hAnsi="Arial" w:cs="Arial"/>
      </w:rPr>
    </w:pPr>
    <w:r>
      <w:rPr>
        <w:rFonts w:ascii="Arial" w:hAnsi="Arial" w:cs="Arial"/>
      </w:rPr>
      <w:t>Cougar Dam</w:t>
    </w:r>
    <w:r w:rsidRPr="00935AE3">
      <w:rPr>
        <w:rFonts w:ascii="Arial" w:hAnsi="Arial" w:cs="Arial"/>
      </w:rPr>
      <w:t xml:space="preserve"> Genetic Parentage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41E6F"/>
    <w:multiLevelType w:val="hybridMultilevel"/>
    <w:tmpl w:val="7CE04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263F0"/>
    <w:multiLevelType w:val="hybridMultilevel"/>
    <w:tmpl w:val="85220EE6"/>
    <w:lvl w:ilvl="0" w:tplc="CEB0C8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07851"/>
    <w:multiLevelType w:val="hybridMultilevel"/>
    <w:tmpl w:val="20108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F0283"/>
    <w:multiLevelType w:val="hybridMultilevel"/>
    <w:tmpl w:val="06B80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870D98"/>
    <w:multiLevelType w:val="hybridMultilevel"/>
    <w:tmpl w:val="76FC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C42A3F"/>
    <w:multiLevelType w:val="hybridMultilevel"/>
    <w:tmpl w:val="D742C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A40714"/>
    <w:multiLevelType w:val="hybridMultilevel"/>
    <w:tmpl w:val="E9EA4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3069EC"/>
    <w:multiLevelType w:val="hybridMultilevel"/>
    <w:tmpl w:val="A2485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837EF7"/>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863153"/>
    <w:multiLevelType w:val="hybridMultilevel"/>
    <w:tmpl w:val="118A2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D90B26"/>
    <w:multiLevelType w:val="hybridMultilevel"/>
    <w:tmpl w:val="24620CD0"/>
    <w:lvl w:ilvl="0" w:tplc="ED3E16E6">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BC05E0"/>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F55BB0"/>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814638"/>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1"/>
  </w:num>
  <w:num w:numId="4">
    <w:abstractNumId w:val="10"/>
  </w:num>
  <w:num w:numId="5">
    <w:abstractNumId w:val="12"/>
  </w:num>
  <w:num w:numId="6">
    <w:abstractNumId w:val="9"/>
  </w:num>
  <w:num w:numId="7">
    <w:abstractNumId w:val="4"/>
  </w:num>
  <w:num w:numId="8">
    <w:abstractNumId w:val="3"/>
  </w:num>
  <w:num w:numId="9">
    <w:abstractNumId w:val="0"/>
  </w:num>
  <w:num w:numId="10">
    <w:abstractNumId w:val="6"/>
  </w:num>
  <w:num w:numId="11">
    <w:abstractNumId w:val="13"/>
  </w:num>
  <w:num w:numId="12">
    <w:abstractNumId w:val="2"/>
  </w:num>
  <w:num w:numId="13">
    <w:abstractNumId w:val="7"/>
  </w:num>
  <w:num w:numId="1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Dayan">
    <w15:presenceInfo w15:providerId="AD" w15:userId="S::ddayan@clarku.edu::28280fc7-5003-494f-9b9e-92d9dd867b56"/>
  </w15:person>
  <w15:person w15:author="Kathleen O'Malley">
    <w15:presenceInfo w15:providerId="AD" w15:userId="S::omalleyk@oregonstate.edu::0f5db546-bac0-4755-b13f-b5290ba434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nservation Genetic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408&lt;/item&gt;&lt;item&gt;1369&lt;/item&gt;&lt;item&gt;1376&lt;/item&gt;&lt;item&gt;1393&lt;/item&gt;&lt;item&gt;1537&lt;/item&gt;&lt;item&gt;1541&lt;/item&gt;&lt;item&gt;1542&lt;/item&gt;&lt;item&gt;1543&lt;/item&gt;&lt;item&gt;1544&lt;/item&gt;&lt;item&gt;1545&lt;/item&gt;&lt;item&gt;1546&lt;/item&gt;&lt;item&gt;1547&lt;/item&gt;&lt;item&gt;1548&lt;/item&gt;&lt;item&gt;1549&lt;/item&gt;&lt;item&gt;1556&lt;/item&gt;&lt;item&gt;1557&lt;/item&gt;&lt;item&gt;1558&lt;/item&gt;&lt;item&gt;1559&lt;/item&gt;&lt;item&gt;1560&lt;/item&gt;&lt;item&gt;1561&lt;/item&gt;&lt;/record-ids&gt;&lt;/item&gt;&lt;/Libraries&gt;"/>
  </w:docVars>
  <w:rsids>
    <w:rsidRoot w:val="00F4375E"/>
    <w:rsid w:val="000009F0"/>
    <w:rsid w:val="00003A77"/>
    <w:rsid w:val="0000684E"/>
    <w:rsid w:val="00007022"/>
    <w:rsid w:val="0000704A"/>
    <w:rsid w:val="00007102"/>
    <w:rsid w:val="000111E4"/>
    <w:rsid w:val="00013BAD"/>
    <w:rsid w:val="00014E24"/>
    <w:rsid w:val="00027C48"/>
    <w:rsid w:val="00030C22"/>
    <w:rsid w:val="00037BCB"/>
    <w:rsid w:val="00041311"/>
    <w:rsid w:val="0004730E"/>
    <w:rsid w:val="000539A7"/>
    <w:rsid w:val="00067F1B"/>
    <w:rsid w:val="00070FBD"/>
    <w:rsid w:val="0007271E"/>
    <w:rsid w:val="0007479D"/>
    <w:rsid w:val="00075AD1"/>
    <w:rsid w:val="0009633F"/>
    <w:rsid w:val="000A0CBD"/>
    <w:rsid w:val="000A1C89"/>
    <w:rsid w:val="000A2DAF"/>
    <w:rsid w:val="000A65AC"/>
    <w:rsid w:val="000B4CED"/>
    <w:rsid w:val="000B5941"/>
    <w:rsid w:val="000B5E81"/>
    <w:rsid w:val="000D4D4B"/>
    <w:rsid w:val="000D645F"/>
    <w:rsid w:val="000D6AF0"/>
    <w:rsid w:val="000E20F1"/>
    <w:rsid w:val="000E2638"/>
    <w:rsid w:val="000E5DD2"/>
    <w:rsid w:val="000E6CDE"/>
    <w:rsid w:val="000F1A6A"/>
    <w:rsid w:val="000F316F"/>
    <w:rsid w:val="000F492B"/>
    <w:rsid w:val="000F607E"/>
    <w:rsid w:val="001052C3"/>
    <w:rsid w:val="001053B0"/>
    <w:rsid w:val="00106CBD"/>
    <w:rsid w:val="001100E4"/>
    <w:rsid w:val="00113C0B"/>
    <w:rsid w:val="00113D3A"/>
    <w:rsid w:val="00113D3D"/>
    <w:rsid w:val="001175E4"/>
    <w:rsid w:val="00117E1E"/>
    <w:rsid w:val="00120826"/>
    <w:rsid w:val="00124268"/>
    <w:rsid w:val="0012502A"/>
    <w:rsid w:val="0013106B"/>
    <w:rsid w:val="00140F68"/>
    <w:rsid w:val="0014653B"/>
    <w:rsid w:val="00153134"/>
    <w:rsid w:val="00153167"/>
    <w:rsid w:val="001552C3"/>
    <w:rsid w:val="001574F8"/>
    <w:rsid w:val="00161359"/>
    <w:rsid w:val="00163028"/>
    <w:rsid w:val="00164D7C"/>
    <w:rsid w:val="00165A45"/>
    <w:rsid w:val="00171088"/>
    <w:rsid w:val="00176B57"/>
    <w:rsid w:val="0018163C"/>
    <w:rsid w:val="001876DC"/>
    <w:rsid w:val="00192EB1"/>
    <w:rsid w:val="001930BA"/>
    <w:rsid w:val="0019419C"/>
    <w:rsid w:val="001954E0"/>
    <w:rsid w:val="001A3153"/>
    <w:rsid w:val="001B4514"/>
    <w:rsid w:val="001C0357"/>
    <w:rsid w:val="001C0FB7"/>
    <w:rsid w:val="001C1598"/>
    <w:rsid w:val="001C1F44"/>
    <w:rsid w:val="001C4128"/>
    <w:rsid w:val="001D0CE5"/>
    <w:rsid w:val="00203F86"/>
    <w:rsid w:val="00213089"/>
    <w:rsid w:val="0021359F"/>
    <w:rsid w:val="0021593D"/>
    <w:rsid w:val="00216690"/>
    <w:rsid w:val="00221155"/>
    <w:rsid w:val="002234CD"/>
    <w:rsid w:val="00223702"/>
    <w:rsid w:val="00223E46"/>
    <w:rsid w:val="00227165"/>
    <w:rsid w:val="00227A30"/>
    <w:rsid w:val="0023110E"/>
    <w:rsid w:val="00233719"/>
    <w:rsid w:val="00235640"/>
    <w:rsid w:val="0023721B"/>
    <w:rsid w:val="002415CD"/>
    <w:rsid w:val="00243AC3"/>
    <w:rsid w:val="0024618C"/>
    <w:rsid w:val="00247D13"/>
    <w:rsid w:val="002547A2"/>
    <w:rsid w:val="00254D5C"/>
    <w:rsid w:val="00257BE3"/>
    <w:rsid w:val="00262BF8"/>
    <w:rsid w:val="00275133"/>
    <w:rsid w:val="00275BC0"/>
    <w:rsid w:val="00275E96"/>
    <w:rsid w:val="0027726B"/>
    <w:rsid w:val="00291C4E"/>
    <w:rsid w:val="0029245D"/>
    <w:rsid w:val="002935A6"/>
    <w:rsid w:val="002A1615"/>
    <w:rsid w:val="002A23D0"/>
    <w:rsid w:val="002A45D2"/>
    <w:rsid w:val="002B1AF7"/>
    <w:rsid w:val="002B68CB"/>
    <w:rsid w:val="002B68CF"/>
    <w:rsid w:val="002C21B9"/>
    <w:rsid w:val="002D067D"/>
    <w:rsid w:val="002D1525"/>
    <w:rsid w:val="002D41FB"/>
    <w:rsid w:val="002D5BB5"/>
    <w:rsid w:val="002F0B67"/>
    <w:rsid w:val="002F34CE"/>
    <w:rsid w:val="002F4363"/>
    <w:rsid w:val="002F4D52"/>
    <w:rsid w:val="002F5744"/>
    <w:rsid w:val="00304913"/>
    <w:rsid w:val="00310607"/>
    <w:rsid w:val="0031214F"/>
    <w:rsid w:val="003126DF"/>
    <w:rsid w:val="00312D99"/>
    <w:rsid w:val="0031436F"/>
    <w:rsid w:val="00316240"/>
    <w:rsid w:val="00322706"/>
    <w:rsid w:val="00323764"/>
    <w:rsid w:val="003239BB"/>
    <w:rsid w:val="0033060C"/>
    <w:rsid w:val="00330A0F"/>
    <w:rsid w:val="00342451"/>
    <w:rsid w:val="0034255E"/>
    <w:rsid w:val="00351BC1"/>
    <w:rsid w:val="00353BF3"/>
    <w:rsid w:val="003576F2"/>
    <w:rsid w:val="00364EC9"/>
    <w:rsid w:val="00366539"/>
    <w:rsid w:val="00366D7A"/>
    <w:rsid w:val="00373152"/>
    <w:rsid w:val="003736AD"/>
    <w:rsid w:val="00373EBF"/>
    <w:rsid w:val="00374007"/>
    <w:rsid w:val="00374E16"/>
    <w:rsid w:val="00382C7C"/>
    <w:rsid w:val="003839CB"/>
    <w:rsid w:val="003A0E98"/>
    <w:rsid w:val="003A3549"/>
    <w:rsid w:val="003B1343"/>
    <w:rsid w:val="003C1673"/>
    <w:rsid w:val="003C1EFD"/>
    <w:rsid w:val="003C3F11"/>
    <w:rsid w:val="003D67A9"/>
    <w:rsid w:val="003D77FB"/>
    <w:rsid w:val="003E00C6"/>
    <w:rsid w:val="003E0D3B"/>
    <w:rsid w:val="003E1B07"/>
    <w:rsid w:val="003E20A4"/>
    <w:rsid w:val="003E2E8C"/>
    <w:rsid w:val="003E3D78"/>
    <w:rsid w:val="003E489D"/>
    <w:rsid w:val="003E580D"/>
    <w:rsid w:val="003F45DC"/>
    <w:rsid w:val="0040081E"/>
    <w:rsid w:val="00404345"/>
    <w:rsid w:val="004046CB"/>
    <w:rsid w:val="0040476A"/>
    <w:rsid w:val="004068B0"/>
    <w:rsid w:val="00413EC0"/>
    <w:rsid w:val="0042646B"/>
    <w:rsid w:val="00427D7C"/>
    <w:rsid w:val="00432748"/>
    <w:rsid w:val="004359A4"/>
    <w:rsid w:val="00440FD4"/>
    <w:rsid w:val="004445C8"/>
    <w:rsid w:val="0044510A"/>
    <w:rsid w:val="00455EEF"/>
    <w:rsid w:val="00457AFE"/>
    <w:rsid w:val="004640B8"/>
    <w:rsid w:val="00466CE7"/>
    <w:rsid w:val="00474686"/>
    <w:rsid w:val="00476E8E"/>
    <w:rsid w:val="00477332"/>
    <w:rsid w:val="00480CF1"/>
    <w:rsid w:val="00481161"/>
    <w:rsid w:val="004856A0"/>
    <w:rsid w:val="00492217"/>
    <w:rsid w:val="004A18E6"/>
    <w:rsid w:val="004A7EB4"/>
    <w:rsid w:val="004B1E4A"/>
    <w:rsid w:val="004C7A87"/>
    <w:rsid w:val="004D21D3"/>
    <w:rsid w:val="004D2C50"/>
    <w:rsid w:val="004D3358"/>
    <w:rsid w:val="004D6384"/>
    <w:rsid w:val="004E0EED"/>
    <w:rsid w:val="004E5267"/>
    <w:rsid w:val="004E734D"/>
    <w:rsid w:val="004E7876"/>
    <w:rsid w:val="004F40CE"/>
    <w:rsid w:val="004F4604"/>
    <w:rsid w:val="004F6A0D"/>
    <w:rsid w:val="004F7A95"/>
    <w:rsid w:val="00501D4E"/>
    <w:rsid w:val="0050205B"/>
    <w:rsid w:val="00504444"/>
    <w:rsid w:val="00506404"/>
    <w:rsid w:val="00523916"/>
    <w:rsid w:val="00526E4C"/>
    <w:rsid w:val="00530C83"/>
    <w:rsid w:val="00530E1C"/>
    <w:rsid w:val="00535525"/>
    <w:rsid w:val="00536822"/>
    <w:rsid w:val="00540A41"/>
    <w:rsid w:val="00541D35"/>
    <w:rsid w:val="00554D18"/>
    <w:rsid w:val="00555B38"/>
    <w:rsid w:val="00560106"/>
    <w:rsid w:val="00562F61"/>
    <w:rsid w:val="00565D64"/>
    <w:rsid w:val="0057299D"/>
    <w:rsid w:val="005741DF"/>
    <w:rsid w:val="00574900"/>
    <w:rsid w:val="00575AB5"/>
    <w:rsid w:val="00575C0C"/>
    <w:rsid w:val="00576BEE"/>
    <w:rsid w:val="005823FD"/>
    <w:rsid w:val="0058797F"/>
    <w:rsid w:val="00590916"/>
    <w:rsid w:val="00590F8E"/>
    <w:rsid w:val="005930E1"/>
    <w:rsid w:val="005932F1"/>
    <w:rsid w:val="005A272D"/>
    <w:rsid w:val="005A643D"/>
    <w:rsid w:val="005A7EA5"/>
    <w:rsid w:val="005B307F"/>
    <w:rsid w:val="005B3AF6"/>
    <w:rsid w:val="005B5FDB"/>
    <w:rsid w:val="005C4896"/>
    <w:rsid w:val="005C5598"/>
    <w:rsid w:val="005C69B2"/>
    <w:rsid w:val="005C6A96"/>
    <w:rsid w:val="005C6AE6"/>
    <w:rsid w:val="005D1256"/>
    <w:rsid w:val="005D2D27"/>
    <w:rsid w:val="005D4051"/>
    <w:rsid w:val="005D4254"/>
    <w:rsid w:val="005D56C5"/>
    <w:rsid w:val="005D7078"/>
    <w:rsid w:val="005D720F"/>
    <w:rsid w:val="005E1882"/>
    <w:rsid w:val="005E5401"/>
    <w:rsid w:val="005F0174"/>
    <w:rsid w:val="005F1A88"/>
    <w:rsid w:val="005F41AF"/>
    <w:rsid w:val="005F43A2"/>
    <w:rsid w:val="005F4843"/>
    <w:rsid w:val="005F60A2"/>
    <w:rsid w:val="006001FF"/>
    <w:rsid w:val="00606370"/>
    <w:rsid w:val="00613457"/>
    <w:rsid w:val="00620509"/>
    <w:rsid w:val="00621E22"/>
    <w:rsid w:val="006224B0"/>
    <w:rsid w:val="0063046E"/>
    <w:rsid w:val="00631807"/>
    <w:rsid w:val="006407BF"/>
    <w:rsid w:val="00640EB6"/>
    <w:rsid w:val="00645F87"/>
    <w:rsid w:val="0065541C"/>
    <w:rsid w:val="006605AD"/>
    <w:rsid w:val="006706ED"/>
    <w:rsid w:val="00675DD2"/>
    <w:rsid w:val="006761C7"/>
    <w:rsid w:val="00677B13"/>
    <w:rsid w:val="006823BA"/>
    <w:rsid w:val="006838BF"/>
    <w:rsid w:val="00687430"/>
    <w:rsid w:val="0069085F"/>
    <w:rsid w:val="006959DB"/>
    <w:rsid w:val="006965BE"/>
    <w:rsid w:val="006A214B"/>
    <w:rsid w:val="006A43B2"/>
    <w:rsid w:val="006A449E"/>
    <w:rsid w:val="006B2DED"/>
    <w:rsid w:val="006C210F"/>
    <w:rsid w:val="006D5CC7"/>
    <w:rsid w:val="006E21E8"/>
    <w:rsid w:val="006E3982"/>
    <w:rsid w:val="006E7497"/>
    <w:rsid w:val="006F0FFA"/>
    <w:rsid w:val="007004FD"/>
    <w:rsid w:val="00702BDA"/>
    <w:rsid w:val="00704616"/>
    <w:rsid w:val="00710DB0"/>
    <w:rsid w:val="00711588"/>
    <w:rsid w:val="0071182D"/>
    <w:rsid w:val="007140B9"/>
    <w:rsid w:val="007146B5"/>
    <w:rsid w:val="00715942"/>
    <w:rsid w:val="007210DF"/>
    <w:rsid w:val="00724B96"/>
    <w:rsid w:val="00727C4E"/>
    <w:rsid w:val="00727ED3"/>
    <w:rsid w:val="007309CB"/>
    <w:rsid w:val="007323AF"/>
    <w:rsid w:val="007351E2"/>
    <w:rsid w:val="00745BFC"/>
    <w:rsid w:val="007533C5"/>
    <w:rsid w:val="007579E9"/>
    <w:rsid w:val="007601B6"/>
    <w:rsid w:val="007611F6"/>
    <w:rsid w:val="0076259D"/>
    <w:rsid w:val="00765354"/>
    <w:rsid w:val="00765402"/>
    <w:rsid w:val="00773A76"/>
    <w:rsid w:val="0078131B"/>
    <w:rsid w:val="0078196E"/>
    <w:rsid w:val="007A014D"/>
    <w:rsid w:val="007A0D87"/>
    <w:rsid w:val="007A0E65"/>
    <w:rsid w:val="007A1AD0"/>
    <w:rsid w:val="007A2276"/>
    <w:rsid w:val="007A2414"/>
    <w:rsid w:val="007A5A45"/>
    <w:rsid w:val="007B1890"/>
    <w:rsid w:val="007B19FA"/>
    <w:rsid w:val="007B4C6C"/>
    <w:rsid w:val="007C21D5"/>
    <w:rsid w:val="007C45CA"/>
    <w:rsid w:val="007C49ED"/>
    <w:rsid w:val="007D02F8"/>
    <w:rsid w:val="007D0D36"/>
    <w:rsid w:val="007D570A"/>
    <w:rsid w:val="007D59F3"/>
    <w:rsid w:val="007D6CB9"/>
    <w:rsid w:val="007E2F9C"/>
    <w:rsid w:val="007E381C"/>
    <w:rsid w:val="007E4845"/>
    <w:rsid w:val="007E7F6F"/>
    <w:rsid w:val="007F027B"/>
    <w:rsid w:val="007F1A92"/>
    <w:rsid w:val="007F4966"/>
    <w:rsid w:val="00800E6B"/>
    <w:rsid w:val="00802E83"/>
    <w:rsid w:val="008117D5"/>
    <w:rsid w:val="00811F41"/>
    <w:rsid w:val="00815DCE"/>
    <w:rsid w:val="0081620E"/>
    <w:rsid w:val="00822ABA"/>
    <w:rsid w:val="00825593"/>
    <w:rsid w:val="00833979"/>
    <w:rsid w:val="00843565"/>
    <w:rsid w:val="008469FF"/>
    <w:rsid w:val="008471F2"/>
    <w:rsid w:val="008511CF"/>
    <w:rsid w:val="00853153"/>
    <w:rsid w:val="00853B1C"/>
    <w:rsid w:val="008546E7"/>
    <w:rsid w:val="00854FDB"/>
    <w:rsid w:val="00856FFB"/>
    <w:rsid w:val="008570EB"/>
    <w:rsid w:val="00857780"/>
    <w:rsid w:val="00866C97"/>
    <w:rsid w:val="00867C2B"/>
    <w:rsid w:val="0087067D"/>
    <w:rsid w:val="00872E56"/>
    <w:rsid w:val="00876CA5"/>
    <w:rsid w:val="00877487"/>
    <w:rsid w:val="008847A1"/>
    <w:rsid w:val="008920DB"/>
    <w:rsid w:val="00897CE9"/>
    <w:rsid w:val="008A10CA"/>
    <w:rsid w:val="008B2ECB"/>
    <w:rsid w:val="008B374F"/>
    <w:rsid w:val="008C0417"/>
    <w:rsid w:val="008C662F"/>
    <w:rsid w:val="008D42E4"/>
    <w:rsid w:val="008D47EB"/>
    <w:rsid w:val="008E3978"/>
    <w:rsid w:val="008F0BC2"/>
    <w:rsid w:val="008F17F8"/>
    <w:rsid w:val="008F2C42"/>
    <w:rsid w:val="00900606"/>
    <w:rsid w:val="00903BBF"/>
    <w:rsid w:val="00906BF8"/>
    <w:rsid w:val="0091120E"/>
    <w:rsid w:val="00914C9F"/>
    <w:rsid w:val="00923965"/>
    <w:rsid w:val="00935AE3"/>
    <w:rsid w:val="00941B17"/>
    <w:rsid w:val="00942208"/>
    <w:rsid w:val="00947960"/>
    <w:rsid w:val="00952FC9"/>
    <w:rsid w:val="009561E7"/>
    <w:rsid w:val="009570A4"/>
    <w:rsid w:val="0096558E"/>
    <w:rsid w:val="009674BE"/>
    <w:rsid w:val="00975870"/>
    <w:rsid w:val="009773EE"/>
    <w:rsid w:val="00977CE8"/>
    <w:rsid w:val="0098710C"/>
    <w:rsid w:val="009937D7"/>
    <w:rsid w:val="00994789"/>
    <w:rsid w:val="00996809"/>
    <w:rsid w:val="009975A3"/>
    <w:rsid w:val="00997BBA"/>
    <w:rsid w:val="009A0B01"/>
    <w:rsid w:val="009A2A69"/>
    <w:rsid w:val="009A340C"/>
    <w:rsid w:val="009B1E99"/>
    <w:rsid w:val="009B2709"/>
    <w:rsid w:val="009D15AE"/>
    <w:rsid w:val="009D5B66"/>
    <w:rsid w:val="009E19FA"/>
    <w:rsid w:val="009E502A"/>
    <w:rsid w:val="009F1A5A"/>
    <w:rsid w:val="009F3717"/>
    <w:rsid w:val="009F3912"/>
    <w:rsid w:val="00A02B7B"/>
    <w:rsid w:val="00A05EA3"/>
    <w:rsid w:val="00A06A19"/>
    <w:rsid w:val="00A13211"/>
    <w:rsid w:val="00A15E5C"/>
    <w:rsid w:val="00A22ADA"/>
    <w:rsid w:val="00A24BC1"/>
    <w:rsid w:val="00A26EDC"/>
    <w:rsid w:val="00A27A15"/>
    <w:rsid w:val="00A33A3D"/>
    <w:rsid w:val="00A357CF"/>
    <w:rsid w:val="00A45344"/>
    <w:rsid w:val="00A46650"/>
    <w:rsid w:val="00A53F27"/>
    <w:rsid w:val="00A54542"/>
    <w:rsid w:val="00A5756E"/>
    <w:rsid w:val="00A6050F"/>
    <w:rsid w:val="00A61C14"/>
    <w:rsid w:val="00A63806"/>
    <w:rsid w:val="00A64B85"/>
    <w:rsid w:val="00A669F4"/>
    <w:rsid w:val="00A67FCF"/>
    <w:rsid w:val="00A71A92"/>
    <w:rsid w:val="00A83BF3"/>
    <w:rsid w:val="00A8498A"/>
    <w:rsid w:val="00A86C6F"/>
    <w:rsid w:val="00A95FF5"/>
    <w:rsid w:val="00A96E09"/>
    <w:rsid w:val="00AA110D"/>
    <w:rsid w:val="00AA73DE"/>
    <w:rsid w:val="00AC1F74"/>
    <w:rsid w:val="00AD329B"/>
    <w:rsid w:val="00AD3A95"/>
    <w:rsid w:val="00AD3B92"/>
    <w:rsid w:val="00AD5AC1"/>
    <w:rsid w:val="00AD6AF1"/>
    <w:rsid w:val="00AE423F"/>
    <w:rsid w:val="00AF57A9"/>
    <w:rsid w:val="00B00A8A"/>
    <w:rsid w:val="00B01C3C"/>
    <w:rsid w:val="00B13265"/>
    <w:rsid w:val="00B134BB"/>
    <w:rsid w:val="00B13F3E"/>
    <w:rsid w:val="00B1409A"/>
    <w:rsid w:val="00B20E51"/>
    <w:rsid w:val="00B2108F"/>
    <w:rsid w:val="00B2256C"/>
    <w:rsid w:val="00B22743"/>
    <w:rsid w:val="00B3104D"/>
    <w:rsid w:val="00B33440"/>
    <w:rsid w:val="00B356E9"/>
    <w:rsid w:val="00B36002"/>
    <w:rsid w:val="00B53230"/>
    <w:rsid w:val="00B54D09"/>
    <w:rsid w:val="00B61F97"/>
    <w:rsid w:val="00B72883"/>
    <w:rsid w:val="00B7497F"/>
    <w:rsid w:val="00B74F59"/>
    <w:rsid w:val="00B75CAB"/>
    <w:rsid w:val="00B800BA"/>
    <w:rsid w:val="00B83605"/>
    <w:rsid w:val="00B842FD"/>
    <w:rsid w:val="00B8490A"/>
    <w:rsid w:val="00B8616D"/>
    <w:rsid w:val="00B92690"/>
    <w:rsid w:val="00B94ECE"/>
    <w:rsid w:val="00B94EDA"/>
    <w:rsid w:val="00B96263"/>
    <w:rsid w:val="00B96810"/>
    <w:rsid w:val="00BB15CC"/>
    <w:rsid w:val="00BB6CE7"/>
    <w:rsid w:val="00BC3443"/>
    <w:rsid w:val="00BC609F"/>
    <w:rsid w:val="00BD3D59"/>
    <w:rsid w:val="00BE2449"/>
    <w:rsid w:val="00BF46EF"/>
    <w:rsid w:val="00BF78E1"/>
    <w:rsid w:val="00C0215A"/>
    <w:rsid w:val="00C06177"/>
    <w:rsid w:val="00C12CFA"/>
    <w:rsid w:val="00C131CD"/>
    <w:rsid w:val="00C2055B"/>
    <w:rsid w:val="00C33AA9"/>
    <w:rsid w:val="00C41065"/>
    <w:rsid w:val="00C42AF9"/>
    <w:rsid w:val="00C45759"/>
    <w:rsid w:val="00C5137D"/>
    <w:rsid w:val="00C528D8"/>
    <w:rsid w:val="00C52EDB"/>
    <w:rsid w:val="00C56078"/>
    <w:rsid w:val="00C6140E"/>
    <w:rsid w:val="00C624FD"/>
    <w:rsid w:val="00C7241F"/>
    <w:rsid w:val="00C742E3"/>
    <w:rsid w:val="00C753E2"/>
    <w:rsid w:val="00C77A87"/>
    <w:rsid w:val="00C83099"/>
    <w:rsid w:val="00C83ECC"/>
    <w:rsid w:val="00C86C17"/>
    <w:rsid w:val="00C909E4"/>
    <w:rsid w:val="00C95DAD"/>
    <w:rsid w:val="00C9610A"/>
    <w:rsid w:val="00CA7054"/>
    <w:rsid w:val="00CC6317"/>
    <w:rsid w:val="00CC754A"/>
    <w:rsid w:val="00CD6806"/>
    <w:rsid w:val="00CE10D6"/>
    <w:rsid w:val="00CE4412"/>
    <w:rsid w:val="00CF20A6"/>
    <w:rsid w:val="00CF44B7"/>
    <w:rsid w:val="00D00DAB"/>
    <w:rsid w:val="00D103FD"/>
    <w:rsid w:val="00D1383A"/>
    <w:rsid w:val="00D206B8"/>
    <w:rsid w:val="00D22DD3"/>
    <w:rsid w:val="00D3710E"/>
    <w:rsid w:val="00D46780"/>
    <w:rsid w:val="00D65024"/>
    <w:rsid w:val="00D71476"/>
    <w:rsid w:val="00D71F78"/>
    <w:rsid w:val="00D733D9"/>
    <w:rsid w:val="00D7409D"/>
    <w:rsid w:val="00D8524B"/>
    <w:rsid w:val="00D92125"/>
    <w:rsid w:val="00D93099"/>
    <w:rsid w:val="00D9781A"/>
    <w:rsid w:val="00DA3BD9"/>
    <w:rsid w:val="00DB02B1"/>
    <w:rsid w:val="00DB04B9"/>
    <w:rsid w:val="00DB2D3C"/>
    <w:rsid w:val="00DB5827"/>
    <w:rsid w:val="00DB7260"/>
    <w:rsid w:val="00DC39BA"/>
    <w:rsid w:val="00DD0610"/>
    <w:rsid w:val="00DD25F4"/>
    <w:rsid w:val="00DD514B"/>
    <w:rsid w:val="00DE4036"/>
    <w:rsid w:val="00DF5602"/>
    <w:rsid w:val="00E12367"/>
    <w:rsid w:val="00E140E8"/>
    <w:rsid w:val="00E1434C"/>
    <w:rsid w:val="00E14BA5"/>
    <w:rsid w:val="00E169DC"/>
    <w:rsid w:val="00E17E1D"/>
    <w:rsid w:val="00E22F70"/>
    <w:rsid w:val="00E24452"/>
    <w:rsid w:val="00E34F5E"/>
    <w:rsid w:val="00E42A4E"/>
    <w:rsid w:val="00E432FA"/>
    <w:rsid w:val="00E511D3"/>
    <w:rsid w:val="00E53851"/>
    <w:rsid w:val="00E60979"/>
    <w:rsid w:val="00E6119F"/>
    <w:rsid w:val="00E6547C"/>
    <w:rsid w:val="00E75FAE"/>
    <w:rsid w:val="00E805CD"/>
    <w:rsid w:val="00E806CB"/>
    <w:rsid w:val="00E95373"/>
    <w:rsid w:val="00E95D9A"/>
    <w:rsid w:val="00E95DE5"/>
    <w:rsid w:val="00E9657D"/>
    <w:rsid w:val="00E9700D"/>
    <w:rsid w:val="00EA2B57"/>
    <w:rsid w:val="00EA6259"/>
    <w:rsid w:val="00EC1D79"/>
    <w:rsid w:val="00EC2FB5"/>
    <w:rsid w:val="00ED45D6"/>
    <w:rsid w:val="00ED707C"/>
    <w:rsid w:val="00EE22FC"/>
    <w:rsid w:val="00EE2FDD"/>
    <w:rsid w:val="00EE4267"/>
    <w:rsid w:val="00EE5FC8"/>
    <w:rsid w:val="00EF0C5D"/>
    <w:rsid w:val="00EF310E"/>
    <w:rsid w:val="00EF42EE"/>
    <w:rsid w:val="00EF55CB"/>
    <w:rsid w:val="00EF57D5"/>
    <w:rsid w:val="00EF621B"/>
    <w:rsid w:val="00EF7F67"/>
    <w:rsid w:val="00F021CF"/>
    <w:rsid w:val="00F04EE7"/>
    <w:rsid w:val="00F069BD"/>
    <w:rsid w:val="00F26025"/>
    <w:rsid w:val="00F3156C"/>
    <w:rsid w:val="00F3282A"/>
    <w:rsid w:val="00F33633"/>
    <w:rsid w:val="00F34C63"/>
    <w:rsid w:val="00F37A6D"/>
    <w:rsid w:val="00F4375E"/>
    <w:rsid w:val="00F4748C"/>
    <w:rsid w:val="00F56D04"/>
    <w:rsid w:val="00F62545"/>
    <w:rsid w:val="00F635DF"/>
    <w:rsid w:val="00F64208"/>
    <w:rsid w:val="00F73FE6"/>
    <w:rsid w:val="00F8630C"/>
    <w:rsid w:val="00F9443D"/>
    <w:rsid w:val="00F96472"/>
    <w:rsid w:val="00F96547"/>
    <w:rsid w:val="00FA7C05"/>
    <w:rsid w:val="00FB2FB1"/>
    <w:rsid w:val="00FB3952"/>
    <w:rsid w:val="00FB46DE"/>
    <w:rsid w:val="00FB4C06"/>
    <w:rsid w:val="00FB5A9F"/>
    <w:rsid w:val="00FD1AEC"/>
    <w:rsid w:val="00FD3720"/>
    <w:rsid w:val="00FE4744"/>
    <w:rsid w:val="00FF5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8743"/>
  <w15:chartTrackingRefBased/>
  <w15:docId w15:val="{16758ADC-F088-8644-B8DD-37C88321C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9A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375E"/>
    <w:rPr>
      <w:sz w:val="18"/>
      <w:szCs w:val="18"/>
    </w:rPr>
  </w:style>
  <w:style w:type="character" w:customStyle="1" w:styleId="BalloonTextChar">
    <w:name w:val="Balloon Text Char"/>
    <w:basedOn w:val="DefaultParagraphFont"/>
    <w:link w:val="BalloonText"/>
    <w:uiPriority w:val="99"/>
    <w:semiHidden/>
    <w:rsid w:val="00F4375E"/>
    <w:rPr>
      <w:rFonts w:ascii="Times New Roman" w:hAnsi="Times New Roman" w:cs="Times New Roman"/>
      <w:sz w:val="18"/>
      <w:szCs w:val="18"/>
    </w:rPr>
  </w:style>
  <w:style w:type="paragraph" w:styleId="Header">
    <w:name w:val="header"/>
    <w:basedOn w:val="Normal"/>
    <w:link w:val="HeaderChar"/>
    <w:uiPriority w:val="99"/>
    <w:unhideWhenUsed/>
    <w:rsid w:val="00F4375E"/>
    <w:pPr>
      <w:tabs>
        <w:tab w:val="center" w:pos="4680"/>
        <w:tab w:val="right" w:pos="9360"/>
      </w:tabs>
    </w:pPr>
  </w:style>
  <w:style w:type="character" w:customStyle="1" w:styleId="HeaderChar">
    <w:name w:val="Header Char"/>
    <w:basedOn w:val="DefaultParagraphFont"/>
    <w:link w:val="Header"/>
    <w:uiPriority w:val="99"/>
    <w:rsid w:val="00F4375E"/>
    <w:rPr>
      <w:rFonts w:ascii="Times New Roman" w:eastAsia="Times New Roman" w:hAnsi="Times New Roman" w:cs="Times New Roman"/>
    </w:rPr>
  </w:style>
  <w:style w:type="paragraph" w:styleId="Footer">
    <w:name w:val="footer"/>
    <w:basedOn w:val="Normal"/>
    <w:link w:val="FooterChar"/>
    <w:uiPriority w:val="99"/>
    <w:unhideWhenUsed/>
    <w:rsid w:val="00F4375E"/>
    <w:pPr>
      <w:tabs>
        <w:tab w:val="center" w:pos="4680"/>
        <w:tab w:val="right" w:pos="9360"/>
      </w:tabs>
    </w:pPr>
  </w:style>
  <w:style w:type="character" w:customStyle="1" w:styleId="FooterChar">
    <w:name w:val="Footer Char"/>
    <w:basedOn w:val="DefaultParagraphFont"/>
    <w:link w:val="Footer"/>
    <w:uiPriority w:val="99"/>
    <w:rsid w:val="00F4375E"/>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4375E"/>
    <w:rPr>
      <w:sz w:val="16"/>
      <w:szCs w:val="16"/>
    </w:rPr>
  </w:style>
  <w:style w:type="paragraph" w:styleId="CommentText">
    <w:name w:val="annotation text"/>
    <w:basedOn w:val="Normal"/>
    <w:link w:val="CommentTextChar"/>
    <w:uiPriority w:val="99"/>
    <w:unhideWhenUsed/>
    <w:rsid w:val="00F4375E"/>
    <w:rPr>
      <w:sz w:val="20"/>
      <w:szCs w:val="20"/>
    </w:rPr>
  </w:style>
  <w:style w:type="character" w:customStyle="1" w:styleId="CommentTextChar">
    <w:name w:val="Comment Text Char"/>
    <w:basedOn w:val="DefaultParagraphFont"/>
    <w:link w:val="CommentText"/>
    <w:uiPriority w:val="99"/>
    <w:rsid w:val="00F4375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4375E"/>
    <w:rPr>
      <w:b/>
      <w:bCs/>
    </w:rPr>
  </w:style>
  <w:style w:type="character" w:customStyle="1" w:styleId="CommentSubjectChar">
    <w:name w:val="Comment Subject Char"/>
    <w:basedOn w:val="CommentTextChar"/>
    <w:link w:val="CommentSubject"/>
    <w:uiPriority w:val="99"/>
    <w:semiHidden/>
    <w:rsid w:val="00F4375E"/>
    <w:rPr>
      <w:rFonts w:ascii="Times New Roman" w:eastAsia="Times New Roman" w:hAnsi="Times New Roman" w:cs="Times New Roman"/>
      <w:b/>
      <w:bCs/>
      <w:sz w:val="20"/>
      <w:szCs w:val="20"/>
    </w:rPr>
  </w:style>
  <w:style w:type="character" w:styleId="PageNumber">
    <w:name w:val="page number"/>
    <w:basedOn w:val="DefaultParagraphFont"/>
    <w:uiPriority w:val="99"/>
    <w:semiHidden/>
    <w:unhideWhenUsed/>
    <w:rsid w:val="00935AE3"/>
  </w:style>
  <w:style w:type="paragraph" w:styleId="ListParagraph">
    <w:name w:val="List Paragraph"/>
    <w:basedOn w:val="Normal"/>
    <w:uiPriority w:val="34"/>
    <w:qFormat/>
    <w:rsid w:val="00364EC9"/>
    <w:pPr>
      <w:ind w:left="720"/>
      <w:contextualSpacing/>
    </w:pPr>
  </w:style>
  <w:style w:type="table" w:styleId="TableGrid">
    <w:name w:val="Table Grid"/>
    <w:basedOn w:val="TableNormal"/>
    <w:uiPriority w:val="39"/>
    <w:rsid w:val="00275133"/>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5C6AE6"/>
    <w:pPr>
      <w:jc w:val="center"/>
    </w:pPr>
  </w:style>
  <w:style w:type="character" w:customStyle="1" w:styleId="EndNoteBibliographyTitleChar">
    <w:name w:val="EndNote Bibliography Title Char"/>
    <w:basedOn w:val="DefaultParagraphFont"/>
    <w:link w:val="EndNoteBibliographyTitle"/>
    <w:rsid w:val="005C6AE6"/>
    <w:rPr>
      <w:rFonts w:ascii="Times New Roman" w:eastAsia="Times New Roman" w:hAnsi="Times New Roman" w:cs="Times New Roman"/>
    </w:rPr>
  </w:style>
  <w:style w:type="paragraph" w:customStyle="1" w:styleId="EndNoteBibliography">
    <w:name w:val="EndNote Bibliography"/>
    <w:basedOn w:val="Normal"/>
    <w:link w:val="EndNoteBibliographyChar"/>
    <w:rsid w:val="005C6AE6"/>
  </w:style>
  <w:style w:type="character" w:customStyle="1" w:styleId="EndNoteBibliographyChar">
    <w:name w:val="EndNote Bibliography Char"/>
    <w:basedOn w:val="DefaultParagraphFont"/>
    <w:link w:val="EndNoteBibliography"/>
    <w:rsid w:val="005C6AE6"/>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4F6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F6A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F6A0D"/>
    <w:rPr>
      <w:rFonts w:ascii="Courier New" w:eastAsia="Times New Roman" w:hAnsi="Courier New" w:cs="Courier New"/>
      <w:sz w:val="20"/>
      <w:szCs w:val="20"/>
    </w:rPr>
  </w:style>
  <w:style w:type="character" w:styleId="Emphasis">
    <w:name w:val="Emphasis"/>
    <w:basedOn w:val="DefaultParagraphFont"/>
    <w:uiPriority w:val="20"/>
    <w:qFormat/>
    <w:rsid w:val="00E432FA"/>
    <w:rPr>
      <w:i/>
      <w:iCs/>
    </w:rPr>
  </w:style>
  <w:style w:type="character" w:styleId="Strong">
    <w:name w:val="Strong"/>
    <w:basedOn w:val="DefaultParagraphFont"/>
    <w:uiPriority w:val="22"/>
    <w:qFormat/>
    <w:rsid w:val="0071182D"/>
    <w:rPr>
      <w:b/>
      <w:bCs/>
    </w:rPr>
  </w:style>
  <w:style w:type="paragraph" w:styleId="Revision">
    <w:name w:val="Revision"/>
    <w:hidden/>
    <w:uiPriority w:val="99"/>
    <w:semiHidden/>
    <w:rsid w:val="00A67FCF"/>
    <w:rPr>
      <w:rFonts w:ascii="Times New Roman" w:eastAsia="Times New Roman" w:hAnsi="Times New Roman" w:cs="Times New Roman"/>
    </w:rPr>
  </w:style>
  <w:style w:type="paragraph" w:customStyle="1" w:styleId="Default">
    <w:name w:val="Default"/>
    <w:rsid w:val="0019419C"/>
    <w:pPr>
      <w:autoSpaceDE w:val="0"/>
      <w:autoSpaceDN w:val="0"/>
      <w:adjustRightInd w:val="0"/>
    </w:pPr>
    <w:rPr>
      <w:rFonts w:ascii="Times New Roman" w:eastAsiaTheme="minorEastAsia"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43619">
      <w:bodyDiv w:val="1"/>
      <w:marLeft w:val="0"/>
      <w:marRight w:val="0"/>
      <w:marTop w:val="0"/>
      <w:marBottom w:val="0"/>
      <w:divBdr>
        <w:top w:val="none" w:sz="0" w:space="0" w:color="auto"/>
        <w:left w:val="none" w:sz="0" w:space="0" w:color="auto"/>
        <w:bottom w:val="none" w:sz="0" w:space="0" w:color="auto"/>
        <w:right w:val="none" w:sz="0" w:space="0" w:color="auto"/>
      </w:divBdr>
    </w:div>
    <w:div w:id="25719516">
      <w:bodyDiv w:val="1"/>
      <w:marLeft w:val="0"/>
      <w:marRight w:val="0"/>
      <w:marTop w:val="0"/>
      <w:marBottom w:val="0"/>
      <w:divBdr>
        <w:top w:val="none" w:sz="0" w:space="0" w:color="auto"/>
        <w:left w:val="none" w:sz="0" w:space="0" w:color="auto"/>
        <w:bottom w:val="none" w:sz="0" w:space="0" w:color="auto"/>
        <w:right w:val="none" w:sz="0" w:space="0" w:color="auto"/>
      </w:divBdr>
    </w:div>
    <w:div w:id="29110214">
      <w:bodyDiv w:val="1"/>
      <w:marLeft w:val="0"/>
      <w:marRight w:val="0"/>
      <w:marTop w:val="0"/>
      <w:marBottom w:val="0"/>
      <w:divBdr>
        <w:top w:val="none" w:sz="0" w:space="0" w:color="auto"/>
        <w:left w:val="none" w:sz="0" w:space="0" w:color="auto"/>
        <w:bottom w:val="none" w:sz="0" w:space="0" w:color="auto"/>
        <w:right w:val="none" w:sz="0" w:space="0" w:color="auto"/>
      </w:divBdr>
    </w:div>
    <w:div w:id="39785356">
      <w:bodyDiv w:val="1"/>
      <w:marLeft w:val="0"/>
      <w:marRight w:val="0"/>
      <w:marTop w:val="0"/>
      <w:marBottom w:val="0"/>
      <w:divBdr>
        <w:top w:val="none" w:sz="0" w:space="0" w:color="auto"/>
        <w:left w:val="none" w:sz="0" w:space="0" w:color="auto"/>
        <w:bottom w:val="none" w:sz="0" w:space="0" w:color="auto"/>
        <w:right w:val="none" w:sz="0" w:space="0" w:color="auto"/>
      </w:divBdr>
    </w:div>
    <w:div w:id="51120464">
      <w:bodyDiv w:val="1"/>
      <w:marLeft w:val="0"/>
      <w:marRight w:val="0"/>
      <w:marTop w:val="0"/>
      <w:marBottom w:val="0"/>
      <w:divBdr>
        <w:top w:val="none" w:sz="0" w:space="0" w:color="auto"/>
        <w:left w:val="none" w:sz="0" w:space="0" w:color="auto"/>
        <w:bottom w:val="none" w:sz="0" w:space="0" w:color="auto"/>
        <w:right w:val="none" w:sz="0" w:space="0" w:color="auto"/>
      </w:divBdr>
    </w:div>
    <w:div w:id="77410444">
      <w:bodyDiv w:val="1"/>
      <w:marLeft w:val="0"/>
      <w:marRight w:val="0"/>
      <w:marTop w:val="0"/>
      <w:marBottom w:val="0"/>
      <w:divBdr>
        <w:top w:val="none" w:sz="0" w:space="0" w:color="auto"/>
        <w:left w:val="none" w:sz="0" w:space="0" w:color="auto"/>
        <w:bottom w:val="none" w:sz="0" w:space="0" w:color="auto"/>
        <w:right w:val="none" w:sz="0" w:space="0" w:color="auto"/>
      </w:divBdr>
    </w:div>
    <w:div w:id="104279064">
      <w:bodyDiv w:val="1"/>
      <w:marLeft w:val="0"/>
      <w:marRight w:val="0"/>
      <w:marTop w:val="0"/>
      <w:marBottom w:val="0"/>
      <w:divBdr>
        <w:top w:val="none" w:sz="0" w:space="0" w:color="auto"/>
        <w:left w:val="none" w:sz="0" w:space="0" w:color="auto"/>
        <w:bottom w:val="none" w:sz="0" w:space="0" w:color="auto"/>
        <w:right w:val="none" w:sz="0" w:space="0" w:color="auto"/>
      </w:divBdr>
    </w:div>
    <w:div w:id="131365978">
      <w:bodyDiv w:val="1"/>
      <w:marLeft w:val="0"/>
      <w:marRight w:val="0"/>
      <w:marTop w:val="0"/>
      <w:marBottom w:val="0"/>
      <w:divBdr>
        <w:top w:val="none" w:sz="0" w:space="0" w:color="auto"/>
        <w:left w:val="none" w:sz="0" w:space="0" w:color="auto"/>
        <w:bottom w:val="none" w:sz="0" w:space="0" w:color="auto"/>
        <w:right w:val="none" w:sz="0" w:space="0" w:color="auto"/>
      </w:divBdr>
    </w:div>
    <w:div w:id="156576970">
      <w:bodyDiv w:val="1"/>
      <w:marLeft w:val="0"/>
      <w:marRight w:val="0"/>
      <w:marTop w:val="0"/>
      <w:marBottom w:val="0"/>
      <w:divBdr>
        <w:top w:val="none" w:sz="0" w:space="0" w:color="auto"/>
        <w:left w:val="none" w:sz="0" w:space="0" w:color="auto"/>
        <w:bottom w:val="none" w:sz="0" w:space="0" w:color="auto"/>
        <w:right w:val="none" w:sz="0" w:space="0" w:color="auto"/>
      </w:divBdr>
    </w:div>
    <w:div w:id="189148483">
      <w:bodyDiv w:val="1"/>
      <w:marLeft w:val="0"/>
      <w:marRight w:val="0"/>
      <w:marTop w:val="0"/>
      <w:marBottom w:val="0"/>
      <w:divBdr>
        <w:top w:val="none" w:sz="0" w:space="0" w:color="auto"/>
        <w:left w:val="none" w:sz="0" w:space="0" w:color="auto"/>
        <w:bottom w:val="none" w:sz="0" w:space="0" w:color="auto"/>
        <w:right w:val="none" w:sz="0" w:space="0" w:color="auto"/>
      </w:divBdr>
    </w:div>
    <w:div w:id="214781487">
      <w:bodyDiv w:val="1"/>
      <w:marLeft w:val="0"/>
      <w:marRight w:val="0"/>
      <w:marTop w:val="0"/>
      <w:marBottom w:val="0"/>
      <w:divBdr>
        <w:top w:val="none" w:sz="0" w:space="0" w:color="auto"/>
        <w:left w:val="none" w:sz="0" w:space="0" w:color="auto"/>
        <w:bottom w:val="none" w:sz="0" w:space="0" w:color="auto"/>
        <w:right w:val="none" w:sz="0" w:space="0" w:color="auto"/>
      </w:divBdr>
    </w:div>
    <w:div w:id="232587433">
      <w:bodyDiv w:val="1"/>
      <w:marLeft w:val="0"/>
      <w:marRight w:val="0"/>
      <w:marTop w:val="0"/>
      <w:marBottom w:val="0"/>
      <w:divBdr>
        <w:top w:val="none" w:sz="0" w:space="0" w:color="auto"/>
        <w:left w:val="none" w:sz="0" w:space="0" w:color="auto"/>
        <w:bottom w:val="none" w:sz="0" w:space="0" w:color="auto"/>
        <w:right w:val="none" w:sz="0" w:space="0" w:color="auto"/>
      </w:divBdr>
    </w:div>
    <w:div w:id="254095656">
      <w:bodyDiv w:val="1"/>
      <w:marLeft w:val="0"/>
      <w:marRight w:val="0"/>
      <w:marTop w:val="0"/>
      <w:marBottom w:val="0"/>
      <w:divBdr>
        <w:top w:val="none" w:sz="0" w:space="0" w:color="auto"/>
        <w:left w:val="none" w:sz="0" w:space="0" w:color="auto"/>
        <w:bottom w:val="none" w:sz="0" w:space="0" w:color="auto"/>
        <w:right w:val="none" w:sz="0" w:space="0" w:color="auto"/>
      </w:divBdr>
    </w:div>
    <w:div w:id="289871364">
      <w:bodyDiv w:val="1"/>
      <w:marLeft w:val="0"/>
      <w:marRight w:val="0"/>
      <w:marTop w:val="0"/>
      <w:marBottom w:val="0"/>
      <w:divBdr>
        <w:top w:val="none" w:sz="0" w:space="0" w:color="auto"/>
        <w:left w:val="none" w:sz="0" w:space="0" w:color="auto"/>
        <w:bottom w:val="none" w:sz="0" w:space="0" w:color="auto"/>
        <w:right w:val="none" w:sz="0" w:space="0" w:color="auto"/>
      </w:divBdr>
    </w:div>
    <w:div w:id="366415372">
      <w:bodyDiv w:val="1"/>
      <w:marLeft w:val="0"/>
      <w:marRight w:val="0"/>
      <w:marTop w:val="0"/>
      <w:marBottom w:val="0"/>
      <w:divBdr>
        <w:top w:val="none" w:sz="0" w:space="0" w:color="auto"/>
        <w:left w:val="none" w:sz="0" w:space="0" w:color="auto"/>
        <w:bottom w:val="none" w:sz="0" w:space="0" w:color="auto"/>
        <w:right w:val="none" w:sz="0" w:space="0" w:color="auto"/>
      </w:divBdr>
    </w:div>
    <w:div w:id="370375258">
      <w:bodyDiv w:val="1"/>
      <w:marLeft w:val="0"/>
      <w:marRight w:val="0"/>
      <w:marTop w:val="0"/>
      <w:marBottom w:val="0"/>
      <w:divBdr>
        <w:top w:val="none" w:sz="0" w:space="0" w:color="auto"/>
        <w:left w:val="none" w:sz="0" w:space="0" w:color="auto"/>
        <w:bottom w:val="none" w:sz="0" w:space="0" w:color="auto"/>
        <w:right w:val="none" w:sz="0" w:space="0" w:color="auto"/>
      </w:divBdr>
    </w:div>
    <w:div w:id="374082899">
      <w:bodyDiv w:val="1"/>
      <w:marLeft w:val="0"/>
      <w:marRight w:val="0"/>
      <w:marTop w:val="0"/>
      <w:marBottom w:val="0"/>
      <w:divBdr>
        <w:top w:val="none" w:sz="0" w:space="0" w:color="auto"/>
        <w:left w:val="none" w:sz="0" w:space="0" w:color="auto"/>
        <w:bottom w:val="none" w:sz="0" w:space="0" w:color="auto"/>
        <w:right w:val="none" w:sz="0" w:space="0" w:color="auto"/>
      </w:divBdr>
    </w:div>
    <w:div w:id="406150774">
      <w:bodyDiv w:val="1"/>
      <w:marLeft w:val="0"/>
      <w:marRight w:val="0"/>
      <w:marTop w:val="0"/>
      <w:marBottom w:val="0"/>
      <w:divBdr>
        <w:top w:val="none" w:sz="0" w:space="0" w:color="auto"/>
        <w:left w:val="none" w:sz="0" w:space="0" w:color="auto"/>
        <w:bottom w:val="none" w:sz="0" w:space="0" w:color="auto"/>
        <w:right w:val="none" w:sz="0" w:space="0" w:color="auto"/>
      </w:divBdr>
    </w:div>
    <w:div w:id="445929061">
      <w:bodyDiv w:val="1"/>
      <w:marLeft w:val="0"/>
      <w:marRight w:val="0"/>
      <w:marTop w:val="0"/>
      <w:marBottom w:val="0"/>
      <w:divBdr>
        <w:top w:val="none" w:sz="0" w:space="0" w:color="auto"/>
        <w:left w:val="none" w:sz="0" w:space="0" w:color="auto"/>
        <w:bottom w:val="none" w:sz="0" w:space="0" w:color="auto"/>
        <w:right w:val="none" w:sz="0" w:space="0" w:color="auto"/>
      </w:divBdr>
    </w:div>
    <w:div w:id="507713512">
      <w:bodyDiv w:val="1"/>
      <w:marLeft w:val="0"/>
      <w:marRight w:val="0"/>
      <w:marTop w:val="0"/>
      <w:marBottom w:val="0"/>
      <w:divBdr>
        <w:top w:val="none" w:sz="0" w:space="0" w:color="auto"/>
        <w:left w:val="none" w:sz="0" w:space="0" w:color="auto"/>
        <w:bottom w:val="none" w:sz="0" w:space="0" w:color="auto"/>
        <w:right w:val="none" w:sz="0" w:space="0" w:color="auto"/>
      </w:divBdr>
    </w:div>
    <w:div w:id="542789433">
      <w:bodyDiv w:val="1"/>
      <w:marLeft w:val="0"/>
      <w:marRight w:val="0"/>
      <w:marTop w:val="0"/>
      <w:marBottom w:val="0"/>
      <w:divBdr>
        <w:top w:val="none" w:sz="0" w:space="0" w:color="auto"/>
        <w:left w:val="none" w:sz="0" w:space="0" w:color="auto"/>
        <w:bottom w:val="none" w:sz="0" w:space="0" w:color="auto"/>
        <w:right w:val="none" w:sz="0" w:space="0" w:color="auto"/>
      </w:divBdr>
    </w:div>
    <w:div w:id="547181185">
      <w:bodyDiv w:val="1"/>
      <w:marLeft w:val="0"/>
      <w:marRight w:val="0"/>
      <w:marTop w:val="0"/>
      <w:marBottom w:val="0"/>
      <w:divBdr>
        <w:top w:val="none" w:sz="0" w:space="0" w:color="auto"/>
        <w:left w:val="none" w:sz="0" w:space="0" w:color="auto"/>
        <w:bottom w:val="none" w:sz="0" w:space="0" w:color="auto"/>
        <w:right w:val="none" w:sz="0" w:space="0" w:color="auto"/>
      </w:divBdr>
    </w:div>
    <w:div w:id="597252927">
      <w:bodyDiv w:val="1"/>
      <w:marLeft w:val="0"/>
      <w:marRight w:val="0"/>
      <w:marTop w:val="0"/>
      <w:marBottom w:val="0"/>
      <w:divBdr>
        <w:top w:val="none" w:sz="0" w:space="0" w:color="auto"/>
        <w:left w:val="none" w:sz="0" w:space="0" w:color="auto"/>
        <w:bottom w:val="none" w:sz="0" w:space="0" w:color="auto"/>
        <w:right w:val="none" w:sz="0" w:space="0" w:color="auto"/>
      </w:divBdr>
    </w:div>
    <w:div w:id="687298125">
      <w:bodyDiv w:val="1"/>
      <w:marLeft w:val="0"/>
      <w:marRight w:val="0"/>
      <w:marTop w:val="0"/>
      <w:marBottom w:val="0"/>
      <w:divBdr>
        <w:top w:val="none" w:sz="0" w:space="0" w:color="auto"/>
        <w:left w:val="none" w:sz="0" w:space="0" w:color="auto"/>
        <w:bottom w:val="none" w:sz="0" w:space="0" w:color="auto"/>
        <w:right w:val="none" w:sz="0" w:space="0" w:color="auto"/>
      </w:divBdr>
    </w:div>
    <w:div w:id="732972961">
      <w:bodyDiv w:val="1"/>
      <w:marLeft w:val="0"/>
      <w:marRight w:val="0"/>
      <w:marTop w:val="0"/>
      <w:marBottom w:val="0"/>
      <w:divBdr>
        <w:top w:val="none" w:sz="0" w:space="0" w:color="auto"/>
        <w:left w:val="none" w:sz="0" w:space="0" w:color="auto"/>
        <w:bottom w:val="none" w:sz="0" w:space="0" w:color="auto"/>
        <w:right w:val="none" w:sz="0" w:space="0" w:color="auto"/>
      </w:divBdr>
    </w:div>
    <w:div w:id="810754731">
      <w:bodyDiv w:val="1"/>
      <w:marLeft w:val="0"/>
      <w:marRight w:val="0"/>
      <w:marTop w:val="0"/>
      <w:marBottom w:val="0"/>
      <w:divBdr>
        <w:top w:val="none" w:sz="0" w:space="0" w:color="auto"/>
        <w:left w:val="none" w:sz="0" w:space="0" w:color="auto"/>
        <w:bottom w:val="none" w:sz="0" w:space="0" w:color="auto"/>
        <w:right w:val="none" w:sz="0" w:space="0" w:color="auto"/>
      </w:divBdr>
    </w:div>
    <w:div w:id="839739431">
      <w:bodyDiv w:val="1"/>
      <w:marLeft w:val="0"/>
      <w:marRight w:val="0"/>
      <w:marTop w:val="0"/>
      <w:marBottom w:val="0"/>
      <w:divBdr>
        <w:top w:val="none" w:sz="0" w:space="0" w:color="auto"/>
        <w:left w:val="none" w:sz="0" w:space="0" w:color="auto"/>
        <w:bottom w:val="none" w:sz="0" w:space="0" w:color="auto"/>
        <w:right w:val="none" w:sz="0" w:space="0" w:color="auto"/>
      </w:divBdr>
    </w:div>
    <w:div w:id="856038427">
      <w:bodyDiv w:val="1"/>
      <w:marLeft w:val="0"/>
      <w:marRight w:val="0"/>
      <w:marTop w:val="0"/>
      <w:marBottom w:val="0"/>
      <w:divBdr>
        <w:top w:val="none" w:sz="0" w:space="0" w:color="auto"/>
        <w:left w:val="none" w:sz="0" w:space="0" w:color="auto"/>
        <w:bottom w:val="none" w:sz="0" w:space="0" w:color="auto"/>
        <w:right w:val="none" w:sz="0" w:space="0" w:color="auto"/>
      </w:divBdr>
    </w:div>
    <w:div w:id="858197724">
      <w:bodyDiv w:val="1"/>
      <w:marLeft w:val="0"/>
      <w:marRight w:val="0"/>
      <w:marTop w:val="0"/>
      <w:marBottom w:val="0"/>
      <w:divBdr>
        <w:top w:val="none" w:sz="0" w:space="0" w:color="auto"/>
        <w:left w:val="none" w:sz="0" w:space="0" w:color="auto"/>
        <w:bottom w:val="none" w:sz="0" w:space="0" w:color="auto"/>
        <w:right w:val="none" w:sz="0" w:space="0" w:color="auto"/>
      </w:divBdr>
    </w:div>
    <w:div w:id="881788403">
      <w:bodyDiv w:val="1"/>
      <w:marLeft w:val="0"/>
      <w:marRight w:val="0"/>
      <w:marTop w:val="0"/>
      <w:marBottom w:val="0"/>
      <w:divBdr>
        <w:top w:val="none" w:sz="0" w:space="0" w:color="auto"/>
        <w:left w:val="none" w:sz="0" w:space="0" w:color="auto"/>
        <w:bottom w:val="none" w:sz="0" w:space="0" w:color="auto"/>
        <w:right w:val="none" w:sz="0" w:space="0" w:color="auto"/>
      </w:divBdr>
    </w:div>
    <w:div w:id="971135990">
      <w:bodyDiv w:val="1"/>
      <w:marLeft w:val="0"/>
      <w:marRight w:val="0"/>
      <w:marTop w:val="0"/>
      <w:marBottom w:val="0"/>
      <w:divBdr>
        <w:top w:val="none" w:sz="0" w:space="0" w:color="auto"/>
        <w:left w:val="none" w:sz="0" w:space="0" w:color="auto"/>
        <w:bottom w:val="none" w:sz="0" w:space="0" w:color="auto"/>
        <w:right w:val="none" w:sz="0" w:space="0" w:color="auto"/>
      </w:divBdr>
    </w:div>
    <w:div w:id="981037928">
      <w:bodyDiv w:val="1"/>
      <w:marLeft w:val="0"/>
      <w:marRight w:val="0"/>
      <w:marTop w:val="0"/>
      <w:marBottom w:val="0"/>
      <w:divBdr>
        <w:top w:val="none" w:sz="0" w:space="0" w:color="auto"/>
        <w:left w:val="none" w:sz="0" w:space="0" w:color="auto"/>
        <w:bottom w:val="none" w:sz="0" w:space="0" w:color="auto"/>
        <w:right w:val="none" w:sz="0" w:space="0" w:color="auto"/>
      </w:divBdr>
    </w:div>
    <w:div w:id="1024751619">
      <w:bodyDiv w:val="1"/>
      <w:marLeft w:val="0"/>
      <w:marRight w:val="0"/>
      <w:marTop w:val="0"/>
      <w:marBottom w:val="0"/>
      <w:divBdr>
        <w:top w:val="none" w:sz="0" w:space="0" w:color="auto"/>
        <w:left w:val="none" w:sz="0" w:space="0" w:color="auto"/>
        <w:bottom w:val="none" w:sz="0" w:space="0" w:color="auto"/>
        <w:right w:val="none" w:sz="0" w:space="0" w:color="auto"/>
      </w:divBdr>
    </w:div>
    <w:div w:id="1038622566">
      <w:bodyDiv w:val="1"/>
      <w:marLeft w:val="0"/>
      <w:marRight w:val="0"/>
      <w:marTop w:val="0"/>
      <w:marBottom w:val="0"/>
      <w:divBdr>
        <w:top w:val="none" w:sz="0" w:space="0" w:color="auto"/>
        <w:left w:val="none" w:sz="0" w:space="0" w:color="auto"/>
        <w:bottom w:val="none" w:sz="0" w:space="0" w:color="auto"/>
        <w:right w:val="none" w:sz="0" w:space="0" w:color="auto"/>
      </w:divBdr>
    </w:div>
    <w:div w:id="1067918977">
      <w:bodyDiv w:val="1"/>
      <w:marLeft w:val="0"/>
      <w:marRight w:val="0"/>
      <w:marTop w:val="0"/>
      <w:marBottom w:val="0"/>
      <w:divBdr>
        <w:top w:val="none" w:sz="0" w:space="0" w:color="auto"/>
        <w:left w:val="none" w:sz="0" w:space="0" w:color="auto"/>
        <w:bottom w:val="none" w:sz="0" w:space="0" w:color="auto"/>
        <w:right w:val="none" w:sz="0" w:space="0" w:color="auto"/>
      </w:divBdr>
    </w:div>
    <w:div w:id="1079327677">
      <w:bodyDiv w:val="1"/>
      <w:marLeft w:val="0"/>
      <w:marRight w:val="0"/>
      <w:marTop w:val="0"/>
      <w:marBottom w:val="0"/>
      <w:divBdr>
        <w:top w:val="none" w:sz="0" w:space="0" w:color="auto"/>
        <w:left w:val="none" w:sz="0" w:space="0" w:color="auto"/>
        <w:bottom w:val="none" w:sz="0" w:space="0" w:color="auto"/>
        <w:right w:val="none" w:sz="0" w:space="0" w:color="auto"/>
      </w:divBdr>
      <w:divsChild>
        <w:div w:id="1158766817">
          <w:marLeft w:val="0"/>
          <w:marRight w:val="0"/>
          <w:marTop w:val="0"/>
          <w:marBottom w:val="0"/>
          <w:divBdr>
            <w:top w:val="none" w:sz="0" w:space="0" w:color="auto"/>
            <w:left w:val="none" w:sz="0" w:space="0" w:color="auto"/>
            <w:bottom w:val="none" w:sz="0" w:space="0" w:color="auto"/>
            <w:right w:val="none" w:sz="0" w:space="0" w:color="auto"/>
          </w:divBdr>
        </w:div>
        <w:div w:id="1125736193">
          <w:marLeft w:val="0"/>
          <w:marRight w:val="0"/>
          <w:marTop w:val="0"/>
          <w:marBottom w:val="0"/>
          <w:divBdr>
            <w:top w:val="none" w:sz="0" w:space="0" w:color="auto"/>
            <w:left w:val="none" w:sz="0" w:space="0" w:color="auto"/>
            <w:bottom w:val="none" w:sz="0" w:space="0" w:color="auto"/>
            <w:right w:val="none" w:sz="0" w:space="0" w:color="auto"/>
          </w:divBdr>
        </w:div>
      </w:divsChild>
    </w:div>
    <w:div w:id="1098332253">
      <w:bodyDiv w:val="1"/>
      <w:marLeft w:val="0"/>
      <w:marRight w:val="0"/>
      <w:marTop w:val="0"/>
      <w:marBottom w:val="0"/>
      <w:divBdr>
        <w:top w:val="none" w:sz="0" w:space="0" w:color="auto"/>
        <w:left w:val="none" w:sz="0" w:space="0" w:color="auto"/>
        <w:bottom w:val="none" w:sz="0" w:space="0" w:color="auto"/>
        <w:right w:val="none" w:sz="0" w:space="0" w:color="auto"/>
      </w:divBdr>
    </w:div>
    <w:div w:id="1130972115">
      <w:bodyDiv w:val="1"/>
      <w:marLeft w:val="0"/>
      <w:marRight w:val="0"/>
      <w:marTop w:val="0"/>
      <w:marBottom w:val="0"/>
      <w:divBdr>
        <w:top w:val="none" w:sz="0" w:space="0" w:color="auto"/>
        <w:left w:val="none" w:sz="0" w:space="0" w:color="auto"/>
        <w:bottom w:val="none" w:sz="0" w:space="0" w:color="auto"/>
        <w:right w:val="none" w:sz="0" w:space="0" w:color="auto"/>
      </w:divBdr>
    </w:div>
    <w:div w:id="1132137802">
      <w:bodyDiv w:val="1"/>
      <w:marLeft w:val="0"/>
      <w:marRight w:val="0"/>
      <w:marTop w:val="0"/>
      <w:marBottom w:val="0"/>
      <w:divBdr>
        <w:top w:val="none" w:sz="0" w:space="0" w:color="auto"/>
        <w:left w:val="none" w:sz="0" w:space="0" w:color="auto"/>
        <w:bottom w:val="none" w:sz="0" w:space="0" w:color="auto"/>
        <w:right w:val="none" w:sz="0" w:space="0" w:color="auto"/>
      </w:divBdr>
    </w:div>
    <w:div w:id="1134980517">
      <w:bodyDiv w:val="1"/>
      <w:marLeft w:val="0"/>
      <w:marRight w:val="0"/>
      <w:marTop w:val="0"/>
      <w:marBottom w:val="0"/>
      <w:divBdr>
        <w:top w:val="none" w:sz="0" w:space="0" w:color="auto"/>
        <w:left w:val="none" w:sz="0" w:space="0" w:color="auto"/>
        <w:bottom w:val="none" w:sz="0" w:space="0" w:color="auto"/>
        <w:right w:val="none" w:sz="0" w:space="0" w:color="auto"/>
      </w:divBdr>
    </w:div>
    <w:div w:id="1177307465">
      <w:bodyDiv w:val="1"/>
      <w:marLeft w:val="0"/>
      <w:marRight w:val="0"/>
      <w:marTop w:val="0"/>
      <w:marBottom w:val="0"/>
      <w:divBdr>
        <w:top w:val="none" w:sz="0" w:space="0" w:color="auto"/>
        <w:left w:val="none" w:sz="0" w:space="0" w:color="auto"/>
        <w:bottom w:val="none" w:sz="0" w:space="0" w:color="auto"/>
        <w:right w:val="none" w:sz="0" w:space="0" w:color="auto"/>
      </w:divBdr>
    </w:div>
    <w:div w:id="1178157882">
      <w:bodyDiv w:val="1"/>
      <w:marLeft w:val="0"/>
      <w:marRight w:val="0"/>
      <w:marTop w:val="0"/>
      <w:marBottom w:val="0"/>
      <w:divBdr>
        <w:top w:val="none" w:sz="0" w:space="0" w:color="auto"/>
        <w:left w:val="none" w:sz="0" w:space="0" w:color="auto"/>
        <w:bottom w:val="none" w:sz="0" w:space="0" w:color="auto"/>
        <w:right w:val="none" w:sz="0" w:space="0" w:color="auto"/>
      </w:divBdr>
    </w:div>
    <w:div w:id="1186333233">
      <w:bodyDiv w:val="1"/>
      <w:marLeft w:val="0"/>
      <w:marRight w:val="0"/>
      <w:marTop w:val="0"/>
      <w:marBottom w:val="0"/>
      <w:divBdr>
        <w:top w:val="none" w:sz="0" w:space="0" w:color="auto"/>
        <w:left w:val="none" w:sz="0" w:space="0" w:color="auto"/>
        <w:bottom w:val="none" w:sz="0" w:space="0" w:color="auto"/>
        <w:right w:val="none" w:sz="0" w:space="0" w:color="auto"/>
      </w:divBdr>
    </w:div>
    <w:div w:id="1226450877">
      <w:bodyDiv w:val="1"/>
      <w:marLeft w:val="0"/>
      <w:marRight w:val="0"/>
      <w:marTop w:val="0"/>
      <w:marBottom w:val="0"/>
      <w:divBdr>
        <w:top w:val="none" w:sz="0" w:space="0" w:color="auto"/>
        <w:left w:val="none" w:sz="0" w:space="0" w:color="auto"/>
        <w:bottom w:val="none" w:sz="0" w:space="0" w:color="auto"/>
        <w:right w:val="none" w:sz="0" w:space="0" w:color="auto"/>
      </w:divBdr>
    </w:div>
    <w:div w:id="1230653641">
      <w:bodyDiv w:val="1"/>
      <w:marLeft w:val="0"/>
      <w:marRight w:val="0"/>
      <w:marTop w:val="0"/>
      <w:marBottom w:val="0"/>
      <w:divBdr>
        <w:top w:val="none" w:sz="0" w:space="0" w:color="auto"/>
        <w:left w:val="none" w:sz="0" w:space="0" w:color="auto"/>
        <w:bottom w:val="none" w:sz="0" w:space="0" w:color="auto"/>
        <w:right w:val="none" w:sz="0" w:space="0" w:color="auto"/>
      </w:divBdr>
      <w:divsChild>
        <w:div w:id="2145347422">
          <w:marLeft w:val="0"/>
          <w:marRight w:val="0"/>
          <w:marTop w:val="0"/>
          <w:marBottom w:val="0"/>
          <w:divBdr>
            <w:top w:val="none" w:sz="0" w:space="0" w:color="auto"/>
            <w:left w:val="none" w:sz="0" w:space="0" w:color="auto"/>
            <w:bottom w:val="none" w:sz="0" w:space="0" w:color="auto"/>
            <w:right w:val="none" w:sz="0" w:space="0" w:color="auto"/>
          </w:divBdr>
        </w:div>
        <w:div w:id="727384277">
          <w:marLeft w:val="0"/>
          <w:marRight w:val="0"/>
          <w:marTop w:val="0"/>
          <w:marBottom w:val="0"/>
          <w:divBdr>
            <w:top w:val="none" w:sz="0" w:space="0" w:color="auto"/>
            <w:left w:val="none" w:sz="0" w:space="0" w:color="auto"/>
            <w:bottom w:val="none" w:sz="0" w:space="0" w:color="auto"/>
            <w:right w:val="none" w:sz="0" w:space="0" w:color="auto"/>
          </w:divBdr>
        </w:div>
        <w:div w:id="77755328">
          <w:marLeft w:val="0"/>
          <w:marRight w:val="0"/>
          <w:marTop w:val="0"/>
          <w:marBottom w:val="0"/>
          <w:divBdr>
            <w:top w:val="none" w:sz="0" w:space="0" w:color="auto"/>
            <w:left w:val="none" w:sz="0" w:space="0" w:color="auto"/>
            <w:bottom w:val="none" w:sz="0" w:space="0" w:color="auto"/>
            <w:right w:val="none" w:sz="0" w:space="0" w:color="auto"/>
          </w:divBdr>
          <w:divsChild>
            <w:div w:id="2026126700">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Child>
    </w:div>
    <w:div w:id="1232084818">
      <w:bodyDiv w:val="1"/>
      <w:marLeft w:val="0"/>
      <w:marRight w:val="0"/>
      <w:marTop w:val="0"/>
      <w:marBottom w:val="0"/>
      <w:divBdr>
        <w:top w:val="none" w:sz="0" w:space="0" w:color="auto"/>
        <w:left w:val="none" w:sz="0" w:space="0" w:color="auto"/>
        <w:bottom w:val="none" w:sz="0" w:space="0" w:color="auto"/>
        <w:right w:val="none" w:sz="0" w:space="0" w:color="auto"/>
      </w:divBdr>
    </w:div>
    <w:div w:id="1261835709">
      <w:bodyDiv w:val="1"/>
      <w:marLeft w:val="0"/>
      <w:marRight w:val="0"/>
      <w:marTop w:val="0"/>
      <w:marBottom w:val="0"/>
      <w:divBdr>
        <w:top w:val="none" w:sz="0" w:space="0" w:color="auto"/>
        <w:left w:val="none" w:sz="0" w:space="0" w:color="auto"/>
        <w:bottom w:val="none" w:sz="0" w:space="0" w:color="auto"/>
        <w:right w:val="none" w:sz="0" w:space="0" w:color="auto"/>
      </w:divBdr>
    </w:div>
    <w:div w:id="1286614955">
      <w:bodyDiv w:val="1"/>
      <w:marLeft w:val="0"/>
      <w:marRight w:val="0"/>
      <w:marTop w:val="0"/>
      <w:marBottom w:val="0"/>
      <w:divBdr>
        <w:top w:val="none" w:sz="0" w:space="0" w:color="auto"/>
        <w:left w:val="none" w:sz="0" w:space="0" w:color="auto"/>
        <w:bottom w:val="none" w:sz="0" w:space="0" w:color="auto"/>
        <w:right w:val="none" w:sz="0" w:space="0" w:color="auto"/>
      </w:divBdr>
    </w:div>
    <w:div w:id="1311862943">
      <w:bodyDiv w:val="1"/>
      <w:marLeft w:val="0"/>
      <w:marRight w:val="0"/>
      <w:marTop w:val="0"/>
      <w:marBottom w:val="0"/>
      <w:divBdr>
        <w:top w:val="none" w:sz="0" w:space="0" w:color="auto"/>
        <w:left w:val="none" w:sz="0" w:space="0" w:color="auto"/>
        <w:bottom w:val="none" w:sz="0" w:space="0" w:color="auto"/>
        <w:right w:val="none" w:sz="0" w:space="0" w:color="auto"/>
      </w:divBdr>
    </w:div>
    <w:div w:id="1338188401">
      <w:bodyDiv w:val="1"/>
      <w:marLeft w:val="0"/>
      <w:marRight w:val="0"/>
      <w:marTop w:val="0"/>
      <w:marBottom w:val="0"/>
      <w:divBdr>
        <w:top w:val="none" w:sz="0" w:space="0" w:color="auto"/>
        <w:left w:val="none" w:sz="0" w:space="0" w:color="auto"/>
        <w:bottom w:val="none" w:sz="0" w:space="0" w:color="auto"/>
        <w:right w:val="none" w:sz="0" w:space="0" w:color="auto"/>
      </w:divBdr>
    </w:div>
    <w:div w:id="1350253976">
      <w:bodyDiv w:val="1"/>
      <w:marLeft w:val="0"/>
      <w:marRight w:val="0"/>
      <w:marTop w:val="0"/>
      <w:marBottom w:val="0"/>
      <w:divBdr>
        <w:top w:val="none" w:sz="0" w:space="0" w:color="auto"/>
        <w:left w:val="none" w:sz="0" w:space="0" w:color="auto"/>
        <w:bottom w:val="none" w:sz="0" w:space="0" w:color="auto"/>
        <w:right w:val="none" w:sz="0" w:space="0" w:color="auto"/>
      </w:divBdr>
    </w:div>
    <w:div w:id="1365446691">
      <w:bodyDiv w:val="1"/>
      <w:marLeft w:val="0"/>
      <w:marRight w:val="0"/>
      <w:marTop w:val="0"/>
      <w:marBottom w:val="0"/>
      <w:divBdr>
        <w:top w:val="none" w:sz="0" w:space="0" w:color="auto"/>
        <w:left w:val="none" w:sz="0" w:space="0" w:color="auto"/>
        <w:bottom w:val="none" w:sz="0" w:space="0" w:color="auto"/>
        <w:right w:val="none" w:sz="0" w:space="0" w:color="auto"/>
      </w:divBdr>
    </w:div>
    <w:div w:id="1380982106">
      <w:bodyDiv w:val="1"/>
      <w:marLeft w:val="0"/>
      <w:marRight w:val="0"/>
      <w:marTop w:val="0"/>
      <w:marBottom w:val="0"/>
      <w:divBdr>
        <w:top w:val="none" w:sz="0" w:space="0" w:color="auto"/>
        <w:left w:val="none" w:sz="0" w:space="0" w:color="auto"/>
        <w:bottom w:val="none" w:sz="0" w:space="0" w:color="auto"/>
        <w:right w:val="none" w:sz="0" w:space="0" w:color="auto"/>
      </w:divBdr>
    </w:div>
    <w:div w:id="1428310040">
      <w:bodyDiv w:val="1"/>
      <w:marLeft w:val="0"/>
      <w:marRight w:val="0"/>
      <w:marTop w:val="0"/>
      <w:marBottom w:val="0"/>
      <w:divBdr>
        <w:top w:val="none" w:sz="0" w:space="0" w:color="auto"/>
        <w:left w:val="none" w:sz="0" w:space="0" w:color="auto"/>
        <w:bottom w:val="none" w:sz="0" w:space="0" w:color="auto"/>
        <w:right w:val="none" w:sz="0" w:space="0" w:color="auto"/>
      </w:divBdr>
    </w:div>
    <w:div w:id="1445230953">
      <w:bodyDiv w:val="1"/>
      <w:marLeft w:val="0"/>
      <w:marRight w:val="0"/>
      <w:marTop w:val="0"/>
      <w:marBottom w:val="0"/>
      <w:divBdr>
        <w:top w:val="none" w:sz="0" w:space="0" w:color="auto"/>
        <w:left w:val="none" w:sz="0" w:space="0" w:color="auto"/>
        <w:bottom w:val="none" w:sz="0" w:space="0" w:color="auto"/>
        <w:right w:val="none" w:sz="0" w:space="0" w:color="auto"/>
      </w:divBdr>
    </w:div>
    <w:div w:id="1455557119">
      <w:bodyDiv w:val="1"/>
      <w:marLeft w:val="0"/>
      <w:marRight w:val="0"/>
      <w:marTop w:val="0"/>
      <w:marBottom w:val="0"/>
      <w:divBdr>
        <w:top w:val="none" w:sz="0" w:space="0" w:color="auto"/>
        <w:left w:val="none" w:sz="0" w:space="0" w:color="auto"/>
        <w:bottom w:val="none" w:sz="0" w:space="0" w:color="auto"/>
        <w:right w:val="none" w:sz="0" w:space="0" w:color="auto"/>
      </w:divBdr>
    </w:div>
    <w:div w:id="1557349853">
      <w:bodyDiv w:val="1"/>
      <w:marLeft w:val="0"/>
      <w:marRight w:val="0"/>
      <w:marTop w:val="0"/>
      <w:marBottom w:val="0"/>
      <w:divBdr>
        <w:top w:val="none" w:sz="0" w:space="0" w:color="auto"/>
        <w:left w:val="none" w:sz="0" w:space="0" w:color="auto"/>
        <w:bottom w:val="none" w:sz="0" w:space="0" w:color="auto"/>
        <w:right w:val="none" w:sz="0" w:space="0" w:color="auto"/>
      </w:divBdr>
    </w:div>
    <w:div w:id="1592741229">
      <w:bodyDiv w:val="1"/>
      <w:marLeft w:val="0"/>
      <w:marRight w:val="0"/>
      <w:marTop w:val="0"/>
      <w:marBottom w:val="0"/>
      <w:divBdr>
        <w:top w:val="none" w:sz="0" w:space="0" w:color="auto"/>
        <w:left w:val="none" w:sz="0" w:space="0" w:color="auto"/>
        <w:bottom w:val="none" w:sz="0" w:space="0" w:color="auto"/>
        <w:right w:val="none" w:sz="0" w:space="0" w:color="auto"/>
      </w:divBdr>
    </w:div>
    <w:div w:id="1609697997">
      <w:bodyDiv w:val="1"/>
      <w:marLeft w:val="0"/>
      <w:marRight w:val="0"/>
      <w:marTop w:val="0"/>
      <w:marBottom w:val="0"/>
      <w:divBdr>
        <w:top w:val="none" w:sz="0" w:space="0" w:color="auto"/>
        <w:left w:val="none" w:sz="0" w:space="0" w:color="auto"/>
        <w:bottom w:val="none" w:sz="0" w:space="0" w:color="auto"/>
        <w:right w:val="none" w:sz="0" w:space="0" w:color="auto"/>
      </w:divBdr>
    </w:div>
    <w:div w:id="1613436364">
      <w:bodyDiv w:val="1"/>
      <w:marLeft w:val="0"/>
      <w:marRight w:val="0"/>
      <w:marTop w:val="0"/>
      <w:marBottom w:val="0"/>
      <w:divBdr>
        <w:top w:val="none" w:sz="0" w:space="0" w:color="auto"/>
        <w:left w:val="none" w:sz="0" w:space="0" w:color="auto"/>
        <w:bottom w:val="none" w:sz="0" w:space="0" w:color="auto"/>
        <w:right w:val="none" w:sz="0" w:space="0" w:color="auto"/>
      </w:divBdr>
    </w:div>
    <w:div w:id="1638217572">
      <w:bodyDiv w:val="1"/>
      <w:marLeft w:val="0"/>
      <w:marRight w:val="0"/>
      <w:marTop w:val="0"/>
      <w:marBottom w:val="0"/>
      <w:divBdr>
        <w:top w:val="none" w:sz="0" w:space="0" w:color="auto"/>
        <w:left w:val="none" w:sz="0" w:space="0" w:color="auto"/>
        <w:bottom w:val="none" w:sz="0" w:space="0" w:color="auto"/>
        <w:right w:val="none" w:sz="0" w:space="0" w:color="auto"/>
      </w:divBdr>
    </w:div>
    <w:div w:id="1664506652">
      <w:bodyDiv w:val="1"/>
      <w:marLeft w:val="0"/>
      <w:marRight w:val="0"/>
      <w:marTop w:val="0"/>
      <w:marBottom w:val="0"/>
      <w:divBdr>
        <w:top w:val="none" w:sz="0" w:space="0" w:color="auto"/>
        <w:left w:val="none" w:sz="0" w:space="0" w:color="auto"/>
        <w:bottom w:val="none" w:sz="0" w:space="0" w:color="auto"/>
        <w:right w:val="none" w:sz="0" w:space="0" w:color="auto"/>
      </w:divBdr>
    </w:div>
    <w:div w:id="1707367740">
      <w:bodyDiv w:val="1"/>
      <w:marLeft w:val="0"/>
      <w:marRight w:val="0"/>
      <w:marTop w:val="0"/>
      <w:marBottom w:val="0"/>
      <w:divBdr>
        <w:top w:val="none" w:sz="0" w:space="0" w:color="auto"/>
        <w:left w:val="none" w:sz="0" w:space="0" w:color="auto"/>
        <w:bottom w:val="none" w:sz="0" w:space="0" w:color="auto"/>
        <w:right w:val="none" w:sz="0" w:space="0" w:color="auto"/>
      </w:divBdr>
    </w:div>
    <w:div w:id="1709990503">
      <w:bodyDiv w:val="1"/>
      <w:marLeft w:val="0"/>
      <w:marRight w:val="0"/>
      <w:marTop w:val="0"/>
      <w:marBottom w:val="0"/>
      <w:divBdr>
        <w:top w:val="none" w:sz="0" w:space="0" w:color="auto"/>
        <w:left w:val="none" w:sz="0" w:space="0" w:color="auto"/>
        <w:bottom w:val="none" w:sz="0" w:space="0" w:color="auto"/>
        <w:right w:val="none" w:sz="0" w:space="0" w:color="auto"/>
      </w:divBdr>
    </w:div>
    <w:div w:id="1728064715">
      <w:bodyDiv w:val="1"/>
      <w:marLeft w:val="0"/>
      <w:marRight w:val="0"/>
      <w:marTop w:val="0"/>
      <w:marBottom w:val="0"/>
      <w:divBdr>
        <w:top w:val="none" w:sz="0" w:space="0" w:color="auto"/>
        <w:left w:val="none" w:sz="0" w:space="0" w:color="auto"/>
        <w:bottom w:val="none" w:sz="0" w:space="0" w:color="auto"/>
        <w:right w:val="none" w:sz="0" w:space="0" w:color="auto"/>
      </w:divBdr>
    </w:div>
    <w:div w:id="1731032031">
      <w:bodyDiv w:val="1"/>
      <w:marLeft w:val="0"/>
      <w:marRight w:val="0"/>
      <w:marTop w:val="0"/>
      <w:marBottom w:val="0"/>
      <w:divBdr>
        <w:top w:val="none" w:sz="0" w:space="0" w:color="auto"/>
        <w:left w:val="none" w:sz="0" w:space="0" w:color="auto"/>
        <w:bottom w:val="none" w:sz="0" w:space="0" w:color="auto"/>
        <w:right w:val="none" w:sz="0" w:space="0" w:color="auto"/>
      </w:divBdr>
    </w:div>
    <w:div w:id="1751190791">
      <w:bodyDiv w:val="1"/>
      <w:marLeft w:val="0"/>
      <w:marRight w:val="0"/>
      <w:marTop w:val="0"/>
      <w:marBottom w:val="0"/>
      <w:divBdr>
        <w:top w:val="none" w:sz="0" w:space="0" w:color="auto"/>
        <w:left w:val="none" w:sz="0" w:space="0" w:color="auto"/>
        <w:bottom w:val="none" w:sz="0" w:space="0" w:color="auto"/>
        <w:right w:val="none" w:sz="0" w:space="0" w:color="auto"/>
      </w:divBdr>
    </w:div>
    <w:div w:id="1759249545">
      <w:bodyDiv w:val="1"/>
      <w:marLeft w:val="0"/>
      <w:marRight w:val="0"/>
      <w:marTop w:val="0"/>
      <w:marBottom w:val="0"/>
      <w:divBdr>
        <w:top w:val="none" w:sz="0" w:space="0" w:color="auto"/>
        <w:left w:val="none" w:sz="0" w:space="0" w:color="auto"/>
        <w:bottom w:val="none" w:sz="0" w:space="0" w:color="auto"/>
        <w:right w:val="none" w:sz="0" w:space="0" w:color="auto"/>
      </w:divBdr>
    </w:div>
    <w:div w:id="1798641960">
      <w:bodyDiv w:val="1"/>
      <w:marLeft w:val="0"/>
      <w:marRight w:val="0"/>
      <w:marTop w:val="0"/>
      <w:marBottom w:val="0"/>
      <w:divBdr>
        <w:top w:val="none" w:sz="0" w:space="0" w:color="auto"/>
        <w:left w:val="none" w:sz="0" w:space="0" w:color="auto"/>
        <w:bottom w:val="none" w:sz="0" w:space="0" w:color="auto"/>
        <w:right w:val="none" w:sz="0" w:space="0" w:color="auto"/>
      </w:divBdr>
    </w:div>
    <w:div w:id="1801609092">
      <w:bodyDiv w:val="1"/>
      <w:marLeft w:val="0"/>
      <w:marRight w:val="0"/>
      <w:marTop w:val="0"/>
      <w:marBottom w:val="0"/>
      <w:divBdr>
        <w:top w:val="none" w:sz="0" w:space="0" w:color="auto"/>
        <w:left w:val="none" w:sz="0" w:space="0" w:color="auto"/>
        <w:bottom w:val="none" w:sz="0" w:space="0" w:color="auto"/>
        <w:right w:val="none" w:sz="0" w:space="0" w:color="auto"/>
      </w:divBdr>
    </w:div>
    <w:div w:id="1805535438">
      <w:bodyDiv w:val="1"/>
      <w:marLeft w:val="0"/>
      <w:marRight w:val="0"/>
      <w:marTop w:val="0"/>
      <w:marBottom w:val="0"/>
      <w:divBdr>
        <w:top w:val="none" w:sz="0" w:space="0" w:color="auto"/>
        <w:left w:val="none" w:sz="0" w:space="0" w:color="auto"/>
        <w:bottom w:val="none" w:sz="0" w:space="0" w:color="auto"/>
        <w:right w:val="none" w:sz="0" w:space="0" w:color="auto"/>
      </w:divBdr>
    </w:div>
    <w:div w:id="1813400268">
      <w:bodyDiv w:val="1"/>
      <w:marLeft w:val="0"/>
      <w:marRight w:val="0"/>
      <w:marTop w:val="0"/>
      <w:marBottom w:val="0"/>
      <w:divBdr>
        <w:top w:val="none" w:sz="0" w:space="0" w:color="auto"/>
        <w:left w:val="none" w:sz="0" w:space="0" w:color="auto"/>
        <w:bottom w:val="none" w:sz="0" w:space="0" w:color="auto"/>
        <w:right w:val="none" w:sz="0" w:space="0" w:color="auto"/>
      </w:divBdr>
    </w:div>
    <w:div w:id="1830637918">
      <w:bodyDiv w:val="1"/>
      <w:marLeft w:val="0"/>
      <w:marRight w:val="0"/>
      <w:marTop w:val="0"/>
      <w:marBottom w:val="0"/>
      <w:divBdr>
        <w:top w:val="none" w:sz="0" w:space="0" w:color="auto"/>
        <w:left w:val="none" w:sz="0" w:space="0" w:color="auto"/>
        <w:bottom w:val="none" w:sz="0" w:space="0" w:color="auto"/>
        <w:right w:val="none" w:sz="0" w:space="0" w:color="auto"/>
      </w:divBdr>
    </w:div>
    <w:div w:id="1841892597">
      <w:bodyDiv w:val="1"/>
      <w:marLeft w:val="0"/>
      <w:marRight w:val="0"/>
      <w:marTop w:val="0"/>
      <w:marBottom w:val="0"/>
      <w:divBdr>
        <w:top w:val="none" w:sz="0" w:space="0" w:color="auto"/>
        <w:left w:val="none" w:sz="0" w:space="0" w:color="auto"/>
        <w:bottom w:val="none" w:sz="0" w:space="0" w:color="auto"/>
        <w:right w:val="none" w:sz="0" w:space="0" w:color="auto"/>
      </w:divBdr>
    </w:div>
    <w:div w:id="1877739629">
      <w:bodyDiv w:val="1"/>
      <w:marLeft w:val="0"/>
      <w:marRight w:val="0"/>
      <w:marTop w:val="0"/>
      <w:marBottom w:val="0"/>
      <w:divBdr>
        <w:top w:val="none" w:sz="0" w:space="0" w:color="auto"/>
        <w:left w:val="none" w:sz="0" w:space="0" w:color="auto"/>
        <w:bottom w:val="none" w:sz="0" w:space="0" w:color="auto"/>
        <w:right w:val="none" w:sz="0" w:space="0" w:color="auto"/>
      </w:divBdr>
    </w:div>
    <w:div w:id="1939364890">
      <w:bodyDiv w:val="1"/>
      <w:marLeft w:val="0"/>
      <w:marRight w:val="0"/>
      <w:marTop w:val="0"/>
      <w:marBottom w:val="0"/>
      <w:divBdr>
        <w:top w:val="none" w:sz="0" w:space="0" w:color="auto"/>
        <w:left w:val="none" w:sz="0" w:space="0" w:color="auto"/>
        <w:bottom w:val="none" w:sz="0" w:space="0" w:color="auto"/>
        <w:right w:val="none" w:sz="0" w:space="0" w:color="auto"/>
      </w:divBdr>
    </w:div>
    <w:div w:id="2029983968">
      <w:bodyDiv w:val="1"/>
      <w:marLeft w:val="0"/>
      <w:marRight w:val="0"/>
      <w:marTop w:val="0"/>
      <w:marBottom w:val="0"/>
      <w:divBdr>
        <w:top w:val="none" w:sz="0" w:space="0" w:color="auto"/>
        <w:left w:val="none" w:sz="0" w:space="0" w:color="auto"/>
        <w:bottom w:val="none" w:sz="0" w:space="0" w:color="auto"/>
        <w:right w:val="none" w:sz="0" w:space="0" w:color="auto"/>
      </w:divBdr>
    </w:div>
    <w:div w:id="2064481188">
      <w:bodyDiv w:val="1"/>
      <w:marLeft w:val="0"/>
      <w:marRight w:val="0"/>
      <w:marTop w:val="0"/>
      <w:marBottom w:val="0"/>
      <w:divBdr>
        <w:top w:val="none" w:sz="0" w:space="0" w:color="auto"/>
        <w:left w:val="none" w:sz="0" w:space="0" w:color="auto"/>
        <w:bottom w:val="none" w:sz="0" w:space="0" w:color="auto"/>
        <w:right w:val="none" w:sz="0" w:space="0" w:color="auto"/>
      </w:divBdr>
    </w:div>
    <w:div w:id="2104446277">
      <w:bodyDiv w:val="1"/>
      <w:marLeft w:val="0"/>
      <w:marRight w:val="0"/>
      <w:marTop w:val="0"/>
      <w:marBottom w:val="0"/>
      <w:divBdr>
        <w:top w:val="none" w:sz="0" w:space="0" w:color="auto"/>
        <w:left w:val="none" w:sz="0" w:space="0" w:color="auto"/>
        <w:bottom w:val="none" w:sz="0" w:space="0" w:color="auto"/>
        <w:right w:val="none" w:sz="0" w:space="0" w:color="auto"/>
      </w:divBdr>
    </w:div>
    <w:div w:id="212325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6.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10.png"/><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FCCB-BFE5-1F4D-ABD4-5773CF66B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1615</TotalTime>
  <Pages>42</Pages>
  <Words>13154</Words>
  <Characters>74980</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70</cp:revision>
  <dcterms:created xsi:type="dcterms:W3CDTF">2022-10-31T23:24:00Z</dcterms:created>
  <dcterms:modified xsi:type="dcterms:W3CDTF">2022-11-14T22:58:00Z</dcterms:modified>
</cp:coreProperties>
</file>