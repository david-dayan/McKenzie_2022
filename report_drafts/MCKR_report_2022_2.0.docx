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53AD62DB" w:rsidR="00BA3C42" w:rsidRDefault="00BA3C42" w:rsidP="00F4375E">
      <w:pPr>
        <w:spacing w:after="15" w:line="249" w:lineRule="auto"/>
        <w:ind w:left="195" w:right="241"/>
        <w:jc w:val="center"/>
      </w:pPr>
      <w:r>
        <w:rPr>
          <w:vertAlign w:val="superscript"/>
        </w:rPr>
        <w:t>2</w:t>
      </w:r>
      <w:r w:rsidR="007C1107">
        <w:t>Oregon Department of Fish and Wildlife</w:t>
      </w:r>
    </w:p>
    <w:p w14:paraId="201C8FB9" w14:textId="15406FC1" w:rsidR="007C1107" w:rsidRPr="00BA3C42" w:rsidRDefault="007C1107" w:rsidP="00F4375E">
      <w:pPr>
        <w:spacing w:after="15" w:line="249" w:lineRule="auto"/>
        <w:ind w:left="195" w:right="241"/>
        <w:jc w:val="center"/>
      </w:pPr>
      <w:r>
        <w:t>7118 NE Vandenberg Ave</w:t>
      </w:r>
    </w:p>
    <w:p w14:paraId="6184A884" w14:textId="115D1BC4" w:rsidR="00F4375E" w:rsidRPr="00D71476" w:rsidRDefault="007C1107" w:rsidP="00F4375E">
      <w:pPr>
        <w:spacing w:line="259" w:lineRule="auto"/>
        <w:jc w:val="center"/>
      </w:pPr>
      <w:r>
        <w:t>Corvallis, OR  97370</w:t>
      </w: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75EA0C2F" w14:textId="427D6FD8" w:rsidR="00935AE3" w:rsidRPr="00D71476" w:rsidRDefault="00935AE3">
      <w:pPr>
        <w:sectPr w:rsidR="00935AE3" w:rsidRPr="00D71476" w:rsidSect="00AD6AF1">
          <w:headerReference w:type="default" r:id="rId8"/>
          <w:footerReference w:type="even" r:id="rId9"/>
          <w:footerReference w:type="default" r:id="rId10"/>
          <w:pgSz w:w="12240" w:h="15840"/>
          <w:pgMar w:top="1440" w:right="1440" w:bottom="1440" w:left="1440" w:header="720" w:footer="720" w:gutter="0"/>
          <w:cols w:space="720"/>
          <w:titlePg/>
          <w:docGrid w:linePitch="360"/>
        </w:sectPr>
      </w:pPr>
    </w:p>
    <w:p w14:paraId="1C7A154D" w14:textId="7EC4B3CD" w:rsidR="00B1409A" w:rsidRPr="00D71476" w:rsidRDefault="00935AE3">
      <w:pPr>
        <w:rPr>
          <w:b/>
          <w:bCs/>
        </w:rPr>
      </w:pPr>
      <w:r w:rsidRPr="00D71476">
        <w:rPr>
          <w:b/>
          <w:bCs/>
        </w:rPr>
        <w:lastRenderedPageBreak/>
        <w:t>Summary</w:t>
      </w:r>
    </w:p>
    <w:p w14:paraId="7E2E2B84" w14:textId="45AEB9F5" w:rsidR="00935AE3" w:rsidRPr="00D71476" w:rsidRDefault="00935AE3">
      <w:pPr>
        <w:rPr>
          <w:b/>
          <w:bCs/>
          <w:u w:val="single"/>
        </w:rPr>
      </w:pPr>
    </w:p>
    <w:p w14:paraId="5D7C9A28" w14:textId="10DFEBF0" w:rsidR="004F7A95" w:rsidRPr="00D71476" w:rsidRDefault="00935AE3" w:rsidP="00C932E4">
      <w:pPr>
        <w:spacing w:line="360" w:lineRule="auto"/>
      </w:pPr>
      <w:r w:rsidRPr="00D71476">
        <w:tab/>
        <w:t xml:space="preserve">Summary text. </w:t>
      </w:r>
    </w:p>
    <w:p w14:paraId="6A102EB2" w14:textId="09DC44D3" w:rsidR="00AD6AF1" w:rsidRPr="00D71476" w:rsidRDefault="00AD6AF1" w:rsidP="00935AE3">
      <w:pPr>
        <w:spacing w:line="360" w:lineRule="auto"/>
      </w:pPr>
    </w:p>
    <w:p w14:paraId="6249042E" w14:textId="26323506" w:rsidR="00AD6AF1"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470F6C3B" w:rsidR="00364EC9" w:rsidRPr="00D71476" w:rsidRDefault="00364EC9" w:rsidP="00D71476">
      <w:pPr>
        <w:pStyle w:val="ListParagraph"/>
        <w:numPr>
          <w:ilvl w:val="0"/>
          <w:numId w:val="1"/>
        </w:numPr>
        <w:spacing w:line="360" w:lineRule="auto"/>
      </w:pPr>
      <w:r w:rsidRPr="00D71476">
        <w:t>Determine the number and proportion of unmarked</w:t>
      </w:r>
      <w:r w:rsidR="008511CF">
        <w:t xml:space="preserve">, presumed </w:t>
      </w:r>
      <w:r w:rsidR="004B1EF0">
        <w:t>natural-origin (</w:t>
      </w:r>
      <w:r w:rsidR="008511CF">
        <w:t>NOR</w:t>
      </w:r>
      <w:r w:rsidR="004B1EF0">
        <w:t>)</w:t>
      </w:r>
      <w:r w:rsidRPr="00D71476">
        <w:t xml:space="preserve"> adult Chinook salmon sampled at various locations in the South Fork McKenzie River (</w:t>
      </w:r>
      <w:r w:rsidR="00A64BE1" w:rsidRPr="00D71476">
        <w:t>e.g.,</w:t>
      </w:r>
      <w:r w:rsidRPr="00D71476">
        <w:t xml:space="preserve"> </w:t>
      </w:r>
      <w:r w:rsidR="00B8490A">
        <w:t>Cougar Trap</w:t>
      </w:r>
      <w:r w:rsidRPr="00D71476">
        <w:t xml:space="preserve"> and spawning grounds below </w:t>
      </w:r>
      <w:r w:rsidR="00B8490A">
        <w:t>Cougar Dam</w:t>
      </w:r>
      <w:r w:rsidRPr="00D71476">
        <w:t>) in 2016</w:t>
      </w:r>
      <w:r w:rsidR="006D2397">
        <w:t xml:space="preserve"> – </w:t>
      </w:r>
      <w:r w:rsidRPr="00D71476">
        <w:t xml:space="preserve">2020 that can be assigned as progeny of Chinook salmon previously released above </w:t>
      </w:r>
      <w:r w:rsidR="00B8490A">
        <w:t>Cougar Dam</w:t>
      </w:r>
      <w:r w:rsidRPr="00D71476">
        <w:t>, South Fork McKenzie River in 2011</w:t>
      </w:r>
      <w:r w:rsidR="004B1EF0">
        <w:t xml:space="preserve"> – </w:t>
      </w:r>
      <w:r w:rsidRPr="00D71476">
        <w:t>2017.</w:t>
      </w:r>
    </w:p>
    <w:p w14:paraId="2FD0F961" w14:textId="77777777" w:rsidR="00364EC9" w:rsidRPr="00D71476" w:rsidRDefault="00364EC9" w:rsidP="00364EC9">
      <w:pPr>
        <w:pStyle w:val="ListParagraph"/>
        <w:spacing w:line="360" w:lineRule="auto"/>
      </w:pPr>
    </w:p>
    <w:p w14:paraId="4F6E33A6" w14:textId="6E5B0DFA" w:rsidR="003C1EFD" w:rsidRPr="00D71476" w:rsidRDefault="00D00DAB" w:rsidP="003C1EFD">
      <w:pPr>
        <w:pStyle w:val="ListParagraph"/>
        <w:numPr>
          <w:ilvl w:val="0"/>
          <w:numId w:val="1"/>
        </w:numPr>
        <w:spacing w:line="360" w:lineRule="auto"/>
      </w:pPr>
      <w:r w:rsidRPr="00D71476">
        <w:t xml:space="preserve">Estimate and report the annual abundance and age structure of adult Chinook salmon that return to the South Fork McKenzie River that can be confidently assigned to parents through genetic </w:t>
      </w:r>
      <w:r w:rsidR="00A64BE1">
        <w:t>parentage analysis</w:t>
      </w:r>
      <w:r w:rsidRPr="00D71476">
        <w:t xml:space="preserve"> in 2016</w:t>
      </w:r>
      <w:r w:rsidR="004B1EF0">
        <w:t xml:space="preserve"> – </w:t>
      </w:r>
      <w:r w:rsidRPr="00D71476">
        <w:t>2020.</w:t>
      </w:r>
    </w:p>
    <w:p w14:paraId="491DF28B" w14:textId="77777777" w:rsidR="00D00DAB" w:rsidRPr="00D71476" w:rsidRDefault="00D00DAB" w:rsidP="00D00DAB">
      <w:pPr>
        <w:pStyle w:val="ListParagraph"/>
        <w:spacing w:line="360" w:lineRule="auto"/>
      </w:pPr>
    </w:p>
    <w:p w14:paraId="155F06FC" w14:textId="070CD701" w:rsidR="00364EC9" w:rsidRPr="00D71476" w:rsidRDefault="00364EC9" w:rsidP="00364EC9">
      <w:pPr>
        <w:pStyle w:val="ListParagraph"/>
        <w:numPr>
          <w:ilvl w:val="0"/>
          <w:numId w:val="1"/>
        </w:numPr>
        <w:spacing w:line="360" w:lineRule="auto"/>
      </w:pPr>
      <w:r w:rsidRPr="00D71476">
        <w:t xml:space="preserve">Estimate the </w:t>
      </w:r>
      <w:r w:rsidR="004B1EF0">
        <w:t>total lifetime fitness (</w:t>
      </w:r>
      <w:r w:rsidRPr="00D71476">
        <w:t>TLF</w:t>
      </w:r>
      <w:r w:rsidR="004B1EF0">
        <w:t>)</w:t>
      </w:r>
      <w:r w:rsidRPr="00D71476">
        <w:t xml:space="preserve"> for Chinook salmon re</w:t>
      </w:r>
      <w:r w:rsidR="007A5A45">
        <w:t>leased</w:t>
      </w:r>
      <w:r w:rsidRPr="00D71476">
        <w:t xml:space="preserve"> above </w:t>
      </w:r>
      <w:r w:rsidR="00B8490A">
        <w:t>Cougar Dam</w:t>
      </w:r>
      <w:r w:rsidRPr="00D71476">
        <w:t xml:space="preserve"> in 2011</w:t>
      </w:r>
      <w:r w:rsidR="004B1EF0">
        <w:t xml:space="preserve"> – </w:t>
      </w:r>
      <w:r w:rsidRPr="00D71476">
        <w:t xml:space="preserve">2015. These estimates include </w:t>
      </w:r>
      <w:r w:rsidR="007A5A45">
        <w:t>NOR</w:t>
      </w:r>
      <w:r w:rsidRPr="00D71476">
        <w:t xml:space="preserve"> adult offspring sampled at </w:t>
      </w:r>
      <w:r w:rsidR="00B8490A">
        <w:t>Cougar Dam</w:t>
      </w:r>
      <w:r w:rsidRPr="00D71476">
        <w:t xml:space="preserve">, as well as </w:t>
      </w:r>
      <w:r w:rsidR="007A5A45">
        <w:t>NOR</w:t>
      </w:r>
      <w:r w:rsidRPr="00D71476">
        <w:t xml:space="preserve"> spawners encountered on spawning grounds below the dam in 2014 </w:t>
      </w:r>
      <w:r w:rsidR="00431CE8">
        <w:t xml:space="preserve">– </w:t>
      </w:r>
      <w:r w:rsidR="00431CE8" w:rsidRPr="00D71476">
        <w:t>2019</w:t>
      </w:r>
      <w:r w:rsidRPr="00D71476">
        <w:t>.</w:t>
      </w:r>
    </w:p>
    <w:p w14:paraId="4DA848A6" w14:textId="77777777" w:rsidR="00364EC9" w:rsidRPr="00D71476" w:rsidRDefault="00364EC9" w:rsidP="00D00DAB">
      <w:pPr>
        <w:spacing w:line="360" w:lineRule="auto"/>
      </w:pPr>
    </w:p>
    <w:p w14:paraId="1A86C1C8" w14:textId="5FBFCDFF"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2011 </w:t>
      </w:r>
      <w:r w:rsidR="004B1EF0">
        <w:t xml:space="preserve">– </w:t>
      </w:r>
      <w:r w:rsidRPr="00D71476">
        <w:t>2015.</w:t>
      </w:r>
    </w:p>
    <w:p w14:paraId="20973A73" w14:textId="77777777" w:rsidR="007A2414" w:rsidRPr="00D71476" w:rsidRDefault="007A2414" w:rsidP="007A2414">
      <w:pPr>
        <w:pStyle w:val="ListParagraph"/>
        <w:spacing w:line="360" w:lineRule="auto"/>
      </w:pPr>
    </w:p>
    <w:p w14:paraId="0967CB6C" w14:textId="456D3BCD" w:rsidR="007A2414" w:rsidRPr="00D71476" w:rsidRDefault="007A2414" w:rsidP="007A2414">
      <w:pPr>
        <w:pStyle w:val="ListParagraph"/>
        <w:numPr>
          <w:ilvl w:val="0"/>
          <w:numId w:val="1"/>
        </w:numPr>
        <w:spacing w:line="360" w:lineRule="auto"/>
      </w:pPr>
      <w:r w:rsidRPr="00D71476">
        <w:t>Estimate the effective number of breeders (</w:t>
      </w:r>
      <w:r w:rsidRPr="000A6649">
        <w:rPr>
          <w:i/>
          <w:iCs/>
        </w:rPr>
        <w:t>N</w:t>
      </w:r>
      <w:r w:rsidRPr="000A6649">
        <w:rPr>
          <w:i/>
          <w:iCs/>
          <w:vertAlign w:val="subscript"/>
        </w:rPr>
        <w:t>b</w:t>
      </w:r>
      <w:r w:rsidRPr="00D71476">
        <w:t>) for the adult salmon population re</w:t>
      </w:r>
      <w:r w:rsidR="00A64BE1">
        <w:t>leased</w:t>
      </w:r>
      <w:r w:rsidRPr="00D71476">
        <w:t xml:space="preserve"> above </w:t>
      </w:r>
      <w:r w:rsidR="00B8490A">
        <w:t>Cougar Dam</w:t>
      </w:r>
      <w:r w:rsidRPr="00D71476">
        <w:t xml:space="preserve"> in 2011</w:t>
      </w:r>
      <w:r w:rsidR="004B1EF0">
        <w:t xml:space="preserve"> – </w:t>
      </w:r>
      <w:r w:rsidRPr="00D71476">
        <w:t>2015.</w:t>
      </w:r>
    </w:p>
    <w:p w14:paraId="4B387271" w14:textId="77777777" w:rsidR="007A2414" w:rsidRPr="00D71476" w:rsidRDefault="007A2414" w:rsidP="00D00DAB">
      <w:pPr>
        <w:spacing w:line="360" w:lineRule="auto"/>
      </w:pPr>
    </w:p>
    <w:p w14:paraId="7AC96899" w14:textId="0FBA95C5"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w:t>
      </w:r>
      <w:r w:rsidR="004B1EF0">
        <w:t>TLF</w:t>
      </w:r>
      <w:r w:rsidR="00D00DAB" w:rsidRPr="00D71476">
        <w:t xml:space="preserve"> of adult spring Chinook salmon released above </w:t>
      </w:r>
      <w:r w:rsidR="00B8490A">
        <w:t>Cougar Dam</w:t>
      </w:r>
      <w:r w:rsidR="00D00DAB" w:rsidRPr="00D71476">
        <w:t xml:space="preserve"> in 2011 </w:t>
      </w:r>
      <w:r>
        <w:t>–</w:t>
      </w:r>
      <w:r w:rsidR="00D00DAB" w:rsidRPr="00D71476">
        <w:t xml:space="preserve"> 2015</w:t>
      </w:r>
      <w:r>
        <w:t>, including timing and location of releases, sex ratios, origin</w:t>
      </w:r>
      <w:r w:rsidR="003C1EFD">
        <w:t>, and number of salmon released</w:t>
      </w:r>
      <w:r w:rsidR="00D00DAB" w:rsidRPr="00D71476">
        <w:t>.</w:t>
      </w:r>
    </w:p>
    <w:p w14:paraId="44D6AD76" w14:textId="77777777" w:rsidR="00D00DAB" w:rsidRPr="00D71476" w:rsidRDefault="00D00DAB" w:rsidP="00D00DAB">
      <w:pPr>
        <w:pStyle w:val="ListParagraph"/>
        <w:spacing w:line="360" w:lineRule="auto"/>
      </w:pPr>
    </w:p>
    <w:p w14:paraId="3006A3B5" w14:textId="1E2E950C" w:rsidR="007A2414" w:rsidRPr="00D71476" w:rsidRDefault="007A2414" w:rsidP="007A2414">
      <w:pPr>
        <w:pStyle w:val="ListParagraph"/>
        <w:numPr>
          <w:ilvl w:val="0"/>
          <w:numId w:val="1"/>
        </w:numPr>
        <w:spacing w:line="360" w:lineRule="auto"/>
      </w:pPr>
      <w:r w:rsidRPr="00D71476">
        <w:t xml:space="preserve">Evaluate fitness differences between </w:t>
      </w:r>
      <w:r w:rsidR="004B1EF0">
        <w:t>hatchery-origin (</w:t>
      </w:r>
      <w:r w:rsidRPr="00D71476">
        <w:t>HOR</w:t>
      </w:r>
      <w:r w:rsidR="004B1EF0">
        <w:t>)</w:t>
      </w:r>
      <w:r w:rsidRPr="00D71476">
        <w:t xml:space="preserve"> and NOR Chinook salmon released above </w:t>
      </w:r>
      <w:r w:rsidR="00B8490A">
        <w:t>Cougar Dam</w:t>
      </w:r>
      <w:r w:rsidRPr="00D71476">
        <w:t xml:space="preserve"> in 2011</w:t>
      </w:r>
      <w:r w:rsidR="004B1EF0" w:rsidRPr="00D71476">
        <w:t xml:space="preserve"> </w:t>
      </w:r>
      <w:r w:rsidR="004B1EF0">
        <w:t>–</w:t>
      </w:r>
      <w:r w:rsidR="004B1EF0" w:rsidRPr="00D71476">
        <w:t xml:space="preserve"> </w:t>
      </w:r>
      <w:r w:rsidRPr="00D71476">
        <w:t>2015 through assignment of adult offspring returns in 2014</w:t>
      </w:r>
      <w:r w:rsidR="004B1EF0" w:rsidRPr="00D71476">
        <w:t xml:space="preserve"> </w:t>
      </w:r>
      <w:r w:rsidR="004B1EF0">
        <w:t>–</w:t>
      </w:r>
      <w:r w:rsidR="004B1EF0" w:rsidRPr="00D71476">
        <w:t xml:space="preserve"> </w:t>
      </w:r>
      <w:r w:rsidRPr="00D71476">
        <w:t xml:space="preserve">2020.   </w:t>
      </w:r>
    </w:p>
    <w:p w14:paraId="4A7CC03E" w14:textId="791B5DE4" w:rsidR="00364EC9" w:rsidRPr="00D71476" w:rsidRDefault="00364EC9" w:rsidP="00935AE3">
      <w:pPr>
        <w:spacing w:line="360" w:lineRule="auto"/>
      </w:pPr>
    </w:p>
    <w:p w14:paraId="12EE216A" w14:textId="77777777" w:rsidR="00364EC9" w:rsidRPr="00D71476" w:rsidRDefault="00364EC9" w:rsidP="00935AE3">
      <w:pPr>
        <w:spacing w:line="360" w:lineRule="auto"/>
      </w:pPr>
    </w:p>
    <w:p w14:paraId="352C488A" w14:textId="3094D9FB" w:rsidR="00D71476" w:rsidRDefault="00D71476">
      <w:pPr>
        <w:rPr>
          <w:b/>
          <w:bCs/>
        </w:rPr>
      </w:pPr>
    </w:p>
    <w:p w14:paraId="707F305A" w14:textId="5663B729" w:rsidR="00364EC9" w:rsidRDefault="00AD6AF1" w:rsidP="0019419C">
      <w:pPr>
        <w:spacing w:line="360" w:lineRule="auto"/>
        <w:rPr>
          <w:b/>
          <w:bCs/>
        </w:rPr>
      </w:pPr>
      <w:r w:rsidRPr="00D71476">
        <w:rPr>
          <w:b/>
          <w:bCs/>
        </w:rPr>
        <w:t>Introduction</w:t>
      </w:r>
    </w:p>
    <w:p w14:paraId="5723C65D" w14:textId="0AF88C70"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w:t>
      </w:r>
      <w:r w:rsidR="00431CE8">
        <w:t>U</w:t>
      </w:r>
      <w:r>
        <w:t xml:space="preserve">pper Willamette River, Oregon (UWR) are listed as a threatened evolutionary significant unit (ESU) under the U.S. Endangered Species Act </w:t>
      </w:r>
      <w:r w:rsidR="005823FD">
        <w:t>(ESA)</w:t>
      </w:r>
      <w:r w:rsidR="00137EE0">
        <w:t xml:space="preserve"> </w:t>
      </w:r>
      <w:r w:rsidR="00137EE0">
        <w:fldChar w:fldCharType="begin"/>
      </w:r>
      <w:r w:rsidR="00114ECB">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137EE0">
        <w:fldChar w:fldCharType="separate"/>
      </w:r>
      <w:r w:rsidR="00114ECB">
        <w:rPr>
          <w:noProof/>
        </w:rPr>
        <w:t>(NMFS 1999)</w:t>
      </w:r>
      <w:r w:rsidR="00137EE0">
        <w:fldChar w:fldCharType="end"/>
      </w:r>
      <w:r w:rsidR="00137EE0">
        <w:t>.</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t>high</w:t>
      </w:r>
      <w:r w:rsidR="004B1EF0">
        <w:t xml:space="preserve"> </w:t>
      </w:r>
      <w:r w:rsidR="00476E8E">
        <w:t xml:space="preserve">head </w:t>
      </w:r>
      <w:r w:rsidR="005823FD">
        <w:t>dams throughout the UWR contributed to declines in abundance of this ESU</w:t>
      </w:r>
      <w:r w:rsidR="00476E8E">
        <w:t xml:space="preserve"> by preventing passage to and from historical spawning habitats</w:t>
      </w:r>
      <w:r w:rsidR="002D1525">
        <w:t xml:space="preserve"> and by modifying temperature and flow regimes</w:t>
      </w:r>
      <w:r w:rsidR="00976FA0">
        <w:t xml:space="preserve"> </w:t>
      </w:r>
      <w:r w:rsidR="00137EE0">
        <w:fldChar w:fldCharType="begin"/>
      </w:r>
      <w:r w:rsidR="00114ECB">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137EE0">
        <w:fldChar w:fldCharType="separate"/>
      </w:r>
      <w:r w:rsidR="00114ECB">
        <w:rPr>
          <w:noProof/>
        </w:rPr>
        <w:t>(NMFS 2008)</w:t>
      </w:r>
      <w:r w:rsidR="00137EE0">
        <w:fldChar w:fldCharType="end"/>
      </w:r>
      <w:r w:rsidR="00137EE0">
        <w:t xml:space="preserve">. </w:t>
      </w:r>
      <w:r w:rsidR="00476E8E">
        <w:t xml:space="preserve">The McKenzie River is </w:t>
      </w:r>
      <w:r w:rsidR="00FD1AEC">
        <w:t xml:space="preserve">a </w:t>
      </w:r>
      <w:r w:rsidR="00476E8E">
        <w:t xml:space="preserve">tributary of the UWR </w:t>
      </w:r>
      <w:r w:rsidR="00FD1AEC">
        <w:t>and historically supported one of the largest populations of spring Chinook salmon in the Willamette Basin</w:t>
      </w:r>
      <w:r w:rsidR="00137EE0">
        <w:t xml:space="preserve"> </w:t>
      </w:r>
      <w:r w:rsidR="00137EE0">
        <w:fldChar w:fldCharType="begin"/>
      </w:r>
      <w:r w:rsidR="005210FA">
        <w:instrText xml:space="preserve"> ADDIN EN.CITE &lt;EndNote&gt;&lt;Cite&gt;&lt;Author&gt;McElhany&lt;/Author&gt;&lt;Year&gt;2007&lt;/Year&gt;&lt;RecNum&gt;1564&lt;/RecNum&gt;&lt;DisplayText&gt;(McElhany et al.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rsidR="00137EE0">
        <w:fldChar w:fldCharType="separate"/>
      </w:r>
      <w:r w:rsidR="005210FA">
        <w:rPr>
          <w:noProof/>
        </w:rPr>
        <w:t>(McElhany et al. 2007)</w:t>
      </w:r>
      <w:r w:rsidR="00137EE0">
        <w:fldChar w:fldCharType="end"/>
      </w:r>
      <w:r w:rsidR="00137EE0">
        <w:t xml:space="preserve">. </w:t>
      </w:r>
      <w:r w:rsidR="00C52EDB">
        <w:t xml:space="preserve">Unlike most tributaries of the UWR, the McKenzie River continues to produce a large proportion of </w:t>
      </w:r>
      <w:r w:rsidR="00976FA0">
        <w:t>natural-origin (</w:t>
      </w:r>
      <w:r w:rsidR="00C52EDB">
        <w:t>NOR</w:t>
      </w:r>
      <w:r w:rsidR="00976FA0">
        <w:t>)</w:t>
      </w:r>
      <w:r w:rsidR="00C52EDB">
        <w:t xml:space="preserve"> spring Chinook salmon</w:t>
      </w:r>
      <w:r w:rsidR="005F5DAC">
        <w:t xml:space="preserve"> </w:t>
      </w:r>
      <w:r w:rsidR="005F5DAC">
        <w:fldChar w:fldCharType="begin"/>
      </w:r>
      <w:r w:rsidR="000D2829">
        <w:instrText xml:space="preserve"> ADDIN EN.CITE &lt;EndNote&gt;&lt;Cite&gt;&lt;Author&gt;Johnson&lt;/Author&gt;&lt;Year&gt;2010&lt;/Year&gt;&lt;RecNum&gt;1565&lt;/RecNum&gt;&lt;DisplayText&gt;(Johnson and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5F5DAC">
        <w:fldChar w:fldCharType="separate"/>
      </w:r>
      <w:r w:rsidR="000D2829">
        <w:rPr>
          <w:noProof/>
        </w:rPr>
        <w:t>(Johnson and Friesen 2010)</w:t>
      </w:r>
      <w:r w:rsidR="005F5DAC">
        <w:fldChar w:fldCharType="end"/>
      </w:r>
      <w:r w:rsidR="00C52EDB">
        <w:t>.</w:t>
      </w:r>
      <w:r w:rsidR="00382C7C">
        <w:t xml:space="preserve"> </w:t>
      </w:r>
      <w:r w:rsidR="007579E9">
        <w:t>Access to historical spawning habitat</w:t>
      </w:r>
      <w:r w:rsidR="00476E8E">
        <w:t xml:space="preserve"> </w:t>
      </w:r>
      <w:r w:rsidR="00976FA0">
        <w:t xml:space="preserve">on the McKenzie River </w:t>
      </w:r>
      <w:r w:rsidR="00C52EDB">
        <w:t>is blocked by several high</w:t>
      </w:r>
      <w:r w:rsidR="00E435A9">
        <w:t>-</w:t>
      </w:r>
      <w:r w:rsidR="00C52EDB">
        <w:t>head dams</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 xml:space="preserve">in 1964 on the South Fork McKenzie River impeded access to </w:t>
      </w:r>
      <w:r w:rsidR="00FD1AEC">
        <w:t xml:space="preserve">approximately 40 river km of the historically most productive reaches on the </w:t>
      </w:r>
      <w:r w:rsidR="00217924">
        <w:t>river</w:t>
      </w:r>
      <w:r w:rsidR="0081620E">
        <w:t xml:space="preserve"> (NMFS 2008)</w:t>
      </w:r>
      <w:r w:rsidR="005823FD">
        <w:t>.</w:t>
      </w:r>
    </w:p>
    <w:p w14:paraId="4A767503" w14:textId="3CE8C207" w:rsidR="0019419C" w:rsidRPr="0019419C" w:rsidRDefault="005823FD" w:rsidP="00976FA0">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w:t>
      </w:r>
      <w:r w:rsidR="006B2622">
        <w:t>d</w:t>
      </w:r>
      <w:r w:rsidR="0081620E">
        <w:t xml:space="preserve"> by adults</w:t>
      </w:r>
      <w:r w:rsidR="00976FA0">
        <w:t xml:space="preserve"> released above the dam</w:t>
      </w:r>
      <w:r w:rsidR="0081620E">
        <w:t xml:space="preserve">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r w:rsidR="00976FA0">
        <w:t xml:space="preserve"> </w:t>
      </w:r>
      <w:r w:rsidR="002D1525">
        <w:t>Following anecdotal evidence, g</w:t>
      </w:r>
      <w:r>
        <w:t xml:space="preserve">enetic parentage assignments confirmed that </w:t>
      </w:r>
      <w:r w:rsidR="002D1525">
        <w:t xml:space="preserve">some </w:t>
      </w:r>
      <w:r w:rsidR="00976FA0">
        <w:t xml:space="preserve">juvenile </w:t>
      </w:r>
      <w:r>
        <w:t xml:space="preserve">salmon </w:t>
      </w:r>
      <w:r w:rsidR="002D1525">
        <w:t xml:space="preserve">survived downstream passage through </w:t>
      </w:r>
      <w:r w:rsidR="007579E9">
        <w:t>the dam</w:t>
      </w:r>
      <w:r w:rsidR="002D1525">
        <w:t xml:space="preserve"> and </w:t>
      </w:r>
      <w:r>
        <w:t>return</w:t>
      </w:r>
      <w:r w:rsidR="002D1525">
        <w:t>ed</w:t>
      </w:r>
      <w:r>
        <w:t xml:space="preserve"> to the South Fork McKenzie River</w:t>
      </w:r>
      <w:r w:rsidR="00976FA0">
        <w:t xml:space="preserve"> as adults</w:t>
      </w:r>
      <w:r>
        <w:t xml:space="preserve"> to spawn </w:t>
      </w:r>
      <w:r w:rsidR="005F5DAC">
        <w:fldChar w:fldCharType="begin"/>
      </w:r>
      <w:r w:rsidR="00BA09C4">
        <w:instrText xml:space="preserve"> ADDIN EN.CITE &lt;EndNote&gt;&lt;Cite&gt;&lt;Author&gt;Banks&lt;/Author&gt;&lt;Year&gt;2013&lt;/Year&gt;&lt;RecNum&gt;1542&lt;/RecNum&gt;&lt;DisplayText&gt;(Banks et al. 2013)&lt;/DisplayText&gt;&lt;record&gt;&lt;rec-number&gt;1542&lt;/rec-number&gt;&lt;foreign-keys&gt;&lt;key app="EN" db-id="fstdwt0t3xzrskewzvmxpsf80xx25990rfrd" timestamp="1666295685"&gt;1542&lt;/key&gt;&lt;key app="ENWeb" db-id=""&gt;0&lt;/key&gt;&lt;/foreign-keys&gt;&lt;ref-type name="Journal Article"&gt;17&lt;/ref-type&gt;&lt;contributors&gt;&lt;authors&gt;&lt;author&gt;Banks, M. A.&lt;/author&gt;&lt;author&gt;O’Malley, K. G.&lt;/author&gt;&lt;author&gt;Sard, N. M.&lt;/author&gt;&lt;author&gt;Jacobson, D. P.&lt;/author&gt;&lt;author&gt;Hogansen, M. J.&lt;/author&gt;&lt;author&gt;Schroeder, R. K.&lt;/author&gt;&lt;author&gt;Johnson, M. A.&lt;/author&gt;&lt;/authors&gt;&lt;/contributors&gt;&lt;titles&gt;&lt;title&gt;Genetic pedigree analysis of spring Chinook salmon outplanted above Cougar Dam, South Fork McKenzie River&lt;/title&gt;&lt;secondary-title&gt;U.S. Army Corps of Engineers&lt;/secondary-title&gt;&lt;/titles&gt;&lt;periodical&gt;&lt;full-title&gt;U.S. Army Corps of Engineers&lt;/full-title&gt;&lt;/periodical&gt;&lt;dates&gt;&lt;year&gt;2013&lt;/year&gt;&lt;/dates&gt;&lt;urls&gt;&lt;/urls&gt;&lt;/record&gt;&lt;/Cite&gt;&lt;/EndNote&gt;</w:instrText>
      </w:r>
      <w:r w:rsidR="005F5DAC">
        <w:fldChar w:fldCharType="separate"/>
      </w:r>
      <w:r w:rsidR="005210FA">
        <w:rPr>
          <w:noProof/>
        </w:rPr>
        <w:t>(Banks et al. 2013)</w:t>
      </w:r>
      <w:r w:rsidR="005F5DAC">
        <w:fldChar w:fldCharType="end"/>
      </w:r>
      <w:r w:rsidR="00476E8E">
        <w:t xml:space="preserve">. </w:t>
      </w:r>
      <w:r w:rsidR="007579E9">
        <w:t>After c</w:t>
      </w:r>
      <w:r w:rsidR="00476E8E">
        <w:t xml:space="preserve">onstruction of a trap and haul facility at the base of </w:t>
      </w:r>
      <w:r w:rsidR="00B8490A">
        <w:t>Cougar Dam</w:t>
      </w:r>
      <w:r w:rsidR="00476E8E">
        <w:t xml:space="preserve"> (hereafter the </w:t>
      </w:r>
      <w:r w:rsidR="00B8490A">
        <w:t>Cougar Trap</w:t>
      </w:r>
      <w:r w:rsidR="00476E8E">
        <w:t>)</w:t>
      </w:r>
      <w:r w:rsidR="007579E9">
        <w:t xml:space="preserve"> in 2010</w:t>
      </w:r>
      <w:r w:rsidR="00476E8E">
        <w:t xml:space="preserve">, </w:t>
      </w:r>
      <w:r w:rsidR="00976FA0">
        <w:t>NOR</w:t>
      </w:r>
      <w:r w:rsidR="007579E9">
        <w:t xml:space="preserve"> salmon were also released above the dam. </w:t>
      </w:r>
      <w:r w:rsidR="00822ABA">
        <w:t xml:space="preserve">From 2010 – 2012, all NOR salmon collected at the </w:t>
      </w:r>
      <w:r w:rsidR="00B8490A">
        <w:t>Cougar Trap</w:t>
      </w:r>
      <w:r w:rsidR="00822ABA">
        <w:t xml:space="preserve"> were released above the dam, but from 2013 onwards, </w:t>
      </w:r>
      <w:r w:rsidR="005E5401">
        <w:t xml:space="preserve">some or all NOR salmon collected at the </w:t>
      </w:r>
      <w:r w:rsidR="00B8490A">
        <w:t>Cougar Trap</w:t>
      </w:r>
      <w:r w:rsidR="005E5401">
        <w:t xml:space="preserve"> were </w:t>
      </w:r>
      <w:proofErr w:type="spellStart"/>
      <w:r w:rsidR="005E5401">
        <w:t>floy</w:t>
      </w:r>
      <w:proofErr w:type="spellEnd"/>
      <w:r w:rsidR="005E5401">
        <w:t xml:space="preserve">-tagged, released downstream and only released above the dam if they </w:t>
      </w:r>
      <w:r w:rsidR="00976FA0">
        <w:t>were collected</w:t>
      </w:r>
      <w:r w:rsidR="005E5401">
        <w:t xml:space="preserve"> a second time.</w:t>
      </w:r>
    </w:p>
    <w:p w14:paraId="0757426A" w14:textId="67389EE2" w:rsidR="005C6A96" w:rsidRDefault="007579E9" w:rsidP="00120826">
      <w:pPr>
        <w:autoSpaceDE w:val="0"/>
        <w:autoSpaceDN w:val="0"/>
        <w:adjustRightInd w:val="0"/>
        <w:spacing w:line="360" w:lineRule="auto"/>
      </w:pPr>
      <w:r>
        <w:rPr>
          <w:b/>
          <w:bCs/>
        </w:rPr>
        <w:tab/>
      </w:r>
      <w:r>
        <w:t xml:space="preserve">The reintroduction of </w:t>
      </w:r>
      <w:r w:rsidR="00217924">
        <w:t xml:space="preserve">spring </w:t>
      </w:r>
      <w:r w:rsidR="00E93792">
        <w:t xml:space="preserve">Chinook </w:t>
      </w:r>
      <w:r w:rsidR="007E7F6F">
        <w:t>salmon</w:t>
      </w:r>
      <w:r>
        <w:t xml:space="preserve"> above </w:t>
      </w:r>
      <w:r w:rsidR="00B8490A">
        <w:t>Cougar Dam</w:t>
      </w:r>
      <w:r>
        <w:t xml:space="preserve"> has been evaluated using genetic parentage analysis since 2007</w:t>
      </w:r>
      <w:r w:rsidR="005F5DAC">
        <w:t xml:space="preserve"> </w:t>
      </w:r>
      <w:commentRangeStart w:id="0"/>
      <w:commentRangeStart w:id="1"/>
      <w:r w:rsidR="005F5DAC">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5F5DAC">
        <w:fldChar w:fldCharType="separate"/>
      </w:r>
      <w:r w:rsidR="005210FA">
        <w:rPr>
          <w:noProof/>
        </w:rPr>
        <w:t>(Banks et al. 2013; Banks et al. 2014; Sard et al. 2015; Banks et al. 2016; Sard et al. 2016b)</w:t>
      </w:r>
      <w:r w:rsidR="005F5DAC">
        <w:fldChar w:fldCharType="end"/>
      </w:r>
      <w:commentRangeEnd w:id="0"/>
      <w:r w:rsidR="00217924">
        <w:rPr>
          <w:rStyle w:val="CommentReference"/>
        </w:rPr>
        <w:commentReference w:id="0"/>
      </w:r>
      <w:commentRangeEnd w:id="1"/>
      <w:r w:rsidR="00114ECB">
        <w:rPr>
          <w:rStyle w:val="CommentReference"/>
        </w:rPr>
        <w:commentReference w:id="1"/>
      </w:r>
      <w:ins w:id="2" w:author="O Malley, Kathleen G" w:date="2022-12-07T13:36:00Z">
        <w:r>
          <w:t>.</w:t>
        </w:r>
      </w:ins>
      <w:r>
        <w:t xml:space="preserve"> Previous </w:t>
      </w:r>
      <w:r w:rsidR="00E93792">
        <w:t xml:space="preserve">USACE </w:t>
      </w:r>
      <w:r>
        <w:t>reports have assigned potential offspring</w:t>
      </w:r>
      <w:r w:rsidR="007E7F6F">
        <w:t xml:space="preserve"> to candidate parents released or otherwise sampled above the dam and used the resulting pedigrees to </w:t>
      </w:r>
      <w:r w:rsidR="003336B0">
        <w:t xml:space="preserve">evaluate release strategies and </w:t>
      </w:r>
      <w:r w:rsidR="007E7F6F">
        <w:t xml:space="preserve">infer demographic parameters </w:t>
      </w:r>
      <w:r w:rsidR="003336B0">
        <w:t xml:space="preserve">that describe </w:t>
      </w:r>
      <w:r w:rsidR="003336B0">
        <w:lastRenderedPageBreak/>
        <w:t>the</w:t>
      </w:r>
      <w:r w:rsidR="007E7F6F">
        <w:t xml:space="preserve"> productivity of the above dam population. </w:t>
      </w:r>
      <w:r w:rsidR="00161359">
        <w:t xml:space="preserve">These reports found that the cohort replacement rate (CRR – the number of </w:t>
      </w:r>
      <w:r w:rsidR="00120826">
        <w:t xml:space="preserve">future </w:t>
      </w:r>
      <w:r w:rsidR="00161359">
        <w:t xml:space="preserve">spawners produced by a spawner) was less than one in the years from 2007 – 2010, indicating that the above dam population is not replacing itself. They also found </w:t>
      </w:r>
      <w:r w:rsidR="00120826">
        <w:t>that the likelihood a</w:t>
      </w:r>
      <w:r w:rsidR="003336B0">
        <w:t xml:space="preserve"> NOR</w:t>
      </w:r>
      <w:r w:rsidR="00120826">
        <w:t xml:space="preserve"> salmon collected at the </w:t>
      </w:r>
      <w:r w:rsidR="00B8490A">
        <w:t>Cougar Trap</w:t>
      </w:r>
      <w:r w:rsidR="00120826">
        <w:t xml:space="preserve"> </w:t>
      </w:r>
      <w:r w:rsidR="003336B0">
        <w:t>did not assign to a salmon previously released above the dam (i.e. likely</w:t>
      </w:r>
      <w:r w:rsidR="0007271E">
        <w:t xml:space="preserve"> NOR immigrant</w:t>
      </w:r>
      <w:r w:rsidR="003336B0">
        <w:t>)</w:t>
      </w:r>
      <w:r w:rsidR="0007271E">
        <w:t xml:space="preserve"> increased throughout the season</w:t>
      </w:r>
      <w:r w:rsidR="00120826">
        <w:t>.</w:t>
      </w:r>
      <w:r w:rsidR="00254D5C">
        <w:t xml:space="preserve"> </w:t>
      </w:r>
      <w:r w:rsidR="005C6A96">
        <w:t xml:space="preserve">Importantly, </w:t>
      </w:r>
      <w:r w:rsidR="00F9443D">
        <w:t>later</w:t>
      </w:r>
      <w:r w:rsidR="005C6A96">
        <w:t xml:space="preserve"> reports </w:t>
      </w:r>
      <w:r w:rsidR="005F5DAC">
        <w:fldChar w:fldCharType="begin"/>
      </w:r>
      <w:r w:rsidR="005210FA">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5F5DAC">
        <w:fldChar w:fldCharType="separate"/>
      </w:r>
      <w:r w:rsidR="005210FA">
        <w:rPr>
          <w:noProof/>
        </w:rPr>
        <w:t>(Banks et al. 2014; Banks et al. 2016)</w:t>
      </w:r>
      <w:r w:rsidR="005F5DAC">
        <w:fldChar w:fldCharType="end"/>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rsidRPr="00B06BF2">
        <w:t>salmon</w:t>
      </w:r>
      <w:r w:rsidR="0007271E" w:rsidRPr="00B06BF2">
        <w:t xml:space="preserve"> using two metrics, reproductive success (RS) and total lifetime fitness (TLF). RS is defined as the number of age</w:t>
      </w:r>
      <w:r w:rsidR="00AA23FB">
        <w:t>-</w:t>
      </w:r>
      <w:r w:rsidR="0007271E" w:rsidRPr="00B06BF2">
        <w:t>0 juveniles that assigned to an adult released above the dam in the previous year, and TLF as the number of age</w:t>
      </w:r>
      <w:r w:rsidR="00113D3A" w:rsidRPr="00B06BF2">
        <w:t>-</w:t>
      </w:r>
      <w:r w:rsidR="0007271E" w:rsidRPr="00B06BF2">
        <w:t>3 to age</w:t>
      </w:r>
      <w:r w:rsidR="00113D3A" w:rsidRPr="00B06BF2">
        <w:t>-</w:t>
      </w:r>
      <w:r w:rsidR="0007271E" w:rsidRPr="00B06BF2">
        <w:t>6 returning adult offspring that assigned to a previously released adult.</w:t>
      </w:r>
      <w:r w:rsidR="00120826">
        <w:t xml:space="preserve"> </w:t>
      </w:r>
      <w:r w:rsidR="005C6A96">
        <w:t>Based on these findings, previous reports recommended</w:t>
      </w:r>
      <w:r w:rsidR="0007271E">
        <w:t xml:space="preserve"> prioritiz</w:t>
      </w:r>
      <w:r w:rsidR="00F9443D">
        <w:t xml:space="preserve">ing NOR instead of HOR </w:t>
      </w:r>
      <w:r w:rsidR="0007271E">
        <w:t>salmon above the dam, judicious</w:t>
      </w:r>
      <w:r w:rsidR="00F9443D">
        <w:t>ly</w:t>
      </w:r>
      <w:r w:rsidR="0007271E">
        <w:t xml:space="preserve"> supplement</w:t>
      </w:r>
      <w:r w:rsidR="00F9443D">
        <w:t xml:space="preserve">ing </w:t>
      </w:r>
      <w:r w:rsidR="0007271E">
        <w:t xml:space="preserve">with HOR females to reach demographic targets, </w:t>
      </w:r>
      <w:commentRangeStart w:id="3"/>
      <w:commentRangeStart w:id="4"/>
      <w:r w:rsidR="0007271E">
        <w:t>limiting the number of HOR males above the dam</w:t>
      </w:r>
      <w:commentRangeEnd w:id="3"/>
      <w:r w:rsidR="003A318D">
        <w:rPr>
          <w:rStyle w:val="CommentReference"/>
        </w:rPr>
        <w:commentReference w:id="3"/>
      </w:r>
      <w:commentRangeEnd w:id="4"/>
      <w:r w:rsidR="000A6649">
        <w:rPr>
          <w:rStyle w:val="CommentReference"/>
        </w:rPr>
        <w:commentReference w:id="4"/>
      </w:r>
      <w:r w:rsidR="0007271E">
        <w:t xml:space="preserve">, and carefully weighing the demographic and genetic benefits of releasing NOR immigrants above the dam against the costs of releasing NOR salmon into a </w:t>
      </w:r>
      <w:r w:rsidR="00F9443D">
        <w:t xml:space="preserve">likely </w:t>
      </w:r>
      <w:r w:rsidR="0007271E">
        <w:t xml:space="preserve">demographic sink. </w:t>
      </w:r>
    </w:p>
    <w:p w14:paraId="1E7BD7C3" w14:textId="20ECBF89" w:rsidR="00560106" w:rsidRDefault="009561E7" w:rsidP="0007271E">
      <w:pPr>
        <w:autoSpaceDE w:val="0"/>
        <w:autoSpaceDN w:val="0"/>
        <w:adjustRightInd w:val="0"/>
        <w:spacing w:line="360" w:lineRule="auto"/>
        <w:ind w:firstLine="720"/>
      </w:pPr>
      <w:r>
        <w:t xml:space="preserve">However, </w:t>
      </w:r>
      <w:r w:rsidR="0007271E">
        <w:t xml:space="preserve">these </w:t>
      </w:r>
      <w:r>
        <w:t xml:space="preserve">recommendations came with the caveat that </w:t>
      </w:r>
      <w:r w:rsidR="0007271E">
        <w:t xml:space="preserve">observed </w:t>
      </w:r>
      <w:r>
        <w:t xml:space="preserve">fitness differences between NOR and HOR </w:t>
      </w:r>
      <w:r w:rsidR="0007271E">
        <w:t xml:space="preserve">salmon </w:t>
      </w:r>
      <w:r w:rsidR="00DC3CE4">
        <w:t>wer</w:t>
      </w:r>
      <w:r w:rsidR="000A6649">
        <w:t xml:space="preserve">e </w:t>
      </w:r>
      <w:r>
        <w:t xml:space="preserve">based </w:t>
      </w:r>
      <w:r w:rsidR="0007271E">
        <w:t>primarily on</w:t>
      </w:r>
      <w:r>
        <w:t xml:space="preserve"> RS</w:t>
      </w:r>
      <w:r w:rsidR="0007271E">
        <w:t>,</w:t>
      </w:r>
      <w:r>
        <w:t xml:space="preserve"> which </w:t>
      </w:r>
      <w:r w:rsidR="0007271E">
        <w:t xml:space="preserve">explained </w:t>
      </w:r>
      <w:r w:rsidR="00F64208">
        <w:t>just 25.7% and</w:t>
      </w:r>
      <w:r w:rsidR="0007271E">
        <w:t xml:space="preserve"> 17.4% of the variation in TLF</w:t>
      </w:r>
      <w:r w:rsidR="00F64208">
        <w:t xml:space="preserve"> in 2008 and 2009</w:t>
      </w:r>
      <w:r w:rsidR="0007271E">
        <w:t>,</w:t>
      </w:r>
      <w:r w:rsidR="00F64208">
        <w:t xml:space="preserve"> respectively,</w:t>
      </w:r>
      <w:r w:rsidR="0007271E">
        <w:t xml:space="preserve"> </w:t>
      </w:r>
      <w:r w:rsidR="00F64208">
        <w:t>while</w:t>
      </w:r>
      <w:r w:rsidR="0007271E">
        <w:t xml:space="preserve"> d</w:t>
      </w:r>
      <w:r>
        <w:t>irect comparisons of TLF between NOR and HOR</w:t>
      </w:r>
      <w:r w:rsidR="0007271E">
        <w:t xml:space="preserve"> salmon </w:t>
      </w:r>
      <w:r w:rsidR="00164D7C">
        <w:t>were available for just a</w:t>
      </w:r>
      <w:r>
        <w:t xml:space="preserve"> single parental cohort (2010)</w:t>
      </w:r>
      <w:r w:rsidR="0007271E">
        <w:t xml:space="preserve">. </w:t>
      </w:r>
      <w:r w:rsidR="00DC3CE4">
        <w:t>Here, we</w:t>
      </w:r>
      <w:r w:rsidR="007E7F6F">
        <w:t xml:space="preserv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needs of the Reasonable and Prudent Alternatives (RPAs)</w:t>
      </w:r>
      <w:r w:rsidR="00EF310E" w:rsidRPr="00C41B06">
        <w:t xml:space="preserve"> </w:t>
      </w:r>
      <w:r w:rsidR="00EF310E">
        <w:t xml:space="preserve">described in the </w:t>
      </w:r>
      <w:r w:rsidR="00EF310E" w:rsidRPr="00C41B06">
        <w:t>Willamette Project Biological Opinion (NMFS 2008)</w:t>
      </w:r>
      <w:r w:rsidR="00DC3CE4">
        <w:t>:</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r>
        <w:t>RPA 4.</w:t>
      </w:r>
      <w:r w:rsidR="00560106">
        <w:t>3(</w:t>
      </w:r>
      <w:r>
        <w:t>2</w:t>
      </w:r>
      <w:r w:rsidR="00560106">
        <w:t>)</w:t>
      </w:r>
      <w:r>
        <w:t xml:space="preserve"> (i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r>
        <w:t>RPA 5.4 (</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w:t>
      </w:r>
      <w:r w:rsidR="00E435A9">
        <w:t>salmon</w:t>
      </w:r>
      <w:r>
        <w:t xml:space="preserve">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59F3878A" w:rsidR="00560106" w:rsidRDefault="00711588" w:rsidP="002F5744">
      <w:pPr>
        <w:pStyle w:val="ListParagraph"/>
        <w:numPr>
          <w:ilvl w:val="0"/>
          <w:numId w:val="12"/>
        </w:numPr>
        <w:spacing w:line="360" w:lineRule="auto"/>
      </w:pPr>
      <w:r>
        <w:lastRenderedPageBreak/>
        <w:t>RPA 9.3 (</w:t>
      </w:r>
      <w:r w:rsidRPr="00711588">
        <w:t>effectiveness of rebuilt trap-and-haul facilities</w:t>
      </w:r>
      <w:r w:rsidR="004D21D3">
        <w:t xml:space="preserve"> and strate</w:t>
      </w:r>
      <w:r w:rsidR="00E435A9">
        <w:t>g</w:t>
      </w:r>
      <w:r w:rsidR="004D21D3">
        <w:t>ies</w:t>
      </w:r>
      <w:r>
        <w:t>)</w:t>
      </w:r>
    </w:p>
    <w:p w14:paraId="1DFA1D29" w14:textId="2DD34CC3" w:rsidR="00560106" w:rsidRDefault="00711588" w:rsidP="002F5744">
      <w:pPr>
        <w:pStyle w:val="ListParagraph"/>
        <w:numPr>
          <w:ilvl w:val="0"/>
          <w:numId w:val="12"/>
        </w:numPr>
        <w:spacing w:line="360" w:lineRule="auto"/>
      </w:pPr>
      <w:r>
        <w:t xml:space="preserve">RPA 9.5.1(3) (abundance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r>
        <w:t>RPA 9.5.1(4) (r</w:t>
      </w:r>
      <w:r w:rsidRPr="00711588">
        <w:t xml:space="preserve">eproductive </w:t>
      </w:r>
      <w:r>
        <w:t>s</w:t>
      </w:r>
      <w:r w:rsidRPr="00711588">
        <w:t xml:space="preserve">uccess of </w:t>
      </w:r>
      <w:r>
        <w:t>h</w:t>
      </w:r>
      <w:r w:rsidRPr="00711588">
        <w:t xml:space="preserve">atchery </w:t>
      </w:r>
      <w:r>
        <w:t>f</w:t>
      </w:r>
      <w:r w:rsidRPr="00711588">
        <w:t xml:space="preserve">ish in the </w:t>
      </w:r>
      <w:r>
        <w:t>w</w:t>
      </w:r>
      <w:r w:rsidRPr="00711588">
        <w:t>ild</w:t>
      </w:r>
      <w:r>
        <w:t>)</w:t>
      </w:r>
    </w:p>
    <w:p w14:paraId="0D116461" w14:textId="77777777" w:rsidR="008817DE" w:rsidRDefault="008817DE" w:rsidP="008817DE">
      <w:pPr>
        <w:ind w:left="360"/>
      </w:pPr>
    </w:p>
    <w:p w14:paraId="6DA92D04" w14:textId="5C02EEFE" w:rsidR="008817DE" w:rsidRDefault="008817DE" w:rsidP="00A21707">
      <w:pPr>
        <w:spacing w:line="360" w:lineRule="auto"/>
        <w:ind w:firstLine="360"/>
      </w:pPr>
      <w:r>
        <w:t>This research also addresses the implementation and reporting requirements</w:t>
      </w:r>
      <w:r w:rsidR="00A21707">
        <w:t xml:space="preserve"> (IRR)</w:t>
      </w:r>
      <w:r>
        <w:t xml:space="preserve"> for the spring Chinook salmon hatchery programs detailed in Section 2.9.4 of the </w:t>
      </w:r>
      <w:r w:rsidR="00A21707">
        <w:t xml:space="preserve">2019 </w:t>
      </w:r>
      <w:r>
        <w:t>Biological Opinion for Upper Willamette hatchery programs</w:t>
      </w:r>
      <w:r w:rsidR="00BD7C3F">
        <w:t xml:space="preserve"> </w:t>
      </w:r>
      <w:r w:rsidR="00BD7C3F">
        <w:fldChar w:fldCharType="begin"/>
      </w:r>
      <w:r w:rsidR="00BD7C3F">
        <w:instrText xml:space="preserve"> ADDIN EN.CITE &lt;EndNote&gt;&lt;Cite&gt;&lt;Author&gt;NMFS&lt;/Author&gt;&lt;Year&gt;2019&lt;/Year&gt;&lt;RecNum&gt;1576&lt;/RecNum&gt;&lt;DisplayText&gt;(NMFS 2019)&lt;/DisplayText&gt;&lt;record&gt;&lt;rec-number&gt;1576&lt;/rec-number&gt;&lt;foreign-keys&gt;&lt;key app="EN" db-id="fstdwt0t3xzrskewzvmxpsf80xx25990rfrd" timestamp="1670878870"&gt;1576&lt;/key&gt;&lt;/foreign-keys&gt;&lt;ref-type name="Journal Article"&gt;17&lt;/ref-type&gt;&lt;contributors&gt;&lt;authors&gt;&lt;author&gt;NMFS&lt;/author&gt;&lt;/authors&gt;&lt;/contributors&gt;&lt;titles&gt;&lt;title&gt;Endangered Species Act (ESA) Section 7(a)(2) Biological Opinion and Magnuson-Stevens Fishery Conservation and Management Act Essential Fish Habitat (EFH) Consultation: Evaluation of Hatchery Programs for Spring Chinook Salmon, Summer Steelhead, and Rainbow Trout in the Upper Willamette River Basin WCR-2018-9781&lt;/title&gt;&lt;/titles&gt;&lt;dates&gt;&lt;year&gt;2019&lt;/year&gt;&lt;/dates&gt;&lt;urls&gt;&lt;/urls&gt;&lt;/record&gt;&lt;/Cite&gt;&lt;/EndNote&gt;</w:instrText>
      </w:r>
      <w:r w:rsidR="00BD7C3F">
        <w:fldChar w:fldCharType="separate"/>
      </w:r>
      <w:r w:rsidR="00BD7C3F">
        <w:rPr>
          <w:noProof/>
        </w:rPr>
        <w:t>(NMFS 2019)</w:t>
      </w:r>
      <w:r w:rsidR="00BD7C3F">
        <w:fldChar w:fldCharType="end"/>
      </w:r>
      <w:r w:rsidR="00BD7C3F">
        <w:t xml:space="preserve">. </w:t>
      </w:r>
    </w:p>
    <w:p w14:paraId="4FD6A81C" w14:textId="77777777" w:rsidR="00A21707" w:rsidRDefault="00A21707" w:rsidP="00A21707">
      <w:pPr>
        <w:spacing w:line="360" w:lineRule="auto"/>
        <w:ind w:firstLine="360"/>
      </w:pPr>
    </w:p>
    <w:p w14:paraId="7A3428AF" w14:textId="173D45C2" w:rsidR="00BA315A" w:rsidRDefault="00A21707" w:rsidP="00A21707">
      <w:pPr>
        <w:pStyle w:val="ListParagraph"/>
        <w:numPr>
          <w:ilvl w:val="0"/>
          <w:numId w:val="16"/>
        </w:numPr>
        <w:spacing w:line="360" w:lineRule="auto"/>
        <w:ind w:left="720"/>
      </w:pPr>
      <w:r>
        <w:t xml:space="preserve">IRR </w:t>
      </w:r>
      <w:r w:rsidR="00BD7C3F">
        <w:t>3a</w:t>
      </w:r>
      <w:r w:rsidR="00BA315A">
        <w:t xml:space="preserve"> </w:t>
      </w:r>
      <w:r>
        <w:t>(a</w:t>
      </w:r>
      <w:r w:rsidR="00BA315A">
        <w:t>ssess genetic pedigree of Chinook salmon</w:t>
      </w:r>
      <w:r>
        <w:t>)</w:t>
      </w:r>
    </w:p>
    <w:p w14:paraId="4704E832" w14:textId="4A8C5CFC" w:rsidR="00BA315A" w:rsidRDefault="00A21707" w:rsidP="00A21707">
      <w:pPr>
        <w:pStyle w:val="ListParagraph"/>
        <w:numPr>
          <w:ilvl w:val="0"/>
          <w:numId w:val="16"/>
        </w:numPr>
        <w:spacing w:line="360" w:lineRule="auto"/>
        <w:ind w:left="720"/>
      </w:pPr>
      <w:r>
        <w:t xml:space="preserve">IRR </w:t>
      </w:r>
      <w:r w:rsidR="00BD7C3F">
        <w:t>3c</w:t>
      </w:r>
      <w:r w:rsidR="00BA315A">
        <w:t xml:space="preserve"> </w:t>
      </w:r>
      <w:r>
        <w:t>(a</w:t>
      </w:r>
      <w:r w:rsidR="00BA315A">
        <w:t>daptively manage hatchery salmon outplanting above federal dams</w:t>
      </w:r>
      <w:r>
        <w:t>)</w:t>
      </w:r>
    </w:p>
    <w:p w14:paraId="3B40AA4F" w14:textId="77777777" w:rsidR="008817DE" w:rsidRDefault="008817DE" w:rsidP="00A21707">
      <w:pPr>
        <w:spacing w:line="360" w:lineRule="auto"/>
      </w:pPr>
    </w:p>
    <w:p w14:paraId="69BFABCC" w14:textId="15083542" w:rsidR="005A7EA5" w:rsidRPr="00D71476" w:rsidRDefault="0007271E" w:rsidP="00A21707">
      <w:pPr>
        <w:spacing w:line="360" w:lineRule="auto"/>
        <w:ind w:firstLine="360"/>
        <w:rPr>
          <w:b/>
          <w:bCs/>
        </w:rPr>
      </w:pPr>
      <w:r>
        <w:t>Specifically</w:t>
      </w:r>
      <w:r w:rsidR="00477332">
        <w:t>,</w:t>
      </w:r>
      <w:r>
        <w:t xml:space="preserve"> we </w:t>
      </w:r>
      <w:r w:rsidR="000F5CEA">
        <w:t>evaluate</w:t>
      </w:r>
      <w:r w:rsidR="00477332">
        <w:t xml:space="preserve"> </w:t>
      </w:r>
      <w:r w:rsidR="00477332" w:rsidRPr="00D71476">
        <w:t xml:space="preserve">potential offspring </w:t>
      </w:r>
      <w:r w:rsidR="000F5CEA">
        <w:t xml:space="preserve">sampled in </w:t>
      </w:r>
      <w:r w:rsidR="00477332" w:rsidRPr="00D71476">
        <w:t xml:space="preserve">the South Fork McKenzie </w:t>
      </w:r>
      <w:r w:rsidR="000F5CEA">
        <w:t xml:space="preserve">River </w:t>
      </w:r>
      <w:r w:rsidR="00477332" w:rsidRPr="00D71476">
        <w:t xml:space="preserve">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w:t>
      </w:r>
      <w:r w:rsidR="000F5CEA">
        <w:t xml:space="preserve">Cougar Dam </w:t>
      </w:r>
      <w:r w:rsidR="00477332" w:rsidRPr="00D71476">
        <w:t xml:space="preserve">from 2010 </w:t>
      </w:r>
      <w:r w:rsidR="00477332">
        <w:t xml:space="preserve">– </w:t>
      </w:r>
      <w:r w:rsidR="00477332" w:rsidRPr="00D71476">
        <w:t>2017.</w:t>
      </w:r>
      <w:r w:rsidR="00477332">
        <w:t xml:space="preserve"> We present assignment rates, fitness and demographic metrics, and identify significant predictors of fitness using </w:t>
      </w:r>
      <w:r w:rsidR="00455EEF">
        <w:t xml:space="preserve">a </w:t>
      </w:r>
      <w:r w:rsidR="00477332">
        <w:t xml:space="preserve">modeling approach. Finally, we update the recommendations of previous reports with particular attention to future supplementation of the above dam population with NOR </w:t>
      </w:r>
      <w:r w:rsidR="00477332" w:rsidRPr="00477332">
        <w:rPr>
          <w:i/>
          <w:iCs/>
        </w:rPr>
        <w:t>vs</w:t>
      </w:r>
      <w:r w:rsidR="00477332">
        <w:t>. HOR salmon</w:t>
      </w:r>
      <w:r w:rsidR="00B06BF2">
        <w:t xml:space="preserve">. </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44502C5A"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w:t>
      </w:r>
      <w:r w:rsidR="005A1910">
        <w:rPr>
          <w:u w:val="single"/>
        </w:rPr>
        <w:t xml:space="preserve">Tissue </w:t>
      </w:r>
      <w:r w:rsidR="00041311" w:rsidRPr="00D71476">
        <w:rPr>
          <w:u w:val="single"/>
        </w:rPr>
        <w:t>Sample Collection</w:t>
      </w:r>
    </w:p>
    <w:p w14:paraId="6A605DCE" w14:textId="50F8C36A" w:rsidR="009674BE" w:rsidRDefault="005741DF" w:rsidP="00942208">
      <w:pPr>
        <w:spacing w:line="360" w:lineRule="auto"/>
        <w:ind w:firstLine="720"/>
      </w:pPr>
      <w:r w:rsidRPr="00D71476">
        <w:t xml:space="preserve">Adult HOR </w:t>
      </w:r>
      <w:r w:rsidR="000F5CEA">
        <w:t xml:space="preserve">spring </w:t>
      </w:r>
      <w:r w:rsidRPr="00D71476">
        <w:t xml:space="preserve">Chinook salmon from the McKenzie River Hatchery </w:t>
      </w:r>
      <w:r w:rsidR="00D92125" w:rsidRPr="00D71476">
        <w:t xml:space="preserve">and, infrequently, the </w:t>
      </w:r>
      <w:proofErr w:type="spellStart"/>
      <w:r w:rsidR="00D92125" w:rsidRPr="00D71476">
        <w:t>Leaburg</w:t>
      </w:r>
      <w:proofErr w:type="spellEnd"/>
      <w:r w:rsidR="00D92125" w:rsidRPr="00D71476">
        <w:t xml:space="preserve">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9E19FA" w:rsidRPr="007A5A45">
        <w:t>.</w:t>
      </w:r>
      <w:r w:rsidR="009E19FA">
        <w:rPr>
          <w:i/>
          <w:iCs/>
        </w:rPr>
        <w:t xml:space="preserve"> </w:t>
      </w:r>
      <w:r w:rsidRPr="009E19FA">
        <w:t>The</w:t>
      </w:r>
      <w:r w:rsidRPr="00D71476">
        <w:t xml:space="preserve"> construction of a trap and transport facility</w:t>
      </w:r>
      <w:r w:rsidR="00D92125" w:rsidRPr="00D71476">
        <w:t xml:space="preserve"> near the base of </w:t>
      </w:r>
      <w:r w:rsidR="00B8490A">
        <w:t>Cougar Dam</w:t>
      </w:r>
      <w:r w:rsidRPr="00D71476">
        <w:t xml:space="preserve">, hereafter </w:t>
      </w:r>
      <w:r w:rsidR="00D92125" w:rsidRPr="00D71476">
        <w:t xml:space="preserve">the </w:t>
      </w:r>
      <w:r w:rsidR="00B8490A">
        <w:t>Cougar Trap</w:t>
      </w:r>
      <w:r w:rsidR="00A33A3D" w:rsidRPr="00D71476">
        <w:t>,</w:t>
      </w:r>
      <w:r w:rsidR="00D92125" w:rsidRPr="00D71476">
        <w:t xml:space="preserve"> was </w:t>
      </w:r>
      <w:r w:rsidRPr="00D71476">
        <w:t>completed in July 2010</w:t>
      </w:r>
      <w:r w:rsidR="009674BE" w:rsidRPr="00D71476">
        <w:t xml:space="preserve"> (</w:t>
      </w:r>
      <w:r w:rsidR="00A21707">
        <w:t>Figure</w:t>
      </w:r>
      <w:r w:rsidR="009674BE" w:rsidRPr="00D71476">
        <w:t xml:space="preserve"> 1)</w:t>
      </w:r>
      <w:r w:rsidRPr="00D71476">
        <w:t xml:space="preserve">. Since that time, </w:t>
      </w:r>
      <w:r w:rsidR="00942208" w:rsidRPr="007208A9">
        <w:t>Chinook</w:t>
      </w:r>
      <w:r w:rsidR="00942208">
        <w:t xml:space="preserve"> salmon collected at the </w:t>
      </w:r>
      <w:r w:rsidR="00B8490A">
        <w:t>Cougar Trap</w:t>
      </w:r>
      <w:r w:rsidR="00942208">
        <w:t xml:space="preserve"> have been released above </w:t>
      </w:r>
      <w:r w:rsidR="00B8490A">
        <w:t>Cougar Dam</w:t>
      </w:r>
      <w:r w:rsidR="00942208">
        <w:t xml:space="preserve">, </w:t>
      </w:r>
      <w:r w:rsidRPr="00D71476">
        <w:t xml:space="preserve">while the population has continued to be supplemented with </w:t>
      </w:r>
      <w:r w:rsidR="00FB46DE">
        <w:t>hatchery outplants</w:t>
      </w:r>
      <w:r w:rsidR="007C1107">
        <w:t xml:space="preserve"> from Mc</w:t>
      </w:r>
      <w:r w:rsidR="00DB35AA">
        <w:t>K</w:t>
      </w:r>
      <w:r w:rsidR="007C1107">
        <w:t xml:space="preserve">enzie or </w:t>
      </w:r>
      <w:proofErr w:type="spellStart"/>
      <w:r w:rsidR="007C1107">
        <w:t>Leaburg</w:t>
      </w:r>
      <w:proofErr w:type="spellEnd"/>
      <w:r w:rsidR="007C1107">
        <w:t xml:space="preserve"> Hatcheries</w:t>
      </w:r>
      <w:r w:rsidRPr="00D71476">
        <w:t xml:space="preserve">. </w:t>
      </w:r>
      <w:r w:rsidR="00942208">
        <w:t>T</w:t>
      </w:r>
      <w:r w:rsidRPr="00D71476">
        <w:t xml:space="preserve">he </w:t>
      </w:r>
      <w:r w:rsidR="00B8490A">
        <w:t>Cougar Trap</w:t>
      </w:r>
      <w:r w:rsidRPr="00D71476">
        <w:t xml:space="preserve"> </w:t>
      </w:r>
      <w:r w:rsidR="005A1910">
        <w:t xml:space="preserve">primarily collects NOR salmon and </w:t>
      </w:r>
      <w:r w:rsidRPr="00D71476">
        <w:t>has been operational throughout the spawning migration each year</w:t>
      </w:r>
      <w:r w:rsidR="00942208">
        <w:t xml:space="preserve"> since 2010</w:t>
      </w:r>
      <w:r w:rsidRPr="00D71476">
        <w:t xml:space="preserve">, with the exception of </w:t>
      </w:r>
      <w:r w:rsidR="00FB4C06">
        <w:t>July 19</w:t>
      </w:r>
      <w:r w:rsidR="007208A9" w:rsidRPr="007208A9">
        <w:rPr>
          <w:vertAlign w:val="superscript"/>
        </w:rPr>
        <w:t>th</w:t>
      </w:r>
      <w:r w:rsidRPr="00D71476">
        <w:t xml:space="preserve"> </w:t>
      </w:r>
      <w:r w:rsidR="00B8490A">
        <w:t xml:space="preserve">to </w:t>
      </w:r>
      <w:r w:rsidR="00B8490A" w:rsidRPr="00D71476">
        <w:t>August</w:t>
      </w:r>
      <w:r w:rsidR="00B8490A">
        <w:t xml:space="preserve"> 6</w:t>
      </w:r>
      <w:commentRangeStart w:id="5"/>
      <w:r w:rsidR="007208A9" w:rsidRPr="007208A9">
        <w:rPr>
          <w:vertAlign w:val="superscript"/>
        </w:rPr>
        <w:t>th</w:t>
      </w:r>
      <w:commentRangeEnd w:id="5"/>
      <w:r w:rsidR="007208A9">
        <w:rPr>
          <w:rStyle w:val="CommentReference"/>
        </w:rPr>
        <w:commentReference w:id="5"/>
      </w:r>
      <w:r w:rsidR="007208A9">
        <w:t>,</w:t>
      </w:r>
      <w:r w:rsidR="007208A9">
        <w:rPr>
          <w:vertAlign w:val="superscript"/>
        </w:rPr>
        <w:t xml:space="preserve"> </w:t>
      </w:r>
      <w:r w:rsidRPr="00D71476">
        <w:t>2011. At both the hatcher</w:t>
      </w:r>
      <w:r w:rsidR="00FB46DE">
        <w:t>ies</w:t>
      </w:r>
      <w:r w:rsidRPr="00D71476">
        <w:t xml:space="preserve"> and </w:t>
      </w:r>
      <w:r w:rsidR="007A5A45">
        <w:t xml:space="preserve">the </w:t>
      </w:r>
      <w:r w:rsidR="00B8490A">
        <w:t>Cougar Trap</w:t>
      </w:r>
      <w:r w:rsidRPr="00D71476">
        <w:t xml:space="preserve">, adults </w:t>
      </w:r>
      <w:r w:rsidR="00FB4C06">
        <w:t>are</w:t>
      </w:r>
      <w:r w:rsidRPr="00D71476">
        <w:t xml:space="preserve"> collected using fish ladders that end in holding </w:t>
      </w:r>
      <w:r w:rsidR="00213091">
        <w:t>ponds</w:t>
      </w:r>
      <w:r w:rsidRPr="00D71476">
        <w:t xml:space="preserve">. Adults are </w:t>
      </w:r>
      <w:r w:rsidR="009E19FA">
        <w:t xml:space="preserve">transported </w:t>
      </w:r>
      <w:r w:rsidRPr="00D71476">
        <w:t xml:space="preserve">above the dam </w:t>
      </w:r>
      <w:r w:rsidR="009E19FA">
        <w:t xml:space="preserve">in trucks </w:t>
      </w:r>
      <w:r w:rsidRPr="00D71476">
        <w:t xml:space="preserve">and released </w:t>
      </w:r>
      <w:r w:rsidR="006959DB" w:rsidRPr="00D71476">
        <w:t xml:space="preserve">at one of </w:t>
      </w:r>
      <w:r w:rsidR="007208A9">
        <w:t>five</w:t>
      </w:r>
      <w:r w:rsidR="006959DB" w:rsidRPr="00D71476">
        <w:t xml:space="preserve"> sites</w:t>
      </w:r>
      <w:r w:rsidRPr="00D71476">
        <w:t xml:space="preserve"> to spawn. To date, there is no assisted downstream passage for juveniles produced above the dam. Instead, juvenile fish can exit the reservoir volitionally, either by passage through hydroelectric turbines or over a steep, 73 m ‘regulating outlet’ spillway.</w:t>
      </w:r>
    </w:p>
    <w:p w14:paraId="2D569170" w14:textId="77777777" w:rsidR="007208A9" w:rsidRPr="00D71476" w:rsidRDefault="007208A9" w:rsidP="00942208">
      <w:pPr>
        <w:spacing w:line="360" w:lineRule="auto"/>
        <w:ind w:firstLine="720"/>
      </w:pPr>
    </w:p>
    <w:p w14:paraId="76E21BE8" w14:textId="7658F379" w:rsidR="009773EE" w:rsidRPr="00D71476" w:rsidRDefault="00FC15AA" w:rsidP="007208A9">
      <w:pPr>
        <w:spacing w:line="360" w:lineRule="auto"/>
      </w:pPr>
      <w:r>
        <w:rPr>
          <w:noProof/>
        </w:rPr>
        <w:drawing>
          <wp:inline distT="0" distB="0" distL="0" distR="0" wp14:anchorId="0B8C9C2E" wp14:editId="2F0E444C">
            <wp:extent cx="5943600" cy="3187083"/>
            <wp:effectExtent l="0" t="0" r="0" b="63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15" cstate="print">
                      <a:extLst>
                        <a:ext uri="{28A0092B-C50C-407E-A947-70E740481C1C}">
                          <a14:useLocalDpi xmlns:a14="http://schemas.microsoft.com/office/drawing/2010/main" val="0"/>
                        </a:ext>
                      </a:extLst>
                    </a:blip>
                    <a:srcRect b="4052"/>
                    <a:stretch/>
                  </pic:blipFill>
                  <pic:spPr bwMode="auto">
                    <a:xfrm>
                      <a:off x="0" y="0"/>
                      <a:ext cx="5943600" cy="3187083"/>
                    </a:xfrm>
                    <a:prstGeom prst="rect">
                      <a:avLst/>
                    </a:prstGeom>
                    <a:ln>
                      <a:noFill/>
                    </a:ln>
                    <a:extLst>
                      <a:ext uri="{53640926-AAD7-44D8-BBD7-CCE9431645EC}">
                        <a14:shadowObscured xmlns:a14="http://schemas.microsoft.com/office/drawing/2010/main"/>
                      </a:ext>
                    </a:extLst>
                  </pic:spPr>
                </pic:pic>
              </a:graphicData>
            </a:graphic>
          </wp:inline>
        </w:drawing>
      </w:r>
    </w:p>
    <w:p w14:paraId="6011B374" w14:textId="3B46E24A" w:rsidR="00B44224" w:rsidRDefault="009773EE" w:rsidP="00B44224">
      <w:r w:rsidRPr="00D71476">
        <w:rPr>
          <w:b/>
          <w:bCs/>
          <w:sz w:val="20"/>
          <w:szCs w:val="20"/>
        </w:rPr>
        <w:t>Figure. 1</w:t>
      </w:r>
      <w:r w:rsidR="00020F82">
        <w:rPr>
          <w:b/>
          <w:bCs/>
          <w:sz w:val="20"/>
          <w:szCs w:val="20"/>
        </w:rPr>
        <w:t>.</w:t>
      </w:r>
      <w:r w:rsidRPr="00D71476">
        <w:rPr>
          <w:b/>
          <w:bCs/>
          <w:sz w:val="20"/>
          <w:szCs w:val="20"/>
        </w:rPr>
        <w:t xml:space="preserve"> </w:t>
      </w:r>
      <w:r w:rsidR="00B44224" w:rsidRPr="00B44224">
        <w:rPr>
          <w:sz w:val="20"/>
          <w:szCs w:val="20"/>
        </w:rPr>
        <w:t xml:space="preserve">Map of McKenzie River watershed, including major high head dams (gold squares), hatcheries (green circles), and release sites on the mainstem (pink circle) and on the South Fork McKenzie River, above Cougar Dam (purple circles). Data sources: ESRI World </w:t>
      </w:r>
      <w:proofErr w:type="spellStart"/>
      <w:r w:rsidR="00B44224" w:rsidRPr="00B44224">
        <w:rPr>
          <w:sz w:val="20"/>
          <w:szCs w:val="20"/>
        </w:rPr>
        <w:t>Hillshade</w:t>
      </w:r>
      <w:proofErr w:type="spellEnd"/>
      <w:r w:rsidR="00B44224" w:rsidRPr="00B44224">
        <w:rPr>
          <w:sz w:val="20"/>
          <w:szCs w:val="20"/>
        </w:rPr>
        <w:t xml:space="preserve">, USGS </w:t>
      </w:r>
      <w:proofErr w:type="spellStart"/>
      <w:r w:rsidR="00B44224" w:rsidRPr="00B44224">
        <w:rPr>
          <w:sz w:val="20"/>
          <w:szCs w:val="20"/>
        </w:rPr>
        <w:t>NHDPlus</w:t>
      </w:r>
      <w:proofErr w:type="spellEnd"/>
      <w:r w:rsidR="00B44224" w:rsidRPr="00B44224">
        <w:rPr>
          <w:sz w:val="20"/>
          <w:szCs w:val="20"/>
        </w:rPr>
        <w:t xml:space="preserve"> HR</w:t>
      </w:r>
    </w:p>
    <w:p w14:paraId="2A3DCCAF" w14:textId="221E4262" w:rsidR="009773EE" w:rsidRPr="00D71476" w:rsidRDefault="009773EE" w:rsidP="007208A9">
      <w:pPr>
        <w:spacing w:line="360" w:lineRule="auto"/>
        <w:rPr>
          <w:sz w:val="20"/>
          <w:szCs w:val="20"/>
        </w:rPr>
      </w:pPr>
    </w:p>
    <w:p w14:paraId="7C1098EA" w14:textId="77777777" w:rsidR="009773EE" w:rsidRPr="00D71476" w:rsidRDefault="009773EE" w:rsidP="00140F68">
      <w:pPr>
        <w:spacing w:line="360" w:lineRule="auto"/>
        <w:ind w:firstLine="720"/>
      </w:pPr>
    </w:p>
    <w:p w14:paraId="2985A370" w14:textId="77CFA3F9"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w:t>
      </w:r>
      <w:r w:rsidR="00B83605" w:rsidRPr="007208A9">
        <w:rPr>
          <w:vertAlign w:val="superscript"/>
        </w:rPr>
        <w:t>st</w:t>
      </w:r>
      <w:r w:rsidR="00B83605" w:rsidRPr="00D71476">
        <w:t xml:space="preserve">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beneath the confluence with the </w:t>
      </w:r>
      <w:r w:rsidR="009773EE" w:rsidRPr="00D71476">
        <w:t>South Fork</w:t>
      </w:r>
      <w:r w:rsidR="007A5A45">
        <w:t xml:space="preserve"> (</w:t>
      </w:r>
      <w:r w:rsidR="00A21707">
        <w:t>Figure</w:t>
      </w:r>
      <w:r w:rsidR="007A5A45">
        <w:t xml:space="preserve"> 1)</w:t>
      </w:r>
      <w:r w:rsidR="00B83605" w:rsidRPr="00D71476">
        <w:t>. After September 1</w:t>
      </w:r>
      <w:r w:rsidR="00B83605" w:rsidRPr="007208A9">
        <w:rPr>
          <w:vertAlign w:val="superscript"/>
        </w:rPr>
        <w:t>st</w:t>
      </w:r>
      <w:r w:rsidR="00B83605" w:rsidRPr="00D71476">
        <w:t xml:space="preserve">, only </w:t>
      </w:r>
      <w:proofErr w:type="spellStart"/>
      <w:r w:rsidR="00B83605" w:rsidRPr="00D71476">
        <w:t>floy</w:t>
      </w:r>
      <w:proofErr w:type="spellEnd"/>
      <w:r w:rsidR="00B83605" w:rsidRPr="00D71476">
        <w:t xml:space="preserve">-tagged NOR Chinook salmon </w:t>
      </w:r>
      <w:r w:rsidR="009E19FA">
        <w:t xml:space="preserve">collected at </w:t>
      </w:r>
      <w:r w:rsidR="00FB46DE">
        <w:t xml:space="preserve">the </w:t>
      </w:r>
      <w:r>
        <w:t>Cougar Trap</w:t>
      </w:r>
      <w:r w:rsidR="009E19FA">
        <w:t xml:space="preserve"> </w:t>
      </w:r>
      <w:r w:rsidR="00B83605" w:rsidRPr="00D71476">
        <w:t xml:space="preserve">were released above the dam. We refer to this program as </w:t>
      </w:r>
      <w:r w:rsidR="00B83605" w:rsidRPr="009F1A5A">
        <w:rPr>
          <w:i/>
          <w:iCs/>
        </w:rPr>
        <w:t>late</w:t>
      </w:r>
      <w:r w:rsidR="00DB35AA">
        <w:rPr>
          <w:i/>
          <w:iCs/>
        </w:rPr>
        <w:t xml:space="preserve"> </w:t>
      </w:r>
      <w:r w:rsidR="00B83605" w:rsidRPr="009F1A5A">
        <w:rPr>
          <w:i/>
          <w:iCs/>
        </w:rPr>
        <w:t>season downstream release</w:t>
      </w:r>
      <w:r w:rsidR="00B83605" w:rsidRPr="009F1A5A">
        <w:t xml:space="preserve"> (LSDR).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beneath 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977F5A">
        <w:t xml:space="preserve">The smaller number of </w:t>
      </w:r>
      <w:r w:rsidR="00B842FD" w:rsidRPr="009F1A5A">
        <w:t xml:space="preserve">HOR salmon collected at </w:t>
      </w:r>
      <w:r w:rsidR="00FB46DE" w:rsidRPr="009F1A5A">
        <w:t xml:space="preserve">the </w:t>
      </w:r>
      <w:r w:rsidRPr="009F1A5A">
        <w:t>Cougar Trap</w:t>
      </w:r>
      <w:r w:rsidR="00B842FD" w:rsidRPr="009F1A5A">
        <w:t xml:space="preserve"> were generally not</w:t>
      </w:r>
      <w:r w:rsidR="00B842FD">
        <w:t xml:space="preserve"> recycled downstream, but were released above the dam after their first capture at the trap.</w:t>
      </w:r>
    </w:p>
    <w:p w14:paraId="5382EF0F" w14:textId="4D57F74F" w:rsidR="005741DF" w:rsidRPr="00D71476" w:rsidRDefault="003736AD" w:rsidP="006407BF">
      <w:pPr>
        <w:spacing w:line="360" w:lineRule="auto"/>
        <w:ind w:firstLine="720"/>
      </w:pPr>
      <w:r>
        <w:t xml:space="preserve">Previously published reports </w:t>
      </w:r>
      <w:r w:rsidR="007A5A45">
        <w:t xml:space="preserve">and manuscripts 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7A5A45">
        <w:fldChar w:fldCharType="separate"/>
      </w:r>
      <w:r w:rsidR="005210FA">
        <w:rPr>
          <w:noProof/>
        </w:rPr>
        <w:t>(Banks et al. 2013; Banks et al. 2014; Sard et al. 2015; Banks et al. 2016; Sard et al. 2016b)</w:t>
      </w:r>
      <w:r w:rsidR="007A5A45">
        <w:fldChar w:fldCharType="end"/>
      </w:r>
      <w:r w:rsidR="007A5A45">
        <w:t xml:space="preserve"> </w:t>
      </w:r>
      <w:r>
        <w:t>present</w:t>
      </w:r>
      <w:r w:rsidR="006605AD">
        <w:t>ed</w:t>
      </w:r>
      <w:r>
        <w:t xml:space="preserve"> </w:t>
      </w:r>
      <w:commentRangeStart w:id="6"/>
      <w:commentRangeStart w:id="7"/>
      <w:r>
        <w:t>results based on t</w:t>
      </w:r>
      <w:r w:rsidR="00D92125" w:rsidRPr="00D71476">
        <w:t xml:space="preserve">issue samples collected from nearly all </w:t>
      </w:r>
      <w:r w:rsidR="006959DB" w:rsidRPr="00D71476">
        <w:t xml:space="preserve">NOR Chinook </w:t>
      </w:r>
      <w:commentRangeEnd w:id="6"/>
      <w:r w:rsidR="00D4312B">
        <w:rPr>
          <w:rStyle w:val="CommentReference"/>
        </w:rPr>
        <w:commentReference w:id="6"/>
      </w:r>
      <w:commentRangeEnd w:id="7"/>
      <w:r w:rsidR="00A21707">
        <w:rPr>
          <w:rStyle w:val="CommentReference"/>
        </w:rPr>
        <w:commentReference w:id="7"/>
      </w:r>
      <w:r w:rsidR="006959DB" w:rsidRPr="00D71476">
        <w:t xml:space="preserve">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rsidR="00DA3083">
        <w:t xml:space="preserve">Here, we include tissue samples from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6959DB" w:rsidRPr="00A21707">
        <w:t>Tissue samples were also collected</w:t>
      </w:r>
      <w:r w:rsidR="006959DB" w:rsidRPr="00D71476">
        <w:t xml:space="preserve"> from NOR Chinook salmon carcasses identified during spawning ground surveys (SGSs) on the South Fork McKenzie River from 2011</w:t>
      </w:r>
      <w:r w:rsidR="006D2397">
        <w:t xml:space="preserve"> – </w:t>
      </w:r>
      <w:r w:rsidR="006959DB" w:rsidRPr="00D71476">
        <w:t xml:space="preserve">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tissue samples were collected from precocial male Chinook salmon identified on spawning grounds </w:t>
      </w:r>
      <w:r w:rsidR="009E19FA">
        <w:t xml:space="preserve">above the dam </w:t>
      </w:r>
      <w:r w:rsidR="006959DB" w:rsidRPr="00D71476">
        <w:t>during 2014.</w:t>
      </w:r>
    </w:p>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20A0363A"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 </w:instrText>
      </w:r>
      <w:r w:rsidR="00BA09C4">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EN.CITE.DATA </w:instrText>
      </w:r>
      <w:r w:rsidR="00BA09C4">
        <w:fldChar w:fldCharType="end"/>
      </w:r>
      <w:r w:rsidR="00B842FD">
        <w:fldChar w:fldCharType="separate"/>
      </w:r>
      <w:r w:rsidR="005210FA">
        <w:rPr>
          <w:noProof/>
        </w:rPr>
        <w:t>(Banks et al. 2013; Banks et al. 2014; Banks et al. 2016; Sard et al. 2016b)</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w:t>
      </w:r>
      <w:r w:rsidR="006D2397">
        <w:t xml:space="preserve"> – </w:t>
      </w:r>
      <w:r w:rsidRPr="00D71476">
        <w:t xml:space="preserve">2017 were genotyped at a panel of microsatellite loci. Whole genomic DNA was isolated from tissue samples using the </w:t>
      </w:r>
      <w:r w:rsidRPr="00D71476">
        <w:lastRenderedPageBreak/>
        <w:t xml:space="preserve">protocol of Ivanova </w:t>
      </w:r>
      <w:r w:rsidRPr="00E75B1D">
        <w:t>et al</w:t>
      </w:r>
      <w:r w:rsidRPr="00D71476">
        <w:rPr>
          <w:i/>
          <w:iCs/>
        </w:rPr>
        <w:t>.</w:t>
      </w:r>
      <w:r w:rsidRPr="00D71476">
        <w:t xml:space="preserve"> </w:t>
      </w:r>
      <w:r w:rsidR="00B842FD">
        <w:fldChar w:fldCharType="begin"/>
      </w:r>
      <w:r w:rsidR="00114ECB">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114ECB">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 </w:instrText>
      </w:r>
      <w:r w:rsidR="000D2829">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EN.CITE.DATA </w:instrText>
      </w:r>
      <w:r w:rsidR="000D2829">
        <w:fldChar w:fldCharType="end"/>
      </w:r>
      <w:r w:rsidR="009937D7">
        <w:fldChar w:fldCharType="separate"/>
      </w:r>
      <w:r w:rsidR="000D2829">
        <w:rPr>
          <w:noProof/>
        </w:rPr>
        <w:t>(Banks et al. 1999; Naish and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5210FA">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5210FA">
        <w:rPr>
          <w:noProof/>
        </w:rPr>
        <w:t>(Brunelli et al. 2008)</w:t>
      </w:r>
      <w:r w:rsidR="00FB46DE">
        <w:fldChar w:fldCharType="end"/>
      </w:r>
      <w:r w:rsidR="00FB46DE">
        <w:t>.</w:t>
      </w:r>
      <w:r w:rsidRPr="00D71476">
        <w:t xml:space="preserve"> Loci were amplified using 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3. These data were appended to those collected for the present study</w:t>
      </w:r>
      <w:r w:rsidR="00B842FD">
        <w:t>, before genotype quality filtering</w:t>
      </w:r>
      <w:r w:rsidR="00853B1C">
        <w:t>.</w:t>
      </w:r>
    </w:p>
    <w:p w14:paraId="2ACC66FB" w14:textId="0619FA97" w:rsidR="000B5941" w:rsidRDefault="009937D7" w:rsidP="00877487">
      <w:pPr>
        <w:spacing w:line="360" w:lineRule="auto"/>
        <w:ind w:firstLine="720"/>
      </w:pPr>
      <w:r>
        <w:t>To produce a genetic dataset appropriate for parentage analysis</w:t>
      </w:r>
      <w:r w:rsidR="00977F5A">
        <w:t>,</w:t>
      </w:r>
      <w:r>
        <w:t xml:space="preserve"> we conducted genotype quality filtering and removed potential duplicates. </w:t>
      </w:r>
      <w:r w:rsidR="00853B1C">
        <w:t>Salmon</w:t>
      </w:r>
      <w:r w:rsidR="00877487" w:rsidRPr="00D71476">
        <w:t xml:space="preserve"> with</w:t>
      </w:r>
      <w:r w:rsidR="003736AD">
        <w:t xml:space="preserve"> successfully scored</w:t>
      </w:r>
      <w:r w:rsidR="00877487" w:rsidRPr="00D71476">
        <w:t xml:space="preserve"> 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w:t>
      </w:r>
      <w:r w:rsidR="00A86C6F">
        <w:t xml:space="preserve"> Different genotype quality filtering cutoffs were applied, therefore final sample sizes after filtering may vary from previous reports.</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1746E51D"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 xml:space="preserve">hen inferring </w:t>
      </w:r>
      <w:r w:rsidR="008A4DE8" w:rsidRPr="00D71476">
        <w:t>pedigrees,</w:t>
      </w:r>
      <w:r w:rsidR="000F492B" w:rsidRPr="00D71476">
        <w:t xml:space="preserve">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on the South Fork McKenzie River above </w:t>
      </w:r>
      <w:r w:rsidR="00B8490A">
        <w:t>Cougar Dam</w:t>
      </w:r>
      <w:r w:rsidR="000F492B" w:rsidRPr="00D71476">
        <w:t xml:space="preserve"> (</w:t>
      </w:r>
      <w:r w:rsidR="00A21707">
        <w:t>Figure</w:t>
      </w:r>
      <w:r w:rsidR="000F492B" w:rsidRPr="00D71476">
        <w:t xml:space="preserve">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 xml:space="preserve">NOR </w:t>
      </w:r>
      <w:r w:rsidR="00176B57" w:rsidRPr="00D71476">
        <w:rPr>
          <w:i/>
          <w:iCs/>
        </w:rPr>
        <w:lastRenderedPageBreak/>
        <w:t>immigrants</w:t>
      </w:r>
      <w:r w:rsidR="00176B57" w:rsidRPr="00D71476">
        <w:t xml:space="preserve"> descended from parents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11C1D772" w:rsidR="00140F68" w:rsidRPr="00D71476" w:rsidRDefault="00802E83" w:rsidP="00176B57">
      <w:pPr>
        <w:spacing w:line="360" w:lineRule="auto"/>
        <w:ind w:firstLine="720"/>
      </w:pPr>
      <w:r w:rsidRPr="00D71476">
        <w:t xml:space="preserve">Previous reports and manuscripts evaluating </w:t>
      </w:r>
      <w:r w:rsidR="00E817D9">
        <w:t>releases</w:t>
      </w:r>
      <w:r w:rsidRPr="00D71476">
        <w:t xml:space="preserve"> of Chinook salmon above </w:t>
      </w:r>
      <w:r w:rsidR="00B8490A">
        <w:t>Cougar Dam</w:t>
      </w:r>
      <w:r w:rsidRPr="00D71476">
        <w:t xml:space="preserve"> on the South Fork McKenzie </w:t>
      </w:r>
      <w:r w:rsidR="005C7055">
        <w:t>R</w:t>
      </w:r>
      <w:r w:rsidRPr="00D71476">
        <w:t xml:space="preserve">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 </w:instrText>
      </w:r>
      <w:r w:rsidR="006540F6">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EN.CITE.DATA </w:instrText>
      </w:r>
      <w:r w:rsidR="006540F6">
        <w:fldChar w:fldCharType="end"/>
      </w:r>
      <w:r w:rsidR="00B842FD">
        <w:fldChar w:fldCharType="separate"/>
      </w:r>
      <w:r w:rsidR="006540F6">
        <w:rPr>
          <w:noProof/>
        </w:rPr>
        <w:t>(Banks et al. 2013; Banks et al. 2014; Banks et al. 2016; Sard et al. 2016b)</w:t>
      </w:r>
      <w:r w:rsidR="00B842FD">
        <w:fldChar w:fldCharType="end"/>
      </w:r>
      <w:r w:rsidR="00B842FD">
        <w:t xml:space="preserve">. </w:t>
      </w:r>
      <w:r w:rsidRPr="00D71476">
        <w:t xml:space="preserve">Most Chinook salmon on the South Fork McKenzie River express an age at maturity of 3 </w:t>
      </w:r>
      <w:r w:rsidR="006D2397">
        <w:t>–</w:t>
      </w:r>
      <w:r w:rsidRPr="00D71476">
        <w:t xml:space="preserve"> 6 years</w:t>
      </w:r>
      <w:r w:rsidR="009D0411">
        <w:t>, with the majority being age</w:t>
      </w:r>
      <w:r w:rsidR="005C7055">
        <w:t>-</w:t>
      </w:r>
      <w:r w:rsidR="009D0411">
        <w:t xml:space="preserve">4 and </w:t>
      </w:r>
      <w:r w:rsidR="005C7055">
        <w:t>age-</w:t>
      </w:r>
      <w:r w:rsidR="009D0411">
        <w:t>5</w:t>
      </w:r>
      <w:r w:rsidR="004C6540">
        <w:t xml:space="preserve"> </w:t>
      </w:r>
      <w:r w:rsidR="004C6540">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4C6540">
        <w:fldChar w:fldCharType="separate"/>
      </w:r>
      <w:r w:rsidR="005210FA">
        <w:rPr>
          <w:noProof/>
        </w:rPr>
        <w:t>(Banks et al. 2013; Banks et al. 2014; Sard et al. 2015; Banks et al. 2016; Sard et al. 2016b)</w:t>
      </w:r>
      <w:r w:rsidR="004C6540">
        <w:fldChar w:fldCharType="end"/>
      </w:r>
      <w:r w:rsidRPr="00D71476">
        <w:t xml:space="preserve">. Therefore, previous reports </w:t>
      </w:r>
      <w:r w:rsidR="000F492B" w:rsidRPr="00D71476">
        <w:t xml:space="preserve">assigned offspring to all candidate parents </w:t>
      </w:r>
      <w:r w:rsidR="0058324B">
        <w:t>from</w:t>
      </w:r>
      <w:r w:rsidR="0058324B" w:rsidRPr="00D71476">
        <w:t xml:space="preserve"> </w:t>
      </w:r>
      <w:r w:rsidRPr="00D71476">
        <w:t xml:space="preserve">2007 </w:t>
      </w:r>
      <w:r w:rsidR="000F492B" w:rsidRPr="00D71476">
        <w:t>–</w:t>
      </w:r>
      <w:r w:rsidRPr="00D71476">
        <w:t xml:space="preserve"> 2009. Results based on the </w:t>
      </w:r>
      <w:r w:rsidR="0058324B">
        <w:t xml:space="preserve">genetic parentage analysis </w:t>
      </w:r>
      <w:r w:rsidRPr="00D71476">
        <w:t xml:space="preserve">of salmon released above </w:t>
      </w:r>
      <w:r w:rsidR="00B8490A">
        <w:t>Cougar Dam</w:t>
      </w:r>
      <w:r w:rsidRPr="00D71476">
        <w:t xml:space="preserve"> in 2010 were also provided along with the caveat that age</w:t>
      </w:r>
      <w:r w:rsidR="0058324B">
        <w:t>-</w:t>
      </w:r>
      <w:r w:rsidRPr="00D71476">
        <w:t>6 offspring were not yet evaluate</w:t>
      </w:r>
      <w:r w:rsidR="000F492B" w:rsidRPr="00D71476">
        <w:t>d</w:t>
      </w:r>
      <w:r w:rsidRPr="00D71476">
        <w:t>.</w:t>
      </w:r>
    </w:p>
    <w:p w14:paraId="6810B46D" w14:textId="68432DA8" w:rsidR="00140F68" w:rsidRPr="00D71476" w:rsidRDefault="00E1434C" w:rsidP="005741DF">
      <w:pPr>
        <w:spacing w:line="360" w:lineRule="auto"/>
      </w:pPr>
      <w:commentRangeStart w:id="8"/>
      <w:commentRangeStart w:id="9"/>
      <w:r>
        <w:rPr>
          <w:noProof/>
        </w:rPr>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commentRangeEnd w:id="8"/>
      <w:r w:rsidR="00D4312B">
        <w:rPr>
          <w:rStyle w:val="CommentReference"/>
        </w:rPr>
        <w:commentReference w:id="8"/>
      </w:r>
      <w:commentRangeEnd w:id="9"/>
      <w:r w:rsidR="00BA09C4">
        <w:rPr>
          <w:rStyle w:val="CommentReference"/>
        </w:rPr>
        <w:commentReference w:id="9"/>
      </w:r>
    </w:p>
    <w:p w14:paraId="77CB0DDB" w14:textId="7BF05AC1" w:rsidR="00152ADB" w:rsidRDefault="00140F68" w:rsidP="009A340C">
      <w:pPr>
        <w:rPr>
          <w:sz w:val="20"/>
          <w:szCs w:val="20"/>
        </w:rPr>
      </w:pPr>
      <w:r w:rsidRPr="00D71476">
        <w:rPr>
          <w:b/>
          <w:bCs/>
          <w:sz w:val="20"/>
          <w:szCs w:val="20"/>
        </w:rPr>
        <w:t>Fig</w:t>
      </w:r>
      <w:r w:rsidR="00020F82">
        <w:rPr>
          <w:b/>
          <w:bCs/>
          <w:sz w:val="20"/>
          <w:szCs w:val="20"/>
        </w:rPr>
        <w:t>ure</w:t>
      </w:r>
      <w:r w:rsidRPr="00D71476">
        <w:rPr>
          <w:b/>
          <w:bCs/>
          <w:sz w:val="20"/>
          <w:szCs w:val="20"/>
        </w:rPr>
        <w:t xml:space="preserve"> 2</w:t>
      </w:r>
      <w:r w:rsidR="00020F82">
        <w:rPr>
          <w:b/>
          <w:bCs/>
          <w:sz w:val="20"/>
          <w:szCs w:val="20"/>
        </w:rPr>
        <w:t>.</w:t>
      </w:r>
      <w:r w:rsidRPr="00D71476">
        <w:rPr>
          <w:sz w:val="20"/>
          <w:szCs w:val="20"/>
        </w:rPr>
        <w:t xml:space="preserve"> Illustration of </w:t>
      </w:r>
      <w:r w:rsidR="00882739">
        <w:rPr>
          <w:sz w:val="20"/>
          <w:szCs w:val="20"/>
        </w:rPr>
        <w:t xml:space="preserve">genetic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w:t>
      </w:r>
      <w:r w:rsidR="00152ADB">
        <w:rPr>
          <w:sz w:val="20"/>
          <w:szCs w:val="20"/>
        </w:rPr>
        <w:t>728</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w:t>
      </w:r>
      <w:r w:rsidR="006540F6">
        <w:rPr>
          <w:sz w:val="20"/>
          <w:szCs w:val="20"/>
        </w:rPr>
        <w:t>three to six years earlier (</w:t>
      </w:r>
      <w:commentRangeStart w:id="10"/>
      <w:commentRangeStart w:id="11"/>
      <w:r w:rsidR="007351E2" w:rsidRPr="00D71476">
        <w:rPr>
          <w:sz w:val="20"/>
          <w:szCs w:val="20"/>
        </w:rPr>
        <w:t>2008</w:t>
      </w:r>
      <w:commentRangeEnd w:id="10"/>
      <w:r w:rsidR="008A4DE8">
        <w:rPr>
          <w:rStyle w:val="CommentReference"/>
        </w:rPr>
        <w:commentReference w:id="10"/>
      </w:r>
      <w:commentRangeEnd w:id="11"/>
      <w:r w:rsidR="000C136E">
        <w:rPr>
          <w:rStyle w:val="CommentReference"/>
        </w:rPr>
        <w:commentReference w:id="11"/>
      </w:r>
      <w:r w:rsidR="007351E2" w:rsidRPr="00D71476">
        <w:rPr>
          <w:sz w:val="20"/>
          <w:szCs w:val="20"/>
        </w:rPr>
        <w:t xml:space="preserve"> – 2011</w:t>
      </w:r>
      <w:r w:rsidR="006540F6">
        <w:rPr>
          <w:sz w:val="20"/>
          <w:szCs w:val="20"/>
        </w:rPr>
        <w:t>)</w:t>
      </w:r>
      <w:r w:rsidR="007351E2" w:rsidRPr="00D71476">
        <w:rPr>
          <w:sz w:val="20"/>
          <w:szCs w:val="20"/>
        </w:rPr>
        <w:t>.</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xml:space="preserve">) or at either the McKenzie or </w:t>
      </w:r>
      <w:proofErr w:type="spellStart"/>
      <w:r w:rsidRPr="00D71476">
        <w:rPr>
          <w:sz w:val="20"/>
          <w:szCs w:val="20"/>
        </w:rPr>
        <w:t>Leaburg</w:t>
      </w:r>
      <w:proofErr w:type="spellEnd"/>
      <w:r w:rsidRPr="00D71476">
        <w:rPr>
          <w:sz w:val="20"/>
          <w:szCs w:val="20"/>
        </w:rPr>
        <w:t xml:space="preserve"> Hatchery (Hatchery</w:t>
      </w:r>
      <w:r w:rsidR="00555B38" w:rsidRPr="00D71476">
        <w:rPr>
          <w:sz w:val="20"/>
          <w:szCs w:val="20"/>
        </w:rPr>
        <w:t xml:space="preserve"> Outplant</w:t>
      </w:r>
      <w:r w:rsidRPr="00D71476">
        <w:rPr>
          <w:sz w:val="20"/>
          <w:szCs w:val="20"/>
        </w:rPr>
        <w:t xml:space="preserve">). </w:t>
      </w:r>
      <w:r w:rsidR="00152ADB" w:rsidRPr="00D71476">
        <w:rPr>
          <w:sz w:val="20"/>
          <w:szCs w:val="20"/>
        </w:rPr>
        <w:t xml:space="preserve">Final </w:t>
      </w:r>
      <w:r w:rsidR="00152ADB">
        <w:rPr>
          <w:sz w:val="20"/>
          <w:szCs w:val="20"/>
        </w:rPr>
        <w:t>location</w:t>
      </w:r>
      <w:r w:rsidR="00152ADB" w:rsidRPr="00D71476">
        <w:rPr>
          <w:sz w:val="20"/>
          <w:szCs w:val="20"/>
        </w:rPr>
        <w:t xml:space="preserve"> refers to whether a </w:t>
      </w:r>
      <w:r w:rsidR="00152ADB">
        <w:rPr>
          <w:sz w:val="20"/>
          <w:szCs w:val="20"/>
        </w:rPr>
        <w:t>salmon</w:t>
      </w:r>
      <w:r w:rsidR="00152ADB" w:rsidRPr="00D71476">
        <w:rPr>
          <w:sz w:val="20"/>
          <w:szCs w:val="20"/>
        </w:rPr>
        <w:t xml:space="preserve"> was </w:t>
      </w:r>
      <w:r w:rsidR="00152ADB">
        <w:rPr>
          <w:sz w:val="20"/>
          <w:szCs w:val="20"/>
        </w:rPr>
        <w:t>released</w:t>
      </w:r>
      <w:r w:rsidR="007208A9">
        <w:rPr>
          <w:sz w:val="20"/>
          <w:szCs w:val="20"/>
        </w:rPr>
        <w:t xml:space="preserve"> above Cougar Dam</w:t>
      </w:r>
      <w:r w:rsidR="006540F6">
        <w:rPr>
          <w:sz w:val="20"/>
          <w:szCs w:val="20"/>
        </w:rPr>
        <w:t xml:space="preserve"> (above) or not (below)</w:t>
      </w:r>
      <w:r w:rsidR="00152ADB">
        <w:rPr>
          <w:sz w:val="20"/>
          <w:szCs w:val="20"/>
        </w:rPr>
        <w:t>. Potential offspring include all NOR salmon, regardless of source or final location. Candidate parents include all salmon released above the dam</w:t>
      </w:r>
      <w:r w:rsidR="00510BA6">
        <w:rPr>
          <w:sz w:val="20"/>
          <w:szCs w:val="20"/>
        </w:rPr>
        <w:t>, regardless of origin or source.</w:t>
      </w:r>
    </w:p>
    <w:p w14:paraId="2272D176" w14:textId="52DC069A" w:rsidR="003A0E98" w:rsidRPr="00D71476" w:rsidRDefault="003A0E98" w:rsidP="009A340C">
      <w:pPr>
        <w:rPr>
          <w:sz w:val="20"/>
          <w:szCs w:val="20"/>
        </w:rPr>
      </w:pPr>
      <w:r w:rsidRPr="00D71476">
        <w:rPr>
          <w:sz w:val="20"/>
          <w:szCs w:val="20"/>
        </w:rPr>
        <w:t xml:space="preserve">* Note that 5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6974F257" w:rsidR="000F492B" w:rsidRPr="00D71476" w:rsidRDefault="00882739" w:rsidP="000F492B">
      <w:pPr>
        <w:spacing w:line="360" w:lineRule="auto"/>
        <w:ind w:firstLine="720"/>
      </w:pPr>
      <w:r>
        <w:t>We</w:t>
      </w:r>
      <w:r w:rsidR="000F492B" w:rsidRPr="00D71476">
        <w:t xml:space="preserve"> assigned potential offspring sampled on the South Fork McKenzie from 2016 </w:t>
      </w:r>
      <w:r w:rsidR="00D71F78">
        <w:t xml:space="preserve">– </w:t>
      </w:r>
      <w:r w:rsidR="000F492B" w:rsidRPr="00D71476">
        <w:t xml:space="preserve">2020 to candidate parents from 2010 </w:t>
      </w:r>
      <w:r w:rsidR="00D71F78">
        <w:t xml:space="preserve">– </w:t>
      </w:r>
      <w:r w:rsidR="000F492B" w:rsidRPr="00D71476">
        <w:t xml:space="preserve">2017. </w:t>
      </w:r>
      <w:r w:rsidR="00D71F78">
        <w:t>Using data collected for previous reports</w:t>
      </w:r>
      <w:r w:rsidR="00A86C6F">
        <w:t>,</w:t>
      </w:r>
      <w:r w:rsidR="00D71F78">
        <w:t xml:space="preserve"> 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w:t>
      </w:r>
      <w:r w:rsidR="00D71F78" w:rsidRPr="00D71476">
        <w:lastRenderedPageBreak/>
        <w:t>candidate parents from 20</w:t>
      </w:r>
      <w:r w:rsidR="00D71F78">
        <w:t xml:space="preserve">07 – </w:t>
      </w:r>
      <w:r w:rsidR="00D71F78" w:rsidRPr="00D71476">
        <w:t>20</w:t>
      </w:r>
      <w:r w:rsidR="00D71F78">
        <w:t>12.</w:t>
      </w:r>
      <w:r w:rsidR="000F492B" w:rsidRPr="00D71476">
        <w:t xml:space="preserve"> </w:t>
      </w:r>
      <w:r w:rsidR="00D71F78">
        <w:t>Collectively, t</w:t>
      </w:r>
      <w:r w:rsidR="000F492B" w:rsidRPr="00D71476">
        <w:t xml:space="preserve">hese </w:t>
      </w:r>
      <w:r w:rsidR="00D71F78">
        <w:t>assignments</w:t>
      </w:r>
      <w:r w:rsidR="000F492B" w:rsidRPr="00D71476">
        <w:t xml:space="preserve"> allow us to identify all offspring of salmon released above </w:t>
      </w:r>
      <w:r w:rsidR="00B8490A">
        <w:t>Cougar Dam</w:t>
      </w:r>
      <w:r w:rsidR="000F492B" w:rsidRPr="00D71476">
        <w:t xml:space="preserve"> </w:t>
      </w:r>
      <w:r w:rsidR="000F492B" w:rsidRPr="009327AE">
        <w:t>from 2007</w:t>
      </w:r>
      <w:r w:rsidR="006D2397" w:rsidRPr="009327AE">
        <w:t xml:space="preserve"> – </w:t>
      </w:r>
      <w:r w:rsidR="000F492B" w:rsidRPr="009327AE">
        <w:t>2014, most offspring</w:t>
      </w:r>
      <w:r w:rsidR="000F492B" w:rsidRPr="00D71476">
        <w:t xml:space="preserve"> of salmon released above </w:t>
      </w:r>
      <w:r w:rsidR="00B8490A">
        <w:t>Cougar Dam</w:t>
      </w:r>
      <w:r w:rsidR="000F492B" w:rsidRPr="00D71476">
        <w:t xml:space="preserve"> in 2015 and some offspring of salmon released above the dam from 2016 – 2017 (Fig</w:t>
      </w:r>
      <w:r w:rsidR="008A4DE8">
        <w:t>ure</w:t>
      </w:r>
      <w:r w:rsidR="000F492B" w:rsidRPr="00D71476">
        <w:t xml:space="preserve"> 3).</w:t>
      </w:r>
      <w:r w:rsidR="007D59F3" w:rsidRPr="00D71476">
        <w:t xml:space="preserve"> </w:t>
      </w:r>
    </w:p>
    <w:p w14:paraId="39CA577A" w14:textId="3998D167" w:rsidR="000F492B" w:rsidRPr="00D71476" w:rsidRDefault="000E2638" w:rsidP="000F492B">
      <w:pPr>
        <w:spacing w:line="360" w:lineRule="auto"/>
      </w:pPr>
      <w:r>
        <w:rPr>
          <w:noProof/>
        </w:rPr>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69B11619" w:rsidR="000F492B" w:rsidRPr="00D71476" w:rsidRDefault="000F492B" w:rsidP="009A340C">
      <w:pPr>
        <w:rPr>
          <w:sz w:val="20"/>
          <w:szCs w:val="20"/>
        </w:rPr>
      </w:pPr>
      <w:r w:rsidRPr="00D71476">
        <w:rPr>
          <w:b/>
          <w:bCs/>
          <w:sz w:val="20"/>
          <w:szCs w:val="20"/>
        </w:rPr>
        <w:t>Fig</w:t>
      </w:r>
      <w:r w:rsidR="00980761">
        <w:rPr>
          <w:b/>
          <w:bCs/>
          <w:sz w:val="20"/>
          <w:szCs w:val="20"/>
        </w:rPr>
        <w:t>ure</w:t>
      </w:r>
      <w:r w:rsidRPr="00D71476">
        <w:rPr>
          <w:b/>
          <w:bCs/>
          <w:sz w:val="20"/>
          <w:szCs w:val="20"/>
        </w:rPr>
        <w:t xml:space="preserve"> 3</w:t>
      </w:r>
      <w:r w:rsidR="00213091">
        <w:rPr>
          <w:b/>
          <w:bCs/>
          <w:sz w:val="20"/>
          <w:szCs w:val="20"/>
        </w:rPr>
        <w:t>.</w:t>
      </w:r>
      <w:r w:rsidRPr="00D71476">
        <w:rPr>
          <w:sz w:val="20"/>
          <w:szCs w:val="20"/>
        </w:rPr>
        <w:t xml:space="preserve"> </w:t>
      </w:r>
      <w:r w:rsidR="007140B9" w:rsidRPr="00D71476">
        <w:rPr>
          <w:sz w:val="20"/>
          <w:szCs w:val="20"/>
        </w:rPr>
        <w:t>Illustration of how genetic parentage analysis</w:t>
      </w:r>
      <w:r w:rsidR="00882739">
        <w:rPr>
          <w:sz w:val="20"/>
          <w:szCs w:val="20"/>
        </w:rPr>
        <w:t xml:space="preserve"> results</w:t>
      </w:r>
      <w:r w:rsidR="007140B9" w:rsidRPr="00D71476">
        <w:rPr>
          <w:sz w:val="20"/>
          <w:szCs w:val="20"/>
        </w:rPr>
        <w:t xml:space="preserve"> (Fig</w:t>
      </w:r>
      <w:r w:rsidR="00980761">
        <w:rPr>
          <w:sz w:val="20"/>
          <w:szCs w:val="20"/>
        </w:rPr>
        <w:t>ure</w:t>
      </w:r>
      <w:r w:rsidR="007140B9" w:rsidRPr="00D71476">
        <w:rPr>
          <w:sz w:val="20"/>
          <w:szCs w:val="20"/>
        </w:rPr>
        <w:t xml:space="preserve">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between offspring in 201</w:t>
      </w:r>
      <w:r w:rsidR="000C136E">
        <w:rPr>
          <w:sz w:val="20"/>
          <w:szCs w:val="20"/>
        </w:rPr>
        <w:t>6</w:t>
      </w:r>
      <w:r w:rsidR="00FA7C05" w:rsidRPr="00D71476">
        <w:rPr>
          <w:sz w:val="20"/>
          <w:szCs w:val="20"/>
        </w:rPr>
        <w:t xml:space="preserve"> – 201</w:t>
      </w:r>
      <w:r w:rsidR="000C136E">
        <w:rPr>
          <w:sz w:val="20"/>
          <w:szCs w:val="20"/>
        </w:rPr>
        <w:t>9</w:t>
      </w:r>
      <w:r w:rsidR="00FA7C05" w:rsidRPr="00D71476">
        <w:rPr>
          <w:sz w:val="20"/>
          <w:szCs w:val="20"/>
        </w:rPr>
        <w:t xml:space="preserve"> (</w:t>
      </w:r>
      <w:r w:rsidR="00E1434C">
        <w:rPr>
          <w:sz w:val="20"/>
          <w:szCs w:val="20"/>
        </w:rPr>
        <w:t>solid</w:t>
      </w:r>
      <w:r w:rsidR="00FA7C05" w:rsidRPr="00D71476">
        <w:rPr>
          <w:sz w:val="20"/>
          <w:szCs w:val="20"/>
        </w:rPr>
        <w:t xml:space="preserve"> rectangle) </w:t>
      </w:r>
      <w:r w:rsidR="000C136E">
        <w:rPr>
          <w:sz w:val="20"/>
          <w:szCs w:val="20"/>
        </w:rPr>
        <w:t>that assigned to parents in 2013</w:t>
      </w:r>
      <w:r w:rsidR="00312C69">
        <w:rPr>
          <w:sz w:val="20"/>
          <w:szCs w:val="20"/>
        </w:rPr>
        <w:t xml:space="preserve"> (dashed rectangle)</w:t>
      </w:r>
      <w:r w:rsidR="000C136E">
        <w:rPr>
          <w:sz w:val="20"/>
          <w:szCs w:val="20"/>
        </w:rPr>
        <w:t xml:space="preserve"> </w:t>
      </w:r>
      <w:r w:rsidR="00FA7C05" w:rsidRPr="00D71476">
        <w:rPr>
          <w:sz w:val="20"/>
          <w:szCs w:val="20"/>
        </w:rPr>
        <w:t>are depicted as black arrows.</w:t>
      </w:r>
      <w:r w:rsidR="00872E56" w:rsidRPr="00D71476">
        <w:rPr>
          <w:sz w:val="20"/>
          <w:szCs w:val="20"/>
        </w:rPr>
        <w:t xml:space="preserve"> </w:t>
      </w:r>
      <w:r w:rsidR="007140B9" w:rsidRPr="00D71476">
        <w:rPr>
          <w:sz w:val="20"/>
          <w:szCs w:val="20"/>
        </w:rPr>
        <w:t xml:space="preserve">Labels are as in </w:t>
      </w:r>
      <w:r w:rsidR="00882739">
        <w:rPr>
          <w:sz w:val="20"/>
          <w:szCs w:val="20"/>
        </w:rPr>
        <w:t>F</w:t>
      </w:r>
      <w:r w:rsidR="007140B9" w:rsidRPr="00D71476">
        <w:rPr>
          <w:sz w:val="20"/>
          <w:szCs w:val="20"/>
        </w:rPr>
        <w:t>igure 2</w:t>
      </w:r>
      <w:r w:rsidR="00872E56" w:rsidRPr="00D71476">
        <w:rPr>
          <w:sz w:val="20"/>
          <w:szCs w:val="20"/>
        </w:rPr>
        <w:t xml:space="preserve"> except the values inside circles</w:t>
      </w:r>
      <w:r w:rsidR="00E1434C">
        <w:rPr>
          <w:sz w:val="20"/>
          <w:szCs w:val="20"/>
        </w:rPr>
        <w:t>, which reflect the number of candidate parents and assigned offspring. For example</w:t>
      </w:r>
      <w:r w:rsidR="00882739">
        <w:rPr>
          <w:sz w:val="20"/>
          <w:szCs w:val="20"/>
        </w:rPr>
        <w:t>,</w:t>
      </w:r>
      <w:r w:rsidR="00E1434C">
        <w:rPr>
          <w:sz w:val="20"/>
          <w:szCs w:val="20"/>
        </w:rPr>
        <w:t xml:space="preserve"> </w:t>
      </w:r>
      <w:r w:rsidR="00F413E1">
        <w:rPr>
          <w:sz w:val="20"/>
          <w:szCs w:val="20"/>
        </w:rPr>
        <w:t xml:space="preserve">total </w:t>
      </w:r>
      <w:r w:rsidR="00E1434C">
        <w:rPr>
          <w:sz w:val="20"/>
          <w:szCs w:val="20"/>
        </w:rPr>
        <w:t>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374F0808" w:rsidR="0000684E" w:rsidRPr="00D71476" w:rsidRDefault="0000684E" w:rsidP="0000684E">
      <w:pPr>
        <w:spacing w:line="360" w:lineRule="auto"/>
        <w:ind w:left="-5" w:right="53" w:firstLine="725"/>
      </w:pPr>
      <w:r w:rsidRPr="00D71476">
        <w:t xml:space="preserve">We inferred pedigrees by comparing microsatellite genotypes of potential offspring in each year to the genotypes of all candidate parents </w:t>
      </w:r>
      <w:r w:rsidR="00312C69">
        <w:t>three</w:t>
      </w:r>
      <w:r w:rsidRPr="00D71476">
        <w:t xml:space="preserve">, </w:t>
      </w:r>
      <w:r w:rsidR="00312C69">
        <w:t>four</w:t>
      </w:r>
      <w:r w:rsidRPr="00D71476">
        <w:t xml:space="preserve">, </w:t>
      </w:r>
      <w:r w:rsidR="00312C69">
        <w:t>five</w:t>
      </w:r>
      <w:r w:rsidRPr="00D71476">
        <w:t xml:space="preserve"> and </w:t>
      </w:r>
      <w:r w:rsidR="00312C69">
        <w:t>six</w:t>
      </w:r>
      <w:r w:rsidRPr="00D71476">
        <w:t xml:space="preserve"> years prior, as indicated in </w:t>
      </w:r>
      <w:r w:rsidR="00A21707">
        <w:t>Figure</w:t>
      </w:r>
      <w:r w:rsidRPr="00D71476">
        <w:t xml:space="preserve"> 2. The comparisons were first conducted within the maximum-likelihood framework of the parentage assignment program CERVUS Version 3.07</w:t>
      </w:r>
      <w:r w:rsidR="00007102">
        <w:t xml:space="preserve"> </w:t>
      </w:r>
      <w:r w:rsidR="00007102">
        <w:fldChar w:fldCharType="begin"/>
      </w:r>
      <w:r w:rsidR="005210FA">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5210FA">
        <w:rPr>
          <w:noProof/>
        </w:rPr>
        <w:t>(Kalinowski et al. 2007)</w:t>
      </w:r>
      <w:r w:rsidR="00007102">
        <w:fldChar w:fldCharType="end"/>
      </w:r>
      <w:r w:rsidRPr="00D71476">
        <w:t>. Parent(s)-offspring assignments were made using a strict 95% confidence criterion, a minimum of seven loci, an assumed parent sampling rate of 95%, and a maximum of one mismatch between parent-offspring pairs (maximum of two mismatches for parent-offspring trios). We also estimated non-exclusion probabilities</w:t>
      </w:r>
      <w:r w:rsidR="00A33A3D" w:rsidRPr="00D71476">
        <w:t xml:space="preserve"> and expected number of false </w:t>
      </w:r>
      <w:r w:rsidR="00A33A3D" w:rsidRPr="00BA09C4">
        <w:t>parent-offspring pairs</w:t>
      </w:r>
      <w:r w:rsidR="00007102">
        <w:t xml:space="preserve"> </w:t>
      </w:r>
      <w:r w:rsidR="00007102">
        <w:fldChar w:fldCharType="begin"/>
      </w:r>
      <w:r w:rsidR="00114ECB">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114ECB">
        <w:rPr>
          <w:noProof/>
        </w:rPr>
        <w:t>(Christie 2010)</w:t>
      </w:r>
      <w:r w:rsidR="00007102">
        <w:fldChar w:fldCharType="end"/>
      </w:r>
      <w:r w:rsidR="00506830">
        <w:t xml:space="preserve"> (Appendix A)</w:t>
      </w:r>
      <w:r w:rsidR="00A33A3D" w:rsidRPr="00D71476">
        <w:t>.</w:t>
      </w:r>
      <w:r w:rsidRPr="00D71476">
        <w:t xml:space="preserve"> Parentage assignments from CERVUS were then verified using the combined PLS-FL algorithm implemented in COLONY Version 2.0.6.8</w:t>
      </w:r>
      <w:r w:rsidR="00007102">
        <w:t xml:space="preserve"> </w:t>
      </w:r>
      <w:r w:rsidR="00007102">
        <w:fldChar w:fldCharType="begin"/>
      </w:r>
      <w:r w:rsidR="000D2829">
        <w:instrText xml:space="preserve"> ADDIN EN.CITE &lt;EndNote&gt;&lt;Cite&gt;&lt;Author&gt;Jones&lt;/Author&gt;&lt;Year&gt;2010&lt;/Year&gt;&lt;RecNum&gt;1544&lt;/RecNum&gt;&lt;DisplayText&gt;(Jones and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D2829">
        <w:rPr>
          <w:noProof/>
        </w:rPr>
        <w:t>(Jones and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w:t>
      </w:r>
      <w:r w:rsidRPr="00D71476">
        <w:lastRenderedPageBreak/>
        <w:t xml:space="preserve">contributing to a cohort </w:t>
      </w:r>
      <w:r w:rsidR="005C6AE6" w:rsidRPr="00D71476">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5210FA">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5210FA">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5210FA">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5210FA">
        <w:rPr>
          <w:noProof/>
        </w:rPr>
        <w:t>(Harrison et al. 2013)</w:t>
      </w:r>
      <w:r w:rsidR="00007102">
        <w:fldChar w:fldCharType="end"/>
      </w:r>
      <w:r w:rsidR="00007102">
        <w:t xml:space="preserve">. </w:t>
      </w:r>
      <w:r w:rsidRPr="00D71476">
        <w:t>COLONY was run using the 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114ECB">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114ECB">
        <w:rPr>
          <w:noProof/>
        </w:rPr>
        <w:t>(Wang 2018)</w:t>
      </w:r>
      <w:r w:rsidR="0023110E">
        <w:fldChar w:fldCharType="end"/>
      </w:r>
      <w:r w:rsidR="00506830">
        <w:t xml:space="preserve"> (Appendix A)</w:t>
      </w:r>
      <w:r w:rsidR="004445C8">
        <w:t>.</w:t>
      </w:r>
    </w:p>
    <w:p w14:paraId="602DC10A" w14:textId="43B54FEF" w:rsidR="000E20F1" w:rsidRDefault="0000684E" w:rsidP="00A33A3D">
      <w:pPr>
        <w:spacing w:line="360" w:lineRule="auto"/>
        <w:ind w:firstLine="720"/>
      </w:pPr>
      <w:r w:rsidRPr="00D71476">
        <w:t xml:space="preserve">Given the longitudinal nature of the </w:t>
      </w:r>
      <w:r w:rsidR="00A33A3D" w:rsidRPr="00D71476">
        <w:t>South Fork</w:t>
      </w:r>
      <w:r w:rsidR="000E20F1">
        <w:t xml:space="preserve"> McKenzie River</w:t>
      </w:r>
      <w:r w:rsidRPr="00D71476">
        <w:t xml:space="preserve"> spring Chinook salmon</w:t>
      </w:r>
      <w:r w:rsidR="00741D66">
        <w:t xml:space="preserve"> </w:t>
      </w:r>
      <w:r w:rsidR="00741D66" w:rsidRPr="00D71476">
        <w:t>genetic parentage analysis</w:t>
      </w:r>
      <w:r w:rsidRPr="00D71476">
        <w:t>, we developed an automated, reproducible procedure for choosing the best consensus parentage from the outputs of CERVUS and COLONY that does not allow for technician bias. Other changes from previously reported parentage analysis methods include application of an updated version of COLONY</w:t>
      </w:r>
      <w:r w:rsidR="00A33A3D" w:rsidRPr="00D71476">
        <w:t xml:space="preserve">. To evaluate how </w:t>
      </w:r>
      <w:r w:rsidR="009C3E15">
        <w:t xml:space="preserve">changes to </w:t>
      </w:r>
      <w:r w:rsidR="009C3E15" w:rsidRPr="00D71476">
        <w:t xml:space="preserve">parentage assignment </w:t>
      </w:r>
      <w:r w:rsidR="009C3E15">
        <w:t>procedure and</w:t>
      </w:r>
      <w:r w:rsidR="00A33A3D" w:rsidRPr="00D71476">
        <w:t xml:space="preserve"> </w:t>
      </w:r>
      <w:r w:rsidR="009C3E15">
        <w:t xml:space="preserve">the </w:t>
      </w:r>
      <w:r w:rsidR="00A33A3D" w:rsidRPr="00D71476">
        <w:t>software 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w:t>
      </w:r>
      <w:r w:rsidR="0003616B">
        <w:t>is</w:t>
      </w:r>
      <w:r w:rsidR="00D71476">
        <w:t xml:space="preserve"> approach and those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r w:rsidR="0003616B">
        <w:t xml:space="preserve">Ultimately, genetic pedigrees </w:t>
      </w:r>
      <w:r w:rsidR="00E817D9">
        <w:t>inferred</w:t>
      </w:r>
      <w:r w:rsidR="0003616B">
        <w:t xml:space="preserve"> with the modified parentage assignment procedure and updated software were used to identify </w:t>
      </w:r>
      <w:r w:rsidR="0003616B" w:rsidRPr="00E14BA5">
        <w:t>long-term</w:t>
      </w:r>
      <w:r w:rsidR="00E14BA5" w:rsidRPr="00E14BA5">
        <w:t xml:space="preserve">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ED5A88">
        <w:t>.</w:t>
      </w:r>
      <w:r w:rsidR="000E20F1">
        <w:t xml:space="preserve"> </w:t>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76D9A92A" w14:textId="26D731BC" w:rsidR="00E95D9A" w:rsidRPr="00D71476" w:rsidRDefault="001C0FB7" w:rsidP="00E817D9">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w:t>
      </w:r>
      <w:r w:rsidRPr="006D2397">
        <w:t>in 201</w:t>
      </w:r>
      <w:r w:rsidR="004445C8" w:rsidRPr="006D2397">
        <w:t>0</w:t>
      </w:r>
      <w:r w:rsidRPr="006D2397">
        <w:t xml:space="preserve"> </w:t>
      </w:r>
      <w:r w:rsidR="006D2397" w:rsidRPr="006D2397">
        <w:t>–</w:t>
      </w:r>
      <w:r w:rsidRPr="006D2397">
        <w:t xml:space="preserve"> 2020</w:t>
      </w:r>
      <w:r w:rsidRPr="00D71476">
        <w:t xml:space="preserve"> that can be assigned as </w:t>
      </w:r>
      <w:r w:rsidR="000C136E">
        <w:t>offspring</w:t>
      </w:r>
      <w:r w:rsidRPr="00D71476">
        <w:t xml:space="preserve"> of Chinook salmon previously released above </w:t>
      </w:r>
      <w:r w:rsidR="00B8490A">
        <w:t>Cougar Dam</w:t>
      </w:r>
      <w:r w:rsidRPr="00D71476">
        <w:t xml:space="preserve"> in 20</w:t>
      </w:r>
      <w:r w:rsidR="004445C8">
        <w:t>07</w:t>
      </w:r>
      <w:r w:rsidR="006D2397">
        <w:t xml:space="preserve"> </w:t>
      </w:r>
      <w:r w:rsidR="006D2397" w:rsidRPr="006D2397">
        <w:t>–</w:t>
      </w:r>
      <w:r w:rsidR="006D2397">
        <w:t xml:space="preserve"> </w:t>
      </w:r>
      <w:r w:rsidRPr="00D71476">
        <w:t>2017.</w:t>
      </w:r>
      <w:r w:rsidR="00E817D9">
        <w:t xml:space="preserve"> </w:t>
      </w: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w:t>
      </w:r>
      <w:r w:rsidR="004F702D">
        <w:t xml:space="preserve">both </w:t>
      </w:r>
      <w:r w:rsidR="003B1343">
        <w:t xml:space="preserve">NOR salmon produced above the dam </w:t>
      </w:r>
      <w:r w:rsidR="000260F9">
        <w:t>and</w:t>
      </w:r>
      <w:r w:rsidR="003B1343">
        <w:t xml:space="preserve"> </w:t>
      </w:r>
      <w:r w:rsidR="00483928" w:rsidRPr="00D71476">
        <w:t xml:space="preserve">NOR immigrants </w:t>
      </w:r>
      <w:r w:rsidR="003B1343">
        <w:t xml:space="preserve">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xml:space="preserve">, </w:t>
      </w:r>
      <w:r w:rsidR="00483928">
        <w:t>for</w:t>
      </w:r>
      <w:r w:rsidR="00DB2C47">
        <w:t xml:space="preserve"> </w:t>
      </w:r>
      <w:r w:rsidRPr="00D71476">
        <w:t xml:space="preserve">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w:t>
      </w:r>
      <w:r w:rsidR="00EA6259">
        <w:lastRenderedPageBreak/>
        <w:t>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t>Age at Maturity</w:t>
      </w:r>
      <w:r w:rsidRPr="00D71476">
        <w:t xml:space="preserve"> </w:t>
      </w:r>
    </w:p>
    <w:p w14:paraId="2CB6F529" w14:textId="33AB5965"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year </w:t>
      </w:r>
      <w:r w:rsidR="004445C8">
        <w:t xml:space="preserve">potential offspring returned </w:t>
      </w:r>
      <w:r w:rsidRPr="00D71476">
        <w:t>(e.g., 2016) by each parent(s) release year (e.g., 2013) to infer the age at maturity of progeny (e.g., age-3) and determi</w:t>
      </w:r>
      <w:r w:rsidR="001C0FB7" w:rsidRPr="00D71476">
        <w:t>ned</w:t>
      </w:r>
      <w:r w:rsidRPr="00D71476">
        <w:t xml:space="preserve"> overall age structure among the adult returns from 2010</w:t>
      </w:r>
      <w:r w:rsidR="006D2397">
        <w:t xml:space="preserve"> –</w:t>
      </w:r>
      <w:r w:rsidRPr="00D71476">
        <w:t xml:space="preserve"> 2020. Note that, because our candidate parents include salmon released above the dam from 2007 onwards, we </w:t>
      </w:r>
      <w:r w:rsidR="001C0FB7" w:rsidRPr="00D71476">
        <w:t>we</w:t>
      </w:r>
      <w:r w:rsidRPr="00D71476">
        <w:t>re able to identify age</w:t>
      </w:r>
      <w:r w:rsidR="00113D3A">
        <w:t>-</w:t>
      </w:r>
      <w:r w:rsidRPr="00D71476">
        <w:t xml:space="preserve">3, </w:t>
      </w:r>
      <w:r w:rsidR="00483928">
        <w:t>age-</w:t>
      </w:r>
      <w:r w:rsidRPr="00D71476">
        <w:t xml:space="preserve">4, </w:t>
      </w:r>
      <w:r w:rsidR="00483928">
        <w:t>ag</w:t>
      </w:r>
      <w:r w:rsidR="004B05F6">
        <w:t>e</w:t>
      </w:r>
      <w:r w:rsidR="00483928">
        <w:t>-5</w:t>
      </w:r>
      <w:r w:rsidRPr="00D71476">
        <w:t xml:space="preserve">, and </w:t>
      </w:r>
      <w:r w:rsidR="00483928">
        <w:t>age-</w:t>
      </w:r>
      <w:r w:rsidRPr="00D71476">
        <w:t xml:space="preserve">6 offspring in </w:t>
      </w:r>
      <w:r w:rsidR="00B170E1">
        <w:t xml:space="preserve">offspring years </w:t>
      </w:r>
      <w:r w:rsidRPr="00D71476">
        <w:t xml:space="preserve">2013 – 2020. </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418DAC14" w:rsidR="00171088" w:rsidRDefault="00994789" w:rsidP="000B5941">
      <w:pPr>
        <w:spacing w:line="360" w:lineRule="auto"/>
      </w:pPr>
      <w:r w:rsidRPr="00D71476">
        <w:tab/>
      </w:r>
      <w:r w:rsidR="00DE3A21">
        <w:t>T</w:t>
      </w:r>
      <w:r w:rsidR="00D71476">
        <w:t xml:space="preserve">otal lifetime fitness (TLF) </w:t>
      </w:r>
      <w:r w:rsidR="00DE3A21">
        <w:t xml:space="preserve">is defined </w:t>
      </w:r>
      <w:r w:rsidR="00D71476">
        <w:t xml:space="preserve">as the total number of </w:t>
      </w:r>
      <w:r w:rsidR="00F07D4B">
        <w:t xml:space="preserve">adult </w:t>
      </w:r>
      <w:r w:rsidR="00D71476">
        <w:t>offspring assigned to a candidate parent</w:t>
      </w:r>
      <w:r w:rsidR="007A014D">
        <w:t xml:space="preserve"> (</w:t>
      </w:r>
      <w:r w:rsidR="00A21707">
        <w:t>Figure</w:t>
      </w:r>
      <w:r w:rsidR="007A014D">
        <w:t xml:space="preserve"> 2)</w:t>
      </w:r>
      <w:r w:rsidR="00D71476">
        <w:t xml:space="preserve">. </w:t>
      </w:r>
      <w:r w:rsidR="00BC3506">
        <w:t xml:space="preserve">Since most </w:t>
      </w:r>
      <w:r w:rsidR="00BC3506" w:rsidRPr="00BC3506">
        <w:t xml:space="preserve">Chinook salmon on the South Fork McKenzie River express an age at maturity of </w:t>
      </w:r>
      <w:r w:rsidR="00B170E1">
        <w:t>three to six</w:t>
      </w:r>
      <w:r w:rsidR="00BC3506" w:rsidRPr="00BC3506">
        <w:t xml:space="preserve"> years</w:t>
      </w:r>
      <w:r w:rsidR="00BC3506">
        <w:t xml:space="preserve">, </w:t>
      </w:r>
      <w:r w:rsidR="00BC3506" w:rsidRPr="00BC3506">
        <w:t xml:space="preserve">we estimated TLF for candidate parents only if we sampled their potential offspring </w:t>
      </w:r>
      <w:r w:rsidR="00B170E1">
        <w:t>three</w:t>
      </w:r>
      <w:r w:rsidR="00BC3506" w:rsidRPr="00BC3506">
        <w:t xml:space="preserve">, </w:t>
      </w:r>
      <w:r w:rsidR="00B170E1">
        <w:t>four</w:t>
      </w:r>
      <w:r w:rsidR="00BC3506" w:rsidRPr="00BC3506">
        <w:t xml:space="preserve">, </w:t>
      </w:r>
      <w:r w:rsidR="00B170E1">
        <w:t>five</w:t>
      </w:r>
      <w:r w:rsidR="00BC3506" w:rsidRPr="00BC3506">
        <w:t xml:space="preserve">, and </w:t>
      </w:r>
      <w:r w:rsidR="00B170E1">
        <w:t>six</w:t>
      </w:r>
      <w:r w:rsidR="00BC3506" w:rsidRPr="00BC3506">
        <w:t xml:space="preserve"> years after</w:t>
      </w:r>
      <w:r w:rsidR="00BC3506">
        <w:t xml:space="preserve"> candidate parents were released above Cougar Dam (</w:t>
      </w:r>
      <w:r w:rsidR="00A21707">
        <w:t>Figure</w:t>
      </w:r>
      <w:r w:rsidR="00BC3506">
        <w:t xml:space="preserve"> 2). Can</w:t>
      </w:r>
      <w:r w:rsidR="00D71476">
        <w:t>didate parents in our dataset</w:t>
      </w:r>
      <w:r w:rsidR="00BC3506">
        <w:t xml:space="preserve"> include</w:t>
      </w:r>
      <w:r w:rsidR="007A014D">
        <w:t xml:space="preserve"> </w:t>
      </w:r>
      <w:r w:rsidR="00D71476">
        <w:t>hatchery outplants from 2007</w:t>
      </w:r>
      <w:r w:rsidR="007A014D">
        <w:t xml:space="preserve"> – </w:t>
      </w:r>
      <w:r w:rsidR="00D71476">
        <w:t xml:space="preserve">2017, </w:t>
      </w:r>
      <w:r w:rsidR="007A014D">
        <w:t xml:space="preserve">NOR, HOR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33B129B3" w:rsidR="004640B8" w:rsidRDefault="000D645F" w:rsidP="000B5941">
      <w:pPr>
        <w:spacing w:line="360" w:lineRule="auto"/>
      </w:pPr>
      <w:r>
        <w:tab/>
        <w:t xml:space="preserve">We </w:t>
      </w:r>
      <w:r w:rsidR="004445C8">
        <w:t>genotyped</w:t>
      </w:r>
      <w:r>
        <w:t xml:space="preserve"> candidate parents from 2007 – 2017 and potential offspring from 201</w:t>
      </w:r>
      <w:r w:rsidR="004445C8">
        <w:t>0</w:t>
      </w:r>
      <w:r>
        <w:t xml:space="preserve"> – 2020, therefore we present TLF for candidate parents from 2007 – 2014. We also present </w:t>
      </w:r>
      <w:r w:rsidR="0023110E">
        <w:t xml:space="preserve">partial </w:t>
      </w:r>
      <w:r>
        <w:t xml:space="preserve">estimates of TLF for candidate parents in 2015, 2016 and 2017, but note that these </w:t>
      </w:r>
      <w:r w:rsidR="0023110E">
        <w:t>partial values</w:t>
      </w:r>
      <w:r>
        <w:t xml:space="preserve"> underestimate TLF</w:t>
      </w:r>
      <w:r w:rsidR="000C136E">
        <w:t xml:space="preserve">. </w:t>
      </w:r>
      <w:r>
        <w:t xml:space="preserve">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507FCDFF" w:rsidR="00171088" w:rsidRDefault="00994789" w:rsidP="004445C8">
      <w:pPr>
        <w:spacing w:line="360" w:lineRule="auto"/>
      </w:pPr>
      <w:r w:rsidRPr="00D71476">
        <w:rPr>
          <w:i/>
          <w:iCs/>
        </w:rPr>
        <w:tab/>
      </w:r>
      <w:r w:rsidR="00E86BBD" w:rsidRPr="00E86BBD">
        <w:t>Tota</w:t>
      </w:r>
      <w:r w:rsidR="00E86BBD">
        <w:t>l</w:t>
      </w:r>
      <w:r w:rsidR="00E86BBD">
        <w:rPr>
          <w:i/>
          <w:iCs/>
        </w:rPr>
        <w:t xml:space="preserve"> </w:t>
      </w:r>
      <w:r w:rsidR="00E86BBD">
        <w:t>c</w:t>
      </w:r>
      <w:r w:rsidR="007A014D" w:rsidRPr="007A014D">
        <w:t>ohort replacement rate (</w:t>
      </w:r>
      <w:proofErr w:type="spellStart"/>
      <w:r w:rsidR="007A014D" w:rsidRPr="007A014D">
        <w:t>CRR</w:t>
      </w:r>
      <w:r w:rsidR="00203F86">
        <w:rPr>
          <w:vertAlign w:val="subscript"/>
        </w:rPr>
        <w:t>total</w:t>
      </w:r>
      <w:proofErr w:type="spellEnd"/>
      <w:r w:rsidR="007A014D" w:rsidRPr="007A014D">
        <w:t xml:space="preserve">), or “the number of future spawners produced by a spawner” </w:t>
      </w:r>
      <w:r w:rsidR="00BA09C4">
        <w:t xml:space="preserve"> </w:t>
      </w:r>
      <w:commentRangeStart w:id="12"/>
      <w:commentRangeStart w:id="13"/>
      <w:r w:rsidR="0023110E">
        <w:fldChar w:fldCharType="begin"/>
      </w:r>
      <w:r w:rsidR="000D2829">
        <w:instrText xml:space="preserve"> ADDIN EN.CITE &lt;EndNote&gt;&lt;Cite&gt;&lt;Author&gt;Botsford&lt;/Author&gt;&lt;Year&gt;1998&lt;/Year&gt;&lt;RecNum&gt;1546&lt;/RecNum&gt;&lt;DisplayText&gt;(Botsford and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23110E">
        <w:fldChar w:fldCharType="separate"/>
      </w:r>
      <w:r w:rsidR="000D2829">
        <w:rPr>
          <w:noProof/>
        </w:rPr>
        <w:t>(Botsford and Brittnacher 1998)</w:t>
      </w:r>
      <w:r w:rsidR="0023110E">
        <w:fldChar w:fldCharType="end"/>
      </w:r>
      <w:commentRangeEnd w:id="12"/>
      <w:r w:rsidR="000260F9">
        <w:rPr>
          <w:rStyle w:val="CommentReference"/>
        </w:rPr>
        <w:commentReference w:id="12"/>
      </w:r>
      <w:commentRangeEnd w:id="13"/>
      <w:r w:rsidR="00BA09C4">
        <w:rPr>
          <w:rStyle w:val="CommentReference"/>
        </w:rPr>
        <w:commentReference w:id="13"/>
      </w:r>
      <w:r w:rsidR="0023110E">
        <w:t xml:space="preserve"> </w:t>
      </w:r>
      <w:r w:rsidR="007A014D">
        <w:t xml:space="preserve">was estimated for each cohort of candidate parents released or observed above the </w:t>
      </w:r>
      <w:r w:rsidR="00B8490A">
        <w:t>Cougar Dam</w:t>
      </w:r>
      <w:r w:rsidR="007A014D">
        <w:t xml:space="preserve">.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For example, </w:t>
      </w:r>
      <w:r w:rsidR="007A014D">
        <w:t>CRR</w:t>
      </w:r>
      <w:r w:rsidR="007A014D">
        <w:rPr>
          <w:vertAlign w:val="subscript"/>
        </w:rPr>
        <w:t>F</w:t>
      </w:r>
      <w:r w:rsidR="007A014D" w:rsidRPr="007A014D">
        <w:t xml:space="preserve"> </w:t>
      </w:r>
      <w:r w:rsidR="00DD4B71">
        <w:t>is the</w:t>
      </w:r>
      <w:r w:rsidR="007A014D" w:rsidRPr="007A014D">
        <w:t xml:space="preserve"> total number of age-3, age-4</w:t>
      </w:r>
      <w:r w:rsidR="000C136E">
        <w:t xml:space="preserve">, </w:t>
      </w:r>
      <w:r w:rsidR="007A014D" w:rsidRPr="007A014D">
        <w:t>age-</w:t>
      </w:r>
      <w:r w:rsidR="000C136E">
        <w:t>, and age-6</w:t>
      </w:r>
      <w:r w:rsidR="007A014D" w:rsidRPr="007A014D">
        <w:t xml:space="preserve"> female </w:t>
      </w:r>
      <w:r w:rsidR="007A014D" w:rsidRPr="007A014D">
        <w:lastRenderedPageBreak/>
        <w:t>progeny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females</w:t>
      </w:r>
      <w:r w:rsidR="007A014D">
        <w:t xml:space="preserve"> released or observed above </w:t>
      </w:r>
      <w:r w:rsidR="00B8490A">
        <w:t>Cougar Dam</w:t>
      </w:r>
      <w:r w:rsidR="007A014D" w:rsidRPr="007A014D">
        <w:t>.</w:t>
      </w:r>
      <w:r w:rsidR="00A06A19">
        <w:t xml:space="preserve"> </w:t>
      </w:r>
      <w:r w:rsidR="0004259B">
        <w:t>We</w:t>
      </w:r>
      <w:r w:rsidR="00A06A19">
        <w:t xml:space="preserve"> present CRR</w:t>
      </w:r>
      <w:r w:rsidR="0040081E">
        <w:t xml:space="preserve"> estimates</w:t>
      </w:r>
      <w:r w:rsidR="00A06A19">
        <w:t xml:space="preserve"> for parental cohorts from 2007 – 201</w:t>
      </w:r>
      <w:r w:rsidR="00203F86">
        <w:t>5</w:t>
      </w:r>
      <w:r w:rsidR="00A06A19">
        <w:t xml:space="preserve"> but note that </w:t>
      </w:r>
      <w:r w:rsidR="0004259B">
        <w:t>the 2015 CRR is likely an underestimate given that it does not include age-6 offspring.</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3B00AC61" w:rsidR="00AD5AC1" w:rsidRPr="00203F86" w:rsidRDefault="00AD5AC1" w:rsidP="004445C8">
      <w:pPr>
        <w:spacing w:line="360" w:lineRule="auto"/>
      </w:pPr>
      <w:r>
        <w:tab/>
        <w:t>Note that our definition</w:t>
      </w:r>
      <w:r w:rsidR="00203F86">
        <w:t>s</w:t>
      </w:r>
      <w:r>
        <w:t xml:space="preserve"> and </w:t>
      </w:r>
      <w:r w:rsidR="0040081E">
        <w:t>estimation</w:t>
      </w:r>
      <w:r>
        <w:t xml:space="preserve"> of CRR</w:t>
      </w:r>
      <w:r w:rsidR="00203F86">
        <w:t xml:space="preserve"> values</w:t>
      </w:r>
      <w:r>
        <w:t xml:space="preserve"> differ from those used in previous reports</w:t>
      </w:r>
      <w:r w:rsidR="0086241B">
        <w:t xml:space="preserve"> </w:t>
      </w:r>
      <w:r w:rsidR="0086241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86241B">
        <w:instrText xml:space="preserve"> ADDIN EN.CITE </w:instrText>
      </w:r>
      <w:r w:rsidR="0086241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86241B">
        <w:instrText xml:space="preserve"> ADDIN EN.CITE.DATA </w:instrText>
      </w:r>
      <w:r w:rsidR="0086241B">
        <w:fldChar w:fldCharType="end"/>
      </w:r>
      <w:r w:rsidR="0086241B">
        <w:fldChar w:fldCharType="separate"/>
      </w:r>
      <w:r w:rsidR="0086241B">
        <w:rPr>
          <w:noProof/>
        </w:rPr>
        <w:t>(Banks et al. 2013; Banks et al. 2014; Banks et al. 2016)</w:t>
      </w:r>
      <w:r w:rsidR="0086241B">
        <w:fldChar w:fldCharType="end"/>
      </w:r>
      <w:r>
        <w:t xml:space="preserve">. </w:t>
      </w:r>
      <w:r w:rsidR="0004259B">
        <w:t>For instance</w:t>
      </w:r>
      <w:r w:rsidR="00B02BE6">
        <w:t xml:space="preserve">, </w:t>
      </w:r>
      <w:r w:rsidRPr="007A014D">
        <w:t>CRR</w:t>
      </w:r>
      <w:r w:rsidRPr="007A014D">
        <w:rPr>
          <w:vertAlign w:val="subscript"/>
        </w:rPr>
        <w:t>F</w:t>
      </w:r>
      <w:r>
        <w:t xml:space="preserve"> </w:t>
      </w:r>
      <w:r w:rsidR="00B02BE6">
        <w:t>was reported as CRR in</w:t>
      </w:r>
      <w:r w:rsidR="0086241B">
        <w:t xml:space="preserve"> all</w:t>
      </w:r>
      <w:r w:rsidR="00B02BE6">
        <w:t xml:space="preserve"> previous reports</w:t>
      </w:r>
      <w:r>
        <w:t xml:space="preserve"> and in some reports</w:t>
      </w:r>
      <w:r w:rsidR="00F021CF">
        <w:t>,</w:t>
      </w:r>
      <w:r>
        <w:t xml:space="preserve"> both carcasses and unsampled offspring inferred from </w:t>
      </w:r>
      <w:proofErr w:type="spellStart"/>
      <w:r>
        <w:t>grandparentage</w:t>
      </w:r>
      <w:proofErr w:type="spellEnd"/>
      <w:r>
        <w:t xml:space="preserve"> analysis contributed to the CRR</w:t>
      </w:r>
      <w:r>
        <w:rPr>
          <w:vertAlign w:val="subscript"/>
        </w:rPr>
        <w:t>F</w:t>
      </w:r>
      <w:r>
        <w:t>, whereas other</w:t>
      </w:r>
      <w:r w:rsidR="00A80E7E">
        <w:t xml:space="preserve"> </w:t>
      </w:r>
      <w:r w:rsidR="00DD4B71">
        <w:t>estimates</w:t>
      </w:r>
      <w:r w:rsidR="00A80E7E">
        <w:t xml:space="preserve"> of CRR</w:t>
      </w:r>
      <w:r w:rsidR="00A80E7E" w:rsidRPr="00DD4B71">
        <w:rPr>
          <w:vertAlign w:val="subscript"/>
        </w:rPr>
        <w:t>F</w:t>
      </w:r>
      <w:r w:rsidR="00F021CF">
        <w:t xml:space="preserve"> only</w:t>
      </w:r>
      <w:r>
        <w:t xml:space="preserve"> </w:t>
      </w:r>
      <w:r w:rsidR="00F021CF">
        <w:t xml:space="preserve">considered offspring sampled at the </w:t>
      </w:r>
      <w:r w:rsidR="00B8490A">
        <w:t>Cougar Trap</w:t>
      </w:r>
      <w:r>
        <w:t xml:space="preserve">. </w:t>
      </w:r>
      <w:r w:rsidR="006F0FFA">
        <w:t>CRR</w:t>
      </w:r>
      <w:r w:rsidR="00A80E7E" w:rsidRPr="00DD4B71">
        <w:rPr>
          <w:vertAlign w:val="subscript"/>
        </w:rPr>
        <w:t>F</w:t>
      </w:r>
      <w:r w:rsidR="006F0FFA" w:rsidRPr="00DD4B71">
        <w:rPr>
          <w:vertAlign w:val="subscript"/>
        </w:rPr>
        <w:t xml:space="preserve"> </w:t>
      </w:r>
      <w:r w:rsidR="006F0FFA">
        <w:t xml:space="preserve">values might also vary due to changes in genotype quality filtering and assignment. </w:t>
      </w:r>
      <w:r w:rsidR="0040081E">
        <w:t xml:space="preserve">To permit the identification of </w:t>
      </w:r>
      <w:r w:rsidR="00A80E7E">
        <w:t>long-term</w:t>
      </w:r>
      <w:r w:rsidR="0040081E">
        <w:t xml:space="preserve"> trends</w:t>
      </w:r>
      <w:r w:rsidR="006F0FFA">
        <w:t xml:space="preserve"> in CRR in this report</w:t>
      </w:r>
      <w:r w:rsidR="0040081E">
        <w:t>, we present CRR values for years previously reported (2007 – 2010)</w:t>
      </w:r>
      <w:r w:rsidR="006F0FFA">
        <w:t>, as well as CRR values for 2011</w:t>
      </w:r>
      <w:r w:rsidR="006D2397">
        <w:t xml:space="preserve"> – </w:t>
      </w:r>
      <w:r w:rsidR="006F0FFA">
        <w:t>2017</w:t>
      </w:r>
      <w:r w:rsidR="0040081E">
        <w:t xml:space="preserve"> using </w:t>
      </w:r>
      <w:r w:rsidR="0086241B">
        <w:t xml:space="preserve">a consistent, updated </w:t>
      </w:r>
      <w:r w:rsidR="0040081E">
        <w:t xml:space="preserve">approach. </w:t>
      </w:r>
      <w:r w:rsidR="00203F86">
        <w:t xml:space="preserve">We also clearly distinguish between </w:t>
      </w:r>
      <w:proofErr w:type="spellStart"/>
      <w:r w:rsidR="00203F86">
        <w:t>CRR</w:t>
      </w:r>
      <w:r w:rsidR="00203F86">
        <w:rPr>
          <w:vertAlign w:val="subscript"/>
        </w:rPr>
        <w:t>total</w:t>
      </w:r>
      <w:proofErr w:type="spellEnd"/>
      <w:r w:rsidR="00203F86">
        <w:t>, CRR</w:t>
      </w:r>
      <w:r w:rsidR="00203F86">
        <w:rPr>
          <w:vertAlign w:val="subscript"/>
        </w:rPr>
        <w:t>F</w:t>
      </w:r>
      <w:r w:rsidR="00203F86">
        <w:t>, and CRR</w:t>
      </w:r>
      <w:r w:rsidR="00203F86">
        <w:rPr>
          <w:vertAlign w:val="subscript"/>
        </w:rPr>
        <w:t>M</w:t>
      </w:r>
      <w:r w:rsidR="00DD4B71">
        <w:t>.</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1B9916FF"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from 2007</w:t>
      </w:r>
      <w:r w:rsidR="006D2397">
        <w:t xml:space="preserve"> – </w:t>
      </w:r>
      <w:r w:rsidR="00811F41">
        <w:t>2017</w:t>
      </w:r>
      <w:r w:rsidR="00811F41" w:rsidRPr="00811F41">
        <w:t xml:space="preserve"> 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0D2829">
        <w:instrText xml:space="preserve"> ADDIN EN.CITE &lt;EndNote&gt;&lt;Cite&gt;&lt;Author&gt;Do&lt;/Author&gt;&lt;Year&gt;2014&lt;/Year&gt;&lt;RecNum&gt;1547&lt;/RecNum&gt;&lt;DisplayText&gt;(Waples and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0D2829">
        <w:rPr>
          <w:noProof/>
        </w:rPr>
        <w:t>(Waples and Do 2008; Do et al. 2014)</w:t>
      </w:r>
      <w:r w:rsidR="00F021CF">
        <w:fldChar w:fldCharType="end"/>
      </w:r>
      <w:r w:rsidR="00811F41" w:rsidRPr="00811F41">
        <w:t xml:space="preserve">. This method examines patterns of LD (nonrandom allelic associations, which are suggestive of common ancestry) among offspring of a cohort.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 We</w:t>
      </w:r>
      <w:r w:rsidR="00811F41" w:rsidRPr="00811F41">
        <w:t xml:space="preserve"> excluded singletons and </w:t>
      </w:r>
      <w:r w:rsidR="00996809">
        <w:t xml:space="preserve">generated </w:t>
      </w:r>
      <w:r w:rsidR="00811F41" w:rsidRPr="00811F41">
        <w:t>95% confidence intervals using a jackknife re-sampling method (</w:t>
      </w:r>
      <w:proofErr w:type="spellStart"/>
      <w:r w:rsidR="00811F41" w:rsidRPr="00811F41">
        <w:t>Waples</w:t>
      </w:r>
      <w:proofErr w:type="spellEnd"/>
      <w:r w:rsidR="00811F41" w:rsidRPr="00811F41">
        <w:t xml:space="preserve"> and Do 2008). In each year, we calculate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 xml:space="preserve">due to incomplete sampling or incomplete genotyping. We also compare </w:t>
      </w:r>
      <w:r w:rsidR="00811F41" w:rsidRPr="00811F41">
        <w:rPr>
          <w:i/>
        </w:rPr>
        <w:t>N</w:t>
      </w:r>
      <w:r w:rsidR="00811F41" w:rsidRPr="00811F41">
        <w:rPr>
          <w:i/>
          <w:vertAlign w:val="subscript"/>
        </w:rPr>
        <w:t>b</w:t>
      </w:r>
      <w:r w:rsidR="00811F41" w:rsidRPr="00811F41">
        <w:t xml:space="preserve"> to the number of candidate parents that produced one or more adult progeny (i.e. successful parents).</w:t>
      </w:r>
      <w:r w:rsidR="00811F41" w:rsidRPr="00811F41">
        <w:rPr>
          <w:color w:val="000000" w:themeColor="text1"/>
        </w:rPr>
        <w:t xml:space="preserve"> </w:t>
      </w:r>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765402">
        <w:t>0, and excluded all alleles below a minor allele frequency of 0.02.</w:t>
      </w:r>
      <w:r w:rsidR="006F0FFA">
        <w:t xml:space="preserve"> To permit the identification of </w:t>
      </w:r>
      <w:r w:rsidR="00A80E7E">
        <w:t>long-term</w:t>
      </w:r>
      <w:r w:rsidR="006F0FFA">
        <w:t xml:space="preserve"> trends in </w:t>
      </w:r>
      <w:r w:rsidR="006F0FFA" w:rsidRPr="006F0FFA">
        <w:rPr>
          <w:i/>
          <w:iCs/>
        </w:rPr>
        <w:t>N</w:t>
      </w:r>
      <w:r w:rsidR="006F0FFA">
        <w:rPr>
          <w:i/>
          <w:iCs/>
          <w:vertAlign w:val="subscript"/>
        </w:rPr>
        <w:t>b</w:t>
      </w:r>
      <w:r w:rsidR="006F0FFA">
        <w:t xml:space="preserve"> in this report,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w:t>
      </w:r>
      <w:r w:rsidR="006F0FFA" w:rsidRPr="00DD4B71">
        <w:t>values for 2011</w:t>
      </w:r>
      <w:r w:rsidR="006D2397" w:rsidRPr="00DD4B71">
        <w:t xml:space="preserve"> – </w:t>
      </w:r>
      <w:r w:rsidR="006F0FFA" w:rsidRPr="00DD4B71">
        <w:t xml:space="preserve">2017 using </w:t>
      </w:r>
      <w:commentRangeStart w:id="14"/>
      <w:r w:rsidR="0086241B">
        <w:t>a consistent</w:t>
      </w:r>
      <w:r w:rsidR="00A02B7B">
        <w:t>, updated</w:t>
      </w:r>
      <w:r w:rsidR="006F0FFA">
        <w:t xml:space="preserve"> approach. </w:t>
      </w:r>
      <w:r w:rsidR="00765402">
        <w:t xml:space="preserve"> </w:t>
      </w:r>
      <w:r w:rsidR="00765402">
        <w:rPr>
          <w:color w:val="000000" w:themeColor="text1"/>
        </w:rPr>
        <w:t xml:space="preserve"> </w:t>
      </w:r>
      <w:commentRangeEnd w:id="14"/>
      <w:r w:rsidR="0086241B">
        <w:rPr>
          <w:rStyle w:val="CommentReference"/>
        </w:rPr>
        <w:commentReference w:id="14"/>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t>Predictors of Fitness</w:t>
      </w:r>
    </w:p>
    <w:p w14:paraId="4DF4756B" w14:textId="5C4B7909" w:rsidR="00867C2B" w:rsidRPr="000D645F" w:rsidRDefault="000D645F" w:rsidP="000E6CDE">
      <w:pPr>
        <w:spacing w:line="360" w:lineRule="auto"/>
        <w:ind w:firstLine="720"/>
      </w:pPr>
      <w:r w:rsidRPr="000D645F">
        <w:t xml:space="preserve">We applied </w:t>
      </w:r>
      <w:r w:rsidR="00996809">
        <w:t xml:space="preserve">a </w:t>
      </w:r>
      <w:r w:rsidRPr="000D645F">
        <w:t xml:space="preserve">generalized linear mixed model (GLMM) to identify predictors of TLF of </w:t>
      </w:r>
      <w:r w:rsidR="00D9781A">
        <w:t xml:space="preserve">all </w:t>
      </w:r>
      <w:r>
        <w:t>candidate parents</w:t>
      </w:r>
      <w:r w:rsidRPr="000D645F">
        <w:t xml:space="preserve"> </w:t>
      </w:r>
      <w:r>
        <w:t xml:space="preserve">from 2007 </w:t>
      </w:r>
      <w:r w:rsidR="00A95FF5">
        <w:t>–</w:t>
      </w:r>
      <w:r>
        <w:t xml:space="preserve"> 2015</w:t>
      </w:r>
      <w:r w:rsidRPr="000D645F">
        <w:t xml:space="preserve">. We fit a single GLMM using data </w:t>
      </w:r>
      <w:r w:rsidR="00996809">
        <w:t xml:space="preserve">from candidate parents from 2007 </w:t>
      </w:r>
      <w:r w:rsidR="00A95FF5">
        <w:t>–</w:t>
      </w:r>
      <w:r w:rsidR="00996809">
        <w:t xml:space="preserve"> 2015</w:t>
      </w:r>
      <w:r w:rsidR="00A95FF5">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 xml:space="preserve">is the Julian day that individuals were released and was modeled as a continuous fixed effect.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6CA4B016"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commentRangeStart w:id="15"/>
      <w:commentRangeStart w:id="16"/>
      <w:r w:rsidRPr="00E75B1D">
        <w:t>et al.</w:t>
      </w:r>
      <w:r w:rsidRPr="000D645F">
        <w:t xml:space="preserve"> </w:t>
      </w:r>
      <w:commentRangeEnd w:id="15"/>
      <w:r w:rsidR="00D01DEC">
        <w:rPr>
          <w:rStyle w:val="CommentReference"/>
        </w:rPr>
        <w:commentReference w:id="15"/>
      </w:r>
      <w:commentRangeEnd w:id="16"/>
      <w:r w:rsidR="00E75B1D">
        <w:rPr>
          <w:rStyle w:val="CommentReference"/>
        </w:rPr>
        <w:commentReference w:id="16"/>
      </w:r>
      <w:r w:rsidR="00A95FF5">
        <w:fldChar w:fldCharType="begin"/>
      </w:r>
      <w:r w:rsidR="00114ECB">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114ECB">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114ECB">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114ECB">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Non-linear effects were evaluated using AIC, BIC</w:t>
      </w:r>
      <w:r w:rsidR="00A2145E">
        <w:t>,</w:t>
      </w:r>
      <w:r w:rsidR="000E6CDE">
        <w:t xml:space="preserve"> and likelihood ratio tests. </w:t>
      </w:r>
    </w:p>
    <w:p w14:paraId="335BCA71" w14:textId="7A41B405" w:rsidR="000D645F" w:rsidRDefault="000E6CDE" w:rsidP="000E6CDE">
      <w:pPr>
        <w:spacing w:line="360" w:lineRule="auto"/>
        <w:ind w:firstLine="720"/>
      </w:pPr>
      <w:r>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 xml:space="preserve">Where the </w:t>
      </w:r>
      <w:r>
        <w:lastRenderedPageBreak/>
        <w:t xml:space="preserve">two model selection criteria disagreed we chose to be conservative and only retained predictors </w:t>
      </w:r>
      <w:r w:rsidR="0086241B">
        <w:t>selected</w:t>
      </w:r>
      <w:r>
        <w:t xml:space="preserve"> </w:t>
      </w:r>
      <w:r w:rsidR="0086241B">
        <w:t>by</w:t>
      </w:r>
      <w:r>
        <w:t xml:space="preserve">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61EA9155" w:rsidR="00176B57" w:rsidRDefault="00176B57" w:rsidP="005741DF">
      <w:pPr>
        <w:spacing w:line="360" w:lineRule="auto"/>
      </w:pPr>
      <w:r w:rsidRPr="00D71476">
        <w:rPr>
          <w:i/>
          <w:iCs/>
        </w:rPr>
        <w:tab/>
      </w:r>
      <w:r w:rsidR="00153134" w:rsidRPr="00D71476">
        <w:t>After filtering, there were 9,839 individuals genotyped at an average of 10.86 microsatellite loci (T</w:t>
      </w:r>
      <w:r w:rsidRPr="00D71476">
        <w:t>able</w:t>
      </w:r>
      <w:r w:rsidR="00153134" w:rsidRPr="00D71476">
        <w:t xml:space="preserve"> 1)</w:t>
      </w:r>
      <w:r w:rsidRPr="00D71476">
        <w:t xml:space="preserve">. </w:t>
      </w:r>
      <w:r w:rsidR="00630C19">
        <w:t xml:space="preserve">99% of individuals in the filtered dataset were genotyped at nine or more loci. </w:t>
      </w:r>
      <w:r w:rsidR="00C56078" w:rsidRPr="00D71476">
        <w:t xml:space="preserve">There were </w:t>
      </w:r>
      <w:r w:rsidR="008117D5" w:rsidRPr="00D71476">
        <w:t>6,700</w:t>
      </w:r>
      <w:r w:rsidR="00C56078" w:rsidRPr="00D71476">
        <w:t xml:space="preserve"> salmon initially collected at McKenzie or </w:t>
      </w:r>
      <w:proofErr w:type="spellStart"/>
      <w:r w:rsidR="00C56078" w:rsidRPr="00D71476">
        <w:t>Leaburg</w:t>
      </w:r>
      <w:proofErr w:type="spellEnd"/>
      <w:r w:rsidR="00C56078" w:rsidRPr="00D71476">
        <w:t xml:space="preserve"> Hatcheries and transported above </w:t>
      </w:r>
      <w:r w:rsidR="00B8490A">
        <w:t>Cougar Dam</w:t>
      </w:r>
      <w:r w:rsidR="00C56078" w:rsidRPr="00D71476">
        <w:t xml:space="preserve"> (h</w:t>
      </w:r>
      <w:ins w:id="17" w:author="O Malley, Kathleen G" w:date="2022-12-07T13:36:00Z">
        <w:r w:rsidR="00C56078" w:rsidRPr="00D71476">
          <w:t xml:space="preserve">atchery </w:t>
        </w:r>
      </w:ins>
      <w:commentRangeStart w:id="18"/>
      <w:commentRangeStart w:id="19"/>
      <w:r w:rsidR="00C56078" w:rsidRPr="00D71476">
        <w:t>o</w:t>
      </w:r>
      <w:ins w:id="20" w:author="O Malley, Kathleen G" w:date="2022-12-07T13:36:00Z">
        <w:r w:rsidR="00C56078" w:rsidRPr="00D71476">
          <w:t>utplants</w:t>
        </w:r>
        <w:commentRangeEnd w:id="18"/>
        <w:r w:rsidR="00A6773E">
          <w:rPr>
            <w:rStyle w:val="CommentReference"/>
          </w:rPr>
          <w:commentReference w:id="18"/>
        </w:r>
      </w:ins>
      <w:commentRangeEnd w:id="19"/>
      <w:r w:rsidR="007638A4">
        <w:rPr>
          <w:rStyle w:val="CommentReference"/>
        </w:rPr>
        <w:commentReference w:id="19"/>
      </w:r>
      <w:r w:rsidR="00C56078" w:rsidRPr="00D71476">
        <w:t xml:space="preserve">),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B8490A">
        <w:t>Cougar Trap</w:t>
      </w:r>
      <w:r w:rsidR="00C56078" w:rsidRPr="00D71476">
        <w:t xml:space="preserve"> and released above the dam, into the mainstem or immediately below the tailrace of the dam, 12 precocial males sampled on spawning grounds above the </w:t>
      </w:r>
      <w:r w:rsidR="00A41545">
        <w:t>dam</w:t>
      </w:r>
      <w:r w:rsidR="00C56078" w:rsidRPr="00D71476">
        <w:t xml:space="preserve">, </w:t>
      </w:r>
      <w:r w:rsidR="008117D5" w:rsidRPr="00D71476">
        <w:t>192</w:t>
      </w:r>
      <w:r w:rsidR="00C56078" w:rsidRPr="00D71476">
        <w:t xml:space="preserve"> carcasses sampled during SGSs below the dam</w:t>
      </w:r>
      <w:r w:rsidR="00923965">
        <w:t>,</w:t>
      </w:r>
      <w:r w:rsidR="00C56078" w:rsidRPr="00D71476">
        <w:t xml:space="preserve"> and </w:t>
      </w:r>
      <w:r w:rsidR="00D01DEC">
        <w:t>five</w:t>
      </w:r>
      <w:r w:rsidR="00C56078" w:rsidRPr="00D71476">
        <w:t xml:space="preserve"> carcasses sampled during SGSs above the dam (Table 2)</w:t>
      </w:r>
      <w:r w:rsidR="008117D5" w:rsidRPr="00D71476">
        <w:t>.</w:t>
      </w:r>
      <w:r w:rsidR="00C56078" w:rsidRPr="00D71476">
        <w:t xml:space="preserve"> </w:t>
      </w:r>
    </w:p>
    <w:p w14:paraId="4B91716C" w14:textId="77777777" w:rsidR="00CF047D" w:rsidRPr="00D71476" w:rsidRDefault="00CF047D" w:rsidP="005741DF">
      <w:pPr>
        <w:spacing w:line="360" w:lineRule="auto"/>
      </w:pPr>
    </w:p>
    <w:p w14:paraId="383A2EFE" w14:textId="77777777" w:rsidR="00CF047D" w:rsidRPr="00D71476" w:rsidRDefault="00CF047D" w:rsidP="00CF047D">
      <w:pPr>
        <w:ind w:left="1710" w:right="1620"/>
        <w:rPr>
          <w:sz w:val="20"/>
          <w:szCs w:val="20"/>
        </w:rPr>
      </w:pPr>
      <w:r w:rsidRPr="00D71476">
        <w:rPr>
          <w:b/>
          <w:sz w:val="20"/>
          <w:szCs w:val="20"/>
        </w:rPr>
        <w:t>Table 1.</w:t>
      </w:r>
      <w:r w:rsidRPr="00D71476">
        <w:rPr>
          <w:sz w:val="20"/>
          <w:szCs w:val="20"/>
        </w:rPr>
        <w:t xml:space="preserve"> 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multi-locus genotype (duplicate filtered). </w:t>
      </w:r>
    </w:p>
    <w:p w14:paraId="5CA5DD5B" w14:textId="61BE2595" w:rsidR="00275133" w:rsidRDefault="00CF047D" w:rsidP="00CF047D">
      <w:pPr>
        <w:ind w:left="1710" w:right="1620"/>
        <w:rPr>
          <w:sz w:val="20"/>
          <w:szCs w:val="20"/>
        </w:rPr>
      </w:pPr>
      <w:r w:rsidRPr="00D71476">
        <w:rPr>
          <w:sz w:val="20"/>
          <w:szCs w:val="20"/>
        </w:rPr>
        <w:t xml:space="preserve">* Indicates </w:t>
      </w:r>
      <w:r>
        <w:rPr>
          <w:sz w:val="20"/>
          <w:szCs w:val="20"/>
        </w:rPr>
        <w:t>some or all individuals</w:t>
      </w:r>
      <w:r w:rsidRPr="00D71476">
        <w:rPr>
          <w:sz w:val="20"/>
          <w:szCs w:val="20"/>
        </w:rPr>
        <w:t xml:space="preserve"> from this year genotyped in prior reports</w:t>
      </w:r>
    </w:p>
    <w:p w14:paraId="56B4A2DD" w14:textId="77777777" w:rsidR="00CF047D" w:rsidRPr="00CF047D" w:rsidRDefault="00CF047D" w:rsidP="00CF047D">
      <w:pPr>
        <w:ind w:left="1710" w:right="1620"/>
        <w:rPr>
          <w:sz w:val="20"/>
          <w:szCs w:val="20"/>
        </w:rPr>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0A6649"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0A6649"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0A6649"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0A6649"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0A6649"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0A6649"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0A6649"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0A6649"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0A6649"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0A6649"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0A6649"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0A6649"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0A6649"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0A6649"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0A6649"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343A33E4" w14:textId="6B806A3D" w:rsidR="008117D5" w:rsidRDefault="008117D5" w:rsidP="005741DF">
      <w:pPr>
        <w:spacing w:line="360" w:lineRule="auto"/>
      </w:pPr>
    </w:p>
    <w:p w14:paraId="38789188" w14:textId="4BD9E0E4" w:rsidR="00CF047D" w:rsidRDefault="00CF047D" w:rsidP="00CF047D">
      <w:pPr>
        <w:ind w:left="990" w:right="990"/>
        <w:rPr>
          <w:sz w:val="20"/>
          <w:szCs w:val="20"/>
        </w:rPr>
      </w:pPr>
      <w:r w:rsidRPr="00D71476">
        <w:rPr>
          <w:b/>
          <w:bCs/>
          <w:sz w:val="20"/>
          <w:szCs w:val="20"/>
        </w:rPr>
        <w:lastRenderedPageBreak/>
        <w:t>Table 2</w:t>
      </w:r>
      <w:r>
        <w:rPr>
          <w:b/>
          <w:bCs/>
          <w:sz w:val="20"/>
          <w:szCs w:val="20"/>
        </w:rPr>
        <w:t>.</w:t>
      </w:r>
      <w:r w:rsidRPr="00D71476">
        <w:rPr>
          <w:b/>
          <w:bCs/>
          <w:sz w:val="20"/>
          <w:szCs w:val="20"/>
        </w:rPr>
        <w:t xml:space="preserve"> </w:t>
      </w:r>
      <w:r w:rsidRPr="00D71476">
        <w:rPr>
          <w:sz w:val="20"/>
          <w:szCs w:val="20"/>
        </w:rPr>
        <w:t xml:space="preserve">Sample sizes after genotype quality filtering of salmon initially encountered at McKenzie or </w:t>
      </w:r>
      <w:proofErr w:type="spellStart"/>
      <w:r w:rsidRPr="00D71476">
        <w:rPr>
          <w:sz w:val="20"/>
          <w:szCs w:val="20"/>
        </w:rPr>
        <w:t>Leaburg</w:t>
      </w:r>
      <w:proofErr w:type="spellEnd"/>
      <w:r w:rsidRPr="00D71476">
        <w:rPr>
          <w:sz w:val="20"/>
          <w:szCs w:val="20"/>
        </w:rPr>
        <w:t xml:space="preserve"> Hatcheries (Hatchery Outplant), at </w:t>
      </w:r>
      <w:r>
        <w:rPr>
          <w:sz w:val="20"/>
          <w:szCs w:val="20"/>
        </w:rPr>
        <w:t>Cougar Trap</w:t>
      </w:r>
      <w:r w:rsidRPr="00D71476">
        <w:rPr>
          <w:sz w:val="20"/>
          <w:szCs w:val="20"/>
        </w:rPr>
        <w:t xml:space="preserve">, during spawning ground surveys (SGS) above or below </w:t>
      </w:r>
      <w:r>
        <w:rPr>
          <w:sz w:val="20"/>
          <w:szCs w:val="20"/>
        </w:rPr>
        <w:t>Cougar Dam</w:t>
      </w:r>
      <w:r w:rsidRPr="00D71476">
        <w:rPr>
          <w:sz w:val="20"/>
          <w:szCs w:val="20"/>
        </w:rPr>
        <w:t xml:space="preserve">, or as precocial males observed on the spawning grounds above </w:t>
      </w:r>
      <w:r>
        <w:rPr>
          <w:sz w:val="20"/>
          <w:szCs w:val="20"/>
        </w:rPr>
        <w:t>Cougar Dam</w:t>
      </w:r>
      <w:r w:rsidRPr="00D71476">
        <w:rPr>
          <w:sz w:val="20"/>
          <w:szCs w:val="20"/>
        </w:rPr>
        <w:t xml:space="preserve">. Note that all Hatchery Outplants are HOR, </w:t>
      </w:r>
      <w:r>
        <w:rPr>
          <w:sz w:val="20"/>
          <w:szCs w:val="20"/>
        </w:rPr>
        <w:t>Cougar Trap</w:t>
      </w:r>
      <w:r w:rsidRPr="00D71476">
        <w:rPr>
          <w:sz w:val="20"/>
          <w:szCs w:val="20"/>
        </w:rPr>
        <w:t xml:space="preserve"> salmon include both NOR</w:t>
      </w:r>
      <w:r>
        <w:rPr>
          <w:sz w:val="20"/>
          <w:szCs w:val="20"/>
        </w:rPr>
        <w:t>,</w:t>
      </w:r>
      <w:r w:rsidRPr="00D71476">
        <w:rPr>
          <w:sz w:val="20"/>
          <w:szCs w:val="20"/>
        </w:rPr>
        <w:t xml:space="preserve"> HOR</w:t>
      </w:r>
      <w:r>
        <w:rPr>
          <w:sz w:val="20"/>
          <w:szCs w:val="20"/>
        </w:rPr>
        <w:t xml:space="preserve"> and unknown origin salmon</w:t>
      </w:r>
      <w:r w:rsidRPr="00D71476">
        <w:rPr>
          <w:sz w:val="20"/>
          <w:szCs w:val="20"/>
        </w:rPr>
        <w:t xml:space="preserve">, and all precocial males and SGS salmon are NOR. </w:t>
      </w:r>
    </w:p>
    <w:p w14:paraId="00957A1A" w14:textId="77777777" w:rsidR="00CF047D" w:rsidRPr="00CF047D" w:rsidRDefault="00CF047D" w:rsidP="00CF047D">
      <w:pPr>
        <w:ind w:left="990" w:right="990"/>
        <w:rPr>
          <w:sz w:val="20"/>
          <w:szCs w:val="20"/>
        </w:rPr>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0A6649"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0A6649" w:rsidRPr="00D71476" w14:paraId="5A2F23A9" w14:textId="77777777" w:rsidTr="00630C19">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0A6649"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0A6649"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0A6649"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0A6649"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0A6649"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0A6649"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0A6649"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0A6649"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0A6649"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0A6649"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0A6649"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0A6649"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0A6649"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0A6649"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7310425E" w:rsidR="008469FF" w:rsidRDefault="008117D5" w:rsidP="005741DF">
      <w:pPr>
        <w:spacing w:line="360" w:lineRule="auto"/>
      </w:pPr>
      <w:r w:rsidRPr="00D71476">
        <w:tab/>
        <w:t>We attempted to assign 2,915 potential offspring to 8,985 candidate parents (</w:t>
      </w:r>
      <w:r w:rsidR="004B1E4A" w:rsidRPr="00D71476">
        <w:t>T</w:t>
      </w:r>
      <w:r w:rsidRPr="00D71476">
        <w:t xml:space="preserve">ables </w:t>
      </w:r>
      <w:r w:rsidR="00712404">
        <w:t>4</w:t>
      </w:r>
      <w:r w:rsidRPr="00D71476">
        <w:t xml:space="preserve"> and </w:t>
      </w:r>
      <w:r w:rsidR="00712404">
        <w:t>3</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 xml:space="preserve">parents for an overall assignment rate of </w:t>
      </w:r>
      <w:r w:rsidR="00003A77">
        <w:t>57%</w:t>
      </w:r>
      <w:r w:rsidR="009975A3" w:rsidRPr="00D71476">
        <w:t xml:space="preserve"> </w:t>
      </w:r>
      <w:r w:rsidR="00745BFC">
        <w:t xml:space="preserve">(1,669 / </w:t>
      </w:r>
      <w:r w:rsidR="00745BFC" w:rsidRPr="00D71476">
        <w:t>2,915</w:t>
      </w:r>
      <w:r w:rsidR="00745BFC">
        <w:t xml:space="preserve">) </w:t>
      </w:r>
      <w:r w:rsidR="00745BFC" w:rsidRPr="00D71476">
        <w:t xml:space="preserve">(Table </w:t>
      </w:r>
      <w:r w:rsidR="00712404">
        <w:t>4</w:t>
      </w:r>
      <w:r w:rsidR="00745BFC" w:rsidRPr="00D71476">
        <w:t xml:space="preserve">). </w:t>
      </w:r>
      <w:r w:rsidR="00003A77">
        <w:t xml:space="preserve">In the eight years when </w:t>
      </w:r>
      <w:r w:rsidR="008469FF">
        <w:t xml:space="preserve">all candidate parents of potential offspring </w:t>
      </w:r>
      <w:r w:rsidR="000E4776">
        <w:t xml:space="preserve">were </w:t>
      </w:r>
      <w:r w:rsidR="008469FF">
        <w:t>sampled (2013</w:t>
      </w:r>
      <w:r w:rsidR="006D2397">
        <w:t xml:space="preserve"> – </w:t>
      </w:r>
      <w:r w:rsidR="008469FF">
        <w:t>2020)</w:t>
      </w:r>
      <w:r w:rsidR="00745BFC">
        <w:t>,</w:t>
      </w:r>
      <w:r w:rsidR="008469FF">
        <w:t xml:space="preserve"> the assignment rate was 67% </w:t>
      </w:r>
      <w:r w:rsidR="00745BFC">
        <w:t xml:space="preserve">(1,183 / 1783) </w:t>
      </w:r>
      <w:r w:rsidR="008469FF">
        <w:t xml:space="preserve">and varied across years from </w:t>
      </w:r>
      <w:r w:rsidR="00630C19">
        <w:t>49</w:t>
      </w:r>
      <w:r w:rsidR="008469FF">
        <w:t>% in 2019 to 94% in 2020 (Table 4</w:t>
      </w:r>
      <w:r w:rsidR="009C5FFA">
        <w:t>)</w:t>
      </w:r>
      <w:r w:rsidR="008469FF">
        <w:t xml:space="preserve">. </w:t>
      </w:r>
    </w:p>
    <w:p w14:paraId="79D04BF3" w14:textId="0F42F8F1"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this report and in previous reports</w:t>
      </w:r>
      <w:r w:rsidR="008469FF">
        <w:t>,</w:t>
      </w:r>
      <w:r w:rsidRPr="00D71476">
        <w:t xml:space="preserve"> the average absolute difference in assignment rate was </w:t>
      </w:r>
      <w:commentRangeStart w:id="21"/>
      <w:commentRangeStart w:id="22"/>
      <w:r w:rsidR="005D56C5" w:rsidRPr="00D71476">
        <w:t>0.7</w:t>
      </w:r>
      <w:r w:rsidRPr="00D71476">
        <w:t>%</w:t>
      </w:r>
      <w:r w:rsidR="009975A3" w:rsidRPr="00D71476">
        <w:t xml:space="preserve"> </w:t>
      </w:r>
      <w:commentRangeEnd w:id="21"/>
      <w:r w:rsidR="00E753E7">
        <w:rPr>
          <w:rStyle w:val="CommentReference"/>
        </w:rPr>
        <w:commentReference w:id="21"/>
      </w:r>
      <w:commentRangeEnd w:id="22"/>
      <w:r w:rsidR="007638A4">
        <w:rPr>
          <w:rStyle w:val="CommentReference"/>
        </w:rPr>
        <w:commentReference w:id="22"/>
      </w:r>
      <w:r w:rsidR="009975A3" w:rsidRPr="00D71476">
        <w:t xml:space="preserve">(Table </w:t>
      </w:r>
      <w:r w:rsidR="00712404">
        <w:t>4</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2E974144" w14:textId="7B07C413" w:rsidR="00ED707C" w:rsidRDefault="00ED707C" w:rsidP="005741DF">
      <w:pPr>
        <w:spacing w:line="360" w:lineRule="auto"/>
      </w:pPr>
    </w:p>
    <w:p w14:paraId="73F9F7E6" w14:textId="77777777" w:rsidR="000E4776" w:rsidRDefault="000E4776" w:rsidP="005741DF">
      <w:pPr>
        <w:spacing w:line="360" w:lineRule="auto"/>
      </w:pPr>
    </w:p>
    <w:p w14:paraId="414FDAE4" w14:textId="77777777" w:rsidR="00712404" w:rsidRDefault="00712404" w:rsidP="00CF047D">
      <w:pPr>
        <w:ind w:right="360"/>
        <w:rPr>
          <w:b/>
          <w:bCs/>
          <w:sz w:val="20"/>
          <w:szCs w:val="20"/>
        </w:rPr>
      </w:pPr>
    </w:p>
    <w:p w14:paraId="33CD961F" w14:textId="081F25E3" w:rsidR="00712404" w:rsidRDefault="00712404" w:rsidP="00712404">
      <w:pPr>
        <w:ind w:left="1350" w:right="1260"/>
        <w:rPr>
          <w:sz w:val="20"/>
          <w:szCs w:val="20"/>
        </w:rPr>
      </w:pPr>
      <w:r w:rsidRPr="000E4776">
        <w:rPr>
          <w:b/>
          <w:bCs/>
          <w:sz w:val="20"/>
          <w:szCs w:val="20"/>
        </w:rPr>
        <w:lastRenderedPageBreak/>
        <w:t xml:space="preserve">Table </w:t>
      </w:r>
      <w:r>
        <w:rPr>
          <w:b/>
          <w:bCs/>
          <w:sz w:val="20"/>
          <w:szCs w:val="20"/>
        </w:rPr>
        <w:t>3.</w:t>
      </w:r>
      <w:r w:rsidRPr="000E4776">
        <w:rPr>
          <w:sz w:val="20"/>
          <w:szCs w:val="20"/>
        </w:rPr>
        <w:t xml:space="preserve"> </w:t>
      </w:r>
      <w:r w:rsidRPr="000E4776">
        <w:rPr>
          <w:color w:val="333333"/>
          <w:sz w:val="20"/>
          <w:szCs w:val="20"/>
          <w:shd w:val="clear" w:color="auto" w:fill="FFFFFF"/>
        </w:rPr>
        <w:t xml:space="preserve">Number of individuals released or otherwise sampled above Cougar Dam retained in the final filtered dataset. These values correspond to candidate parents used in genetic parentage analysis. All </w:t>
      </w:r>
      <w:commentRangeStart w:id="23"/>
      <w:commentRangeStart w:id="24"/>
      <w:r w:rsidRPr="000E4776">
        <w:rPr>
          <w:color w:val="333333"/>
          <w:sz w:val="20"/>
          <w:szCs w:val="20"/>
          <w:shd w:val="clear" w:color="auto" w:fill="FFFFFF"/>
        </w:rPr>
        <w:t xml:space="preserve">hatchery outplants </w:t>
      </w:r>
      <w:commentRangeEnd w:id="23"/>
      <w:r>
        <w:rPr>
          <w:rStyle w:val="CommentReference"/>
        </w:rPr>
        <w:commentReference w:id="23"/>
      </w:r>
      <w:commentRangeEnd w:id="24"/>
      <w:r>
        <w:rPr>
          <w:rStyle w:val="CommentReference"/>
        </w:rPr>
        <w:commentReference w:id="24"/>
      </w:r>
      <w:r w:rsidRPr="000E4776">
        <w:rPr>
          <w:color w:val="333333"/>
          <w:sz w:val="20"/>
          <w:szCs w:val="20"/>
          <w:shd w:val="clear" w:color="auto" w:fill="FFFFFF"/>
        </w:rPr>
        <w:t xml:space="preserve">are HOR, all precocial males and SGS individuals are NOR. </w:t>
      </w:r>
    </w:p>
    <w:p w14:paraId="7104F036" w14:textId="77777777" w:rsidR="00712404" w:rsidRPr="00D71476" w:rsidRDefault="00712404" w:rsidP="00712404">
      <w:pPr>
        <w:ind w:left="1350" w:right="1260"/>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12404" w:rsidRPr="00D71476" w14:paraId="5839EC54"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6580365C" w14:textId="77777777" w:rsidR="00712404" w:rsidRPr="00D71476" w:rsidRDefault="00712404" w:rsidP="00675128">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02B2533F" w14:textId="77777777" w:rsidR="00712404" w:rsidRPr="00D71476" w:rsidRDefault="00712404" w:rsidP="00675128">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E3059FA" w14:textId="77777777" w:rsidR="00712404" w:rsidRPr="00D71476" w:rsidRDefault="00712404" w:rsidP="00675128">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6FF8873D" w14:textId="77777777" w:rsidR="00712404" w:rsidRPr="00D71476" w:rsidRDefault="00712404" w:rsidP="00675128">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2C692194" w14:textId="77777777" w:rsidR="00712404" w:rsidRPr="00D71476" w:rsidRDefault="00712404" w:rsidP="00675128">
            <w:pPr>
              <w:jc w:val="center"/>
              <w:rPr>
                <w:b/>
                <w:bCs/>
                <w:color w:val="000000"/>
                <w:sz w:val="20"/>
                <w:szCs w:val="20"/>
              </w:rPr>
            </w:pPr>
            <w:r w:rsidRPr="00D71476">
              <w:rPr>
                <w:b/>
                <w:bCs/>
                <w:color w:val="000000"/>
                <w:sz w:val="20"/>
                <w:szCs w:val="20"/>
              </w:rPr>
              <w:t>SGS</w:t>
            </w:r>
          </w:p>
        </w:tc>
      </w:tr>
      <w:tr w:rsidR="00712404" w:rsidRPr="00D71476" w14:paraId="67BAA6E8" w14:textId="77777777" w:rsidTr="00675128">
        <w:trPr>
          <w:trHeight w:val="320"/>
          <w:jc w:val="center"/>
        </w:trPr>
        <w:tc>
          <w:tcPr>
            <w:tcW w:w="1300" w:type="dxa"/>
            <w:tcBorders>
              <w:top w:val="nil"/>
              <w:left w:val="nil"/>
              <w:bottom w:val="single" w:sz="4" w:space="0" w:color="auto"/>
              <w:right w:val="nil"/>
            </w:tcBorders>
            <w:shd w:val="clear" w:color="auto" w:fill="auto"/>
            <w:noWrap/>
            <w:vAlign w:val="bottom"/>
            <w:hideMark/>
          </w:tcPr>
          <w:p w14:paraId="412C29E2" w14:textId="77777777" w:rsidR="00712404" w:rsidRPr="00D71476" w:rsidRDefault="00712404" w:rsidP="00675128">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564F94FF" w14:textId="77777777" w:rsidR="00712404" w:rsidRPr="00D71476" w:rsidRDefault="00712404" w:rsidP="00675128">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4613E8EE" w14:textId="77777777" w:rsidR="00712404" w:rsidRPr="00D71476" w:rsidRDefault="00712404" w:rsidP="00675128">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04DBDAB1" w14:textId="77777777" w:rsidR="00712404" w:rsidRPr="00D71476" w:rsidRDefault="00712404" w:rsidP="00675128">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01615ED1" w14:textId="77777777" w:rsidR="00712404" w:rsidRPr="00D71476" w:rsidRDefault="00712404" w:rsidP="00675128">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F7F3957"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1EC7880A" w14:textId="77777777" w:rsidR="00712404" w:rsidRPr="00D71476" w:rsidRDefault="00712404" w:rsidP="00675128">
            <w:pPr>
              <w:jc w:val="center"/>
              <w:rPr>
                <w:sz w:val="20"/>
                <w:szCs w:val="20"/>
              </w:rPr>
            </w:pPr>
          </w:p>
        </w:tc>
      </w:tr>
      <w:tr w:rsidR="00712404" w:rsidRPr="00D71476" w14:paraId="3E6B77EE"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7EA20E79" w14:textId="77777777" w:rsidR="00712404" w:rsidRPr="00D71476" w:rsidRDefault="00712404" w:rsidP="00675128">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2A12279A" w14:textId="77777777" w:rsidR="00712404" w:rsidRPr="00D71476" w:rsidRDefault="00712404" w:rsidP="00675128">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15860B4D" w14:textId="77777777" w:rsidR="00712404" w:rsidRPr="00D71476" w:rsidRDefault="00712404" w:rsidP="00675128">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26C3FF8" w14:textId="77777777" w:rsidR="00712404" w:rsidRPr="00D71476" w:rsidRDefault="00712404" w:rsidP="00675128">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1DDEF360" w14:textId="77777777" w:rsidR="00712404" w:rsidRPr="00D71476" w:rsidRDefault="00712404" w:rsidP="00675128">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0D2B5B08" w14:textId="77777777" w:rsidR="00712404" w:rsidRPr="00D71476" w:rsidRDefault="00712404" w:rsidP="00675128">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534FFB60" w14:textId="77777777" w:rsidR="00712404" w:rsidRPr="00D71476" w:rsidRDefault="00712404" w:rsidP="00675128">
            <w:pPr>
              <w:jc w:val="center"/>
              <w:rPr>
                <w:sz w:val="20"/>
                <w:szCs w:val="20"/>
              </w:rPr>
            </w:pPr>
          </w:p>
        </w:tc>
      </w:tr>
      <w:tr w:rsidR="00712404" w:rsidRPr="00D71476" w14:paraId="7991A82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BE4A813" w14:textId="77777777" w:rsidR="00712404" w:rsidRPr="00D71476" w:rsidRDefault="00712404" w:rsidP="00675128">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4E10A6BC" w14:textId="77777777" w:rsidR="00712404" w:rsidRPr="00D71476" w:rsidRDefault="00712404" w:rsidP="00675128">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6FD95F39"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0127014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067AB52"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34245609"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1057620" w14:textId="77777777" w:rsidR="00712404" w:rsidRPr="00D71476" w:rsidRDefault="00712404" w:rsidP="00675128">
            <w:pPr>
              <w:jc w:val="center"/>
              <w:rPr>
                <w:sz w:val="20"/>
                <w:szCs w:val="20"/>
              </w:rPr>
            </w:pPr>
          </w:p>
        </w:tc>
      </w:tr>
      <w:tr w:rsidR="00712404" w:rsidRPr="00D71476" w14:paraId="2ED10026"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3EDBE9B" w14:textId="77777777" w:rsidR="00712404" w:rsidRPr="00D71476" w:rsidRDefault="00712404" w:rsidP="00675128">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62EAE" w14:textId="77777777" w:rsidR="00712404" w:rsidRPr="00D71476" w:rsidRDefault="00712404" w:rsidP="00675128">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1229920B"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5FD478C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752945E6"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4B6B74D3"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46DAE9F" w14:textId="77777777" w:rsidR="00712404" w:rsidRPr="00D71476" w:rsidRDefault="00712404" w:rsidP="00675128">
            <w:pPr>
              <w:jc w:val="center"/>
              <w:rPr>
                <w:sz w:val="20"/>
                <w:szCs w:val="20"/>
              </w:rPr>
            </w:pPr>
          </w:p>
        </w:tc>
      </w:tr>
      <w:tr w:rsidR="00712404" w:rsidRPr="00D71476" w14:paraId="1686432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22FF8B59" w14:textId="77777777" w:rsidR="00712404" w:rsidRPr="00D71476" w:rsidRDefault="00712404" w:rsidP="00675128">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40918B21" w14:textId="77777777" w:rsidR="00712404" w:rsidRPr="00D71476" w:rsidRDefault="00712404" w:rsidP="00675128">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2A935ADD" w14:textId="77777777" w:rsidR="00712404" w:rsidRPr="00D71476" w:rsidRDefault="00712404" w:rsidP="00675128">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72119D02" w14:textId="77777777" w:rsidR="00712404" w:rsidRPr="00D71476" w:rsidRDefault="00712404" w:rsidP="00675128">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28C155EE"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1C0A5D36"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4A69A9C" w14:textId="77777777" w:rsidR="00712404" w:rsidRPr="00D71476" w:rsidRDefault="00712404" w:rsidP="00675128">
            <w:pPr>
              <w:jc w:val="center"/>
              <w:rPr>
                <w:sz w:val="20"/>
                <w:szCs w:val="20"/>
              </w:rPr>
            </w:pPr>
          </w:p>
        </w:tc>
      </w:tr>
      <w:tr w:rsidR="00712404" w:rsidRPr="00D71476" w14:paraId="4BEBE46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7CA8835" w14:textId="77777777" w:rsidR="00712404" w:rsidRPr="00D71476" w:rsidRDefault="00712404" w:rsidP="00675128">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FD821B5" w14:textId="77777777" w:rsidR="00712404" w:rsidRPr="00D71476" w:rsidRDefault="00712404" w:rsidP="00675128">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1920F65" w14:textId="77777777" w:rsidR="00712404" w:rsidRPr="00D71476" w:rsidRDefault="00712404" w:rsidP="00675128">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6B656C3B" w14:textId="77777777" w:rsidR="00712404" w:rsidRPr="00D71476" w:rsidRDefault="00712404" w:rsidP="00675128">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2CF60BC5"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62E539D"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6A4AA013" w14:textId="77777777" w:rsidR="00712404" w:rsidRPr="00D71476" w:rsidRDefault="00712404" w:rsidP="00675128">
            <w:pPr>
              <w:jc w:val="center"/>
              <w:rPr>
                <w:sz w:val="20"/>
                <w:szCs w:val="20"/>
              </w:rPr>
            </w:pPr>
          </w:p>
        </w:tc>
      </w:tr>
      <w:tr w:rsidR="00712404" w:rsidRPr="00D71476" w14:paraId="62DC763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3A6F62D" w14:textId="77777777" w:rsidR="00712404" w:rsidRPr="00D71476" w:rsidRDefault="00712404" w:rsidP="00675128">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273EE840" w14:textId="77777777" w:rsidR="00712404" w:rsidRPr="00D71476" w:rsidRDefault="00712404" w:rsidP="00675128">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3360B92A" w14:textId="77777777" w:rsidR="00712404" w:rsidRPr="00D71476" w:rsidRDefault="00712404" w:rsidP="00675128">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20AC58E6" w14:textId="77777777" w:rsidR="00712404" w:rsidRPr="00D71476" w:rsidRDefault="00712404" w:rsidP="00675128">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0EDB44D4"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0CEC2141"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9C482D8" w14:textId="77777777" w:rsidR="00712404" w:rsidRPr="00D71476" w:rsidRDefault="00712404" w:rsidP="00675128">
            <w:pPr>
              <w:jc w:val="center"/>
              <w:rPr>
                <w:sz w:val="20"/>
                <w:szCs w:val="20"/>
              </w:rPr>
            </w:pPr>
          </w:p>
        </w:tc>
      </w:tr>
      <w:tr w:rsidR="00712404" w:rsidRPr="00D71476" w14:paraId="5C76FD98"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EAF8BA6" w14:textId="77777777" w:rsidR="00712404" w:rsidRPr="00D71476" w:rsidRDefault="00712404" w:rsidP="00675128">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6F8D2237" w14:textId="77777777" w:rsidR="00712404" w:rsidRPr="00D71476" w:rsidRDefault="00712404" w:rsidP="00675128">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146679B1" w14:textId="77777777" w:rsidR="00712404" w:rsidRPr="00D71476" w:rsidRDefault="00712404" w:rsidP="00675128">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3A572962" w14:textId="77777777" w:rsidR="00712404" w:rsidRPr="00D71476" w:rsidRDefault="00712404" w:rsidP="00675128">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3CDB6347"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77C69FE"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0AFB0EE4" w14:textId="77777777" w:rsidR="00712404" w:rsidRPr="00D71476" w:rsidRDefault="00712404" w:rsidP="00675128">
            <w:pPr>
              <w:jc w:val="center"/>
              <w:rPr>
                <w:sz w:val="20"/>
                <w:szCs w:val="20"/>
              </w:rPr>
            </w:pPr>
          </w:p>
        </w:tc>
      </w:tr>
      <w:tr w:rsidR="00712404" w:rsidRPr="00D71476" w14:paraId="21198869"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5BEB95F8" w14:textId="77777777" w:rsidR="00712404" w:rsidRPr="00D71476" w:rsidRDefault="00712404" w:rsidP="00675128">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77E53E8E" w14:textId="77777777" w:rsidR="00712404" w:rsidRPr="00D71476" w:rsidRDefault="00712404" w:rsidP="00675128">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309DCA45" w14:textId="77777777" w:rsidR="00712404" w:rsidRPr="00D71476" w:rsidRDefault="00712404" w:rsidP="00675128">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30657622" w14:textId="77777777" w:rsidR="00712404" w:rsidRPr="00D71476" w:rsidRDefault="00712404" w:rsidP="00675128">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3F71D19D"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0C835705" w14:textId="77777777" w:rsidR="00712404" w:rsidRPr="00D71476" w:rsidRDefault="00712404" w:rsidP="00675128">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25AE0C45" w14:textId="77777777" w:rsidR="00712404" w:rsidRPr="00D71476" w:rsidRDefault="00712404" w:rsidP="00675128">
            <w:pPr>
              <w:jc w:val="center"/>
              <w:rPr>
                <w:color w:val="222222"/>
                <w:sz w:val="20"/>
                <w:szCs w:val="20"/>
              </w:rPr>
            </w:pPr>
            <w:r w:rsidRPr="00D71476">
              <w:rPr>
                <w:color w:val="222222"/>
                <w:sz w:val="20"/>
                <w:szCs w:val="20"/>
              </w:rPr>
              <w:t>1</w:t>
            </w:r>
          </w:p>
        </w:tc>
      </w:tr>
      <w:tr w:rsidR="00712404" w:rsidRPr="00D71476" w14:paraId="2F89308F"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B92F9B6" w14:textId="77777777" w:rsidR="00712404" w:rsidRPr="00D71476" w:rsidRDefault="00712404" w:rsidP="00675128">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0082A598" w14:textId="77777777" w:rsidR="00712404" w:rsidRPr="00D71476" w:rsidRDefault="00712404" w:rsidP="00675128">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2F17700B" w14:textId="77777777" w:rsidR="00712404" w:rsidRPr="00D71476" w:rsidRDefault="00712404" w:rsidP="00675128">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313215D6" w14:textId="77777777" w:rsidR="00712404" w:rsidRPr="00D71476" w:rsidRDefault="00712404" w:rsidP="00675128">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697C8ECA"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6A7ECDFC"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1DB1229A" w14:textId="77777777" w:rsidR="00712404" w:rsidRPr="00D71476" w:rsidRDefault="00712404" w:rsidP="00675128">
            <w:pPr>
              <w:jc w:val="center"/>
              <w:rPr>
                <w:sz w:val="20"/>
                <w:szCs w:val="20"/>
              </w:rPr>
            </w:pPr>
          </w:p>
        </w:tc>
      </w:tr>
      <w:tr w:rsidR="00712404" w:rsidRPr="00D71476" w14:paraId="0096EB40" w14:textId="77777777" w:rsidTr="00675128">
        <w:trPr>
          <w:trHeight w:val="320"/>
          <w:jc w:val="center"/>
        </w:trPr>
        <w:tc>
          <w:tcPr>
            <w:tcW w:w="1300" w:type="dxa"/>
            <w:tcBorders>
              <w:top w:val="nil"/>
              <w:left w:val="nil"/>
              <w:right w:val="nil"/>
            </w:tcBorders>
            <w:shd w:val="clear" w:color="auto" w:fill="auto"/>
            <w:noWrap/>
            <w:vAlign w:val="center"/>
            <w:hideMark/>
          </w:tcPr>
          <w:p w14:paraId="3D18A3C8" w14:textId="77777777" w:rsidR="00712404" w:rsidRPr="00D71476" w:rsidRDefault="00712404" w:rsidP="00675128">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75501495" w14:textId="77777777" w:rsidR="00712404" w:rsidRPr="00D71476" w:rsidRDefault="00712404" w:rsidP="00675128">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1C328BAC" w14:textId="77777777" w:rsidR="00712404" w:rsidRPr="00D71476" w:rsidRDefault="00712404" w:rsidP="00675128">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5A24FC8E" w14:textId="77777777" w:rsidR="00712404" w:rsidRPr="00D71476" w:rsidRDefault="00712404" w:rsidP="00675128">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57F9C0D5"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23677EC7" w14:textId="77777777" w:rsidR="00712404" w:rsidRPr="00D71476" w:rsidRDefault="00712404" w:rsidP="00675128">
            <w:pPr>
              <w:jc w:val="center"/>
              <w:rPr>
                <w:color w:val="222222"/>
                <w:sz w:val="20"/>
                <w:szCs w:val="20"/>
              </w:rPr>
            </w:pPr>
          </w:p>
        </w:tc>
        <w:tc>
          <w:tcPr>
            <w:tcW w:w="270" w:type="dxa"/>
            <w:tcBorders>
              <w:top w:val="nil"/>
              <w:left w:val="nil"/>
              <w:right w:val="nil"/>
            </w:tcBorders>
            <w:shd w:val="clear" w:color="auto" w:fill="auto"/>
            <w:noWrap/>
            <w:vAlign w:val="center"/>
            <w:hideMark/>
          </w:tcPr>
          <w:p w14:paraId="54775223" w14:textId="77777777" w:rsidR="00712404" w:rsidRPr="00D71476" w:rsidRDefault="00712404" w:rsidP="00675128">
            <w:pPr>
              <w:jc w:val="center"/>
              <w:rPr>
                <w:color w:val="222222"/>
                <w:sz w:val="20"/>
                <w:szCs w:val="20"/>
              </w:rPr>
            </w:pPr>
            <w:r w:rsidRPr="00D71476">
              <w:rPr>
                <w:color w:val="222222"/>
                <w:sz w:val="20"/>
                <w:szCs w:val="20"/>
              </w:rPr>
              <w:t>4</w:t>
            </w:r>
          </w:p>
        </w:tc>
      </w:tr>
      <w:tr w:rsidR="00712404" w:rsidRPr="00D71476" w14:paraId="674EE433" w14:textId="77777777" w:rsidTr="00675128">
        <w:trPr>
          <w:trHeight w:val="320"/>
          <w:jc w:val="center"/>
        </w:trPr>
        <w:tc>
          <w:tcPr>
            <w:tcW w:w="1300" w:type="dxa"/>
            <w:tcBorders>
              <w:top w:val="nil"/>
              <w:left w:val="nil"/>
              <w:bottom w:val="single" w:sz="4" w:space="0" w:color="auto"/>
              <w:right w:val="nil"/>
            </w:tcBorders>
            <w:shd w:val="clear" w:color="auto" w:fill="auto"/>
            <w:noWrap/>
            <w:vAlign w:val="center"/>
            <w:hideMark/>
          </w:tcPr>
          <w:p w14:paraId="38CBA442" w14:textId="77777777" w:rsidR="00712404" w:rsidRPr="00D71476" w:rsidRDefault="00712404" w:rsidP="00675128">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77693FAE" w14:textId="77777777" w:rsidR="00712404" w:rsidRPr="00D71476" w:rsidRDefault="00712404" w:rsidP="00675128">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1BBCFB5C" w14:textId="77777777" w:rsidR="00712404" w:rsidRPr="00D71476" w:rsidRDefault="00712404" w:rsidP="00675128">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C03C9B8" w14:textId="77777777" w:rsidR="00712404" w:rsidRPr="00D71476" w:rsidRDefault="00712404" w:rsidP="00675128">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85E74C0"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5AB1F2F1"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77C1F7DD" w14:textId="77777777" w:rsidR="00712404" w:rsidRPr="00D71476" w:rsidRDefault="00712404" w:rsidP="00675128">
            <w:pPr>
              <w:jc w:val="center"/>
              <w:rPr>
                <w:sz w:val="20"/>
                <w:szCs w:val="20"/>
              </w:rPr>
            </w:pPr>
          </w:p>
        </w:tc>
      </w:tr>
    </w:tbl>
    <w:p w14:paraId="58519CF7" w14:textId="51BB9CA0" w:rsidR="00712404" w:rsidRDefault="00712404" w:rsidP="00CF047D">
      <w:pPr>
        <w:ind w:right="360"/>
        <w:rPr>
          <w:b/>
          <w:bCs/>
          <w:sz w:val="20"/>
          <w:szCs w:val="20"/>
        </w:rPr>
      </w:pPr>
    </w:p>
    <w:p w14:paraId="25748E81" w14:textId="77777777" w:rsidR="00712404" w:rsidRDefault="00712404" w:rsidP="00CF047D">
      <w:pPr>
        <w:ind w:right="360"/>
        <w:rPr>
          <w:b/>
          <w:bCs/>
          <w:sz w:val="20"/>
          <w:szCs w:val="20"/>
        </w:rPr>
      </w:pPr>
    </w:p>
    <w:p w14:paraId="7B324FF4" w14:textId="2F8D3C5E" w:rsidR="00CF047D" w:rsidRPr="00D71476" w:rsidRDefault="00CF047D" w:rsidP="00CF047D">
      <w:pPr>
        <w:ind w:right="360"/>
        <w:rPr>
          <w:sz w:val="20"/>
          <w:szCs w:val="20"/>
        </w:rPr>
      </w:pPr>
      <w:r w:rsidRPr="00D71476">
        <w:rPr>
          <w:b/>
          <w:bCs/>
          <w:sz w:val="20"/>
          <w:szCs w:val="20"/>
        </w:rPr>
        <w:t xml:space="preserve">Table </w:t>
      </w:r>
      <w:r w:rsidR="00712404">
        <w:rPr>
          <w:b/>
          <w:bCs/>
          <w:sz w:val="20"/>
          <w:szCs w:val="20"/>
        </w:rPr>
        <w:t>4</w:t>
      </w:r>
      <w:r>
        <w:rPr>
          <w:b/>
          <w:bCs/>
          <w:sz w:val="20"/>
          <w:szCs w:val="20"/>
        </w:rPr>
        <w:t>.</w:t>
      </w:r>
      <w:r w:rsidRPr="00D71476">
        <w:rPr>
          <w:b/>
          <w:bCs/>
          <w:sz w:val="20"/>
          <w:szCs w:val="20"/>
        </w:rPr>
        <w:t xml:space="preserve"> </w:t>
      </w:r>
      <w:r w:rsidRPr="00D71476">
        <w:rPr>
          <w:sz w:val="20"/>
          <w:szCs w:val="20"/>
        </w:rPr>
        <w:t>Number of NOR Chinook salmon sampled in the South Fork McKenzie River and retained after genotype quality filtering (</w:t>
      </w:r>
      <w:proofErr w:type="spellStart"/>
      <w:r w:rsidRPr="00D71476">
        <w:rPr>
          <w:i/>
          <w:iCs/>
          <w:sz w:val="20"/>
          <w:szCs w:val="20"/>
        </w:rPr>
        <w:t>n</w:t>
      </w:r>
      <w:r w:rsidRPr="00D71476">
        <w:rPr>
          <w:i/>
          <w:iCs/>
          <w:sz w:val="20"/>
          <w:szCs w:val="20"/>
          <w:vertAlign w:val="subscript"/>
        </w:rPr>
        <w:t>potential</w:t>
      </w:r>
      <w:proofErr w:type="spellEnd"/>
      <w:r w:rsidRPr="00D71476">
        <w:rPr>
          <w:i/>
          <w:iCs/>
          <w:sz w:val="20"/>
          <w:szCs w:val="20"/>
          <w:vertAlign w:val="subscript"/>
        </w:rPr>
        <w:t xml:space="preserve"> offspring</w:t>
      </w:r>
      <w:r w:rsidRPr="00D71476">
        <w:rPr>
          <w:sz w:val="20"/>
          <w:szCs w:val="20"/>
        </w:rPr>
        <w:t>) in each year and the number (</w:t>
      </w:r>
      <w:proofErr w:type="spellStart"/>
      <w:r w:rsidRPr="00D71476">
        <w:rPr>
          <w:i/>
          <w:iCs/>
          <w:color w:val="000000"/>
          <w:sz w:val="20"/>
          <w:szCs w:val="20"/>
        </w:rPr>
        <w:t>n</w:t>
      </w:r>
      <w:r w:rsidRPr="00D71476">
        <w:rPr>
          <w:i/>
          <w:iCs/>
          <w:color w:val="000000"/>
          <w:sz w:val="20"/>
          <w:szCs w:val="20"/>
          <w:vertAlign w:val="subscript"/>
        </w:rPr>
        <w:t>assigne</w:t>
      </w:r>
      <w:r w:rsidRPr="00D71476">
        <w:rPr>
          <w:b/>
          <w:bCs/>
          <w:i/>
          <w:iCs/>
          <w:color w:val="000000"/>
          <w:sz w:val="20"/>
          <w:szCs w:val="20"/>
          <w:vertAlign w:val="subscript"/>
        </w:rPr>
        <w:t>d</w:t>
      </w:r>
      <w:proofErr w:type="spellEnd"/>
      <w:r w:rsidRPr="00D71476">
        <w:rPr>
          <w:sz w:val="20"/>
          <w:szCs w:val="20"/>
        </w:rPr>
        <w:t xml:space="preserve">) and percent (% Assigned) assigned to candidate parents. Results for the full set of potential offspring </w:t>
      </w:r>
      <w:r>
        <w:rPr>
          <w:sz w:val="20"/>
          <w:szCs w:val="20"/>
        </w:rPr>
        <w:t xml:space="preserve">including those sampled at the Cougar Trap, during spawning ground surveys or as precocial males above the dam </w:t>
      </w:r>
      <w:r w:rsidRPr="00D71476">
        <w:rPr>
          <w:sz w:val="20"/>
          <w:szCs w:val="20"/>
        </w:rPr>
        <w:t>(Overall)</w:t>
      </w:r>
      <w:r>
        <w:rPr>
          <w:sz w:val="20"/>
          <w:szCs w:val="20"/>
        </w:rPr>
        <w:t>,</w:t>
      </w:r>
      <w:r w:rsidRPr="00D71476">
        <w:rPr>
          <w:sz w:val="20"/>
          <w:szCs w:val="20"/>
        </w:rPr>
        <w:t xml:space="preserve"> and potential offspring initially sampled at </w:t>
      </w:r>
      <w:r>
        <w:rPr>
          <w:sz w:val="20"/>
          <w:szCs w:val="20"/>
        </w:rPr>
        <w:t>Cougar Trap</w:t>
      </w:r>
      <w:r w:rsidRPr="00D71476">
        <w:rPr>
          <w:sz w:val="20"/>
          <w:szCs w:val="20"/>
        </w:rPr>
        <w:t xml:space="preserve"> </w:t>
      </w:r>
      <w:r>
        <w:rPr>
          <w:sz w:val="20"/>
          <w:szCs w:val="20"/>
        </w:rPr>
        <w:t xml:space="preserve">only </w:t>
      </w:r>
      <w:r w:rsidRPr="00D71476">
        <w:rPr>
          <w:sz w:val="20"/>
          <w:szCs w:val="20"/>
        </w:rPr>
        <w:t>(</w:t>
      </w:r>
      <w:r>
        <w:rPr>
          <w:sz w:val="20"/>
          <w:szCs w:val="20"/>
        </w:rPr>
        <w:t>Cougar Trap</w:t>
      </w:r>
      <w:r w:rsidRPr="00D71476">
        <w:rPr>
          <w:sz w:val="20"/>
          <w:szCs w:val="20"/>
        </w:rPr>
        <w:t xml:space="preserve">) are presented separately. The previously reported assignment rate (Previous % Assigned) (for </w:t>
      </w:r>
      <w:r>
        <w:rPr>
          <w:sz w:val="20"/>
          <w:szCs w:val="20"/>
        </w:rPr>
        <w:t>Cougar Trap</w:t>
      </w:r>
      <w:r w:rsidRPr="00D71476">
        <w:rPr>
          <w:sz w:val="20"/>
          <w:szCs w:val="20"/>
        </w:rPr>
        <w:t xml:space="preserve"> only) is also presented. </w:t>
      </w:r>
      <w:r>
        <w:rPr>
          <w:sz w:val="20"/>
          <w:szCs w:val="20"/>
        </w:rPr>
        <w:t>Note that the percent of NOR immigrants is equal to (1 - % assigned) for the Cougar Trap in 2013 – 2020.</w:t>
      </w:r>
      <w:r w:rsidRPr="00D71476">
        <w:rPr>
          <w:sz w:val="20"/>
          <w:szCs w:val="20"/>
        </w:rPr>
        <w:t xml:space="preserve">  </w:t>
      </w:r>
    </w:p>
    <w:p w14:paraId="1A400DC0" w14:textId="69E731AD" w:rsidR="00ED707C" w:rsidRDefault="00CF047D" w:rsidP="00CF047D">
      <w:pPr>
        <w:ind w:right="360"/>
        <w:rPr>
          <w:sz w:val="20"/>
          <w:szCs w:val="20"/>
        </w:rPr>
      </w:pPr>
      <w:r w:rsidRPr="00D71476">
        <w:rPr>
          <w:sz w:val="20"/>
          <w:szCs w:val="20"/>
        </w:rPr>
        <w:t xml:space="preserve">* Note that in 2010 – 2012, not all potential parents are included as candidate parents in the genetic parentage analysis. </w:t>
      </w:r>
    </w:p>
    <w:p w14:paraId="6569976E" w14:textId="77777777" w:rsidR="00CF047D" w:rsidRPr="00CF047D" w:rsidRDefault="00CF047D" w:rsidP="00CF047D">
      <w:pPr>
        <w:ind w:right="360"/>
        <w:rPr>
          <w:sz w:val="20"/>
          <w:szCs w:val="20"/>
        </w:rPr>
      </w:pPr>
    </w:p>
    <w:tbl>
      <w:tblPr>
        <w:tblW w:w="9000" w:type="dxa"/>
        <w:tblLook w:val="04A0" w:firstRow="1" w:lastRow="0" w:firstColumn="1" w:lastColumn="0" w:noHBand="0" w:noVBand="1"/>
      </w:tblPr>
      <w:tblGrid>
        <w:gridCol w:w="806"/>
        <w:gridCol w:w="903"/>
        <w:gridCol w:w="902"/>
        <w:gridCol w:w="1117"/>
        <w:gridCol w:w="378"/>
        <w:gridCol w:w="57"/>
        <w:gridCol w:w="910"/>
        <w:gridCol w:w="11"/>
        <w:gridCol w:w="1376"/>
        <w:gridCol w:w="1190"/>
        <w:gridCol w:w="1350"/>
      </w:tblGrid>
      <w:tr w:rsidR="000A6649"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6"/>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p>
        </w:tc>
      </w:tr>
      <w:tr w:rsidR="000A6649"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gridSpan w:val="2"/>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r w:rsidRPr="00D71476">
              <w:rPr>
                <w:b/>
                <w:bCs/>
                <w:color w:val="000000"/>
                <w:sz w:val="20"/>
                <w:szCs w:val="20"/>
              </w:rPr>
              <w:t xml:space="preserve">% Assigned </w:t>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0A6649"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gridSpan w:val="2"/>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0A6649"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gridSpan w:val="2"/>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0A6649"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gridSpan w:val="2"/>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0A6649"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gridSpan w:val="2"/>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0A6649"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gridSpan w:val="2"/>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0A6649"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gridSpan w:val="2"/>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0A6649"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0A6649"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gridSpan w:val="2"/>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0A6649"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gridSpan w:val="2"/>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0A6649"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gridSpan w:val="2"/>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0A6649"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gridSpan w:val="2"/>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49FB8CB8" w14:textId="2046BA0A" w:rsidR="0070461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1CD09A15" w:rsidR="00A83BF3" w:rsidRDefault="00704616" w:rsidP="00704616">
      <w:pPr>
        <w:spacing w:line="360" w:lineRule="auto"/>
        <w:ind w:firstLine="720"/>
        <w:rPr>
          <w:color w:val="000000" w:themeColor="text1"/>
        </w:rPr>
      </w:pPr>
      <w:commentRangeStart w:id="25"/>
      <w:commentRangeStart w:id="26"/>
      <w:r w:rsidRPr="00D71476">
        <w:t xml:space="preserve">Considering only </w:t>
      </w:r>
      <w:r w:rsidR="00712404">
        <w:t xml:space="preserve">offspring </w:t>
      </w:r>
      <w:r w:rsidRPr="00D71476">
        <w:t>years whe</w:t>
      </w:r>
      <w:r w:rsidR="00526817">
        <w:t>n</w:t>
      </w:r>
      <w:r w:rsidRPr="00D71476">
        <w:t xml:space="preserve"> all </w:t>
      </w:r>
      <w:r w:rsidR="00712404">
        <w:t xml:space="preserve">candidate </w:t>
      </w:r>
      <w:r w:rsidRPr="00D71476">
        <w:t>parents</w:t>
      </w:r>
      <w:r w:rsidR="00CB0200">
        <w:t xml:space="preserve"> that returned three to six years prior</w:t>
      </w:r>
      <w:r w:rsidRPr="00D71476">
        <w:t xml:space="preserve"> </w:t>
      </w:r>
      <w:r w:rsidR="00712404">
        <w:t>were sampled</w:t>
      </w:r>
      <w:r w:rsidRPr="00D71476">
        <w:t xml:space="preserve"> (2013</w:t>
      </w:r>
      <w:r w:rsidR="006D2397">
        <w:t xml:space="preserve"> –</w:t>
      </w:r>
      <w:r w:rsidRPr="00D71476">
        <w:t xml:space="preserve"> 2020), the average proportion of individuals assigned to at least one parent above </w:t>
      </w:r>
      <w:r w:rsidR="00B8490A">
        <w:t>Cougar Dam</w:t>
      </w:r>
      <w:r w:rsidRPr="00D71476">
        <w:t xml:space="preserve"> was 71%. </w:t>
      </w:r>
      <w:commentRangeEnd w:id="25"/>
      <w:r w:rsidR="005E4520">
        <w:rPr>
          <w:rStyle w:val="CommentReference"/>
        </w:rPr>
        <w:commentReference w:id="25"/>
      </w:r>
      <w:commentRangeEnd w:id="26"/>
      <w:r w:rsidR="00712404">
        <w:rPr>
          <w:rStyle w:val="CommentReference"/>
        </w:rPr>
        <w:commentReference w:id="26"/>
      </w:r>
      <w:r w:rsidRPr="00D71476">
        <w:t>Assuming individuals that d</w:t>
      </w:r>
      <w:r w:rsidR="00712404">
        <w:t>id</w:t>
      </w:r>
      <w:r w:rsidRPr="00D71476">
        <w:t xml:space="preserve"> not assign to a</w:t>
      </w:r>
      <w:r w:rsidR="00900606" w:rsidRPr="00D71476">
        <w:t>t least one</w:t>
      </w:r>
      <w:r w:rsidRPr="00D71476">
        <w:t xml:space="preserve"> parent above the dam were not produced above the dam, this suggests 29% of NOR salmon collected at</w:t>
      </w:r>
      <w:r w:rsidR="000E4776">
        <w:t xml:space="preserve"> the</w:t>
      </w:r>
      <w:r w:rsidRPr="00D71476">
        <w:t xml:space="preserve"> </w:t>
      </w:r>
      <w:r w:rsidR="00B8490A">
        <w:t>Cougar</w:t>
      </w:r>
      <w:r w:rsidR="000E4776">
        <w:t xml:space="preserve"> Trap</w:t>
      </w:r>
      <w:r w:rsidR="00B8490A">
        <w:t xml:space="preserve"> </w:t>
      </w:r>
      <w:r w:rsidR="00712404">
        <w:t>we</w:t>
      </w:r>
      <w:r w:rsidRPr="00D71476">
        <w:t>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w:t>
      </w:r>
      <w:r w:rsidR="00A21707">
        <w:t>Figure</w:t>
      </w:r>
      <w:r w:rsidR="00FB5A9F" w:rsidRPr="00D71476">
        <w:t xml:space="preserve">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12404">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B8490A">
        <w:rPr>
          <w:color w:val="000000" w:themeColor="text1"/>
        </w:rPr>
        <w:t>Cougar Trap</w:t>
      </w:r>
      <w:r w:rsidR="001930BA" w:rsidRPr="0076259D">
        <w:rPr>
          <w:color w:val="000000" w:themeColor="text1"/>
        </w:rPr>
        <w:t xml:space="preserve">. </w:t>
      </w:r>
      <w:r w:rsidR="000539A7" w:rsidRPr="0076259D">
        <w:rPr>
          <w:color w:val="000000" w:themeColor="text1"/>
        </w:rPr>
        <w:t xml:space="preserve">The 95% confidence interval of the </w:t>
      </w:r>
      <w:r w:rsidR="00630C19">
        <w:rPr>
          <w:color w:val="000000" w:themeColor="text1"/>
        </w:rPr>
        <w:t>predicted</w:t>
      </w:r>
      <w:r w:rsidR="00ED707C">
        <w:rPr>
          <w:color w:val="000000" w:themeColor="text1"/>
        </w:rPr>
        <w:t xml:space="preserve"> proportion of NOR immigrants</w:t>
      </w:r>
      <w:r w:rsidR="000539A7" w:rsidRPr="0076259D">
        <w:rPr>
          <w:color w:val="000000" w:themeColor="text1"/>
        </w:rPr>
        <w:t xml:space="preserve"> on September 1</w:t>
      </w:r>
      <w:r w:rsidR="000539A7" w:rsidRPr="00712404">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332392FE" w14:textId="77777777" w:rsidR="00675128" w:rsidRPr="0076259D" w:rsidRDefault="00675128" w:rsidP="00704616">
      <w:pPr>
        <w:spacing w:line="360" w:lineRule="auto"/>
        <w:ind w:firstLine="720"/>
        <w:rPr>
          <w:color w:val="000000" w:themeColor="text1"/>
        </w:rPr>
      </w:pPr>
    </w:p>
    <w:p w14:paraId="1EB54641" w14:textId="5D7AB3EE" w:rsidR="0065541C" w:rsidRDefault="00675128" w:rsidP="00675128">
      <w:pPr>
        <w:ind w:left="810" w:right="720"/>
        <w:rPr>
          <w:sz w:val="20"/>
          <w:szCs w:val="20"/>
        </w:rPr>
      </w:pPr>
      <w:r w:rsidRPr="009A340C">
        <w:rPr>
          <w:b/>
          <w:bCs/>
          <w:sz w:val="20"/>
          <w:szCs w:val="20"/>
        </w:rPr>
        <w:t>Table 5</w:t>
      </w:r>
      <w:r>
        <w:rPr>
          <w:b/>
          <w:bCs/>
          <w:sz w:val="20"/>
          <w:szCs w:val="20"/>
        </w:rPr>
        <w:t>.</w:t>
      </w:r>
      <w:r w:rsidRPr="009A340C">
        <w:rPr>
          <w:b/>
          <w:bCs/>
          <w:sz w:val="20"/>
          <w:szCs w:val="20"/>
        </w:rPr>
        <w:t xml:space="preserve"> </w:t>
      </w:r>
      <w:proofErr w:type="spellStart"/>
      <w:r>
        <w:rPr>
          <w:sz w:val="20"/>
          <w:szCs w:val="20"/>
        </w:rPr>
        <w:t>GLMM</w:t>
      </w:r>
      <w:r>
        <w:rPr>
          <w:sz w:val="20"/>
          <w:szCs w:val="20"/>
          <w:vertAlign w:val="subscript"/>
        </w:rPr>
        <w:t>immigrant</w:t>
      </w:r>
      <w:proofErr w:type="spellEnd"/>
      <w:r>
        <w:rPr>
          <w:sz w:val="20"/>
          <w:szCs w:val="20"/>
          <w:vertAlign w:val="subscript"/>
        </w:rPr>
        <w:t xml:space="preserve"> </w:t>
      </w:r>
      <w:r>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or not a NOR salmon sampled at </w:t>
      </w:r>
      <w:r>
        <w:rPr>
          <w:sz w:val="20"/>
          <w:szCs w:val="20"/>
        </w:rPr>
        <w:t>Cougar Trap</w:t>
      </w:r>
      <w:r w:rsidRPr="009A340C">
        <w:rPr>
          <w:sz w:val="20"/>
          <w:szCs w:val="20"/>
        </w:rPr>
        <w:t xml:space="preserve"> was assigned to at least one parent from above the dam.</w:t>
      </w:r>
      <w:r>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p>
    <w:p w14:paraId="475588E7" w14:textId="77777777" w:rsidR="00675128" w:rsidRPr="00675128" w:rsidRDefault="00675128" w:rsidP="00675128">
      <w:pPr>
        <w:ind w:left="810" w:right="720"/>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6C49B388" w14:textId="77777777" w:rsidTr="00675128">
        <w:trPr>
          <w:jc w:val="center"/>
        </w:trPr>
        <w:tc>
          <w:tcPr>
            <w:tcW w:w="3325" w:type="dxa"/>
            <w:tcBorders>
              <w:top w:val="single" w:sz="4" w:space="0" w:color="auto"/>
              <w:bottom w:val="single" w:sz="4" w:space="0" w:color="auto"/>
            </w:tcBorders>
            <w:shd w:val="clear" w:color="auto" w:fill="E7E6E6" w:themeFill="background2"/>
          </w:tcPr>
          <w:p w14:paraId="6D71CD84" w14:textId="77777777" w:rsidR="0065541C" w:rsidRPr="005F41AF" w:rsidRDefault="0065541C" w:rsidP="00D46780">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675128">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675128">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675128">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0A6649" w:rsidRPr="005F41AF" w14:paraId="3C962BDF" w14:textId="77777777" w:rsidTr="00675128">
        <w:trPr>
          <w:jc w:val="center"/>
        </w:trPr>
        <w:tc>
          <w:tcPr>
            <w:tcW w:w="3325" w:type="dxa"/>
            <w:tcBorders>
              <w:top w:val="single" w:sz="4" w:space="0" w:color="auto"/>
              <w:bottom w:val="single" w:sz="4" w:space="0" w:color="auto"/>
            </w:tcBorders>
            <w:shd w:val="clear" w:color="auto" w:fill="E7E6E6" w:themeFill="background2"/>
          </w:tcPr>
          <w:p w14:paraId="3DDB1D8A" w14:textId="69364316"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Random effects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675128">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675128">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69688FC7" w:rsidR="004F6A0D" w:rsidRPr="007309CB" w:rsidRDefault="004F6A0D" w:rsidP="009A340C">
      <w:pPr>
        <w:ind w:left="720" w:right="630"/>
        <w:rPr>
          <w:sz w:val="20"/>
          <w:szCs w:val="20"/>
        </w:rPr>
      </w:pPr>
      <w:r w:rsidRPr="00D71476">
        <w:rPr>
          <w:b/>
          <w:bCs/>
          <w:sz w:val="20"/>
          <w:szCs w:val="20"/>
        </w:rPr>
        <w:t>Figure 4</w:t>
      </w:r>
      <w:r w:rsidR="00213091">
        <w:rPr>
          <w:b/>
          <w:bCs/>
          <w:sz w:val="20"/>
          <w:szCs w:val="20"/>
        </w:rPr>
        <w:t>.</w:t>
      </w:r>
      <w:r w:rsidRPr="00D71476">
        <w:rPr>
          <w:b/>
          <w:bCs/>
          <w:sz w:val="20"/>
          <w:szCs w:val="20"/>
        </w:rPr>
        <w:t xml:space="preserve"> </w:t>
      </w:r>
      <w:r w:rsidR="001930BA">
        <w:rPr>
          <w:sz w:val="20"/>
          <w:szCs w:val="20"/>
        </w:rPr>
        <w:t>Effect</w:t>
      </w:r>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B8490A">
        <w:rPr>
          <w:sz w:val="20"/>
          <w:szCs w:val="20"/>
        </w:rPr>
        <w:t>Cougar Trap</w:t>
      </w:r>
      <w:r w:rsidRPr="00D71476">
        <w:rPr>
          <w:sz w:val="20"/>
          <w:szCs w:val="20"/>
        </w:rPr>
        <w:t xml:space="preserve"> </w:t>
      </w:r>
      <w:r w:rsidR="00481161">
        <w:rPr>
          <w:sz w:val="20"/>
          <w:szCs w:val="20"/>
        </w:rPr>
        <w:t>was produced above the dam (heavy 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 salmon at the </w:t>
      </w:r>
      <w:r w:rsidR="00B8490A">
        <w:rPr>
          <w:sz w:val="20"/>
          <w:szCs w:val="20"/>
        </w:rPr>
        <w:t>Cougar Trap</w:t>
      </w:r>
      <w:r w:rsidR="00A8498A">
        <w:rPr>
          <w:sz w:val="20"/>
          <w:szCs w:val="20"/>
        </w:rPr>
        <w:t xml:space="preserve"> is used. </w:t>
      </w:r>
      <w:r w:rsidRPr="00D71476">
        <w:rPr>
          <w:sz w:val="20"/>
          <w:szCs w:val="20"/>
        </w:rPr>
        <w:t>Vertical dash</w:t>
      </w:r>
      <w:r w:rsidR="00FD3720" w:rsidRPr="00D71476">
        <w:rPr>
          <w:sz w:val="20"/>
          <w:szCs w:val="20"/>
        </w:rPr>
        <w:t>ed</w:t>
      </w:r>
      <w:r w:rsidRPr="00D71476">
        <w:rPr>
          <w:sz w:val="20"/>
          <w:szCs w:val="20"/>
        </w:rPr>
        <w:t xml:space="preserve"> red line is Julian Day 245, which corresponds to either September 1</w:t>
      </w:r>
      <w:r w:rsidRPr="00675128">
        <w:rPr>
          <w:sz w:val="20"/>
          <w:vertAlign w:val="superscript"/>
        </w:rPr>
        <w:t>st</w:t>
      </w:r>
      <w:r w:rsidRPr="00D71476">
        <w:rPr>
          <w:sz w:val="20"/>
          <w:szCs w:val="20"/>
        </w:rPr>
        <w:t xml:space="preserve"> or October 31</w:t>
      </w:r>
      <w:r w:rsidRPr="00675128">
        <w:rPr>
          <w:sz w:val="20"/>
          <w:vertAlign w:val="superscript"/>
        </w:rPr>
        <w:t>st</w:t>
      </w:r>
      <w:r w:rsidRPr="00D71476">
        <w:rPr>
          <w:sz w:val="20"/>
          <w:szCs w:val="20"/>
        </w:rPr>
        <w:t>, depending on the year.</w:t>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5780D661" w14:textId="4C1AA55D" w:rsidR="00304913" w:rsidRDefault="00C12CFA" w:rsidP="005741DF">
      <w:pPr>
        <w:spacing w:line="360" w:lineRule="auto"/>
      </w:pPr>
      <w:r>
        <w:tab/>
        <w:t xml:space="preserve">In </w:t>
      </w:r>
      <w:r w:rsidR="00526817">
        <w:t>2015 – 2020</w:t>
      </w:r>
      <w:r w:rsidR="000E4776">
        <w:t>,</w:t>
      </w:r>
      <w:r w:rsidR="00526817">
        <w:t xml:space="preserve"> when</w:t>
      </w:r>
      <w:r>
        <w:t xml:space="preserve"> </w:t>
      </w:r>
      <w:r w:rsidR="00D206B8">
        <w:t>downstream recycling was implemented</w:t>
      </w:r>
      <w:r w:rsidR="00BE2449">
        <w:t>,</w:t>
      </w:r>
      <w:r w:rsidR="00F96547">
        <w:t xml:space="preserve"> 875 NOR salmon produced above the dam were collected at the </w:t>
      </w:r>
      <w:r w:rsidR="00675128">
        <w:t>Cougar T</w:t>
      </w:r>
      <w:r w:rsidR="00F96547">
        <w:t>rap</w:t>
      </w:r>
      <w:r w:rsidR="00D206B8">
        <w:t xml:space="preserve">. </w:t>
      </w:r>
      <w:r w:rsidR="00540A41">
        <w:t xml:space="preserve">The mean interval between first and second collection at the Cougar Trap for NOR salmon produced above the dam was </w:t>
      </w:r>
      <w:r w:rsidR="00540A41" w:rsidRPr="00BE2449">
        <w:t>30.9 days (</w:t>
      </w:r>
      <w:proofErr w:type="spellStart"/>
      <w:r w:rsidR="00540A41" w:rsidRPr="00BE2449">
        <w:t>s.d.</w:t>
      </w:r>
      <w:proofErr w:type="spellEnd"/>
      <w:r w:rsidR="00540A41" w:rsidRPr="00BE2449">
        <w:t xml:space="preserve"> = 28.3)</w:t>
      </w:r>
      <w:r w:rsidR="00540A41">
        <w:t xml:space="preserve">. </w:t>
      </w:r>
      <w:r w:rsidR="00D206B8">
        <w:t>Of the</w:t>
      </w:r>
      <w:r w:rsidR="00540A41">
        <w:t xml:space="preserve"> 875 NOR salmon produced above the dam that were recycled downstream</w:t>
      </w:r>
      <w:r w:rsidR="00D206B8">
        <w:t>,</w:t>
      </w:r>
      <w:r w:rsidR="00F96547">
        <w:t xml:space="preserve"> 275 (31%) did not return to the trap, and 600 (69%) returned a second time. During the same period, 334 NOR immigrants were collected at the trap</w:t>
      </w:r>
      <w:r w:rsidR="00D206B8">
        <w:t>. Of these,</w:t>
      </w:r>
      <w:r w:rsidR="00F96547">
        <w:t xml:space="preserve"> 252 (75%) did not return to the trap a second time, and 82 (25%) returned a second time. </w:t>
      </w:r>
      <w:r w:rsidR="00006716">
        <w:t>In summary, NOR salmon produced above the dam were significantly more likely to return a second time than NOR immigrants (odds ratio = 6.7, Fisher’s exact test, p = 2.2 x 10</w:t>
      </w:r>
      <w:r w:rsidR="00006716">
        <w:rPr>
          <w:vertAlign w:val="superscript"/>
        </w:rPr>
        <w:t>-16</w:t>
      </w:r>
      <w:r w:rsidR="00006716">
        <w:t>).</w:t>
      </w:r>
      <w:r w:rsidR="00991BA1">
        <w:t xml:space="preserve"> If LSDR</w:t>
      </w:r>
      <w:r w:rsidR="00675128">
        <w:t xml:space="preserve"> </w:t>
      </w:r>
      <w:r w:rsidR="00991BA1">
        <w:t>h</w:t>
      </w:r>
      <w:r w:rsidR="00304913">
        <w:t xml:space="preserve">ad been implemented during these years </w:t>
      </w:r>
      <w:r w:rsidR="00991BA1">
        <w:t xml:space="preserve">instead </w:t>
      </w:r>
      <w:r w:rsidR="00304913">
        <w:t xml:space="preserve">of </w:t>
      </w:r>
      <w:r w:rsidR="00D206B8">
        <w:t>downstream recycling</w:t>
      </w:r>
      <w:r w:rsidR="00304913">
        <w:t xml:space="preserve">, </w:t>
      </w:r>
      <w:r w:rsidR="004068B0">
        <w:t>834 (</w:t>
      </w:r>
      <w:r w:rsidR="00B2108F" w:rsidRPr="00675128">
        <w:t>95</w:t>
      </w:r>
      <w:r w:rsidR="004068B0" w:rsidRPr="00675128">
        <w:t>%)</w:t>
      </w:r>
      <w:r w:rsidR="004068B0">
        <w:t xml:space="preserve"> </w:t>
      </w:r>
      <w:r w:rsidR="00991BA1">
        <w:t>NOR salmon</w:t>
      </w:r>
      <w:r w:rsidR="00675128">
        <w:t xml:space="preserve"> produced above the dam </w:t>
      </w:r>
      <w:r w:rsidR="004068B0">
        <w:t xml:space="preserve"> </w:t>
      </w:r>
      <w:r w:rsidR="00991BA1">
        <w:t>and</w:t>
      </w:r>
      <w:r w:rsidR="004068B0">
        <w:t xml:space="preserve"> 212 (63%) </w:t>
      </w:r>
      <w:r w:rsidR="00991BA1">
        <w:t>NO</w:t>
      </w:r>
      <w:r w:rsidR="00675128">
        <w:t>R</w:t>
      </w:r>
      <w:r w:rsidR="00991BA1">
        <w:t xml:space="preserve"> immigrants </w:t>
      </w:r>
      <w:r w:rsidR="004068B0">
        <w:t>would have been released above the dam.</w:t>
      </w:r>
    </w:p>
    <w:p w14:paraId="0EBEA228" w14:textId="77777777" w:rsidR="004046CB" w:rsidRPr="00D71476" w:rsidRDefault="004046CB" w:rsidP="005741DF">
      <w:pPr>
        <w:spacing w:line="360" w:lineRule="auto"/>
      </w:pPr>
    </w:p>
    <w:p w14:paraId="77E52D72" w14:textId="77777777" w:rsidR="00D92125" w:rsidRPr="00D71476" w:rsidRDefault="00D92125" w:rsidP="00D92125">
      <w:pPr>
        <w:spacing w:line="360" w:lineRule="auto"/>
        <w:rPr>
          <w:u w:val="single"/>
        </w:rPr>
      </w:pPr>
      <w:r w:rsidRPr="00D71476">
        <w:rPr>
          <w:u w:val="single"/>
        </w:rPr>
        <w:lastRenderedPageBreak/>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1F794951" w:rsidR="00D92125" w:rsidRPr="00D71476" w:rsidRDefault="00715942" w:rsidP="00D92125">
      <w:pPr>
        <w:spacing w:line="360" w:lineRule="auto"/>
        <w:ind w:firstLine="720"/>
      </w:pPr>
      <w:r w:rsidRPr="00D71476">
        <w:t>Most salmon were age</w:t>
      </w:r>
      <w:r w:rsidR="00113D3A">
        <w:t>-</w:t>
      </w:r>
      <w:r w:rsidRPr="00D71476">
        <w:t xml:space="preserve">4 or </w:t>
      </w:r>
      <w:r w:rsidR="00113D3A">
        <w:t>age-</w:t>
      </w:r>
      <w:r w:rsidRPr="00D71476">
        <w:t xml:space="preserve">5 </w:t>
      </w:r>
      <w:r w:rsidRPr="00675128">
        <w:t>(54.6%</w:t>
      </w:r>
      <w:r w:rsidRPr="00D71476">
        <w:t xml:space="preserve">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offspring years </w:t>
      </w:r>
      <w:r w:rsidR="00A357CF">
        <w:t>when</w:t>
      </w:r>
      <w:r w:rsidRPr="00D71476">
        <w:t xml:space="preserve"> we </w:t>
      </w:r>
      <w:r w:rsidR="00020F82">
        <w:t>could</w:t>
      </w:r>
      <w:r w:rsidRPr="00D71476">
        <w:t xml:space="preserve"> identify all age</w:t>
      </w:r>
      <w:r w:rsidR="00113D3A">
        <w:t>-</w:t>
      </w:r>
      <w:r w:rsidRPr="00D71476">
        <w:t xml:space="preserve">3, </w:t>
      </w:r>
      <w:r w:rsidR="00020F82">
        <w:t>age-</w:t>
      </w:r>
      <w:r w:rsidRPr="00D71476">
        <w:t xml:space="preserve">4, </w:t>
      </w:r>
      <w:r w:rsidR="00020F82">
        <w:t>age-5</w:t>
      </w:r>
      <w:r w:rsidRPr="00D71476">
        <w:t xml:space="preserve">, and </w:t>
      </w:r>
      <w:r w:rsidR="00020F82">
        <w:t>age-</w:t>
      </w:r>
      <w:r w:rsidRPr="00D71476">
        <w:t>6 salmon (</w:t>
      </w:r>
      <w:r w:rsidR="00D92125" w:rsidRPr="00D71476">
        <w:t>2013 – 2020</w:t>
      </w:r>
      <w:r w:rsidRPr="00D71476">
        <w:t>)</w:t>
      </w:r>
      <w:r w:rsidR="00D92125" w:rsidRPr="00D71476">
        <w:t xml:space="preserve">. </w:t>
      </w:r>
      <w:r w:rsidRPr="00D71476">
        <w:t>However, there was substantial variation in the proportion of age</w:t>
      </w:r>
      <w:r w:rsidR="00020F82">
        <w:t>-</w:t>
      </w:r>
      <w:r w:rsidRPr="00D71476">
        <w:t>4 and age</w:t>
      </w:r>
      <w:r w:rsidR="00020F82">
        <w:t>-</w:t>
      </w:r>
      <w:r w:rsidRPr="00D71476">
        <w:t>5 returns from year to year (</w:t>
      </w:r>
      <w:r w:rsidR="00A21707">
        <w:t>Figure</w:t>
      </w:r>
      <w:r w:rsidRPr="00D71476">
        <w:t xml:space="preserve"> 5).</w:t>
      </w:r>
      <w:r w:rsidR="006A214B">
        <w:t xml:space="preserve"> </w:t>
      </w:r>
    </w:p>
    <w:p w14:paraId="7A9D64D8" w14:textId="1CBD7CD5" w:rsidR="00715942" w:rsidRPr="00D71476" w:rsidRDefault="00715942" w:rsidP="00715942">
      <w:pPr>
        <w:spacing w:line="360" w:lineRule="auto"/>
        <w:jc w:val="center"/>
      </w:pPr>
      <w:r w:rsidRPr="00D71476">
        <w:rPr>
          <w:noProof/>
        </w:rPr>
        <w:drawing>
          <wp:inline distT="0" distB="0" distL="0" distR="0" wp14:anchorId="615119D5" wp14:editId="36DC4826">
            <wp:extent cx="5943600" cy="439801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2C6ABD10" w14:textId="0934713D" w:rsidR="00715942" w:rsidRPr="00D71476" w:rsidRDefault="00715942" w:rsidP="009A340C">
      <w:pPr>
        <w:rPr>
          <w:sz w:val="20"/>
          <w:szCs w:val="20"/>
        </w:rPr>
      </w:pPr>
      <w:r w:rsidRPr="00D71476">
        <w:rPr>
          <w:b/>
          <w:bCs/>
          <w:sz w:val="20"/>
          <w:szCs w:val="20"/>
        </w:rPr>
        <w:t>Figure 5</w:t>
      </w:r>
      <w:r w:rsidR="00213091">
        <w:rPr>
          <w:b/>
          <w:bCs/>
          <w:sz w:val="20"/>
          <w:szCs w:val="20"/>
        </w:rPr>
        <w:t>.</w:t>
      </w:r>
      <w:r w:rsidRPr="00D71476">
        <w:rPr>
          <w:b/>
          <w:bCs/>
          <w:sz w:val="20"/>
          <w:szCs w:val="20"/>
        </w:rPr>
        <w:t xml:space="preserve"> </w:t>
      </w:r>
      <w:r w:rsidR="00FD3720" w:rsidRPr="00D71476">
        <w:rPr>
          <w:sz w:val="20"/>
          <w:szCs w:val="20"/>
        </w:rPr>
        <w:t xml:space="preserve">Inferred age at maturity for NOR salmon sampled in South Fork McKenzie River from 2010 – 2020. </w:t>
      </w:r>
    </w:p>
    <w:p w14:paraId="7E0F2DFF" w14:textId="159CE7AE"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 xml:space="preserve">arents prior to 2007 are not included as candidate parents in the genetic parentage analysis. </w:t>
      </w:r>
      <w:r w:rsidR="00BD3596" w:rsidRPr="00D71476">
        <w:rPr>
          <w:sz w:val="20"/>
          <w:szCs w:val="20"/>
        </w:rPr>
        <w:t>Therefore,</w:t>
      </w:r>
      <w:r w:rsidRPr="00D71476">
        <w:rPr>
          <w:sz w:val="20"/>
          <w:szCs w:val="20"/>
        </w:rPr>
        <w:t xml:space="preserv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t>Total Lifetime Fitness</w:t>
      </w:r>
    </w:p>
    <w:p w14:paraId="6BF13B41" w14:textId="6B22A7BF" w:rsidR="002F4D52" w:rsidRPr="00310607" w:rsidRDefault="007A0D87" w:rsidP="00310607">
      <w:pPr>
        <w:spacing w:line="360" w:lineRule="auto"/>
      </w:pPr>
      <w:r>
        <w:tab/>
      </w:r>
      <w:r w:rsidR="006A214B">
        <w:t xml:space="preserve">We present the mean TLF for candidate parents as well as its range and standard deviation by year, </w:t>
      </w:r>
      <w:r w:rsidR="00785D1E">
        <w:t>sex,</w:t>
      </w:r>
      <w:r w:rsidR="006A214B">
        <w:t xml:space="preserve"> and origin in Table 6.</w:t>
      </w:r>
      <w:r w:rsidR="00013BAD">
        <w:t xml:space="preserve"> </w:t>
      </w:r>
      <w:r w:rsidR="00774A21">
        <w:t xml:space="preserve">From 2007 – 2015, there were 7,453 candidate parents, and only 1,511 (20%) produced at least one offspring that returned to the Cougar Trap or </w:t>
      </w:r>
      <w:r w:rsidR="00774A21">
        <w:lastRenderedPageBreak/>
        <w:t>was sampled as a carcass below the dam.</w:t>
      </w:r>
      <w:r w:rsidR="00675128">
        <w:t xml:space="preserve"> </w:t>
      </w:r>
      <w:r w:rsidR="003239BB">
        <w:t xml:space="preserve">For </w:t>
      </w:r>
      <w:r w:rsidR="00C86C17">
        <w:t xml:space="preserve">parental cohort </w:t>
      </w:r>
      <w:r w:rsidR="003239BB">
        <w:t>years when all (2007 – 2014</w:t>
      </w:r>
      <w:r w:rsidR="00013BAD">
        <w:t>)</w:t>
      </w:r>
      <w:r w:rsidR="003239BB">
        <w:t>, or most (2015) offspring are expected to have returned, the</w:t>
      </w:r>
      <w:r w:rsidR="00C86C17">
        <w:t xml:space="preserve"> overall</w:t>
      </w:r>
      <w:r w:rsidR="003239BB">
        <w:t xml:space="preserve"> m</w:t>
      </w:r>
      <w:r>
        <w:t xml:space="preserve">ean </w:t>
      </w:r>
      <w:r w:rsidR="00C86C17">
        <w:t xml:space="preserve">TLF </w:t>
      </w:r>
      <w:r>
        <w:t xml:space="preserve">was </w:t>
      </w:r>
      <w:r w:rsidR="00013BAD">
        <w:t>0.36</w:t>
      </w:r>
      <w:r w:rsidR="006A214B">
        <w:t xml:space="preserve"> and ranged from 0 - 17. </w:t>
      </w:r>
      <w:r w:rsidR="00774A21">
        <w:t xml:space="preserve">However, there was substantial variation in TLF among parental cohort years. </w:t>
      </w:r>
      <w:r w:rsidR="006A214B">
        <w:t xml:space="preserve">Mean TLF was greater for NOR than HOR salmon </w:t>
      </w:r>
      <w:r w:rsidR="003239BB">
        <w:t xml:space="preserve">(0.49 </w:t>
      </w:r>
      <w:r w:rsidR="003239BB" w:rsidRPr="003239BB">
        <w:rPr>
          <w:i/>
          <w:iCs/>
        </w:rPr>
        <w:t>vs.</w:t>
      </w:r>
      <w:r w:rsidR="003239BB">
        <w:t xml:space="preserve"> 0.32, respectively) and for females than males (0.38 </w:t>
      </w:r>
      <w:r w:rsidR="003239BB" w:rsidRPr="003239BB">
        <w:rPr>
          <w:i/>
          <w:iCs/>
        </w:rPr>
        <w:t>vs</w:t>
      </w:r>
      <w:r w:rsidR="003239BB">
        <w:t>. 0.34).</w:t>
      </w:r>
      <w:r w:rsidR="004D2C50">
        <w:t xml:space="preserve"> </w:t>
      </w:r>
    </w:p>
    <w:p w14:paraId="57F0F098" w14:textId="0425D5FD" w:rsidR="00997BBA" w:rsidRDefault="00997BBA" w:rsidP="001C4128">
      <w:pPr>
        <w:spacing w:line="360" w:lineRule="auto"/>
        <w:ind w:right="2340"/>
        <w:rPr>
          <w:sz w:val="20"/>
          <w:szCs w:val="20"/>
        </w:rPr>
      </w:pPr>
    </w:p>
    <w:p w14:paraId="4DFFC61D" w14:textId="77777777" w:rsidR="00675128" w:rsidRPr="00D71476" w:rsidRDefault="00675128" w:rsidP="00675128">
      <w:pPr>
        <w:ind w:left="1440" w:right="1260"/>
        <w:rPr>
          <w:sz w:val="20"/>
          <w:szCs w:val="20"/>
        </w:rPr>
      </w:pPr>
      <w:r w:rsidRPr="00D71476">
        <w:rPr>
          <w:b/>
          <w:bCs/>
          <w:sz w:val="20"/>
          <w:szCs w:val="20"/>
        </w:rPr>
        <w:t>Table 6</w:t>
      </w:r>
      <w:r>
        <w:rPr>
          <w:b/>
          <w:bCs/>
          <w:sz w:val="20"/>
          <w:szCs w:val="20"/>
        </w:rPr>
        <w:t>.</w:t>
      </w:r>
      <w:r w:rsidRPr="00D71476">
        <w:rPr>
          <w:b/>
          <w:bCs/>
          <w:sz w:val="20"/>
          <w:szCs w:val="20"/>
        </w:rPr>
        <w:t xml:space="preserve"> </w:t>
      </w:r>
      <w:r>
        <w:rPr>
          <w:sz w:val="20"/>
          <w:szCs w:val="20"/>
        </w:rPr>
        <w:t>Mean</w:t>
      </w:r>
      <w:r w:rsidRPr="00D71476">
        <w:rPr>
          <w:sz w:val="20"/>
          <w:szCs w:val="20"/>
        </w:rPr>
        <w:t xml:space="preserve"> TLF</w:t>
      </w:r>
      <w:r>
        <w:rPr>
          <w:sz w:val="20"/>
          <w:szCs w:val="20"/>
        </w:rPr>
        <w:t>,</w:t>
      </w:r>
      <w:r w:rsidRPr="00D71476">
        <w:rPr>
          <w:sz w:val="20"/>
          <w:szCs w:val="20"/>
        </w:rPr>
        <w:t xml:space="preserve"> standard deviation</w:t>
      </w:r>
      <w:r>
        <w:rPr>
          <w:sz w:val="20"/>
          <w:szCs w:val="20"/>
        </w:rPr>
        <w:t xml:space="preserve"> and range</w:t>
      </w:r>
      <w:r w:rsidRPr="00D71476">
        <w:rPr>
          <w:sz w:val="20"/>
          <w:szCs w:val="20"/>
        </w:rPr>
        <w:t xml:space="preserve"> per parent year, sex, and origin.</w:t>
      </w:r>
    </w:p>
    <w:p w14:paraId="68601E0D" w14:textId="77777777" w:rsidR="00675128" w:rsidRPr="00D71476" w:rsidRDefault="00675128" w:rsidP="00675128">
      <w:pPr>
        <w:ind w:left="1440" w:right="1260"/>
        <w:rPr>
          <w:sz w:val="20"/>
          <w:szCs w:val="20"/>
        </w:rPr>
      </w:pPr>
      <w:r w:rsidRPr="00D71476">
        <w:rPr>
          <w:sz w:val="20"/>
          <w:szCs w:val="20"/>
        </w:rPr>
        <w:t xml:space="preserve">* Note that 2015 estimates do not include potential </w:t>
      </w:r>
      <w:r>
        <w:rPr>
          <w:sz w:val="20"/>
          <w:szCs w:val="20"/>
        </w:rPr>
        <w:t>age-</w:t>
      </w:r>
      <w:r w:rsidRPr="00D71476">
        <w:rPr>
          <w:sz w:val="20"/>
          <w:szCs w:val="20"/>
        </w:rPr>
        <w:t>6 offspring. However, we expect these offspring to contribute very little to TLF (&lt; 2%)</w:t>
      </w:r>
    </w:p>
    <w:p w14:paraId="3A8F0E32" w14:textId="54568EEA" w:rsidR="00A357CF" w:rsidRDefault="00675128" w:rsidP="00675128">
      <w:pPr>
        <w:ind w:left="1440" w:right="1260"/>
        <w:rPr>
          <w:sz w:val="20"/>
          <w:szCs w:val="20"/>
        </w:rPr>
      </w:pPr>
      <w:r w:rsidRPr="00D71476">
        <w:rPr>
          <w:sz w:val="20"/>
          <w:szCs w:val="20"/>
        </w:rPr>
        <w:t xml:space="preserve">** Note that 2016 and 2017 offspring do not include potential </w:t>
      </w:r>
      <w:r>
        <w:rPr>
          <w:sz w:val="20"/>
          <w:szCs w:val="20"/>
        </w:rPr>
        <w:t>age-</w:t>
      </w:r>
      <w:r w:rsidRPr="00D71476">
        <w:rPr>
          <w:sz w:val="20"/>
          <w:szCs w:val="20"/>
        </w:rPr>
        <w:t>5 and</w:t>
      </w:r>
      <w:r>
        <w:rPr>
          <w:sz w:val="20"/>
          <w:szCs w:val="20"/>
        </w:rPr>
        <w:t xml:space="preserve"> age-</w:t>
      </w:r>
      <w:r w:rsidRPr="00D71476">
        <w:rPr>
          <w:sz w:val="20"/>
          <w:szCs w:val="20"/>
        </w:rPr>
        <w:t xml:space="preserve">6 offspring, and potential </w:t>
      </w:r>
      <w:r>
        <w:rPr>
          <w:sz w:val="20"/>
          <w:szCs w:val="20"/>
        </w:rPr>
        <w:t>age-</w:t>
      </w:r>
      <w:r w:rsidRPr="00D71476">
        <w:rPr>
          <w:sz w:val="20"/>
          <w:szCs w:val="20"/>
        </w:rPr>
        <w:t>4</w:t>
      </w:r>
      <w:r>
        <w:rPr>
          <w:sz w:val="20"/>
          <w:szCs w:val="20"/>
        </w:rPr>
        <w:t>,</w:t>
      </w:r>
      <w:r w:rsidRPr="00D71476">
        <w:rPr>
          <w:sz w:val="20"/>
          <w:szCs w:val="20"/>
        </w:rPr>
        <w:t xml:space="preserve"> </w:t>
      </w:r>
      <w:r>
        <w:rPr>
          <w:sz w:val="20"/>
          <w:szCs w:val="20"/>
        </w:rPr>
        <w:t>age-</w:t>
      </w:r>
      <w:r w:rsidRPr="00D71476">
        <w:rPr>
          <w:sz w:val="20"/>
          <w:szCs w:val="20"/>
        </w:rPr>
        <w:t xml:space="preserve">5 and </w:t>
      </w:r>
      <w:r>
        <w:rPr>
          <w:sz w:val="20"/>
          <w:szCs w:val="20"/>
        </w:rPr>
        <w:t>age-</w:t>
      </w:r>
      <w:r w:rsidRPr="00D71476">
        <w:rPr>
          <w:sz w:val="20"/>
          <w:szCs w:val="20"/>
        </w:rPr>
        <w:t>6 offspring</w:t>
      </w:r>
      <w:r>
        <w:rPr>
          <w:sz w:val="20"/>
          <w:szCs w:val="20"/>
        </w:rPr>
        <w:t>, respectively</w:t>
      </w:r>
      <w:r w:rsidRPr="00D71476">
        <w:rPr>
          <w:sz w:val="20"/>
          <w:szCs w:val="20"/>
        </w:rPr>
        <w:t>, which are expected to substantially contribute to TLF for these parents’ years</w:t>
      </w:r>
    </w:p>
    <w:p w14:paraId="17B589D7" w14:textId="77777777" w:rsidR="00675128" w:rsidRPr="00D71476" w:rsidRDefault="00675128" w:rsidP="00675128">
      <w:pPr>
        <w:ind w:left="1440" w:right="126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0A6649" w:rsidRPr="004D2C50" w14:paraId="37CFCE2F" w14:textId="77777777" w:rsidTr="00675128">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0A6649" w:rsidRPr="004D2C50" w14:paraId="7F83693D" w14:textId="77777777" w:rsidTr="00675128">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0A6649"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0A6649"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0A6649"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0A6649"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0A6649"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0A6649"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0A6649"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0A6649"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0A6649"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0A6649"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0A6649"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lastRenderedPageBreak/>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631E486C" w:rsidR="00E432FA" w:rsidRPr="00D71476" w:rsidRDefault="00E432FA" w:rsidP="009A340C">
      <w:pPr>
        <w:rPr>
          <w:sz w:val="20"/>
          <w:szCs w:val="20"/>
        </w:rPr>
      </w:pPr>
      <w:r w:rsidRPr="00D71476">
        <w:rPr>
          <w:b/>
          <w:bCs/>
          <w:sz w:val="20"/>
          <w:szCs w:val="20"/>
        </w:rPr>
        <w:t>Figure 6</w:t>
      </w:r>
      <w:r w:rsidR="00213091">
        <w:rPr>
          <w:b/>
          <w:bCs/>
          <w:sz w:val="20"/>
          <w:szCs w:val="20"/>
        </w:rPr>
        <w:t>.</w:t>
      </w:r>
      <w:r w:rsidRPr="00D71476">
        <w:rPr>
          <w:b/>
          <w:bCs/>
          <w:sz w:val="20"/>
          <w:szCs w:val="20"/>
        </w:rPr>
        <w:t xml:space="preserve"> </w:t>
      </w:r>
      <w:r w:rsidR="00A357CF" w:rsidRPr="00A357CF">
        <w:rPr>
          <w:sz w:val="20"/>
          <w:szCs w:val="20"/>
        </w:rPr>
        <w:t xml:space="preserve">Mean </w:t>
      </w:r>
      <w:r w:rsidRPr="00D71476">
        <w:rPr>
          <w:sz w:val="20"/>
          <w:szCs w:val="20"/>
        </w:rPr>
        <w:t xml:space="preserve">Total lifetime </w:t>
      </w:r>
      <w:r w:rsidR="00A357CF">
        <w:rPr>
          <w:sz w:val="20"/>
          <w:szCs w:val="20"/>
        </w:rPr>
        <w:t>F</w:t>
      </w:r>
      <w:r w:rsidRPr="00D71476">
        <w:rPr>
          <w:sz w:val="20"/>
          <w:szCs w:val="20"/>
        </w:rPr>
        <w:t xml:space="preserve">itness </w:t>
      </w:r>
      <w:r w:rsidR="00A357CF">
        <w:rPr>
          <w:sz w:val="20"/>
          <w:szCs w:val="20"/>
        </w:rPr>
        <w:t xml:space="preserve">and standard deviation </w:t>
      </w:r>
      <w:r w:rsidRPr="00D71476">
        <w:rPr>
          <w:sz w:val="20"/>
          <w:szCs w:val="20"/>
        </w:rPr>
        <w:t xml:space="preserve">from 2007 to 2015, by sex and </w:t>
      </w:r>
      <w:r w:rsidR="004D2C50">
        <w:rPr>
          <w:sz w:val="20"/>
          <w:szCs w:val="20"/>
        </w:rPr>
        <w:t>origin</w:t>
      </w:r>
      <w:r w:rsidR="00A357CF">
        <w:rPr>
          <w:sz w:val="20"/>
          <w:szCs w:val="20"/>
        </w:rPr>
        <w:t xml:space="preserve">. </w:t>
      </w:r>
    </w:p>
    <w:p w14:paraId="50168005" w14:textId="0BC29A58" w:rsidR="00E432FA" w:rsidRPr="00E874CC" w:rsidRDefault="00E432FA" w:rsidP="009A340C">
      <w:pPr>
        <w:rPr>
          <w:rStyle w:val="Emphasis"/>
          <w:i w:val="0"/>
          <w:iCs w:val="0"/>
          <w:color w:val="333333"/>
          <w:sz w:val="20"/>
          <w:szCs w:val="20"/>
          <w:shd w:val="clear" w:color="auto" w:fill="FFFFFF"/>
        </w:rPr>
      </w:pPr>
      <w:r w:rsidRPr="00E874CC">
        <w:rPr>
          <w:rStyle w:val="Emphasis"/>
          <w:i w:val="0"/>
          <w:iCs w:val="0"/>
          <w:color w:val="333333"/>
          <w:sz w:val="20"/>
          <w:szCs w:val="20"/>
          <w:shd w:val="clear" w:color="auto" w:fill="FFFFFF"/>
        </w:rPr>
        <w:t>* Note that 2015</w:t>
      </w:r>
      <w:r w:rsidR="009A340C" w:rsidRPr="00E874CC">
        <w:rPr>
          <w:rStyle w:val="Emphasis"/>
          <w:i w:val="0"/>
          <w:iCs w:val="0"/>
          <w:color w:val="333333"/>
          <w:sz w:val="20"/>
          <w:szCs w:val="20"/>
          <w:shd w:val="clear" w:color="auto" w:fill="FFFFFF"/>
        </w:rPr>
        <w:t xml:space="preserve"> TLF</w:t>
      </w:r>
      <w:r w:rsidRPr="00E874CC">
        <w:rPr>
          <w:rStyle w:val="Emphasis"/>
          <w:i w:val="0"/>
          <w:iCs w:val="0"/>
          <w:color w:val="333333"/>
          <w:sz w:val="20"/>
          <w:szCs w:val="20"/>
          <w:shd w:val="clear" w:color="auto" w:fill="FFFFFF"/>
        </w:rPr>
        <w:t xml:space="preserve"> estimates do not include potential </w:t>
      </w:r>
      <w:r w:rsidR="00E874CC" w:rsidRPr="00E874CC">
        <w:rPr>
          <w:rStyle w:val="Emphasis"/>
          <w:i w:val="0"/>
          <w:iCs w:val="0"/>
          <w:color w:val="333333"/>
          <w:sz w:val="20"/>
          <w:szCs w:val="20"/>
          <w:shd w:val="clear" w:color="auto" w:fill="FFFFFF"/>
        </w:rPr>
        <w:t>age-</w:t>
      </w:r>
      <w:r w:rsidRPr="00E874CC">
        <w:rPr>
          <w:rStyle w:val="Emphasis"/>
          <w:i w:val="0"/>
          <w:iCs w:val="0"/>
          <w:color w:val="333333"/>
          <w:sz w:val="20"/>
          <w:szCs w:val="20"/>
          <w:shd w:val="clear" w:color="auto" w:fill="FFFFFF"/>
        </w:rPr>
        <w:t xml:space="preserve">6 offspring. </w:t>
      </w:r>
      <w:r w:rsidR="00785D1E" w:rsidRPr="00E874CC">
        <w:rPr>
          <w:rStyle w:val="Emphasis"/>
          <w:i w:val="0"/>
          <w:iCs w:val="0"/>
          <w:color w:val="333333"/>
          <w:sz w:val="20"/>
          <w:szCs w:val="20"/>
          <w:shd w:val="clear" w:color="auto" w:fill="FFFFFF"/>
        </w:rPr>
        <w:t>However,</w:t>
      </w:r>
      <w:r w:rsidRPr="00E874CC">
        <w:rPr>
          <w:rStyle w:val="Emphasis"/>
          <w:i w:val="0"/>
          <w:iCs w:val="0"/>
          <w:color w:val="333333"/>
          <w:sz w:val="20"/>
          <w:szCs w:val="20"/>
          <w:shd w:val="clear" w:color="auto" w:fill="FFFFFF"/>
        </w:rPr>
        <w:t xml:space="preserve"> we expect these offspring to contribute very little to TLF (~2%)</w:t>
      </w:r>
    </w:p>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219516A1"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1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w:t>
      </w:r>
      <w:r w:rsidR="00827DE3">
        <w:t>n</w:t>
      </w:r>
      <w:r w:rsidR="00A15E5C">
        <w:t xml:space="preserve"> only HOR hatchery outplants were released above the dam. In most years (2007 – 2012)</w:t>
      </w:r>
      <w:r w:rsidR="00827DE3">
        <w:t>,</w:t>
      </w:r>
      <w:r w:rsidR="00A15E5C">
        <w:t xml:space="preserve"> females were the limiting sex. CRR</w:t>
      </w:r>
      <w:r w:rsidR="00A15E5C">
        <w:rPr>
          <w:vertAlign w:val="subscript"/>
        </w:rPr>
        <w:t>F</w:t>
      </w:r>
      <w:r w:rsidR="00A15E5C">
        <w:t xml:space="preserve"> was less than one in these years. In the three years when males were the limiting sex (</w:t>
      </w:r>
      <w:r w:rsidR="00C9610A">
        <w:t>2013</w:t>
      </w:r>
      <w:r w:rsidR="006D2397">
        <w:t xml:space="preserve"> – </w:t>
      </w:r>
      <w:r w:rsidR="00C9610A">
        <w:t>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43A7E927" w:rsidR="0071182D" w:rsidRDefault="0071182D" w:rsidP="00D92125">
      <w:pPr>
        <w:spacing w:line="360" w:lineRule="auto"/>
      </w:pPr>
    </w:p>
    <w:p w14:paraId="1BA84613" w14:textId="54E0622B" w:rsidR="00E874CC" w:rsidRDefault="00E874CC" w:rsidP="00D92125">
      <w:pPr>
        <w:spacing w:line="360" w:lineRule="auto"/>
      </w:pPr>
    </w:p>
    <w:p w14:paraId="3F22FBCA" w14:textId="2DFBF3F9" w:rsidR="00675128" w:rsidRDefault="00675128" w:rsidP="00D92125">
      <w:pPr>
        <w:spacing w:line="360" w:lineRule="auto"/>
      </w:pPr>
    </w:p>
    <w:p w14:paraId="35CB6742" w14:textId="5745139C" w:rsidR="00675128" w:rsidRDefault="00675128" w:rsidP="00D92125">
      <w:pPr>
        <w:spacing w:line="360" w:lineRule="auto"/>
      </w:pPr>
    </w:p>
    <w:p w14:paraId="100E3033" w14:textId="7BAAE809" w:rsidR="00675128" w:rsidRDefault="00675128" w:rsidP="00D92125">
      <w:pPr>
        <w:spacing w:line="360" w:lineRule="auto"/>
      </w:pPr>
    </w:p>
    <w:p w14:paraId="6694AE6F" w14:textId="77777777" w:rsidR="00675128" w:rsidRDefault="00675128" w:rsidP="00D92125">
      <w:pPr>
        <w:spacing w:line="360" w:lineRule="auto"/>
      </w:pPr>
    </w:p>
    <w:p w14:paraId="0FB1AC81" w14:textId="77777777" w:rsidR="00675128" w:rsidRPr="00E874CC" w:rsidRDefault="00675128" w:rsidP="00675128">
      <w:pPr>
        <w:ind w:left="540" w:right="360"/>
        <w:rPr>
          <w:rStyle w:val="Emphasis"/>
          <w:i w:val="0"/>
          <w:iCs w:val="0"/>
          <w:color w:val="333333"/>
          <w:sz w:val="20"/>
          <w:szCs w:val="20"/>
          <w:shd w:val="clear" w:color="auto" w:fill="FFFFFF"/>
        </w:rPr>
      </w:pPr>
      <w:r w:rsidRPr="00D71476">
        <w:rPr>
          <w:rStyle w:val="Strong"/>
          <w:color w:val="333333"/>
          <w:sz w:val="20"/>
          <w:szCs w:val="20"/>
          <w:shd w:val="clear" w:color="auto" w:fill="FFFFFF"/>
        </w:rPr>
        <w:lastRenderedPageBreak/>
        <w:t>Table 7</w:t>
      </w:r>
      <w:r>
        <w:rPr>
          <w:rStyle w:val="Strong"/>
          <w:color w:val="333333"/>
          <w:sz w:val="20"/>
          <w:szCs w:val="20"/>
          <w:shd w:val="clear" w:color="auto" w:fill="FFFFFF"/>
        </w:rPr>
        <w:t>.</w:t>
      </w:r>
      <w:r w:rsidRPr="00D71476">
        <w:rPr>
          <w:color w:val="333333"/>
          <w:sz w:val="20"/>
          <w:szCs w:val="20"/>
          <w:shd w:val="clear" w:color="auto" w:fill="FFFFFF"/>
        </w:rPr>
        <w:t> Cohort Replacement Rate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per parent year.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is defined as the number of spawners produced by a spawner estimated as number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 divided 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E874CC">
        <w:rPr>
          <w:rStyle w:val="Emphasis"/>
          <w:i w:val="0"/>
          <w:iCs w:val="0"/>
          <w:color w:val="333333"/>
          <w:sz w:val="20"/>
          <w:szCs w:val="20"/>
          <w:shd w:val="clear" w:color="auto" w:fill="FFFFFF"/>
        </w:rPr>
        <w:t>* Note that 2015 estimates do not include potential age-6 offspring. However, we expect these offspring to contribute very little to TLF (~2%)</w:t>
      </w:r>
    </w:p>
    <w:p w14:paraId="05B02654" w14:textId="6020E54C" w:rsidR="00761E19" w:rsidRDefault="00675128" w:rsidP="00675128">
      <w:pPr>
        <w:ind w:left="540" w:right="360"/>
        <w:rPr>
          <w:sz w:val="20"/>
          <w:szCs w:val="20"/>
        </w:rPr>
      </w:pPr>
      <w:r w:rsidRPr="00E874CC">
        <w:rPr>
          <w:rStyle w:val="Strong"/>
          <w:color w:val="333333"/>
          <w:sz w:val="20"/>
          <w:szCs w:val="20"/>
          <w:shd w:val="clear" w:color="auto" w:fill="FFFFFF"/>
        </w:rPr>
        <w:t xml:space="preserve">** </w:t>
      </w:r>
      <w:r w:rsidRPr="00E874CC">
        <w:rPr>
          <w:rStyle w:val="Strong"/>
          <w:b w:val="0"/>
          <w:bCs w:val="0"/>
          <w:color w:val="333333"/>
          <w:sz w:val="20"/>
          <w:szCs w:val="20"/>
          <w:shd w:val="clear" w:color="auto" w:fill="FFFFFF"/>
        </w:rPr>
        <w:t>Previous reports present CRR</w:t>
      </w:r>
      <w:r w:rsidRPr="00E874CC">
        <w:rPr>
          <w:rStyle w:val="Strong"/>
          <w:b w:val="0"/>
          <w:bCs w:val="0"/>
          <w:color w:val="333333"/>
          <w:sz w:val="20"/>
          <w:szCs w:val="20"/>
          <w:shd w:val="clear" w:color="auto" w:fill="FFFFFF"/>
          <w:vertAlign w:val="subscript"/>
        </w:rPr>
        <w:t>F</w:t>
      </w:r>
      <w:r w:rsidRPr="00E874CC">
        <w:rPr>
          <w:rStyle w:val="Strong"/>
          <w:b w:val="0"/>
          <w:bCs w:val="0"/>
          <w:color w:val="333333"/>
          <w:sz w:val="20"/>
          <w:szCs w:val="20"/>
          <w:shd w:val="clear" w:color="auto" w:fill="FFFFFF"/>
        </w:rPr>
        <w:t xml:space="preserve"> as “CRR”. </w:t>
      </w:r>
    </w:p>
    <w:p w14:paraId="69098E71" w14:textId="77777777" w:rsidR="00675128" w:rsidRPr="00675128" w:rsidRDefault="00675128" w:rsidP="00675128">
      <w:pPr>
        <w:ind w:left="540" w:right="360"/>
        <w:rPr>
          <w:sz w:val="20"/>
          <w:szCs w:val="20"/>
        </w:rPr>
      </w:pPr>
    </w:p>
    <w:tbl>
      <w:tblPr>
        <w:tblW w:w="8550" w:type="dxa"/>
        <w:jc w:val="center"/>
        <w:tblLook w:val="04A0" w:firstRow="1" w:lastRow="0" w:firstColumn="1" w:lastColumn="0" w:noHBand="0" w:noVBand="1"/>
      </w:tblPr>
      <w:tblGrid>
        <w:gridCol w:w="1114"/>
        <w:gridCol w:w="902"/>
        <w:gridCol w:w="946"/>
        <w:gridCol w:w="588"/>
        <w:gridCol w:w="903"/>
        <w:gridCol w:w="1394"/>
        <w:gridCol w:w="903"/>
        <w:gridCol w:w="900"/>
        <w:gridCol w:w="900"/>
      </w:tblGrid>
      <w:tr w:rsidR="00857741" w:rsidRPr="00D71476" w14:paraId="7B2E0B99" w14:textId="77777777" w:rsidTr="00857741">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857741" w:rsidRPr="00D71476" w:rsidRDefault="00857741" w:rsidP="00857741">
            <w:pPr>
              <w:jc w:val="center"/>
              <w:rPr>
                <w:b/>
                <w:bCs/>
                <w:color w:val="000000"/>
                <w:sz w:val="20"/>
                <w:szCs w:val="20"/>
              </w:rPr>
            </w:pPr>
            <w:r w:rsidRPr="00D71476">
              <w:rPr>
                <w:b/>
                <w:bCs/>
                <w:color w:val="000000"/>
                <w:sz w:val="20"/>
                <w:szCs w:val="20"/>
              </w:rPr>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588" w:type="dxa"/>
            <w:tcBorders>
              <w:top w:val="single" w:sz="4" w:space="0" w:color="auto"/>
              <w:left w:val="nil"/>
              <w:bottom w:val="single" w:sz="4" w:space="0" w:color="auto"/>
              <w:right w:val="nil"/>
            </w:tcBorders>
            <w:shd w:val="clear" w:color="auto" w:fill="auto"/>
            <w:noWrap/>
            <w:vAlign w:val="center"/>
            <w:hideMark/>
          </w:tcPr>
          <w:p w14:paraId="0E94AD2A" w14:textId="233DFED4" w:rsidR="00857741" w:rsidRPr="00D71476"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sidRPr="00D71476">
              <w:rPr>
                <w:b/>
                <w:bCs/>
                <w:i/>
                <w:iCs/>
                <w:color w:val="000000"/>
                <w:sz w:val="20"/>
                <w:szCs w:val="20"/>
                <w:vertAlign w:val="subscript"/>
              </w:rPr>
              <w:t xml:space="preserve"> </w:t>
            </w:r>
            <w:r>
              <w:rPr>
                <w:b/>
                <w:bCs/>
                <w:i/>
                <w:iCs/>
                <w:color w:val="000000"/>
                <w:sz w:val="20"/>
                <w:szCs w:val="20"/>
                <w:vertAlign w:val="subscript"/>
              </w:rPr>
              <w:t>male</w:t>
            </w:r>
          </w:p>
        </w:tc>
        <w:tc>
          <w:tcPr>
            <w:tcW w:w="903" w:type="dxa"/>
            <w:tcBorders>
              <w:top w:val="single" w:sz="4" w:space="0" w:color="auto"/>
              <w:left w:val="nil"/>
              <w:bottom w:val="single" w:sz="4" w:space="0" w:color="auto"/>
              <w:right w:val="nil"/>
            </w:tcBorders>
            <w:vAlign w:val="center"/>
          </w:tcPr>
          <w:p w14:paraId="335EEBA2" w14:textId="7F398707" w:rsidR="00857741"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Pr>
                <w:b/>
                <w:bCs/>
                <w:i/>
                <w:iCs/>
                <w:color w:val="000000"/>
                <w:sz w:val="20"/>
                <w:szCs w:val="20"/>
                <w:vertAlign w:val="subscript"/>
              </w:rPr>
              <w:t xml:space="preserve"> female</w:t>
            </w:r>
          </w:p>
        </w:tc>
        <w:tc>
          <w:tcPr>
            <w:tcW w:w="1394" w:type="dxa"/>
            <w:tcBorders>
              <w:top w:val="single" w:sz="4" w:space="0" w:color="auto"/>
              <w:left w:val="nil"/>
              <w:bottom w:val="single" w:sz="4" w:space="0" w:color="auto"/>
              <w:right w:val="nil"/>
            </w:tcBorders>
          </w:tcPr>
          <w:p w14:paraId="724A00CF" w14:textId="174B781D" w:rsidR="00857741" w:rsidRPr="00D71476" w:rsidRDefault="00857741" w:rsidP="00857741">
            <w:pPr>
              <w:jc w:val="center"/>
              <w:rPr>
                <w:b/>
                <w:bCs/>
                <w:color w:val="000000"/>
                <w:sz w:val="20"/>
                <w:szCs w:val="20"/>
              </w:rPr>
            </w:pPr>
            <w:r>
              <w:rPr>
                <w:b/>
                <w:bCs/>
                <w:color w:val="000000"/>
                <w:sz w:val="20"/>
                <w:szCs w:val="20"/>
              </w:rPr>
              <w:t>Sex Ratio (</w:t>
            </w:r>
            <w:proofErr w:type="spellStart"/>
            <w:r>
              <w:rPr>
                <w:b/>
                <w:bCs/>
                <w:color w:val="000000"/>
                <w:sz w:val="20"/>
                <w:szCs w:val="20"/>
              </w:rPr>
              <w:t>male:female</w:t>
            </w:r>
            <w:proofErr w:type="spellEnd"/>
            <w:r>
              <w:rPr>
                <w:b/>
                <w:bCs/>
                <w:color w:val="000000"/>
                <w:sz w:val="20"/>
                <w:szCs w:val="20"/>
              </w:rPr>
              <w:t>)</w:t>
            </w:r>
          </w:p>
        </w:tc>
        <w:tc>
          <w:tcPr>
            <w:tcW w:w="903" w:type="dxa"/>
            <w:tcBorders>
              <w:top w:val="single" w:sz="4" w:space="0" w:color="auto"/>
              <w:left w:val="nil"/>
              <w:bottom w:val="single" w:sz="4" w:space="0" w:color="auto"/>
              <w:right w:val="nil"/>
            </w:tcBorders>
            <w:shd w:val="clear" w:color="auto" w:fill="auto"/>
            <w:noWrap/>
            <w:vAlign w:val="center"/>
            <w:hideMark/>
          </w:tcPr>
          <w:p w14:paraId="78C3ED03" w14:textId="5D827EDE" w:rsidR="00857741" w:rsidRPr="005D1256" w:rsidRDefault="00857741" w:rsidP="00857741">
            <w:pPr>
              <w:jc w:val="center"/>
              <w:rPr>
                <w:b/>
                <w:bCs/>
                <w:color w:val="000000"/>
                <w:sz w:val="20"/>
                <w:szCs w:val="20"/>
                <w:vertAlign w:val="subscript"/>
              </w:rPr>
            </w:pPr>
            <w:proofErr w:type="spellStart"/>
            <w:r w:rsidRPr="00D71476">
              <w:rPr>
                <w:b/>
                <w:bCs/>
                <w:color w:val="000000"/>
                <w:sz w:val="20"/>
                <w:szCs w:val="20"/>
              </w:rPr>
              <w:t>CRR</w:t>
            </w:r>
            <w:r>
              <w:rPr>
                <w:b/>
                <w:bCs/>
                <w:color w:val="000000"/>
                <w:sz w:val="20"/>
                <w:szCs w:val="20"/>
                <w:vertAlign w:val="subscript"/>
              </w:rPr>
              <w:t>total</w:t>
            </w:r>
            <w:proofErr w:type="spellEnd"/>
          </w:p>
        </w:tc>
        <w:tc>
          <w:tcPr>
            <w:tcW w:w="900" w:type="dxa"/>
            <w:tcBorders>
              <w:top w:val="single" w:sz="4" w:space="0" w:color="auto"/>
              <w:left w:val="nil"/>
              <w:bottom w:val="single" w:sz="4" w:space="0" w:color="auto"/>
              <w:right w:val="nil"/>
            </w:tcBorders>
            <w:shd w:val="clear" w:color="auto" w:fill="auto"/>
            <w:noWrap/>
            <w:vAlign w:val="center"/>
            <w:hideMark/>
          </w:tcPr>
          <w:p w14:paraId="0F68743E" w14:textId="12ED02E2" w:rsidR="00857741" w:rsidRPr="00C909E4" w:rsidRDefault="00857741" w:rsidP="00857741">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Pr>
                <w:b/>
                <w:bCs/>
                <w:color w:val="000000"/>
                <w:sz w:val="20"/>
                <w:szCs w:val="20"/>
                <w:vertAlign w:val="superscript"/>
              </w:rPr>
              <w:t>**</w:t>
            </w:r>
          </w:p>
        </w:tc>
        <w:tc>
          <w:tcPr>
            <w:tcW w:w="900" w:type="dxa"/>
            <w:tcBorders>
              <w:top w:val="single" w:sz="4" w:space="0" w:color="auto"/>
              <w:left w:val="nil"/>
              <w:bottom w:val="single" w:sz="4" w:space="0" w:color="auto"/>
              <w:right w:val="nil"/>
            </w:tcBorders>
            <w:shd w:val="clear" w:color="auto" w:fill="auto"/>
            <w:noWrap/>
            <w:vAlign w:val="center"/>
            <w:hideMark/>
          </w:tcPr>
          <w:p w14:paraId="35403495" w14:textId="25641208" w:rsidR="00857741" w:rsidRPr="00D71476" w:rsidRDefault="00857741" w:rsidP="00857741">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857741" w:rsidRPr="00D71476" w14:paraId="0F9DC3B1" w14:textId="77777777" w:rsidTr="00857741">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857741" w:rsidRPr="00D71476" w:rsidRDefault="00857741" w:rsidP="00857741">
            <w:pPr>
              <w:jc w:val="center"/>
              <w:rPr>
                <w:color w:val="000000"/>
                <w:sz w:val="20"/>
                <w:szCs w:val="20"/>
              </w:rPr>
            </w:pPr>
            <w:r w:rsidRPr="00D71476">
              <w:rPr>
                <w:color w:val="000000"/>
                <w:sz w:val="20"/>
                <w:szCs w:val="20"/>
              </w:rPr>
              <w:t>2007</w:t>
            </w:r>
          </w:p>
        </w:tc>
        <w:tc>
          <w:tcPr>
            <w:tcW w:w="902" w:type="dxa"/>
            <w:tcBorders>
              <w:top w:val="single" w:sz="4" w:space="0" w:color="auto"/>
              <w:left w:val="nil"/>
              <w:bottom w:val="nil"/>
              <w:right w:val="nil"/>
            </w:tcBorders>
            <w:shd w:val="clear" w:color="auto" w:fill="auto"/>
            <w:noWrap/>
            <w:vAlign w:val="center"/>
            <w:hideMark/>
          </w:tcPr>
          <w:p w14:paraId="32EB97F6" w14:textId="77777777" w:rsidR="00857741" w:rsidRPr="00D71476" w:rsidRDefault="00857741" w:rsidP="00857741">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857741" w:rsidRPr="00D71476" w:rsidRDefault="00857741" w:rsidP="00857741">
            <w:pPr>
              <w:jc w:val="center"/>
              <w:rPr>
                <w:color w:val="000000"/>
                <w:sz w:val="20"/>
                <w:szCs w:val="20"/>
              </w:rPr>
            </w:pPr>
            <w:r w:rsidRPr="00D71476">
              <w:rPr>
                <w:color w:val="000000"/>
                <w:sz w:val="20"/>
                <w:szCs w:val="20"/>
              </w:rPr>
              <w:t>745</w:t>
            </w:r>
          </w:p>
        </w:tc>
        <w:tc>
          <w:tcPr>
            <w:tcW w:w="588" w:type="dxa"/>
            <w:tcBorders>
              <w:top w:val="single" w:sz="4" w:space="0" w:color="auto"/>
              <w:left w:val="nil"/>
              <w:bottom w:val="nil"/>
              <w:right w:val="nil"/>
            </w:tcBorders>
            <w:shd w:val="clear" w:color="auto" w:fill="auto"/>
            <w:noWrap/>
            <w:vAlign w:val="center"/>
            <w:hideMark/>
          </w:tcPr>
          <w:p w14:paraId="641CD0C0" w14:textId="77777777" w:rsidR="00857741" w:rsidRPr="00D71476" w:rsidRDefault="00857741" w:rsidP="00857741">
            <w:pPr>
              <w:jc w:val="center"/>
              <w:rPr>
                <w:color w:val="000000"/>
                <w:sz w:val="20"/>
                <w:szCs w:val="20"/>
              </w:rPr>
            </w:pPr>
            <w:r w:rsidRPr="00D71476">
              <w:rPr>
                <w:color w:val="000000"/>
                <w:sz w:val="20"/>
                <w:szCs w:val="20"/>
              </w:rPr>
              <w:t>427</w:t>
            </w:r>
          </w:p>
        </w:tc>
        <w:tc>
          <w:tcPr>
            <w:tcW w:w="903" w:type="dxa"/>
            <w:tcBorders>
              <w:top w:val="single" w:sz="4" w:space="0" w:color="auto"/>
              <w:left w:val="nil"/>
              <w:bottom w:val="nil"/>
              <w:right w:val="nil"/>
            </w:tcBorders>
            <w:vAlign w:val="center"/>
          </w:tcPr>
          <w:p w14:paraId="378F04CD" w14:textId="5CFE26E1" w:rsidR="00857741" w:rsidRDefault="00857741" w:rsidP="00857741">
            <w:pPr>
              <w:jc w:val="center"/>
              <w:rPr>
                <w:color w:val="000000"/>
                <w:sz w:val="20"/>
                <w:szCs w:val="20"/>
              </w:rPr>
            </w:pPr>
            <w:r w:rsidRPr="00D71476">
              <w:rPr>
                <w:color w:val="000000"/>
                <w:sz w:val="20"/>
                <w:szCs w:val="20"/>
              </w:rPr>
              <w:t>318</w:t>
            </w:r>
          </w:p>
        </w:tc>
        <w:tc>
          <w:tcPr>
            <w:tcW w:w="1394" w:type="dxa"/>
            <w:tcBorders>
              <w:top w:val="single" w:sz="4" w:space="0" w:color="auto"/>
              <w:left w:val="nil"/>
              <w:bottom w:val="nil"/>
              <w:right w:val="nil"/>
            </w:tcBorders>
          </w:tcPr>
          <w:p w14:paraId="5DC496B0" w14:textId="5C84CC2B" w:rsidR="00857741" w:rsidRPr="00D71476" w:rsidRDefault="00857741" w:rsidP="00857741">
            <w:pPr>
              <w:jc w:val="center"/>
              <w:rPr>
                <w:color w:val="000000"/>
                <w:sz w:val="20"/>
                <w:szCs w:val="20"/>
              </w:rPr>
            </w:pPr>
            <w:r>
              <w:rPr>
                <w:color w:val="000000"/>
                <w:sz w:val="20"/>
                <w:szCs w:val="20"/>
              </w:rPr>
              <w:t xml:space="preserve"> 1.3 : 1</w:t>
            </w:r>
          </w:p>
        </w:tc>
        <w:tc>
          <w:tcPr>
            <w:tcW w:w="903" w:type="dxa"/>
            <w:tcBorders>
              <w:top w:val="single" w:sz="4" w:space="0" w:color="auto"/>
              <w:left w:val="nil"/>
              <w:bottom w:val="nil"/>
              <w:right w:val="nil"/>
            </w:tcBorders>
            <w:shd w:val="clear" w:color="auto" w:fill="auto"/>
            <w:noWrap/>
            <w:vAlign w:val="center"/>
            <w:hideMark/>
          </w:tcPr>
          <w:p w14:paraId="408153DB" w14:textId="1C0DF033" w:rsidR="00857741" w:rsidRPr="00D71476" w:rsidRDefault="00857741" w:rsidP="00857741">
            <w:pPr>
              <w:jc w:val="center"/>
              <w:rPr>
                <w:color w:val="000000"/>
                <w:sz w:val="20"/>
                <w:szCs w:val="20"/>
              </w:rPr>
            </w:pPr>
            <w:r w:rsidRPr="00D71476">
              <w:rPr>
                <w:color w:val="000000"/>
                <w:sz w:val="20"/>
                <w:szCs w:val="20"/>
              </w:rPr>
              <w:t>0.44</w:t>
            </w:r>
          </w:p>
        </w:tc>
        <w:tc>
          <w:tcPr>
            <w:tcW w:w="900" w:type="dxa"/>
            <w:tcBorders>
              <w:top w:val="single" w:sz="4" w:space="0" w:color="auto"/>
              <w:left w:val="nil"/>
              <w:bottom w:val="nil"/>
              <w:right w:val="nil"/>
            </w:tcBorders>
            <w:shd w:val="clear" w:color="auto" w:fill="auto"/>
            <w:noWrap/>
            <w:vAlign w:val="center"/>
            <w:hideMark/>
          </w:tcPr>
          <w:p w14:paraId="3C7AC6EF" w14:textId="4CFD4B5D" w:rsidR="00857741" w:rsidRPr="00D71476" w:rsidRDefault="00857741" w:rsidP="00857741">
            <w:pPr>
              <w:jc w:val="center"/>
              <w:rPr>
                <w:color w:val="000000"/>
                <w:sz w:val="20"/>
                <w:szCs w:val="20"/>
              </w:rPr>
            </w:pPr>
            <w:r w:rsidRPr="00D71476">
              <w:rPr>
                <w:color w:val="000000"/>
                <w:sz w:val="20"/>
                <w:szCs w:val="20"/>
              </w:rPr>
              <w:t>0.36</w:t>
            </w:r>
          </w:p>
        </w:tc>
        <w:tc>
          <w:tcPr>
            <w:tcW w:w="900" w:type="dxa"/>
            <w:tcBorders>
              <w:top w:val="single" w:sz="4" w:space="0" w:color="auto"/>
              <w:left w:val="nil"/>
              <w:bottom w:val="nil"/>
              <w:right w:val="nil"/>
            </w:tcBorders>
            <w:shd w:val="clear" w:color="auto" w:fill="auto"/>
            <w:noWrap/>
            <w:vAlign w:val="center"/>
            <w:hideMark/>
          </w:tcPr>
          <w:p w14:paraId="4D2E9883" w14:textId="57F73CA5" w:rsidR="00857741" w:rsidRPr="00D71476" w:rsidRDefault="00857741" w:rsidP="00857741">
            <w:pPr>
              <w:jc w:val="center"/>
              <w:rPr>
                <w:color w:val="000000"/>
                <w:sz w:val="20"/>
                <w:szCs w:val="20"/>
              </w:rPr>
            </w:pPr>
            <w:r w:rsidRPr="00D71476">
              <w:rPr>
                <w:color w:val="000000"/>
                <w:sz w:val="20"/>
                <w:szCs w:val="20"/>
              </w:rPr>
              <w:t>0.43</w:t>
            </w:r>
          </w:p>
        </w:tc>
      </w:tr>
      <w:tr w:rsidR="00857741" w:rsidRPr="00D71476" w14:paraId="1C32948E"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857741" w:rsidRPr="00D71476" w:rsidRDefault="00857741" w:rsidP="00857741">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857741" w:rsidRPr="00D71476" w:rsidRDefault="00857741" w:rsidP="00857741">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857741" w:rsidRPr="00D71476" w:rsidRDefault="00857741" w:rsidP="00857741">
            <w:pPr>
              <w:jc w:val="center"/>
              <w:rPr>
                <w:color w:val="000000"/>
                <w:sz w:val="20"/>
                <w:szCs w:val="20"/>
              </w:rPr>
            </w:pPr>
            <w:r w:rsidRPr="00D71476">
              <w:rPr>
                <w:color w:val="000000"/>
                <w:sz w:val="20"/>
                <w:szCs w:val="20"/>
              </w:rPr>
              <w:t>873</w:t>
            </w:r>
          </w:p>
        </w:tc>
        <w:tc>
          <w:tcPr>
            <w:tcW w:w="588" w:type="dxa"/>
            <w:tcBorders>
              <w:top w:val="nil"/>
              <w:left w:val="nil"/>
              <w:bottom w:val="nil"/>
              <w:right w:val="nil"/>
            </w:tcBorders>
            <w:shd w:val="clear" w:color="auto" w:fill="auto"/>
            <w:noWrap/>
            <w:vAlign w:val="center"/>
            <w:hideMark/>
          </w:tcPr>
          <w:p w14:paraId="63929089" w14:textId="77777777" w:rsidR="00857741" w:rsidRPr="00D71476" w:rsidRDefault="00857741" w:rsidP="00857741">
            <w:pPr>
              <w:jc w:val="center"/>
              <w:rPr>
                <w:color w:val="000000"/>
                <w:sz w:val="20"/>
                <w:szCs w:val="20"/>
              </w:rPr>
            </w:pPr>
            <w:r w:rsidRPr="00D71476">
              <w:rPr>
                <w:color w:val="000000"/>
                <w:sz w:val="20"/>
                <w:szCs w:val="20"/>
              </w:rPr>
              <w:t>585</w:t>
            </w:r>
          </w:p>
        </w:tc>
        <w:tc>
          <w:tcPr>
            <w:tcW w:w="903" w:type="dxa"/>
            <w:tcBorders>
              <w:top w:val="nil"/>
              <w:left w:val="nil"/>
              <w:bottom w:val="nil"/>
              <w:right w:val="nil"/>
            </w:tcBorders>
            <w:vAlign w:val="center"/>
          </w:tcPr>
          <w:p w14:paraId="23B732A6" w14:textId="1D267203" w:rsidR="00857741" w:rsidRDefault="00857741" w:rsidP="00857741">
            <w:pPr>
              <w:jc w:val="center"/>
              <w:rPr>
                <w:color w:val="000000"/>
                <w:sz w:val="20"/>
                <w:szCs w:val="20"/>
              </w:rPr>
            </w:pPr>
            <w:r w:rsidRPr="00D71476">
              <w:rPr>
                <w:color w:val="000000"/>
                <w:sz w:val="20"/>
                <w:szCs w:val="20"/>
              </w:rPr>
              <w:t>288</w:t>
            </w:r>
          </w:p>
        </w:tc>
        <w:tc>
          <w:tcPr>
            <w:tcW w:w="1394" w:type="dxa"/>
            <w:tcBorders>
              <w:top w:val="nil"/>
              <w:left w:val="nil"/>
              <w:bottom w:val="nil"/>
              <w:right w:val="nil"/>
            </w:tcBorders>
          </w:tcPr>
          <w:p w14:paraId="7934253A" w14:textId="605B1403" w:rsidR="00857741" w:rsidRPr="00D71476" w:rsidRDefault="00857741" w:rsidP="00857741">
            <w:pPr>
              <w:jc w:val="center"/>
              <w:rPr>
                <w:color w:val="000000"/>
                <w:sz w:val="20"/>
                <w:szCs w:val="20"/>
              </w:rPr>
            </w:pPr>
            <w:r>
              <w:rPr>
                <w:color w:val="000000"/>
                <w:sz w:val="20"/>
                <w:szCs w:val="20"/>
              </w:rPr>
              <w:t xml:space="preserve"> 2.0 : 1</w:t>
            </w:r>
          </w:p>
        </w:tc>
        <w:tc>
          <w:tcPr>
            <w:tcW w:w="903" w:type="dxa"/>
            <w:tcBorders>
              <w:top w:val="nil"/>
              <w:left w:val="nil"/>
              <w:bottom w:val="nil"/>
              <w:right w:val="nil"/>
            </w:tcBorders>
            <w:shd w:val="clear" w:color="auto" w:fill="auto"/>
            <w:noWrap/>
            <w:vAlign w:val="center"/>
            <w:hideMark/>
          </w:tcPr>
          <w:p w14:paraId="08BFCF82" w14:textId="59D5C6B0" w:rsidR="00857741" w:rsidRPr="00D71476" w:rsidRDefault="00857741" w:rsidP="00857741">
            <w:pPr>
              <w:jc w:val="center"/>
              <w:rPr>
                <w:color w:val="000000"/>
                <w:sz w:val="20"/>
                <w:szCs w:val="20"/>
              </w:rPr>
            </w:pPr>
            <w:r w:rsidRPr="00D71476">
              <w:rPr>
                <w:color w:val="000000"/>
                <w:sz w:val="20"/>
                <w:szCs w:val="20"/>
              </w:rPr>
              <w:t>0.28</w:t>
            </w:r>
          </w:p>
        </w:tc>
        <w:tc>
          <w:tcPr>
            <w:tcW w:w="900" w:type="dxa"/>
            <w:tcBorders>
              <w:top w:val="nil"/>
              <w:left w:val="nil"/>
              <w:bottom w:val="nil"/>
              <w:right w:val="nil"/>
            </w:tcBorders>
            <w:shd w:val="clear" w:color="auto" w:fill="auto"/>
            <w:noWrap/>
            <w:vAlign w:val="center"/>
            <w:hideMark/>
          </w:tcPr>
          <w:p w14:paraId="41886BBE" w14:textId="34273989" w:rsidR="00857741" w:rsidRPr="00D71476" w:rsidRDefault="00857741" w:rsidP="00857741">
            <w:pPr>
              <w:jc w:val="center"/>
              <w:rPr>
                <w:color w:val="000000"/>
                <w:sz w:val="20"/>
                <w:szCs w:val="20"/>
              </w:rPr>
            </w:pPr>
            <w:r w:rsidRPr="00D71476">
              <w:rPr>
                <w:color w:val="000000"/>
                <w:sz w:val="20"/>
                <w:szCs w:val="20"/>
              </w:rPr>
              <w:t>0.30</w:t>
            </w:r>
          </w:p>
        </w:tc>
        <w:tc>
          <w:tcPr>
            <w:tcW w:w="900" w:type="dxa"/>
            <w:tcBorders>
              <w:top w:val="nil"/>
              <w:left w:val="nil"/>
              <w:bottom w:val="nil"/>
              <w:right w:val="nil"/>
            </w:tcBorders>
            <w:shd w:val="clear" w:color="auto" w:fill="auto"/>
            <w:noWrap/>
            <w:vAlign w:val="center"/>
            <w:hideMark/>
          </w:tcPr>
          <w:p w14:paraId="299A36BC" w14:textId="5574DF6B"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C8D6827"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857741" w:rsidRPr="00D71476" w:rsidRDefault="00857741" w:rsidP="00857741">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857741" w:rsidRPr="00D71476" w:rsidRDefault="00857741" w:rsidP="00857741">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857741" w:rsidRPr="00D71476" w:rsidRDefault="00857741" w:rsidP="00857741">
            <w:pPr>
              <w:jc w:val="center"/>
              <w:rPr>
                <w:color w:val="000000"/>
                <w:sz w:val="20"/>
                <w:szCs w:val="20"/>
              </w:rPr>
            </w:pPr>
            <w:r w:rsidRPr="00D71476">
              <w:rPr>
                <w:color w:val="000000"/>
                <w:sz w:val="20"/>
                <w:szCs w:val="20"/>
              </w:rPr>
              <w:t>1383</w:t>
            </w:r>
          </w:p>
        </w:tc>
        <w:tc>
          <w:tcPr>
            <w:tcW w:w="588" w:type="dxa"/>
            <w:tcBorders>
              <w:top w:val="nil"/>
              <w:left w:val="nil"/>
              <w:bottom w:val="nil"/>
              <w:right w:val="nil"/>
            </w:tcBorders>
            <w:shd w:val="clear" w:color="auto" w:fill="auto"/>
            <w:noWrap/>
            <w:vAlign w:val="center"/>
            <w:hideMark/>
          </w:tcPr>
          <w:p w14:paraId="487B40DE" w14:textId="77777777" w:rsidR="00857741" w:rsidRPr="00D71476" w:rsidRDefault="00857741" w:rsidP="00857741">
            <w:pPr>
              <w:jc w:val="center"/>
              <w:rPr>
                <w:color w:val="000000"/>
                <w:sz w:val="20"/>
                <w:szCs w:val="20"/>
              </w:rPr>
            </w:pPr>
            <w:r w:rsidRPr="00D71476">
              <w:rPr>
                <w:color w:val="000000"/>
                <w:sz w:val="20"/>
                <w:szCs w:val="20"/>
              </w:rPr>
              <w:t>780</w:t>
            </w:r>
          </w:p>
        </w:tc>
        <w:tc>
          <w:tcPr>
            <w:tcW w:w="903" w:type="dxa"/>
            <w:tcBorders>
              <w:top w:val="nil"/>
              <w:left w:val="nil"/>
              <w:bottom w:val="nil"/>
              <w:right w:val="nil"/>
            </w:tcBorders>
            <w:vAlign w:val="center"/>
          </w:tcPr>
          <w:p w14:paraId="27E44AFB" w14:textId="66F0A29F" w:rsidR="00857741" w:rsidRDefault="00857741" w:rsidP="00857741">
            <w:pPr>
              <w:jc w:val="center"/>
              <w:rPr>
                <w:color w:val="000000"/>
                <w:sz w:val="20"/>
                <w:szCs w:val="20"/>
              </w:rPr>
            </w:pPr>
            <w:r w:rsidRPr="00D71476">
              <w:rPr>
                <w:color w:val="000000"/>
                <w:sz w:val="20"/>
                <w:szCs w:val="20"/>
              </w:rPr>
              <w:t>603</w:t>
            </w:r>
          </w:p>
        </w:tc>
        <w:tc>
          <w:tcPr>
            <w:tcW w:w="1394" w:type="dxa"/>
            <w:tcBorders>
              <w:top w:val="nil"/>
              <w:left w:val="nil"/>
              <w:bottom w:val="nil"/>
              <w:right w:val="nil"/>
            </w:tcBorders>
          </w:tcPr>
          <w:p w14:paraId="6C44A2D6" w14:textId="3B231571" w:rsidR="00857741" w:rsidRPr="00D71476" w:rsidRDefault="00857741" w:rsidP="00857741">
            <w:pPr>
              <w:jc w:val="center"/>
              <w:rPr>
                <w:color w:val="000000"/>
                <w:sz w:val="20"/>
                <w:szCs w:val="20"/>
              </w:rPr>
            </w:pPr>
            <w:r>
              <w:rPr>
                <w:color w:val="000000"/>
                <w:sz w:val="20"/>
                <w:szCs w:val="20"/>
              </w:rPr>
              <w:t xml:space="preserve"> 1.3 : 1</w:t>
            </w:r>
          </w:p>
        </w:tc>
        <w:tc>
          <w:tcPr>
            <w:tcW w:w="903" w:type="dxa"/>
            <w:tcBorders>
              <w:top w:val="nil"/>
              <w:left w:val="nil"/>
              <w:bottom w:val="nil"/>
              <w:right w:val="nil"/>
            </w:tcBorders>
            <w:shd w:val="clear" w:color="auto" w:fill="auto"/>
            <w:noWrap/>
            <w:vAlign w:val="center"/>
            <w:hideMark/>
          </w:tcPr>
          <w:p w14:paraId="3B745F8A" w14:textId="6085135C"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bottom w:val="nil"/>
              <w:right w:val="nil"/>
            </w:tcBorders>
            <w:shd w:val="clear" w:color="auto" w:fill="auto"/>
            <w:noWrap/>
            <w:vAlign w:val="center"/>
            <w:hideMark/>
          </w:tcPr>
          <w:p w14:paraId="7A81FCBB" w14:textId="14B7517C"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nil"/>
              <w:right w:val="nil"/>
            </w:tcBorders>
            <w:shd w:val="clear" w:color="auto" w:fill="auto"/>
            <w:noWrap/>
            <w:vAlign w:val="center"/>
            <w:hideMark/>
          </w:tcPr>
          <w:p w14:paraId="67C99CB3" w14:textId="27FD1868" w:rsidR="00857741" w:rsidRPr="00D71476" w:rsidRDefault="00857741" w:rsidP="00857741">
            <w:pPr>
              <w:jc w:val="center"/>
              <w:rPr>
                <w:color w:val="000000"/>
                <w:sz w:val="20"/>
                <w:szCs w:val="20"/>
              </w:rPr>
            </w:pPr>
            <w:r w:rsidRPr="00D71476">
              <w:rPr>
                <w:color w:val="000000"/>
                <w:sz w:val="20"/>
                <w:szCs w:val="20"/>
              </w:rPr>
              <w:t>0.08</w:t>
            </w:r>
          </w:p>
        </w:tc>
      </w:tr>
      <w:tr w:rsidR="00857741" w:rsidRPr="00D71476" w14:paraId="25177A0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857741" w:rsidRPr="00D71476" w:rsidRDefault="00857741" w:rsidP="00857741">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857741" w:rsidRPr="00D71476" w:rsidRDefault="00857741" w:rsidP="00857741">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857741" w:rsidRPr="00D71476" w:rsidRDefault="00857741" w:rsidP="00857741">
            <w:pPr>
              <w:jc w:val="center"/>
              <w:rPr>
                <w:color w:val="000000"/>
                <w:sz w:val="20"/>
                <w:szCs w:val="20"/>
              </w:rPr>
            </w:pPr>
            <w:r w:rsidRPr="00D71476">
              <w:rPr>
                <w:color w:val="000000"/>
                <w:sz w:val="20"/>
                <w:szCs w:val="20"/>
              </w:rPr>
              <w:t>747</w:t>
            </w:r>
          </w:p>
        </w:tc>
        <w:tc>
          <w:tcPr>
            <w:tcW w:w="588" w:type="dxa"/>
            <w:tcBorders>
              <w:top w:val="nil"/>
              <w:left w:val="nil"/>
              <w:bottom w:val="nil"/>
              <w:right w:val="nil"/>
            </w:tcBorders>
            <w:shd w:val="clear" w:color="auto" w:fill="auto"/>
            <w:noWrap/>
            <w:vAlign w:val="center"/>
            <w:hideMark/>
          </w:tcPr>
          <w:p w14:paraId="2FDB9371" w14:textId="77777777" w:rsidR="00857741" w:rsidRPr="00D71476" w:rsidRDefault="00857741" w:rsidP="00857741">
            <w:pPr>
              <w:jc w:val="center"/>
              <w:rPr>
                <w:color w:val="000000"/>
                <w:sz w:val="20"/>
                <w:szCs w:val="20"/>
              </w:rPr>
            </w:pPr>
            <w:r w:rsidRPr="00D71476">
              <w:rPr>
                <w:color w:val="000000"/>
                <w:sz w:val="20"/>
                <w:szCs w:val="20"/>
              </w:rPr>
              <w:t>484</w:t>
            </w:r>
          </w:p>
        </w:tc>
        <w:tc>
          <w:tcPr>
            <w:tcW w:w="903" w:type="dxa"/>
            <w:tcBorders>
              <w:top w:val="nil"/>
              <w:left w:val="nil"/>
              <w:bottom w:val="nil"/>
              <w:right w:val="nil"/>
            </w:tcBorders>
            <w:vAlign w:val="center"/>
          </w:tcPr>
          <w:p w14:paraId="09E4EFC6" w14:textId="389B9D2E" w:rsidR="00857741" w:rsidRDefault="00857741" w:rsidP="00857741">
            <w:pPr>
              <w:jc w:val="center"/>
              <w:rPr>
                <w:color w:val="000000"/>
                <w:sz w:val="20"/>
                <w:szCs w:val="20"/>
              </w:rPr>
            </w:pPr>
            <w:r w:rsidRPr="00D71476">
              <w:rPr>
                <w:color w:val="000000"/>
                <w:sz w:val="20"/>
                <w:szCs w:val="20"/>
              </w:rPr>
              <w:t>263</w:t>
            </w:r>
          </w:p>
        </w:tc>
        <w:tc>
          <w:tcPr>
            <w:tcW w:w="1394" w:type="dxa"/>
            <w:tcBorders>
              <w:top w:val="nil"/>
              <w:left w:val="nil"/>
              <w:bottom w:val="nil"/>
              <w:right w:val="nil"/>
            </w:tcBorders>
          </w:tcPr>
          <w:p w14:paraId="32ED3EC5" w14:textId="3EB9DED4" w:rsidR="00857741" w:rsidRPr="00D71476" w:rsidRDefault="00857741" w:rsidP="00857741">
            <w:pPr>
              <w:jc w:val="center"/>
              <w:rPr>
                <w:color w:val="000000"/>
                <w:sz w:val="20"/>
                <w:szCs w:val="20"/>
              </w:rPr>
            </w:pPr>
            <w:r>
              <w:rPr>
                <w:color w:val="000000"/>
                <w:sz w:val="20"/>
                <w:szCs w:val="20"/>
              </w:rPr>
              <w:t xml:space="preserve"> 1.8 : 1</w:t>
            </w:r>
          </w:p>
        </w:tc>
        <w:tc>
          <w:tcPr>
            <w:tcW w:w="903" w:type="dxa"/>
            <w:tcBorders>
              <w:top w:val="nil"/>
              <w:left w:val="nil"/>
              <w:bottom w:val="nil"/>
              <w:right w:val="nil"/>
            </w:tcBorders>
            <w:shd w:val="clear" w:color="auto" w:fill="auto"/>
            <w:noWrap/>
            <w:vAlign w:val="center"/>
            <w:hideMark/>
          </w:tcPr>
          <w:p w14:paraId="15B43570" w14:textId="2027D398" w:rsidR="00857741" w:rsidRPr="00D71476" w:rsidRDefault="00857741" w:rsidP="00857741">
            <w:pPr>
              <w:jc w:val="center"/>
              <w:rPr>
                <w:color w:val="000000"/>
                <w:sz w:val="20"/>
                <w:szCs w:val="20"/>
              </w:rPr>
            </w:pPr>
            <w:r w:rsidRPr="00D71476">
              <w:rPr>
                <w:color w:val="000000"/>
                <w:sz w:val="20"/>
                <w:szCs w:val="20"/>
              </w:rPr>
              <w:t>0.13</w:t>
            </w:r>
          </w:p>
        </w:tc>
        <w:tc>
          <w:tcPr>
            <w:tcW w:w="900" w:type="dxa"/>
            <w:tcBorders>
              <w:top w:val="nil"/>
              <w:left w:val="nil"/>
              <w:bottom w:val="nil"/>
              <w:right w:val="nil"/>
            </w:tcBorders>
            <w:shd w:val="clear" w:color="auto" w:fill="auto"/>
            <w:noWrap/>
            <w:vAlign w:val="center"/>
            <w:hideMark/>
          </w:tcPr>
          <w:p w14:paraId="3D72C5EE" w14:textId="79604918" w:rsidR="00857741" w:rsidRPr="00D71476" w:rsidRDefault="00857741" w:rsidP="00857741">
            <w:pPr>
              <w:jc w:val="center"/>
              <w:rPr>
                <w:color w:val="000000"/>
                <w:sz w:val="20"/>
                <w:szCs w:val="20"/>
              </w:rPr>
            </w:pPr>
            <w:r w:rsidRPr="00D71476">
              <w:rPr>
                <w:color w:val="000000"/>
                <w:sz w:val="20"/>
                <w:szCs w:val="20"/>
              </w:rPr>
              <w:t>0.12</w:t>
            </w:r>
          </w:p>
        </w:tc>
        <w:tc>
          <w:tcPr>
            <w:tcW w:w="900" w:type="dxa"/>
            <w:tcBorders>
              <w:top w:val="nil"/>
              <w:left w:val="nil"/>
              <w:bottom w:val="nil"/>
              <w:right w:val="nil"/>
            </w:tcBorders>
            <w:shd w:val="clear" w:color="auto" w:fill="auto"/>
            <w:noWrap/>
            <w:vAlign w:val="center"/>
            <w:hideMark/>
          </w:tcPr>
          <w:p w14:paraId="772016CC" w14:textId="3FBEAC46"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00E781B"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857741" w:rsidRPr="00D71476" w:rsidRDefault="00857741" w:rsidP="00857741">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857741" w:rsidRPr="00D71476" w:rsidRDefault="00857741" w:rsidP="00857741">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857741" w:rsidRPr="00D71476" w:rsidRDefault="00857741" w:rsidP="00857741">
            <w:pPr>
              <w:jc w:val="center"/>
              <w:rPr>
                <w:color w:val="000000"/>
                <w:sz w:val="20"/>
                <w:szCs w:val="20"/>
              </w:rPr>
            </w:pPr>
            <w:r w:rsidRPr="00D71476">
              <w:rPr>
                <w:color w:val="000000"/>
                <w:sz w:val="20"/>
                <w:szCs w:val="20"/>
              </w:rPr>
              <w:t>725</w:t>
            </w:r>
          </w:p>
        </w:tc>
        <w:tc>
          <w:tcPr>
            <w:tcW w:w="588" w:type="dxa"/>
            <w:tcBorders>
              <w:top w:val="nil"/>
              <w:left w:val="nil"/>
              <w:bottom w:val="nil"/>
              <w:right w:val="nil"/>
            </w:tcBorders>
            <w:shd w:val="clear" w:color="auto" w:fill="auto"/>
            <w:noWrap/>
            <w:vAlign w:val="center"/>
            <w:hideMark/>
          </w:tcPr>
          <w:p w14:paraId="77255E97" w14:textId="77777777" w:rsidR="00857741" w:rsidRPr="00D71476" w:rsidRDefault="00857741" w:rsidP="00857741">
            <w:pPr>
              <w:jc w:val="center"/>
              <w:rPr>
                <w:color w:val="000000"/>
                <w:sz w:val="20"/>
                <w:szCs w:val="20"/>
              </w:rPr>
            </w:pPr>
            <w:r w:rsidRPr="00D71476">
              <w:rPr>
                <w:color w:val="000000"/>
                <w:sz w:val="20"/>
                <w:szCs w:val="20"/>
              </w:rPr>
              <w:t>405</w:t>
            </w:r>
          </w:p>
        </w:tc>
        <w:tc>
          <w:tcPr>
            <w:tcW w:w="903" w:type="dxa"/>
            <w:tcBorders>
              <w:top w:val="nil"/>
              <w:left w:val="nil"/>
              <w:bottom w:val="nil"/>
              <w:right w:val="nil"/>
            </w:tcBorders>
            <w:vAlign w:val="center"/>
          </w:tcPr>
          <w:p w14:paraId="5DC211F8" w14:textId="44E9CB5F" w:rsidR="00857741" w:rsidRDefault="00857741" w:rsidP="00857741">
            <w:pPr>
              <w:jc w:val="center"/>
              <w:rPr>
                <w:color w:val="000000"/>
                <w:sz w:val="20"/>
                <w:szCs w:val="20"/>
              </w:rPr>
            </w:pPr>
            <w:r w:rsidRPr="00D71476">
              <w:rPr>
                <w:color w:val="000000"/>
                <w:sz w:val="20"/>
                <w:szCs w:val="20"/>
              </w:rPr>
              <w:t>320</w:t>
            </w:r>
          </w:p>
        </w:tc>
        <w:tc>
          <w:tcPr>
            <w:tcW w:w="1394" w:type="dxa"/>
            <w:tcBorders>
              <w:top w:val="nil"/>
              <w:left w:val="nil"/>
              <w:bottom w:val="nil"/>
              <w:right w:val="nil"/>
            </w:tcBorders>
          </w:tcPr>
          <w:p w14:paraId="246AE936" w14:textId="2845E0ED" w:rsidR="00857741" w:rsidRPr="00D71476" w:rsidRDefault="00857741" w:rsidP="00857741">
            <w:pPr>
              <w:jc w:val="center"/>
              <w:rPr>
                <w:color w:val="000000"/>
                <w:sz w:val="20"/>
                <w:szCs w:val="20"/>
              </w:rPr>
            </w:pPr>
            <w:r>
              <w:rPr>
                <w:color w:val="000000"/>
                <w:sz w:val="20"/>
                <w:szCs w:val="20"/>
              </w:rPr>
              <w:t>1.3 : 1</w:t>
            </w:r>
          </w:p>
        </w:tc>
        <w:tc>
          <w:tcPr>
            <w:tcW w:w="903" w:type="dxa"/>
            <w:tcBorders>
              <w:top w:val="nil"/>
              <w:left w:val="nil"/>
              <w:bottom w:val="nil"/>
              <w:right w:val="nil"/>
            </w:tcBorders>
            <w:shd w:val="clear" w:color="auto" w:fill="auto"/>
            <w:noWrap/>
            <w:vAlign w:val="center"/>
            <w:hideMark/>
          </w:tcPr>
          <w:p w14:paraId="6FAAB812" w14:textId="528DC928" w:rsidR="00857741" w:rsidRPr="00D71476" w:rsidRDefault="00857741" w:rsidP="00857741">
            <w:pPr>
              <w:jc w:val="center"/>
              <w:rPr>
                <w:color w:val="000000"/>
                <w:sz w:val="20"/>
                <w:szCs w:val="20"/>
              </w:rPr>
            </w:pPr>
            <w:r w:rsidRPr="00D71476">
              <w:rPr>
                <w:color w:val="000000"/>
                <w:sz w:val="20"/>
                <w:szCs w:val="20"/>
              </w:rPr>
              <w:t>0.39</w:t>
            </w:r>
          </w:p>
        </w:tc>
        <w:tc>
          <w:tcPr>
            <w:tcW w:w="900" w:type="dxa"/>
            <w:tcBorders>
              <w:top w:val="nil"/>
              <w:left w:val="nil"/>
              <w:bottom w:val="nil"/>
              <w:right w:val="nil"/>
            </w:tcBorders>
            <w:shd w:val="clear" w:color="auto" w:fill="auto"/>
            <w:noWrap/>
            <w:vAlign w:val="center"/>
            <w:hideMark/>
          </w:tcPr>
          <w:p w14:paraId="03647611" w14:textId="7746CBFB" w:rsidR="00857741" w:rsidRPr="00D71476" w:rsidRDefault="00857741" w:rsidP="00857741">
            <w:pPr>
              <w:jc w:val="center"/>
              <w:rPr>
                <w:color w:val="000000"/>
                <w:sz w:val="20"/>
                <w:szCs w:val="20"/>
              </w:rPr>
            </w:pPr>
            <w:r w:rsidRPr="00D71476">
              <w:rPr>
                <w:color w:val="000000"/>
                <w:sz w:val="20"/>
                <w:szCs w:val="20"/>
              </w:rPr>
              <w:t>0.34</w:t>
            </w:r>
          </w:p>
        </w:tc>
        <w:tc>
          <w:tcPr>
            <w:tcW w:w="900" w:type="dxa"/>
            <w:tcBorders>
              <w:top w:val="nil"/>
              <w:left w:val="nil"/>
              <w:bottom w:val="nil"/>
              <w:right w:val="nil"/>
            </w:tcBorders>
            <w:shd w:val="clear" w:color="auto" w:fill="auto"/>
            <w:noWrap/>
            <w:vAlign w:val="center"/>
            <w:hideMark/>
          </w:tcPr>
          <w:p w14:paraId="40121077" w14:textId="5F1315C7" w:rsidR="00857741" w:rsidRPr="00D71476" w:rsidRDefault="00857741" w:rsidP="00857741">
            <w:pPr>
              <w:jc w:val="center"/>
              <w:rPr>
                <w:color w:val="000000"/>
                <w:sz w:val="20"/>
                <w:szCs w:val="20"/>
              </w:rPr>
            </w:pPr>
            <w:r w:rsidRPr="00D71476">
              <w:rPr>
                <w:color w:val="000000"/>
                <w:sz w:val="20"/>
                <w:szCs w:val="20"/>
              </w:rPr>
              <w:t>0.32</w:t>
            </w:r>
          </w:p>
        </w:tc>
      </w:tr>
      <w:tr w:rsidR="00857741" w:rsidRPr="00D71476" w14:paraId="6284408C"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857741" w:rsidRPr="00D71476" w:rsidRDefault="00857741" w:rsidP="00857741">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857741" w:rsidRPr="00D71476" w:rsidRDefault="00857741" w:rsidP="00857741">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857741" w:rsidRPr="00D71476" w:rsidRDefault="00857741" w:rsidP="00857741">
            <w:pPr>
              <w:jc w:val="center"/>
              <w:rPr>
                <w:color w:val="000000"/>
                <w:sz w:val="20"/>
                <w:szCs w:val="20"/>
              </w:rPr>
            </w:pPr>
            <w:r w:rsidRPr="00D71476">
              <w:rPr>
                <w:color w:val="000000"/>
                <w:sz w:val="20"/>
                <w:szCs w:val="20"/>
              </w:rPr>
              <w:t>947</w:t>
            </w:r>
          </w:p>
        </w:tc>
        <w:tc>
          <w:tcPr>
            <w:tcW w:w="588" w:type="dxa"/>
            <w:tcBorders>
              <w:top w:val="nil"/>
              <w:left w:val="nil"/>
              <w:bottom w:val="nil"/>
              <w:right w:val="nil"/>
            </w:tcBorders>
            <w:shd w:val="clear" w:color="auto" w:fill="auto"/>
            <w:noWrap/>
            <w:vAlign w:val="center"/>
            <w:hideMark/>
          </w:tcPr>
          <w:p w14:paraId="032E8260" w14:textId="77777777" w:rsidR="00857741" w:rsidRPr="00D71476" w:rsidRDefault="00857741" w:rsidP="00857741">
            <w:pPr>
              <w:jc w:val="center"/>
              <w:rPr>
                <w:color w:val="000000"/>
                <w:sz w:val="20"/>
                <w:szCs w:val="20"/>
              </w:rPr>
            </w:pPr>
            <w:r w:rsidRPr="00D71476">
              <w:rPr>
                <w:color w:val="000000"/>
                <w:sz w:val="20"/>
                <w:szCs w:val="20"/>
              </w:rPr>
              <w:t>508</w:t>
            </w:r>
          </w:p>
        </w:tc>
        <w:tc>
          <w:tcPr>
            <w:tcW w:w="903" w:type="dxa"/>
            <w:tcBorders>
              <w:top w:val="nil"/>
              <w:left w:val="nil"/>
              <w:bottom w:val="nil"/>
              <w:right w:val="nil"/>
            </w:tcBorders>
            <w:vAlign w:val="center"/>
          </w:tcPr>
          <w:p w14:paraId="7E2136D1" w14:textId="582BD74C" w:rsidR="00857741" w:rsidRDefault="00857741" w:rsidP="00857741">
            <w:pPr>
              <w:jc w:val="center"/>
              <w:rPr>
                <w:color w:val="000000"/>
                <w:sz w:val="20"/>
                <w:szCs w:val="20"/>
              </w:rPr>
            </w:pPr>
            <w:r w:rsidRPr="00D71476">
              <w:rPr>
                <w:color w:val="000000"/>
                <w:sz w:val="20"/>
                <w:szCs w:val="20"/>
              </w:rPr>
              <w:t>439</w:t>
            </w:r>
          </w:p>
        </w:tc>
        <w:tc>
          <w:tcPr>
            <w:tcW w:w="1394" w:type="dxa"/>
            <w:tcBorders>
              <w:top w:val="nil"/>
              <w:left w:val="nil"/>
              <w:bottom w:val="nil"/>
              <w:right w:val="nil"/>
            </w:tcBorders>
          </w:tcPr>
          <w:p w14:paraId="6781DA30" w14:textId="7345A149" w:rsidR="00857741" w:rsidRPr="00D71476" w:rsidRDefault="00857741" w:rsidP="00857741">
            <w:pPr>
              <w:jc w:val="center"/>
              <w:rPr>
                <w:color w:val="000000"/>
                <w:sz w:val="20"/>
                <w:szCs w:val="20"/>
              </w:rPr>
            </w:pPr>
            <w:r>
              <w:rPr>
                <w:color w:val="000000"/>
                <w:sz w:val="20"/>
                <w:szCs w:val="20"/>
              </w:rPr>
              <w:t>1.2 : 1</w:t>
            </w:r>
          </w:p>
        </w:tc>
        <w:tc>
          <w:tcPr>
            <w:tcW w:w="903" w:type="dxa"/>
            <w:tcBorders>
              <w:top w:val="nil"/>
              <w:left w:val="nil"/>
              <w:bottom w:val="nil"/>
              <w:right w:val="nil"/>
            </w:tcBorders>
            <w:shd w:val="clear" w:color="auto" w:fill="auto"/>
            <w:noWrap/>
            <w:vAlign w:val="center"/>
            <w:hideMark/>
          </w:tcPr>
          <w:p w14:paraId="2A4C42A4" w14:textId="348182C0" w:rsidR="00857741" w:rsidRPr="00D71476" w:rsidRDefault="00857741" w:rsidP="00857741">
            <w:pPr>
              <w:jc w:val="center"/>
              <w:rPr>
                <w:color w:val="000000"/>
                <w:sz w:val="20"/>
                <w:szCs w:val="20"/>
              </w:rPr>
            </w:pPr>
            <w:r w:rsidRPr="00D71476">
              <w:rPr>
                <w:color w:val="000000"/>
                <w:sz w:val="20"/>
                <w:szCs w:val="20"/>
              </w:rPr>
              <w:t>0.18</w:t>
            </w:r>
          </w:p>
        </w:tc>
        <w:tc>
          <w:tcPr>
            <w:tcW w:w="900" w:type="dxa"/>
            <w:tcBorders>
              <w:top w:val="nil"/>
              <w:left w:val="nil"/>
              <w:bottom w:val="nil"/>
              <w:right w:val="nil"/>
            </w:tcBorders>
            <w:shd w:val="clear" w:color="auto" w:fill="auto"/>
            <w:noWrap/>
            <w:vAlign w:val="center"/>
            <w:hideMark/>
          </w:tcPr>
          <w:p w14:paraId="4AA55609" w14:textId="787EE977"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bottom w:val="nil"/>
              <w:right w:val="nil"/>
            </w:tcBorders>
            <w:shd w:val="clear" w:color="auto" w:fill="auto"/>
            <w:noWrap/>
            <w:vAlign w:val="center"/>
            <w:hideMark/>
          </w:tcPr>
          <w:p w14:paraId="43E27A8D" w14:textId="2B0F234D" w:rsidR="00857741" w:rsidRPr="00D71476" w:rsidRDefault="00857741" w:rsidP="00857741">
            <w:pPr>
              <w:jc w:val="center"/>
              <w:rPr>
                <w:color w:val="000000"/>
                <w:sz w:val="20"/>
                <w:szCs w:val="20"/>
              </w:rPr>
            </w:pPr>
            <w:r w:rsidRPr="00D71476">
              <w:rPr>
                <w:color w:val="000000"/>
                <w:sz w:val="20"/>
                <w:szCs w:val="20"/>
              </w:rPr>
              <w:t>0.19</w:t>
            </w:r>
          </w:p>
        </w:tc>
      </w:tr>
      <w:tr w:rsidR="00857741" w:rsidRPr="00D71476" w14:paraId="7A53E5D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857741" w:rsidRPr="00D71476" w:rsidRDefault="00857741" w:rsidP="00857741">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857741" w:rsidRPr="00D71476" w:rsidRDefault="00857741" w:rsidP="00857741">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857741" w:rsidRPr="00D71476" w:rsidRDefault="00857741" w:rsidP="00857741">
            <w:pPr>
              <w:jc w:val="center"/>
              <w:rPr>
                <w:color w:val="000000"/>
                <w:sz w:val="20"/>
                <w:szCs w:val="20"/>
              </w:rPr>
            </w:pPr>
            <w:r w:rsidRPr="00D71476">
              <w:rPr>
                <w:color w:val="000000"/>
                <w:sz w:val="20"/>
                <w:szCs w:val="20"/>
              </w:rPr>
              <w:t>627</w:t>
            </w:r>
          </w:p>
        </w:tc>
        <w:tc>
          <w:tcPr>
            <w:tcW w:w="588" w:type="dxa"/>
            <w:tcBorders>
              <w:top w:val="nil"/>
              <w:left w:val="nil"/>
              <w:bottom w:val="nil"/>
              <w:right w:val="nil"/>
            </w:tcBorders>
            <w:shd w:val="clear" w:color="auto" w:fill="auto"/>
            <w:noWrap/>
            <w:vAlign w:val="center"/>
            <w:hideMark/>
          </w:tcPr>
          <w:p w14:paraId="70996770" w14:textId="77777777" w:rsidR="00857741" w:rsidRPr="00D71476" w:rsidRDefault="00857741" w:rsidP="00857741">
            <w:pPr>
              <w:jc w:val="center"/>
              <w:rPr>
                <w:color w:val="000000"/>
                <w:sz w:val="20"/>
                <w:szCs w:val="20"/>
              </w:rPr>
            </w:pPr>
            <w:r w:rsidRPr="00D71476">
              <w:rPr>
                <w:color w:val="000000"/>
                <w:sz w:val="20"/>
                <w:szCs w:val="20"/>
              </w:rPr>
              <w:t>302</w:t>
            </w:r>
          </w:p>
        </w:tc>
        <w:tc>
          <w:tcPr>
            <w:tcW w:w="903" w:type="dxa"/>
            <w:tcBorders>
              <w:top w:val="nil"/>
              <w:left w:val="nil"/>
              <w:bottom w:val="nil"/>
              <w:right w:val="nil"/>
            </w:tcBorders>
            <w:vAlign w:val="center"/>
          </w:tcPr>
          <w:p w14:paraId="6548F3BC" w14:textId="24EF6C02" w:rsidR="00857741" w:rsidRDefault="00857741" w:rsidP="00857741">
            <w:pPr>
              <w:jc w:val="center"/>
              <w:rPr>
                <w:color w:val="000000"/>
                <w:sz w:val="20"/>
                <w:szCs w:val="20"/>
              </w:rPr>
            </w:pPr>
            <w:r w:rsidRPr="00D71476">
              <w:rPr>
                <w:color w:val="000000"/>
                <w:sz w:val="20"/>
                <w:szCs w:val="20"/>
              </w:rPr>
              <w:t>325</w:t>
            </w:r>
          </w:p>
        </w:tc>
        <w:tc>
          <w:tcPr>
            <w:tcW w:w="1394" w:type="dxa"/>
            <w:tcBorders>
              <w:top w:val="nil"/>
              <w:left w:val="nil"/>
              <w:bottom w:val="nil"/>
              <w:right w:val="nil"/>
            </w:tcBorders>
          </w:tcPr>
          <w:p w14:paraId="35492E8F" w14:textId="1EF61FA0" w:rsidR="00857741" w:rsidRPr="00D71476" w:rsidRDefault="00857741" w:rsidP="00857741">
            <w:pPr>
              <w:jc w:val="center"/>
              <w:rPr>
                <w:color w:val="000000"/>
                <w:sz w:val="20"/>
                <w:szCs w:val="20"/>
              </w:rPr>
            </w:pPr>
            <w:r>
              <w:rPr>
                <w:color w:val="000000"/>
                <w:sz w:val="20"/>
                <w:szCs w:val="20"/>
              </w:rPr>
              <w:t xml:space="preserve">      1 : 1.1</w:t>
            </w:r>
          </w:p>
        </w:tc>
        <w:tc>
          <w:tcPr>
            <w:tcW w:w="903" w:type="dxa"/>
            <w:tcBorders>
              <w:top w:val="nil"/>
              <w:left w:val="nil"/>
              <w:bottom w:val="nil"/>
              <w:right w:val="nil"/>
            </w:tcBorders>
            <w:shd w:val="clear" w:color="auto" w:fill="auto"/>
            <w:noWrap/>
            <w:vAlign w:val="center"/>
            <w:hideMark/>
          </w:tcPr>
          <w:p w14:paraId="48223503" w14:textId="7B9C467D" w:rsidR="00857741" w:rsidRPr="00D71476" w:rsidRDefault="00857741" w:rsidP="00857741">
            <w:pPr>
              <w:jc w:val="center"/>
              <w:rPr>
                <w:color w:val="000000"/>
                <w:sz w:val="20"/>
                <w:szCs w:val="20"/>
              </w:rPr>
            </w:pPr>
            <w:r w:rsidRPr="00D71476">
              <w:rPr>
                <w:color w:val="000000"/>
                <w:sz w:val="20"/>
                <w:szCs w:val="20"/>
              </w:rPr>
              <w:t>0.24</w:t>
            </w:r>
          </w:p>
        </w:tc>
        <w:tc>
          <w:tcPr>
            <w:tcW w:w="900" w:type="dxa"/>
            <w:tcBorders>
              <w:top w:val="nil"/>
              <w:left w:val="nil"/>
              <w:bottom w:val="nil"/>
              <w:right w:val="nil"/>
            </w:tcBorders>
            <w:shd w:val="clear" w:color="auto" w:fill="auto"/>
            <w:noWrap/>
            <w:vAlign w:val="center"/>
            <w:hideMark/>
          </w:tcPr>
          <w:p w14:paraId="6358A1B5" w14:textId="69287826" w:rsidR="00857741" w:rsidRPr="00D71476" w:rsidRDefault="00857741" w:rsidP="00857741">
            <w:pPr>
              <w:jc w:val="center"/>
              <w:rPr>
                <w:color w:val="000000"/>
                <w:sz w:val="20"/>
                <w:szCs w:val="20"/>
              </w:rPr>
            </w:pPr>
            <w:r w:rsidRPr="00D71476">
              <w:rPr>
                <w:color w:val="000000"/>
                <w:sz w:val="20"/>
                <w:szCs w:val="20"/>
              </w:rPr>
              <w:t>0.14</w:t>
            </w:r>
          </w:p>
        </w:tc>
        <w:tc>
          <w:tcPr>
            <w:tcW w:w="900" w:type="dxa"/>
            <w:tcBorders>
              <w:top w:val="nil"/>
              <w:left w:val="nil"/>
              <w:bottom w:val="nil"/>
              <w:right w:val="nil"/>
            </w:tcBorders>
            <w:shd w:val="clear" w:color="auto" w:fill="auto"/>
            <w:noWrap/>
            <w:vAlign w:val="center"/>
            <w:hideMark/>
          </w:tcPr>
          <w:p w14:paraId="5A4092FD" w14:textId="2DC7E140"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5444B46" w14:textId="77777777" w:rsidTr="00857741">
        <w:trPr>
          <w:trHeight w:val="320"/>
          <w:jc w:val="center"/>
        </w:trPr>
        <w:tc>
          <w:tcPr>
            <w:tcW w:w="1114" w:type="dxa"/>
            <w:tcBorders>
              <w:top w:val="nil"/>
              <w:left w:val="nil"/>
              <w:right w:val="nil"/>
            </w:tcBorders>
            <w:shd w:val="clear" w:color="auto" w:fill="auto"/>
            <w:noWrap/>
            <w:vAlign w:val="center"/>
            <w:hideMark/>
          </w:tcPr>
          <w:p w14:paraId="7FA6A6C6" w14:textId="77777777" w:rsidR="00857741" w:rsidRPr="00D71476" w:rsidRDefault="00857741" w:rsidP="00857741">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857741" w:rsidRPr="00D71476" w:rsidRDefault="00857741" w:rsidP="00857741">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857741" w:rsidRPr="00D71476" w:rsidRDefault="00857741" w:rsidP="00857741">
            <w:pPr>
              <w:jc w:val="center"/>
              <w:rPr>
                <w:color w:val="000000"/>
                <w:sz w:val="20"/>
                <w:szCs w:val="20"/>
              </w:rPr>
            </w:pPr>
            <w:r w:rsidRPr="00D71476">
              <w:rPr>
                <w:color w:val="000000"/>
                <w:sz w:val="20"/>
                <w:szCs w:val="20"/>
              </w:rPr>
              <w:t>652</w:t>
            </w:r>
          </w:p>
        </w:tc>
        <w:tc>
          <w:tcPr>
            <w:tcW w:w="588" w:type="dxa"/>
            <w:tcBorders>
              <w:top w:val="nil"/>
              <w:left w:val="nil"/>
              <w:right w:val="nil"/>
            </w:tcBorders>
            <w:shd w:val="clear" w:color="auto" w:fill="auto"/>
            <w:noWrap/>
            <w:vAlign w:val="center"/>
            <w:hideMark/>
          </w:tcPr>
          <w:p w14:paraId="3F7101AB" w14:textId="77777777" w:rsidR="00857741" w:rsidRPr="00D71476" w:rsidRDefault="00857741" w:rsidP="00857741">
            <w:pPr>
              <w:jc w:val="center"/>
              <w:rPr>
                <w:color w:val="000000"/>
                <w:sz w:val="20"/>
                <w:szCs w:val="20"/>
              </w:rPr>
            </w:pPr>
            <w:r w:rsidRPr="00D71476">
              <w:rPr>
                <w:color w:val="000000"/>
                <w:sz w:val="20"/>
                <w:szCs w:val="20"/>
              </w:rPr>
              <w:t>266</w:t>
            </w:r>
          </w:p>
        </w:tc>
        <w:tc>
          <w:tcPr>
            <w:tcW w:w="903" w:type="dxa"/>
            <w:tcBorders>
              <w:top w:val="nil"/>
              <w:left w:val="nil"/>
              <w:right w:val="nil"/>
            </w:tcBorders>
            <w:vAlign w:val="center"/>
          </w:tcPr>
          <w:p w14:paraId="3F851E23" w14:textId="100F43B3" w:rsidR="00857741" w:rsidRDefault="00857741" w:rsidP="00857741">
            <w:pPr>
              <w:jc w:val="center"/>
              <w:rPr>
                <w:color w:val="000000"/>
                <w:sz w:val="20"/>
                <w:szCs w:val="20"/>
              </w:rPr>
            </w:pPr>
            <w:r w:rsidRPr="00D71476">
              <w:rPr>
                <w:color w:val="000000"/>
                <w:sz w:val="20"/>
                <w:szCs w:val="20"/>
              </w:rPr>
              <w:t>386</w:t>
            </w:r>
          </w:p>
        </w:tc>
        <w:tc>
          <w:tcPr>
            <w:tcW w:w="1394" w:type="dxa"/>
            <w:tcBorders>
              <w:top w:val="nil"/>
              <w:left w:val="nil"/>
              <w:right w:val="nil"/>
            </w:tcBorders>
          </w:tcPr>
          <w:p w14:paraId="3B4C4ECC" w14:textId="3DCB2D34" w:rsidR="00857741" w:rsidRPr="00D71476" w:rsidRDefault="00857741" w:rsidP="00857741">
            <w:pPr>
              <w:jc w:val="center"/>
              <w:rPr>
                <w:color w:val="000000"/>
                <w:sz w:val="20"/>
                <w:szCs w:val="20"/>
              </w:rPr>
            </w:pPr>
            <w:r>
              <w:rPr>
                <w:color w:val="000000"/>
                <w:sz w:val="20"/>
                <w:szCs w:val="20"/>
              </w:rPr>
              <w:t xml:space="preserve">      1 : 1.5</w:t>
            </w:r>
          </w:p>
        </w:tc>
        <w:tc>
          <w:tcPr>
            <w:tcW w:w="903" w:type="dxa"/>
            <w:tcBorders>
              <w:top w:val="nil"/>
              <w:left w:val="nil"/>
              <w:right w:val="nil"/>
            </w:tcBorders>
            <w:shd w:val="clear" w:color="auto" w:fill="auto"/>
            <w:noWrap/>
            <w:vAlign w:val="center"/>
            <w:hideMark/>
          </w:tcPr>
          <w:p w14:paraId="6D59E1AC" w14:textId="538BF53F"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right w:val="nil"/>
            </w:tcBorders>
            <w:shd w:val="clear" w:color="auto" w:fill="auto"/>
            <w:noWrap/>
            <w:vAlign w:val="center"/>
            <w:hideMark/>
          </w:tcPr>
          <w:p w14:paraId="2C337A8C" w14:textId="50BD8E9F"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right w:val="nil"/>
            </w:tcBorders>
            <w:shd w:val="clear" w:color="auto" w:fill="auto"/>
            <w:noWrap/>
            <w:vAlign w:val="center"/>
            <w:hideMark/>
          </w:tcPr>
          <w:p w14:paraId="4DF11876" w14:textId="308D4B1A"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376E409" w14:textId="77777777" w:rsidTr="00857741">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857741" w:rsidRPr="00D71476" w:rsidRDefault="00857741" w:rsidP="00857741">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857741" w:rsidRPr="00D71476" w:rsidRDefault="00857741" w:rsidP="00857741">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857741" w:rsidRPr="00D71476" w:rsidRDefault="00857741" w:rsidP="00857741">
            <w:pPr>
              <w:jc w:val="center"/>
              <w:rPr>
                <w:color w:val="000000"/>
                <w:sz w:val="20"/>
                <w:szCs w:val="20"/>
              </w:rPr>
            </w:pPr>
            <w:r w:rsidRPr="00D71476">
              <w:rPr>
                <w:color w:val="000000"/>
                <w:sz w:val="20"/>
                <w:szCs w:val="20"/>
              </w:rPr>
              <w:t>754</w:t>
            </w:r>
          </w:p>
        </w:tc>
        <w:tc>
          <w:tcPr>
            <w:tcW w:w="588" w:type="dxa"/>
            <w:tcBorders>
              <w:top w:val="nil"/>
              <w:left w:val="nil"/>
              <w:bottom w:val="single" w:sz="4" w:space="0" w:color="auto"/>
              <w:right w:val="nil"/>
            </w:tcBorders>
            <w:shd w:val="clear" w:color="auto" w:fill="auto"/>
            <w:noWrap/>
            <w:vAlign w:val="center"/>
            <w:hideMark/>
          </w:tcPr>
          <w:p w14:paraId="1D69A262" w14:textId="77777777" w:rsidR="00857741" w:rsidRPr="00D71476" w:rsidRDefault="00857741" w:rsidP="00857741">
            <w:pPr>
              <w:jc w:val="center"/>
              <w:rPr>
                <w:color w:val="000000"/>
                <w:sz w:val="20"/>
                <w:szCs w:val="20"/>
              </w:rPr>
            </w:pPr>
            <w:r w:rsidRPr="00D71476">
              <w:rPr>
                <w:color w:val="000000"/>
                <w:sz w:val="20"/>
                <w:szCs w:val="20"/>
              </w:rPr>
              <w:t>289</w:t>
            </w:r>
          </w:p>
        </w:tc>
        <w:tc>
          <w:tcPr>
            <w:tcW w:w="903" w:type="dxa"/>
            <w:tcBorders>
              <w:top w:val="nil"/>
              <w:left w:val="nil"/>
              <w:bottom w:val="single" w:sz="4" w:space="0" w:color="auto"/>
              <w:right w:val="nil"/>
            </w:tcBorders>
            <w:vAlign w:val="center"/>
          </w:tcPr>
          <w:p w14:paraId="26E156ED" w14:textId="34A4DBA2" w:rsidR="00857741" w:rsidRDefault="00857741" w:rsidP="00857741">
            <w:pPr>
              <w:jc w:val="center"/>
              <w:rPr>
                <w:color w:val="000000"/>
                <w:sz w:val="20"/>
                <w:szCs w:val="20"/>
              </w:rPr>
            </w:pPr>
            <w:r w:rsidRPr="00D71476">
              <w:rPr>
                <w:color w:val="000000"/>
                <w:sz w:val="20"/>
                <w:szCs w:val="20"/>
              </w:rPr>
              <w:t>465</w:t>
            </w:r>
          </w:p>
        </w:tc>
        <w:tc>
          <w:tcPr>
            <w:tcW w:w="1394" w:type="dxa"/>
            <w:tcBorders>
              <w:top w:val="nil"/>
              <w:left w:val="nil"/>
              <w:bottom w:val="single" w:sz="4" w:space="0" w:color="auto"/>
              <w:right w:val="nil"/>
            </w:tcBorders>
          </w:tcPr>
          <w:p w14:paraId="03B1496F" w14:textId="0246FF19" w:rsidR="00857741" w:rsidRPr="00D71476" w:rsidRDefault="00857741" w:rsidP="00857741">
            <w:pPr>
              <w:jc w:val="center"/>
              <w:rPr>
                <w:color w:val="000000"/>
                <w:sz w:val="20"/>
                <w:szCs w:val="20"/>
              </w:rPr>
            </w:pPr>
            <w:r>
              <w:rPr>
                <w:color w:val="000000"/>
                <w:sz w:val="20"/>
                <w:szCs w:val="20"/>
              </w:rPr>
              <w:t xml:space="preserve">      1 : 1.6</w:t>
            </w:r>
          </w:p>
        </w:tc>
        <w:tc>
          <w:tcPr>
            <w:tcW w:w="903" w:type="dxa"/>
            <w:tcBorders>
              <w:top w:val="nil"/>
              <w:left w:val="nil"/>
              <w:bottom w:val="single" w:sz="4" w:space="0" w:color="auto"/>
              <w:right w:val="nil"/>
            </w:tcBorders>
            <w:shd w:val="clear" w:color="auto" w:fill="auto"/>
            <w:noWrap/>
            <w:vAlign w:val="center"/>
            <w:hideMark/>
          </w:tcPr>
          <w:p w14:paraId="78873FB2" w14:textId="7977CAF0" w:rsidR="00857741" w:rsidRPr="00D71476" w:rsidRDefault="00857741" w:rsidP="00857741">
            <w:pPr>
              <w:jc w:val="center"/>
              <w:rPr>
                <w:color w:val="000000"/>
                <w:sz w:val="20"/>
                <w:szCs w:val="20"/>
              </w:rPr>
            </w:pPr>
            <w:r w:rsidRPr="00D71476">
              <w:rPr>
                <w:color w:val="000000"/>
                <w:sz w:val="20"/>
                <w:szCs w:val="20"/>
              </w:rPr>
              <w:t>0.09</w:t>
            </w:r>
          </w:p>
        </w:tc>
        <w:tc>
          <w:tcPr>
            <w:tcW w:w="900" w:type="dxa"/>
            <w:tcBorders>
              <w:top w:val="nil"/>
              <w:left w:val="nil"/>
              <w:bottom w:val="single" w:sz="4" w:space="0" w:color="auto"/>
              <w:right w:val="nil"/>
            </w:tcBorders>
            <w:shd w:val="clear" w:color="auto" w:fill="auto"/>
            <w:noWrap/>
            <w:vAlign w:val="center"/>
            <w:hideMark/>
          </w:tcPr>
          <w:p w14:paraId="77A39568" w14:textId="059F5D0F"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single" w:sz="4" w:space="0" w:color="auto"/>
              <w:right w:val="nil"/>
            </w:tcBorders>
            <w:shd w:val="clear" w:color="auto" w:fill="auto"/>
            <w:noWrap/>
            <w:vAlign w:val="center"/>
            <w:hideMark/>
          </w:tcPr>
          <w:p w14:paraId="59A7BFD3" w14:textId="1AAF97A7" w:rsidR="00857741" w:rsidRPr="00D71476" w:rsidRDefault="00857741" w:rsidP="00857741">
            <w:pPr>
              <w:jc w:val="center"/>
              <w:rPr>
                <w:color w:val="000000"/>
                <w:sz w:val="20"/>
                <w:szCs w:val="20"/>
              </w:rPr>
            </w:pPr>
            <w:r w:rsidRPr="00D71476">
              <w:rPr>
                <w:color w:val="000000"/>
                <w:sz w:val="20"/>
                <w:szCs w:val="20"/>
              </w:rPr>
              <w:t>0.12</w:t>
            </w:r>
          </w:p>
        </w:tc>
      </w:tr>
    </w:tbl>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189E0AB5" w14:textId="4F1C193E" w:rsidR="00EF621B" w:rsidRPr="0029245D" w:rsidRDefault="00C5137D" w:rsidP="00C5137D">
      <w:pPr>
        <w:spacing w:line="360" w:lineRule="auto"/>
        <w:ind w:firstLine="720"/>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r w:rsidR="00EF621B">
        <w:t xml:space="preserve">The relationship between </w:t>
      </w:r>
      <w:r w:rsidR="00EF621B" w:rsidRPr="00811F41">
        <w:rPr>
          <w:i/>
          <w:iCs/>
        </w:rPr>
        <w:t>N</w:t>
      </w:r>
      <w:r w:rsidR="00EF621B" w:rsidRPr="00811F41">
        <w:rPr>
          <w:i/>
          <w:iCs/>
          <w:vertAlign w:val="subscript"/>
        </w:rPr>
        <w:t>b</w:t>
      </w:r>
      <w:r w:rsidR="00EF621B">
        <w:t xml:space="preserve"> and the number of successful parents in our pedigree is influenced by the genetic characteristics of the parental cohorts, the completeness of our sampling and the accuracy of our inferred pedigrees. </w:t>
      </w:r>
      <w:r w:rsidR="00E874CC" w:rsidRPr="00DA3E76">
        <w:rPr>
          <w:color w:val="000000" w:themeColor="text1"/>
        </w:rPr>
        <w:t>The</w:t>
      </w:r>
      <w:r w:rsidR="00E874CC">
        <w:rPr>
          <w:color w:val="000000" w:themeColor="text1"/>
        </w:rPr>
        <w:t xml:space="preserve"> ratio between </w:t>
      </w:r>
      <w:r w:rsidR="00E874CC" w:rsidRPr="00EF621B">
        <w:rPr>
          <w:i/>
          <w:iCs/>
          <w:color w:val="000000" w:themeColor="text1"/>
        </w:rPr>
        <w:t>N</w:t>
      </w:r>
      <w:r w:rsidR="00E874CC" w:rsidRPr="00EF621B">
        <w:rPr>
          <w:i/>
          <w:iCs/>
          <w:color w:val="000000" w:themeColor="text1"/>
          <w:vertAlign w:val="subscript"/>
        </w:rPr>
        <w:t>b</w:t>
      </w:r>
      <w:r w:rsidR="00E874CC">
        <w:rPr>
          <w:i/>
          <w:iCs/>
        </w:rPr>
        <w:t xml:space="preserve"> </w:t>
      </w:r>
      <w:r w:rsidR="00E874CC">
        <w:t xml:space="preserve">and the number of successful parents was substantially greater than one (1.5x) in four of the nine years that we considered (Table 8). </w:t>
      </w:r>
      <w:r w:rsidR="00EF621B" w:rsidRPr="00811F41">
        <w:t xml:space="preserve">An </w:t>
      </w:r>
      <w:r w:rsidR="00EF621B" w:rsidRPr="00811F41">
        <w:rPr>
          <w:i/>
          <w:iCs/>
        </w:rPr>
        <w:t>N</w:t>
      </w:r>
      <w:r w:rsidR="00EF621B" w:rsidRPr="00811F41">
        <w:rPr>
          <w:i/>
          <w:iCs/>
          <w:vertAlign w:val="subscript"/>
        </w:rPr>
        <w:t>b</w:t>
      </w:r>
      <w:r w:rsidR="00EF621B" w:rsidRPr="00811F41">
        <w:t xml:space="preserve"> estimate </w:t>
      </w:r>
      <w:r w:rsidR="00EF621B">
        <w:t xml:space="preserve">much </w:t>
      </w:r>
      <w:r w:rsidR="00EF621B" w:rsidRPr="00811F41">
        <w:t>greater than the number of successful parents in the pedigree may be due to disassortative mating, unsampled parents</w:t>
      </w:r>
      <w:r w:rsidR="00EF621B">
        <w:t>,</w:t>
      </w:r>
      <w:r w:rsidR="00EF621B" w:rsidRPr="00811F41">
        <w:t xml:space="preserve"> or </w:t>
      </w:r>
      <w:proofErr w:type="spellStart"/>
      <w:r w:rsidR="00EF621B" w:rsidRPr="00811F41">
        <w:t>underassignment</w:t>
      </w:r>
      <w:proofErr w:type="spellEnd"/>
      <w:r w:rsidR="00EF621B" w:rsidRPr="00811F41">
        <w:t xml:space="preserve"> of offspring to parents (e.g. offspring assigns </w:t>
      </w:r>
      <w:r w:rsidR="0018163C">
        <w:t>does not assign to a parent</w:t>
      </w:r>
      <w:r w:rsidR="00EF621B" w:rsidRPr="00811F41">
        <w:t xml:space="preserve"> because the parent was not sampled or </w:t>
      </w:r>
      <w:r w:rsidR="0018163C">
        <w:t xml:space="preserve">was </w:t>
      </w:r>
      <w:r w:rsidR="00EF621B" w:rsidRPr="00811F41">
        <w:t xml:space="preserve">incorrectly </w:t>
      </w:r>
      <w:r w:rsidR="00EF621B">
        <w:t>excluded</w:t>
      </w:r>
      <w:r w:rsidR="00EF621B" w:rsidRPr="00811F41">
        <w:t xml:space="preserve"> during assignment).</w:t>
      </w:r>
      <w:r w:rsidR="00E874CC">
        <w:t xml:space="preserve"> However, estimates of </w:t>
      </w:r>
      <w:r w:rsidR="00E874CC" w:rsidRPr="000F316F">
        <w:rPr>
          <w:i/>
          <w:iCs/>
        </w:rPr>
        <w:t>N</w:t>
      </w:r>
      <w:r w:rsidR="00E874CC" w:rsidRPr="000F316F">
        <w:rPr>
          <w:i/>
          <w:iCs/>
          <w:vertAlign w:val="subscript"/>
        </w:rPr>
        <w:t>b</w:t>
      </w:r>
      <w:r w:rsidR="00E874CC" w:rsidRPr="000F316F">
        <w:rPr>
          <w:vertAlign w:val="subscript"/>
        </w:rPr>
        <w:t xml:space="preserve"> </w:t>
      </w:r>
      <w:r w:rsidR="00E874CC">
        <w:t xml:space="preserve">in these years were associated with smaller datasets </w:t>
      </w:r>
      <w:r w:rsidR="00E874CC" w:rsidRPr="000F316F">
        <w:t>(</w:t>
      </w:r>
      <w:proofErr w:type="spellStart"/>
      <w:r w:rsidR="00E874CC" w:rsidRPr="000F316F">
        <w:rPr>
          <w:i/>
          <w:iCs/>
          <w:color w:val="000000"/>
        </w:rPr>
        <w:t>n</w:t>
      </w:r>
      <w:r w:rsidR="00E874CC" w:rsidRPr="000F316F">
        <w:rPr>
          <w:i/>
          <w:iCs/>
          <w:color w:val="000000"/>
          <w:vertAlign w:val="subscript"/>
        </w:rPr>
        <w:t>offspring</w:t>
      </w:r>
      <w:proofErr w:type="spellEnd"/>
      <w:r w:rsidR="00E874CC" w:rsidRPr="000F316F">
        <w:rPr>
          <w:color w:val="000000"/>
        </w:rPr>
        <w:t>) and lar</w:t>
      </w:r>
      <w:r w:rsidR="00E874CC">
        <w:rPr>
          <w:color w:val="000000"/>
        </w:rPr>
        <w:t>ger confidence intervals than other years</w:t>
      </w:r>
      <w:r w:rsidR="00E874CC" w:rsidRPr="000F316F">
        <w:t>.</w:t>
      </w:r>
      <w:r w:rsidR="00EF621B">
        <w:t xml:space="preserve"> In contrast, </w:t>
      </w:r>
      <w:r w:rsidR="00EF621B">
        <w:rPr>
          <w:color w:val="000000" w:themeColor="text1"/>
        </w:rPr>
        <w:t>a</w:t>
      </w:r>
      <w:r w:rsidR="00EF621B" w:rsidRPr="00811F41">
        <w:rPr>
          <w:color w:val="000000" w:themeColor="text1"/>
        </w:rPr>
        <w:t xml:space="preserve">n </w:t>
      </w:r>
      <w:r w:rsidR="00EF621B" w:rsidRPr="00811F41">
        <w:rPr>
          <w:i/>
          <w:iCs/>
          <w:color w:val="000000" w:themeColor="text1"/>
        </w:rPr>
        <w:t>N</w:t>
      </w:r>
      <w:r w:rsidR="00EF621B" w:rsidRPr="00811F41">
        <w:rPr>
          <w:i/>
          <w:iCs/>
          <w:color w:val="000000" w:themeColor="text1"/>
          <w:vertAlign w:val="subscript"/>
        </w:rPr>
        <w:t>b</w:t>
      </w:r>
      <w:r w:rsidR="00EF621B" w:rsidRPr="00811F41">
        <w:rPr>
          <w:color w:val="000000" w:themeColor="text1"/>
        </w:rPr>
        <w:t xml:space="preserve"> estimate </w:t>
      </w:r>
      <w:r w:rsidR="00EF621B">
        <w:rPr>
          <w:color w:val="000000" w:themeColor="text1"/>
        </w:rPr>
        <w:t xml:space="preserve">much </w:t>
      </w:r>
      <w:r w:rsidR="00EF621B" w:rsidRPr="00811F41">
        <w:rPr>
          <w:color w:val="000000" w:themeColor="text1"/>
        </w:rPr>
        <w:t xml:space="preserve">less than the number of successful parents in the estimated pedigree may be due to unbalanced sex ratios, fluctuations in </w:t>
      </w:r>
      <w:r w:rsidR="00EF621B" w:rsidRPr="00811F41">
        <w:rPr>
          <w:i/>
          <w:color w:val="000000" w:themeColor="text1"/>
        </w:rPr>
        <w:t>N</w:t>
      </w:r>
      <w:r w:rsidR="00EF621B" w:rsidRPr="00811F41">
        <w:rPr>
          <w:i/>
          <w:color w:val="000000" w:themeColor="text1"/>
          <w:vertAlign w:val="subscript"/>
        </w:rPr>
        <w:t>b</w:t>
      </w:r>
      <w:r w:rsidR="00EF621B" w:rsidRPr="00811F41">
        <w:rPr>
          <w:color w:val="000000" w:themeColor="text1"/>
        </w:rPr>
        <w:t xml:space="preserve"> over time, assortative mating, or spurious assignments of offspring to parents.</w:t>
      </w:r>
      <w:r w:rsidR="00EF621B">
        <w:rPr>
          <w:color w:val="000000" w:themeColor="text1"/>
        </w:rPr>
        <w:t xml:space="preserve"> </w:t>
      </w:r>
      <w:r w:rsidR="00E874CC">
        <w:rPr>
          <w:color w:val="000000" w:themeColor="text1"/>
        </w:rPr>
        <w:t xml:space="preserve">No </w:t>
      </w:r>
      <w:r w:rsidR="00E874CC" w:rsidRPr="00E874CC">
        <w:rPr>
          <w:i/>
          <w:iCs/>
          <w:color w:val="000000" w:themeColor="text1"/>
        </w:rPr>
        <w:t>N</w:t>
      </w:r>
      <w:r w:rsidR="00E874CC" w:rsidRPr="00E874CC">
        <w:rPr>
          <w:i/>
          <w:iCs/>
          <w:color w:val="000000" w:themeColor="text1"/>
          <w:vertAlign w:val="subscript"/>
        </w:rPr>
        <w:t>b</w:t>
      </w:r>
      <w:r w:rsidR="00E874CC">
        <w:rPr>
          <w:color w:val="000000" w:themeColor="text1"/>
        </w:rPr>
        <w:t xml:space="preserve"> estimates were substantially (1.5x) lower than the number of successful parents. </w:t>
      </w:r>
    </w:p>
    <w:p w14:paraId="52FBE046" w14:textId="77777777" w:rsidR="002914C9" w:rsidRDefault="002914C9" w:rsidP="002914C9">
      <w:pPr>
        <w:ind w:left="90"/>
        <w:rPr>
          <w:color w:val="333333"/>
          <w:sz w:val="20"/>
          <w:szCs w:val="20"/>
          <w:shd w:val="clear" w:color="auto" w:fill="FFFFFF"/>
        </w:rPr>
      </w:pPr>
      <w:r w:rsidRPr="00D71476">
        <w:rPr>
          <w:b/>
          <w:bCs/>
          <w:color w:val="333333"/>
          <w:sz w:val="20"/>
          <w:szCs w:val="20"/>
          <w:shd w:val="clear" w:color="auto" w:fill="FFFFFF"/>
        </w:rPr>
        <w:lastRenderedPageBreak/>
        <w:t>Table 8</w:t>
      </w:r>
      <w:r>
        <w:rPr>
          <w:b/>
          <w:bCs/>
          <w:color w:val="333333"/>
          <w:sz w:val="20"/>
          <w:szCs w:val="20"/>
          <w:shd w:val="clear" w:color="auto" w:fill="FFFFFF"/>
        </w:rPr>
        <w:t>.</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w:t>
      </w:r>
      <w:r w:rsidRPr="00354312">
        <w:rPr>
          <w:i/>
          <w:color w:val="333333"/>
          <w:sz w:val="20"/>
          <w:shd w:val="clear" w:color="auto" w:fill="FFFFFF"/>
          <w:vertAlign w:val="subscript"/>
        </w:rPr>
        <w:t>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released above the </w:t>
      </w:r>
      <w:r>
        <w:rPr>
          <w:color w:val="333333"/>
          <w:sz w:val="20"/>
          <w:szCs w:val="20"/>
          <w:shd w:val="clear" w:color="auto" w:fill="FFFFFF"/>
        </w:rPr>
        <w:t>Cougar Dam</w:t>
      </w:r>
      <w:r w:rsidRPr="00D71476">
        <w:rPr>
          <w:color w:val="333333"/>
          <w:sz w:val="20"/>
          <w:szCs w:val="20"/>
          <w:shd w:val="clear" w:color="auto" w:fill="FFFFFF"/>
        </w:rPr>
        <w:t xml:space="preserve"> in a given year that were sampled, and successfully genotyped,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w:t>
      </w:r>
      <w:r>
        <w:rPr>
          <w:color w:val="333333"/>
          <w:sz w:val="20"/>
          <w:szCs w:val="20"/>
          <w:shd w:val="clear" w:color="auto" w:fill="FFFFFF"/>
        </w:rPr>
        <w:t xml:space="preserve">The </w:t>
      </w:r>
      <w:r w:rsidRPr="00D71476">
        <w:rPr>
          <w:i/>
          <w:iCs/>
          <w:color w:val="333333"/>
          <w:sz w:val="20"/>
          <w:szCs w:val="20"/>
          <w:shd w:val="clear" w:color="auto" w:fill="FFFFFF"/>
        </w:rPr>
        <w:t>N</w:t>
      </w:r>
      <w:r w:rsidRPr="00D13A7F">
        <w:rPr>
          <w:i/>
          <w:iCs/>
          <w:color w:val="333333"/>
          <w:sz w:val="20"/>
          <w:szCs w:val="20"/>
          <w:shd w:val="clear" w:color="auto" w:fill="FFFFFF"/>
          <w:vertAlign w:val="subscript"/>
        </w:rPr>
        <w:t>b</w:t>
      </w:r>
      <w:r w:rsidRPr="00D71476">
        <w:rPr>
          <w:color w:val="333333"/>
          <w:sz w:val="20"/>
          <w:szCs w:val="20"/>
          <w:shd w:val="clear" w:color="auto" w:fill="FFFFFF"/>
        </w:rPr>
        <w:t xml:space="preserve"> : </w:t>
      </w:r>
      <w:proofErr w:type="spellStart"/>
      <w:r w:rsidRPr="00D71476">
        <w:rPr>
          <w:i/>
          <w:iCs/>
          <w:color w:val="333333"/>
          <w:sz w:val="20"/>
          <w:szCs w:val="20"/>
          <w:shd w:val="clear" w:color="auto" w:fill="FFFFFF"/>
        </w:rPr>
        <w:t>n</w:t>
      </w:r>
      <w:r>
        <w:rPr>
          <w:i/>
          <w:iCs/>
          <w:color w:val="333333"/>
          <w:sz w:val="20"/>
          <w:szCs w:val="20"/>
          <w:shd w:val="clear" w:color="auto" w:fill="FFFFFF"/>
          <w:vertAlign w:val="subscript"/>
        </w:rPr>
        <w:t>cand</w:t>
      </w:r>
      <w:proofErr w:type="spellEnd"/>
      <w:r>
        <w:rPr>
          <w:i/>
          <w:iCs/>
          <w:color w:val="333333"/>
          <w:sz w:val="20"/>
          <w:szCs w:val="20"/>
          <w:shd w:val="clear" w:color="auto" w:fill="FFFFFF"/>
        </w:rPr>
        <w:t xml:space="preserve"> </w:t>
      </w:r>
      <w:r w:rsidRPr="00CA6A02">
        <w:rPr>
          <w:color w:val="333333"/>
          <w:sz w:val="20"/>
          <w:szCs w:val="20"/>
          <w:shd w:val="clear" w:color="auto" w:fill="FFFFFF"/>
        </w:rPr>
        <w:t>ratio</w:t>
      </w:r>
      <w:r>
        <w:rPr>
          <w:i/>
          <w:iCs/>
          <w:color w:val="333333"/>
          <w:sz w:val="20"/>
          <w:szCs w:val="20"/>
          <w:shd w:val="clear" w:color="auto" w:fill="FFFFFF"/>
        </w:rPr>
        <w:t xml:space="preserve"> </w:t>
      </w:r>
      <w:r w:rsidRPr="00CA6A02">
        <w:rPr>
          <w:color w:val="333333"/>
          <w:sz w:val="20"/>
          <w:szCs w:val="20"/>
          <w:shd w:val="clear" w:color="auto" w:fill="FFFFFF"/>
        </w:rPr>
        <w:t>is the</w:t>
      </w:r>
      <w:r>
        <w:rPr>
          <w:i/>
          <w:iCs/>
          <w:color w:val="333333"/>
          <w:sz w:val="20"/>
          <w:szCs w:val="20"/>
          <w:shd w:val="clear" w:color="auto" w:fill="FFFFFF"/>
        </w:rPr>
        <w:t xml:space="preserve"> </w:t>
      </w:r>
      <w:r w:rsidRPr="00D71476">
        <w:rPr>
          <w:i/>
          <w:iCs/>
          <w:color w:val="333333"/>
          <w:sz w:val="20"/>
          <w:szCs w:val="20"/>
          <w:shd w:val="clear" w:color="auto" w:fill="FFFFFF"/>
        </w:rPr>
        <w:t>N</w:t>
      </w:r>
      <w:r w:rsidRPr="00D13A7F">
        <w:rPr>
          <w:i/>
          <w:iCs/>
          <w:color w:val="333333"/>
          <w:sz w:val="20"/>
          <w:szCs w:val="20"/>
          <w:shd w:val="clear" w:color="auto" w:fill="FFFFFF"/>
          <w:vertAlign w:val="subscript"/>
        </w:rPr>
        <w:t>b</w:t>
      </w:r>
      <w:r w:rsidRPr="00D71476">
        <w:rPr>
          <w:color w:val="333333"/>
          <w:sz w:val="20"/>
          <w:szCs w:val="20"/>
          <w:shd w:val="clear" w:color="auto" w:fill="FFFFFF"/>
        </w:rPr>
        <w:t xml:space="preserve"> estimate divided by the number of </w:t>
      </w:r>
      <w:r>
        <w:rPr>
          <w:color w:val="333333"/>
          <w:sz w:val="20"/>
          <w:szCs w:val="20"/>
          <w:shd w:val="clear" w:color="auto" w:fill="FFFFFF"/>
        </w:rPr>
        <w:t>candidate parents and</w:t>
      </w:r>
      <w:r w:rsidRPr="00D71476">
        <w:rPr>
          <w:color w:val="333333"/>
          <w:sz w:val="20"/>
          <w:szCs w:val="20"/>
          <w:shd w:val="clear" w:color="auto" w:fill="FFFFFF"/>
        </w:rPr>
        <w:t xml:space="preserve"> the </w:t>
      </w:r>
      <w:r w:rsidRPr="00D71476">
        <w:rPr>
          <w:i/>
          <w:iCs/>
          <w:color w:val="333333"/>
          <w:sz w:val="20"/>
          <w:szCs w:val="20"/>
          <w:shd w:val="clear" w:color="auto" w:fill="FFFFFF"/>
        </w:rPr>
        <w:t>N</w:t>
      </w:r>
      <w:r w:rsidRPr="00D13A7F">
        <w:rPr>
          <w:i/>
          <w:iCs/>
          <w:color w:val="333333"/>
          <w:sz w:val="20"/>
          <w:szCs w:val="20"/>
          <w:shd w:val="clear" w:color="auto" w:fill="FFFFFF"/>
          <w:vertAlign w:val="subscript"/>
        </w:rPr>
        <w:t>b</w:t>
      </w:r>
      <w:r w:rsidRPr="00D71476">
        <w:rPr>
          <w:color w:val="333333"/>
          <w:sz w:val="20"/>
          <w:szCs w:val="20"/>
          <w:shd w:val="clear" w:color="auto" w:fill="FFFFFF"/>
        </w:rPr>
        <w:t xml:space="preserve"> :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w:t>
      </w:r>
      <w:proofErr w:type="spellEnd"/>
      <w:r w:rsidRPr="00D71476">
        <w:rPr>
          <w:color w:val="333333"/>
          <w:sz w:val="20"/>
          <w:szCs w:val="20"/>
          <w:shd w:val="clear" w:color="auto" w:fill="FFFFFF"/>
        </w:rPr>
        <w:t xml:space="preserve"> ratio is the </w:t>
      </w:r>
      <w:r w:rsidRPr="00D71476">
        <w:rPr>
          <w:i/>
          <w:iCs/>
          <w:color w:val="333333"/>
          <w:sz w:val="20"/>
          <w:szCs w:val="20"/>
          <w:shd w:val="clear" w:color="auto" w:fill="FFFFFF"/>
        </w:rPr>
        <w:t>N</w:t>
      </w:r>
      <w:r w:rsidRPr="00D13A7F">
        <w:rPr>
          <w:i/>
          <w:iCs/>
          <w:color w:val="333333"/>
          <w:sz w:val="20"/>
          <w:szCs w:val="20"/>
          <w:shd w:val="clear" w:color="auto" w:fill="FFFFFF"/>
          <w:vertAlign w:val="subscript"/>
        </w:rPr>
        <w:t>b</w:t>
      </w:r>
      <w:r w:rsidRPr="00D71476">
        <w:rPr>
          <w:color w:val="333333"/>
          <w:sz w:val="20"/>
          <w:szCs w:val="20"/>
          <w:shd w:val="clear" w:color="auto" w:fill="FFFFFF"/>
        </w:rPr>
        <w:t xml:space="preserve"> estimate divided by the number of successful breeders.</w:t>
      </w:r>
    </w:p>
    <w:p w14:paraId="588E1471" w14:textId="34974AA8" w:rsidR="0071182D" w:rsidRDefault="002914C9" w:rsidP="002914C9">
      <w:pPr>
        <w:ind w:left="90"/>
        <w:rPr>
          <w:sz w:val="20"/>
          <w:szCs w:val="20"/>
        </w:rPr>
      </w:pPr>
      <w:r w:rsidRPr="00D71476">
        <w:rPr>
          <w:rStyle w:val="Emphasis"/>
          <w:color w:val="333333"/>
          <w:sz w:val="20"/>
          <w:szCs w:val="20"/>
          <w:shd w:val="clear" w:color="auto" w:fill="FFFFFF"/>
        </w:rPr>
        <w:t xml:space="preserve">* Note that 2015 estimates do not include potential </w:t>
      </w:r>
      <w:r>
        <w:rPr>
          <w:rStyle w:val="Emphasis"/>
          <w:color w:val="333333"/>
          <w:sz w:val="20"/>
          <w:szCs w:val="20"/>
          <w:shd w:val="clear" w:color="auto" w:fill="FFFFFF"/>
        </w:rPr>
        <w:t>age-6</w:t>
      </w:r>
      <w:r w:rsidRPr="00D71476">
        <w:rPr>
          <w:rStyle w:val="Emphasis"/>
          <w:color w:val="333333"/>
          <w:sz w:val="20"/>
          <w:szCs w:val="20"/>
          <w:shd w:val="clear" w:color="auto" w:fill="FFFFFF"/>
        </w:rPr>
        <w:t xml:space="preserve"> offspring. However, we expect these offspring to contribute very little to TLF (~2%)</w:t>
      </w:r>
    </w:p>
    <w:p w14:paraId="2B17CC79" w14:textId="77777777" w:rsidR="002914C9" w:rsidRPr="002914C9" w:rsidRDefault="002914C9" w:rsidP="002914C9">
      <w:pPr>
        <w:ind w:left="720"/>
        <w:rPr>
          <w:sz w:val="20"/>
          <w:szCs w:val="20"/>
        </w:rPr>
      </w:pPr>
    </w:p>
    <w:tbl>
      <w:tblPr>
        <w:tblW w:w="9414" w:type="dxa"/>
        <w:jc w:val="center"/>
        <w:tblLayout w:type="fixed"/>
        <w:tblLook w:val="04A0" w:firstRow="1" w:lastRow="0" w:firstColumn="1" w:lastColumn="0" w:noHBand="0" w:noVBand="1"/>
      </w:tblPr>
      <w:tblGrid>
        <w:gridCol w:w="918"/>
        <w:gridCol w:w="1008"/>
        <w:gridCol w:w="1008"/>
        <w:gridCol w:w="1008"/>
        <w:gridCol w:w="1008"/>
        <w:gridCol w:w="1008"/>
        <w:gridCol w:w="1008"/>
        <w:gridCol w:w="1224"/>
        <w:gridCol w:w="1224"/>
      </w:tblGrid>
      <w:tr w:rsidR="005E7ECE" w:rsidRPr="00D71476" w14:paraId="7F46F4D6" w14:textId="77777777" w:rsidTr="002914C9">
        <w:trPr>
          <w:trHeight w:val="320"/>
          <w:jc w:val="center"/>
        </w:trPr>
        <w:tc>
          <w:tcPr>
            <w:tcW w:w="918" w:type="dxa"/>
            <w:tcBorders>
              <w:top w:val="single" w:sz="4" w:space="0" w:color="auto"/>
              <w:left w:val="nil"/>
              <w:bottom w:val="single" w:sz="4" w:space="0" w:color="auto"/>
              <w:right w:val="nil"/>
            </w:tcBorders>
            <w:shd w:val="clear" w:color="auto" w:fill="auto"/>
            <w:noWrap/>
            <w:vAlign w:val="center"/>
            <w:hideMark/>
          </w:tcPr>
          <w:p w14:paraId="529F2CBA" w14:textId="46F83870" w:rsidR="005E7ECE" w:rsidRPr="00D71476" w:rsidRDefault="005E7ECE"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5E7ECE" w:rsidRPr="00D71476" w:rsidRDefault="005E7ECE"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5E7ECE" w:rsidRPr="00D71476" w:rsidRDefault="005E7ECE"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5E7ECE" w:rsidRPr="00D71476" w:rsidRDefault="005E7ECE"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5E7ECE" w:rsidRPr="00D71476" w:rsidRDefault="005E7ECE" w:rsidP="0071182D">
            <w:pPr>
              <w:jc w:val="center"/>
              <w:rPr>
                <w:b/>
                <w:bCs/>
                <w:i/>
                <w:iCs/>
                <w:sz w:val="20"/>
                <w:szCs w:val="20"/>
              </w:rPr>
            </w:pPr>
            <w:r w:rsidRPr="00D71476">
              <w:rPr>
                <w:b/>
                <w:bCs/>
                <w:i/>
                <w:iCs/>
                <w:color w:val="000000"/>
                <w:sz w:val="20"/>
                <w:szCs w:val="20"/>
              </w:rPr>
              <w:t>N</w:t>
            </w:r>
            <w:r w:rsidRPr="005E7ECE">
              <w:rPr>
                <w:b/>
                <w:i/>
                <w:color w:val="000000"/>
                <w:sz w:val="20"/>
                <w:vertAlign w:val="subscript"/>
              </w:rPr>
              <w:t>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5E7ECE" w:rsidRPr="00D71476" w:rsidRDefault="005E7ECE"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5E7ECE" w:rsidRPr="00D71476" w:rsidRDefault="005E7ECE"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tcPr>
          <w:p w14:paraId="5F84AB7B" w14:textId="5734E07E" w:rsidR="005E7ECE" w:rsidRPr="00675128" w:rsidRDefault="005E7ECE" w:rsidP="0071182D">
            <w:pPr>
              <w:jc w:val="center"/>
              <w:rPr>
                <w:b/>
                <w:bCs/>
                <w:i/>
                <w:iCs/>
                <w:color w:val="000000"/>
                <w:sz w:val="20"/>
                <w:szCs w:val="20"/>
              </w:rPr>
            </w:pPr>
            <w:r w:rsidRPr="00675128">
              <w:rPr>
                <w:b/>
                <w:bCs/>
                <w:i/>
                <w:iCs/>
                <w:color w:val="000000"/>
                <w:sz w:val="20"/>
                <w:szCs w:val="20"/>
              </w:rPr>
              <w:t>N</w:t>
            </w:r>
            <w:r w:rsidRPr="00CA6A02">
              <w:rPr>
                <w:b/>
                <w:i/>
                <w:iCs/>
                <w:color w:val="000000"/>
                <w:sz w:val="20"/>
                <w:vertAlign w:val="subscript"/>
              </w:rPr>
              <w:t>b</w:t>
            </w:r>
            <w:r w:rsidRPr="00D71476">
              <w:rPr>
                <w:b/>
                <w:bCs/>
                <w:color w:val="000000"/>
                <w:sz w:val="20"/>
                <w:szCs w:val="20"/>
              </w:rPr>
              <w:t xml:space="preserve"> </w:t>
            </w:r>
            <w:r w:rsidR="004F7889">
              <w:rPr>
                <w:b/>
                <w:bCs/>
                <w:color w:val="000000"/>
                <w:sz w:val="20"/>
                <w:szCs w:val="20"/>
              </w:rPr>
              <w:t xml:space="preserve">: </w:t>
            </w:r>
            <w:proofErr w:type="spellStart"/>
            <w:r w:rsidRPr="00D71476">
              <w:rPr>
                <w:b/>
                <w:bCs/>
                <w:color w:val="000000"/>
                <w:sz w:val="20"/>
                <w:szCs w:val="20"/>
              </w:rPr>
              <w:t>n</w:t>
            </w:r>
            <w:r>
              <w:rPr>
                <w:b/>
                <w:bCs/>
                <w:color w:val="000000"/>
                <w:sz w:val="20"/>
                <w:szCs w:val="20"/>
                <w:vertAlign w:val="subscript"/>
              </w:rPr>
              <w:t>cand</w:t>
            </w:r>
            <w:proofErr w:type="spellEnd"/>
            <w:r w:rsidRPr="00D71476">
              <w:rPr>
                <w:b/>
                <w:bCs/>
                <w:color w:val="000000"/>
                <w:sz w:val="20"/>
                <w:szCs w:val="20"/>
                <w:vertAlign w:val="subscript"/>
              </w:rPr>
              <w:t xml:space="preserve"> </w:t>
            </w:r>
            <w:r w:rsidRPr="00D71476">
              <w:rPr>
                <w:b/>
                <w:bCs/>
                <w:sz w:val="20"/>
                <w:szCs w:val="20"/>
              </w:rPr>
              <w:t>ratio</w:t>
            </w:r>
          </w:p>
        </w:tc>
        <w:tc>
          <w:tcPr>
            <w:tcW w:w="1224" w:type="dxa"/>
            <w:tcBorders>
              <w:top w:val="single" w:sz="4" w:space="0" w:color="auto"/>
              <w:left w:val="nil"/>
              <w:bottom w:val="single" w:sz="4" w:space="0" w:color="auto"/>
              <w:right w:val="nil"/>
            </w:tcBorders>
            <w:shd w:val="clear" w:color="auto" w:fill="auto"/>
            <w:noWrap/>
            <w:vAlign w:val="center"/>
            <w:hideMark/>
          </w:tcPr>
          <w:p w14:paraId="0ADA99B2" w14:textId="4CC16E2C" w:rsidR="005E7ECE" w:rsidRPr="00D71476" w:rsidRDefault="005E7ECE" w:rsidP="0071182D">
            <w:pPr>
              <w:jc w:val="center"/>
              <w:rPr>
                <w:b/>
                <w:bCs/>
                <w:sz w:val="20"/>
                <w:szCs w:val="20"/>
              </w:rPr>
            </w:pPr>
            <w:r w:rsidRPr="00675128">
              <w:rPr>
                <w:b/>
                <w:bCs/>
                <w:i/>
                <w:iCs/>
                <w:color w:val="000000"/>
                <w:sz w:val="20"/>
                <w:szCs w:val="20"/>
              </w:rPr>
              <w:t>N</w:t>
            </w:r>
            <w:r w:rsidRPr="00CA6A02">
              <w:rPr>
                <w:b/>
                <w:i/>
                <w:iCs/>
                <w:color w:val="000000"/>
                <w:sz w:val="20"/>
                <w:vertAlign w:val="subscript"/>
              </w:rPr>
              <w:t>b</w:t>
            </w:r>
            <w:r w:rsidRPr="00D71476">
              <w:rPr>
                <w:b/>
                <w:bCs/>
                <w:color w:val="000000"/>
                <w:sz w:val="20"/>
                <w:szCs w:val="20"/>
              </w:rPr>
              <w:t xml:space="preserve"> </w:t>
            </w:r>
            <w:r w:rsidR="004F7889">
              <w:rPr>
                <w:b/>
                <w:bCs/>
                <w:color w:val="000000"/>
                <w:sz w:val="20"/>
                <w:szCs w:val="20"/>
              </w:rPr>
              <w:t xml:space="preserve">: </w:t>
            </w:r>
            <w:proofErr w:type="spellStart"/>
            <w:r w:rsidRPr="00D71476">
              <w:rPr>
                <w:b/>
                <w:bCs/>
                <w:color w:val="000000"/>
                <w:sz w:val="20"/>
                <w:szCs w:val="20"/>
              </w:rPr>
              <w:t>n</w:t>
            </w:r>
            <w:r w:rsidRPr="00D71476">
              <w:rPr>
                <w:b/>
                <w:bCs/>
                <w:color w:val="000000"/>
                <w:sz w:val="20"/>
                <w:szCs w:val="20"/>
                <w:vertAlign w:val="subscript"/>
              </w:rPr>
              <w:t>success</w:t>
            </w:r>
            <w:proofErr w:type="spellEnd"/>
            <w:r w:rsidRPr="00D71476">
              <w:rPr>
                <w:b/>
                <w:bCs/>
                <w:color w:val="000000"/>
                <w:sz w:val="20"/>
                <w:szCs w:val="20"/>
                <w:vertAlign w:val="subscript"/>
              </w:rPr>
              <w:t xml:space="preserve"> </w:t>
            </w:r>
            <w:r w:rsidRPr="00D71476">
              <w:rPr>
                <w:b/>
                <w:bCs/>
                <w:sz w:val="20"/>
                <w:szCs w:val="20"/>
              </w:rPr>
              <w:t>ratio</w:t>
            </w:r>
          </w:p>
        </w:tc>
      </w:tr>
      <w:tr w:rsidR="005E7ECE" w:rsidRPr="00D71476" w14:paraId="5BC40088" w14:textId="77777777" w:rsidTr="002914C9">
        <w:trPr>
          <w:trHeight w:val="320"/>
          <w:jc w:val="center"/>
        </w:trPr>
        <w:tc>
          <w:tcPr>
            <w:tcW w:w="918" w:type="dxa"/>
            <w:tcBorders>
              <w:top w:val="single" w:sz="4" w:space="0" w:color="auto"/>
              <w:left w:val="nil"/>
              <w:bottom w:val="nil"/>
              <w:right w:val="nil"/>
            </w:tcBorders>
            <w:shd w:val="clear" w:color="auto" w:fill="auto"/>
            <w:noWrap/>
            <w:vAlign w:val="center"/>
            <w:hideMark/>
          </w:tcPr>
          <w:p w14:paraId="602BB844" w14:textId="0DF02380" w:rsidR="005E7ECE" w:rsidRPr="00D71476" w:rsidRDefault="005E7ECE" w:rsidP="0071182D">
            <w:pPr>
              <w:jc w:val="center"/>
              <w:rPr>
                <w:sz w:val="20"/>
                <w:szCs w:val="20"/>
              </w:rPr>
            </w:pPr>
            <w:r w:rsidRPr="00D71476">
              <w:rPr>
                <w:color w:val="000000"/>
                <w:sz w:val="20"/>
                <w:szCs w:val="20"/>
              </w:rPr>
              <w:t>2007</w:t>
            </w:r>
          </w:p>
        </w:tc>
        <w:tc>
          <w:tcPr>
            <w:tcW w:w="1008" w:type="dxa"/>
            <w:tcBorders>
              <w:top w:val="single" w:sz="4" w:space="0" w:color="auto"/>
              <w:left w:val="nil"/>
              <w:bottom w:val="nil"/>
              <w:right w:val="nil"/>
            </w:tcBorders>
            <w:shd w:val="clear" w:color="auto" w:fill="auto"/>
            <w:noWrap/>
            <w:vAlign w:val="center"/>
            <w:hideMark/>
          </w:tcPr>
          <w:p w14:paraId="0848F2BB" w14:textId="508EA689" w:rsidR="005E7ECE" w:rsidRPr="00D71476" w:rsidRDefault="005E7ECE"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5E7ECE" w:rsidRPr="00D71476" w:rsidRDefault="005E7ECE"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5E7ECE" w:rsidRPr="00D71476" w:rsidRDefault="005E7ECE"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5E7ECE" w:rsidRPr="00D71476" w:rsidRDefault="005E7ECE"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5E7ECE" w:rsidRPr="00D71476" w:rsidRDefault="005E7ECE"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5E7ECE" w:rsidRPr="00D71476" w:rsidRDefault="005E7ECE"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tcPr>
          <w:p w14:paraId="259397EF" w14:textId="2B1E2A4D" w:rsidR="005E7ECE" w:rsidRPr="00D71476" w:rsidRDefault="00CA6A02" w:rsidP="0071182D">
            <w:pPr>
              <w:jc w:val="center"/>
              <w:rPr>
                <w:color w:val="000000"/>
                <w:sz w:val="20"/>
                <w:szCs w:val="20"/>
              </w:rPr>
            </w:pPr>
            <w:r>
              <w:rPr>
                <w:color w:val="000000"/>
                <w:sz w:val="20"/>
                <w:szCs w:val="20"/>
              </w:rPr>
              <w:t>0.36</w:t>
            </w:r>
          </w:p>
        </w:tc>
        <w:tc>
          <w:tcPr>
            <w:tcW w:w="1224" w:type="dxa"/>
            <w:tcBorders>
              <w:top w:val="single" w:sz="4" w:space="0" w:color="auto"/>
              <w:left w:val="nil"/>
              <w:bottom w:val="nil"/>
              <w:right w:val="nil"/>
            </w:tcBorders>
            <w:shd w:val="clear" w:color="auto" w:fill="auto"/>
            <w:noWrap/>
            <w:vAlign w:val="center"/>
            <w:hideMark/>
          </w:tcPr>
          <w:p w14:paraId="7450D338" w14:textId="7FB388CA" w:rsidR="005E7ECE" w:rsidRPr="00D71476" w:rsidRDefault="005E7ECE" w:rsidP="0071182D">
            <w:pPr>
              <w:jc w:val="center"/>
              <w:rPr>
                <w:sz w:val="20"/>
                <w:szCs w:val="20"/>
              </w:rPr>
            </w:pPr>
            <w:r w:rsidRPr="00D71476">
              <w:rPr>
                <w:color w:val="000000"/>
                <w:sz w:val="20"/>
                <w:szCs w:val="20"/>
              </w:rPr>
              <w:t>1.02</w:t>
            </w:r>
          </w:p>
        </w:tc>
      </w:tr>
      <w:tr w:rsidR="005E7ECE" w:rsidRPr="00D71476" w14:paraId="23CCFE6E" w14:textId="77777777" w:rsidTr="002914C9">
        <w:trPr>
          <w:trHeight w:val="320"/>
          <w:jc w:val="center"/>
        </w:trPr>
        <w:tc>
          <w:tcPr>
            <w:tcW w:w="918" w:type="dxa"/>
            <w:tcBorders>
              <w:top w:val="nil"/>
              <w:left w:val="nil"/>
              <w:bottom w:val="nil"/>
              <w:right w:val="nil"/>
            </w:tcBorders>
            <w:shd w:val="clear" w:color="auto" w:fill="auto"/>
            <w:noWrap/>
            <w:vAlign w:val="center"/>
            <w:hideMark/>
          </w:tcPr>
          <w:p w14:paraId="09553E8C" w14:textId="198C4A3B" w:rsidR="005E7ECE" w:rsidRPr="00D71476" w:rsidRDefault="005E7ECE"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5E7ECE" w:rsidRPr="00D71476" w:rsidRDefault="005E7ECE"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5E7ECE" w:rsidRPr="00D71476" w:rsidRDefault="005E7ECE"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5E7ECE" w:rsidRPr="00D71476" w:rsidRDefault="005E7ECE"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5E7ECE" w:rsidRPr="00D71476" w:rsidRDefault="005E7ECE"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5E7ECE" w:rsidRPr="00D71476" w:rsidRDefault="005E7ECE"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5E7ECE" w:rsidRPr="00D71476" w:rsidRDefault="005E7ECE"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tcPr>
          <w:p w14:paraId="5161CAFC" w14:textId="62601C7F" w:rsidR="005E7ECE" w:rsidRPr="00D71476" w:rsidRDefault="00CA6A02" w:rsidP="0071182D">
            <w:pPr>
              <w:jc w:val="center"/>
              <w:rPr>
                <w:color w:val="000000"/>
                <w:sz w:val="20"/>
                <w:szCs w:val="20"/>
              </w:rPr>
            </w:pPr>
            <w:r>
              <w:rPr>
                <w:color w:val="000000"/>
                <w:sz w:val="20"/>
                <w:szCs w:val="20"/>
              </w:rPr>
              <w:t>0.28</w:t>
            </w:r>
          </w:p>
        </w:tc>
        <w:tc>
          <w:tcPr>
            <w:tcW w:w="1224" w:type="dxa"/>
            <w:tcBorders>
              <w:top w:val="nil"/>
              <w:left w:val="nil"/>
              <w:bottom w:val="nil"/>
              <w:right w:val="nil"/>
            </w:tcBorders>
            <w:shd w:val="clear" w:color="auto" w:fill="auto"/>
            <w:noWrap/>
            <w:vAlign w:val="center"/>
            <w:hideMark/>
          </w:tcPr>
          <w:p w14:paraId="76AE9D14" w14:textId="2A386AB1" w:rsidR="005E7ECE" w:rsidRPr="00D71476" w:rsidRDefault="005E7ECE" w:rsidP="0071182D">
            <w:pPr>
              <w:jc w:val="center"/>
              <w:rPr>
                <w:color w:val="000000"/>
                <w:sz w:val="20"/>
                <w:szCs w:val="20"/>
              </w:rPr>
            </w:pPr>
            <w:r w:rsidRPr="00D71476">
              <w:rPr>
                <w:color w:val="000000"/>
                <w:sz w:val="20"/>
                <w:szCs w:val="20"/>
              </w:rPr>
              <w:t>1.08</w:t>
            </w:r>
          </w:p>
        </w:tc>
      </w:tr>
      <w:tr w:rsidR="005E7ECE" w:rsidRPr="00D71476" w14:paraId="1A4D4F75" w14:textId="77777777" w:rsidTr="002914C9">
        <w:trPr>
          <w:trHeight w:val="320"/>
          <w:jc w:val="center"/>
        </w:trPr>
        <w:tc>
          <w:tcPr>
            <w:tcW w:w="918" w:type="dxa"/>
            <w:tcBorders>
              <w:top w:val="nil"/>
              <w:left w:val="nil"/>
              <w:bottom w:val="nil"/>
              <w:right w:val="nil"/>
            </w:tcBorders>
            <w:shd w:val="clear" w:color="auto" w:fill="auto"/>
            <w:noWrap/>
            <w:vAlign w:val="center"/>
            <w:hideMark/>
          </w:tcPr>
          <w:p w14:paraId="0A4986AC" w14:textId="123E2165" w:rsidR="005E7ECE" w:rsidRPr="00D71476" w:rsidRDefault="005E7ECE"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5E7ECE" w:rsidRPr="00D71476" w:rsidRDefault="005E7ECE"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5E7ECE" w:rsidRPr="00D71476" w:rsidRDefault="005E7ECE"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5E7ECE" w:rsidRPr="00D71476" w:rsidRDefault="005E7ECE"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5E7ECE" w:rsidRPr="00D71476" w:rsidRDefault="005E7ECE"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5E7ECE" w:rsidRPr="00D71476" w:rsidRDefault="005E7ECE"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5E7ECE" w:rsidRPr="00D71476" w:rsidRDefault="005E7ECE"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tcPr>
          <w:p w14:paraId="5181DEEC" w14:textId="3F2DD3F7" w:rsidR="005E7ECE" w:rsidRPr="00D71476" w:rsidRDefault="00CA6A02" w:rsidP="0071182D">
            <w:pPr>
              <w:jc w:val="center"/>
              <w:rPr>
                <w:color w:val="000000"/>
                <w:sz w:val="20"/>
                <w:szCs w:val="20"/>
              </w:rPr>
            </w:pPr>
            <w:r>
              <w:rPr>
                <w:color w:val="000000"/>
                <w:sz w:val="20"/>
                <w:szCs w:val="20"/>
              </w:rPr>
              <w:t>0.27</w:t>
            </w:r>
          </w:p>
        </w:tc>
        <w:tc>
          <w:tcPr>
            <w:tcW w:w="1224" w:type="dxa"/>
            <w:tcBorders>
              <w:top w:val="nil"/>
              <w:left w:val="nil"/>
              <w:bottom w:val="nil"/>
              <w:right w:val="nil"/>
            </w:tcBorders>
            <w:shd w:val="clear" w:color="auto" w:fill="auto"/>
            <w:noWrap/>
            <w:vAlign w:val="center"/>
            <w:hideMark/>
          </w:tcPr>
          <w:p w14:paraId="639305AB" w14:textId="2FB518B7" w:rsidR="005E7ECE" w:rsidRPr="00D71476" w:rsidRDefault="005E7ECE" w:rsidP="0071182D">
            <w:pPr>
              <w:jc w:val="center"/>
              <w:rPr>
                <w:color w:val="000000"/>
                <w:sz w:val="20"/>
                <w:szCs w:val="20"/>
              </w:rPr>
            </w:pPr>
            <w:r w:rsidRPr="00D71476">
              <w:rPr>
                <w:color w:val="000000"/>
                <w:sz w:val="20"/>
                <w:szCs w:val="20"/>
              </w:rPr>
              <w:t>2.36</w:t>
            </w:r>
          </w:p>
        </w:tc>
      </w:tr>
      <w:tr w:rsidR="005E7ECE" w:rsidRPr="00D71476" w14:paraId="08F3EB52" w14:textId="77777777" w:rsidTr="002914C9">
        <w:trPr>
          <w:trHeight w:val="320"/>
          <w:jc w:val="center"/>
        </w:trPr>
        <w:tc>
          <w:tcPr>
            <w:tcW w:w="918" w:type="dxa"/>
            <w:tcBorders>
              <w:top w:val="nil"/>
              <w:left w:val="nil"/>
              <w:bottom w:val="nil"/>
              <w:right w:val="nil"/>
            </w:tcBorders>
            <w:shd w:val="clear" w:color="auto" w:fill="auto"/>
            <w:noWrap/>
            <w:vAlign w:val="center"/>
            <w:hideMark/>
          </w:tcPr>
          <w:p w14:paraId="22EE0948" w14:textId="66C7780C" w:rsidR="005E7ECE" w:rsidRPr="00D71476" w:rsidRDefault="005E7ECE"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5E7ECE" w:rsidRPr="00D71476" w:rsidRDefault="005E7ECE"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5E7ECE" w:rsidRPr="00D71476" w:rsidRDefault="005E7ECE"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5E7ECE" w:rsidRPr="00D71476" w:rsidRDefault="005E7ECE"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5E7ECE" w:rsidRPr="00D71476" w:rsidRDefault="005E7ECE"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5E7ECE" w:rsidRPr="00D71476" w:rsidRDefault="005E7ECE"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5E7ECE" w:rsidRPr="00D71476" w:rsidRDefault="005E7ECE"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tcPr>
          <w:p w14:paraId="29967512" w14:textId="52B5C130" w:rsidR="005E7ECE" w:rsidRPr="00D71476" w:rsidRDefault="00CA6A02" w:rsidP="0071182D">
            <w:pPr>
              <w:jc w:val="center"/>
              <w:rPr>
                <w:color w:val="000000"/>
                <w:sz w:val="20"/>
                <w:szCs w:val="20"/>
              </w:rPr>
            </w:pPr>
            <w:r>
              <w:rPr>
                <w:color w:val="000000"/>
                <w:sz w:val="20"/>
                <w:szCs w:val="20"/>
              </w:rPr>
              <w:t>0.23</w:t>
            </w:r>
          </w:p>
        </w:tc>
        <w:tc>
          <w:tcPr>
            <w:tcW w:w="1224" w:type="dxa"/>
            <w:tcBorders>
              <w:top w:val="nil"/>
              <w:left w:val="nil"/>
              <w:bottom w:val="nil"/>
              <w:right w:val="nil"/>
            </w:tcBorders>
            <w:shd w:val="clear" w:color="auto" w:fill="auto"/>
            <w:noWrap/>
            <w:vAlign w:val="center"/>
            <w:hideMark/>
          </w:tcPr>
          <w:p w14:paraId="3F325501" w14:textId="7E51F7A5" w:rsidR="005E7ECE" w:rsidRPr="00D71476" w:rsidRDefault="005E7ECE" w:rsidP="0071182D">
            <w:pPr>
              <w:jc w:val="center"/>
              <w:rPr>
                <w:color w:val="000000"/>
                <w:sz w:val="20"/>
                <w:szCs w:val="20"/>
              </w:rPr>
            </w:pPr>
            <w:r w:rsidRPr="00D71476">
              <w:rPr>
                <w:color w:val="000000"/>
                <w:sz w:val="20"/>
                <w:szCs w:val="20"/>
              </w:rPr>
              <w:t>1.62</w:t>
            </w:r>
          </w:p>
        </w:tc>
      </w:tr>
      <w:tr w:rsidR="005E7ECE" w:rsidRPr="00D71476" w14:paraId="6C0EFF3F" w14:textId="77777777" w:rsidTr="002914C9">
        <w:trPr>
          <w:trHeight w:val="320"/>
          <w:jc w:val="center"/>
        </w:trPr>
        <w:tc>
          <w:tcPr>
            <w:tcW w:w="918" w:type="dxa"/>
            <w:tcBorders>
              <w:top w:val="nil"/>
              <w:left w:val="nil"/>
              <w:bottom w:val="nil"/>
              <w:right w:val="nil"/>
            </w:tcBorders>
            <w:shd w:val="clear" w:color="auto" w:fill="auto"/>
            <w:noWrap/>
            <w:vAlign w:val="center"/>
            <w:hideMark/>
          </w:tcPr>
          <w:p w14:paraId="1097681B" w14:textId="4152AF55" w:rsidR="005E7ECE" w:rsidRPr="00D71476" w:rsidRDefault="005E7ECE"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5E7ECE" w:rsidRPr="00D71476" w:rsidRDefault="005E7ECE"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5E7ECE" w:rsidRPr="00D71476" w:rsidRDefault="005E7ECE"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5E7ECE" w:rsidRPr="00D71476" w:rsidRDefault="005E7ECE"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5E7ECE" w:rsidRPr="00D71476" w:rsidRDefault="005E7ECE"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5E7ECE" w:rsidRPr="00D71476" w:rsidRDefault="005E7ECE"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5E7ECE" w:rsidRPr="00D71476" w:rsidRDefault="005E7ECE"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tcPr>
          <w:p w14:paraId="42CD2DC7" w14:textId="72778BFE" w:rsidR="005E7ECE" w:rsidRPr="00D71476" w:rsidRDefault="00CA6A02" w:rsidP="0071182D">
            <w:pPr>
              <w:jc w:val="center"/>
              <w:rPr>
                <w:color w:val="000000"/>
                <w:sz w:val="20"/>
                <w:szCs w:val="20"/>
              </w:rPr>
            </w:pPr>
            <w:r>
              <w:rPr>
                <w:color w:val="000000"/>
                <w:sz w:val="20"/>
                <w:szCs w:val="20"/>
              </w:rPr>
              <w:t>0.30</w:t>
            </w:r>
          </w:p>
        </w:tc>
        <w:tc>
          <w:tcPr>
            <w:tcW w:w="1224" w:type="dxa"/>
            <w:tcBorders>
              <w:top w:val="nil"/>
              <w:left w:val="nil"/>
              <w:bottom w:val="nil"/>
              <w:right w:val="nil"/>
            </w:tcBorders>
            <w:shd w:val="clear" w:color="auto" w:fill="auto"/>
            <w:noWrap/>
            <w:vAlign w:val="center"/>
            <w:hideMark/>
          </w:tcPr>
          <w:p w14:paraId="458074D6" w14:textId="0C15FE65" w:rsidR="005E7ECE" w:rsidRPr="00D71476" w:rsidRDefault="005E7ECE" w:rsidP="0071182D">
            <w:pPr>
              <w:jc w:val="center"/>
              <w:rPr>
                <w:color w:val="000000"/>
                <w:sz w:val="20"/>
                <w:szCs w:val="20"/>
              </w:rPr>
            </w:pPr>
            <w:r w:rsidRPr="00D71476">
              <w:rPr>
                <w:color w:val="000000"/>
                <w:sz w:val="20"/>
                <w:szCs w:val="20"/>
              </w:rPr>
              <w:t>1.05</w:t>
            </w:r>
          </w:p>
        </w:tc>
      </w:tr>
      <w:tr w:rsidR="005E7ECE" w:rsidRPr="00D71476" w14:paraId="79196F01" w14:textId="77777777" w:rsidTr="002914C9">
        <w:trPr>
          <w:trHeight w:val="320"/>
          <w:jc w:val="center"/>
        </w:trPr>
        <w:tc>
          <w:tcPr>
            <w:tcW w:w="918" w:type="dxa"/>
            <w:tcBorders>
              <w:top w:val="nil"/>
              <w:left w:val="nil"/>
              <w:bottom w:val="nil"/>
              <w:right w:val="nil"/>
            </w:tcBorders>
            <w:shd w:val="clear" w:color="auto" w:fill="auto"/>
            <w:noWrap/>
            <w:vAlign w:val="center"/>
            <w:hideMark/>
          </w:tcPr>
          <w:p w14:paraId="1662F4FF" w14:textId="743662BF" w:rsidR="005E7ECE" w:rsidRPr="00D71476" w:rsidRDefault="005E7ECE"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5E7ECE" w:rsidRPr="00D71476" w:rsidRDefault="005E7ECE"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5E7ECE" w:rsidRPr="00D71476" w:rsidRDefault="005E7ECE"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5E7ECE" w:rsidRPr="00D71476" w:rsidRDefault="005E7ECE"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5E7ECE" w:rsidRPr="00D71476" w:rsidRDefault="005E7ECE"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5E7ECE" w:rsidRPr="00D71476" w:rsidRDefault="005E7ECE"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5E7ECE" w:rsidRPr="00D71476" w:rsidRDefault="005E7ECE"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tcPr>
          <w:p w14:paraId="4C639DF1" w14:textId="75D6F0C8" w:rsidR="005E7ECE" w:rsidRPr="00D71476" w:rsidRDefault="00CA6A02" w:rsidP="0071182D">
            <w:pPr>
              <w:jc w:val="center"/>
              <w:rPr>
                <w:color w:val="000000"/>
                <w:sz w:val="20"/>
                <w:szCs w:val="20"/>
              </w:rPr>
            </w:pPr>
            <w:r>
              <w:rPr>
                <w:color w:val="000000"/>
                <w:sz w:val="20"/>
                <w:szCs w:val="20"/>
              </w:rPr>
              <w:t>0.31</w:t>
            </w:r>
          </w:p>
        </w:tc>
        <w:tc>
          <w:tcPr>
            <w:tcW w:w="1224" w:type="dxa"/>
            <w:tcBorders>
              <w:top w:val="nil"/>
              <w:left w:val="nil"/>
              <w:bottom w:val="nil"/>
              <w:right w:val="nil"/>
            </w:tcBorders>
            <w:shd w:val="clear" w:color="auto" w:fill="auto"/>
            <w:noWrap/>
            <w:vAlign w:val="center"/>
            <w:hideMark/>
          </w:tcPr>
          <w:p w14:paraId="39291BBA" w14:textId="5461F0E7" w:rsidR="005E7ECE" w:rsidRPr="00D71476" w:rsidRDefault="005E7ECE" w:rsidP="0071182D">
            <w:pPr>
              <w:jc w:val="center"/>
              <w:rPr>
                <w:color w:val="000000"/>
                <w:sz w:val="20"/>
                <w:szCs w:val="20"/>
              </w:rPr>
            </w:pPr>
            <w:r w:rsidRPr="00D71476">
              <w:rPr>
                <w:color w:val="000000"/>
                <w:sz w:val="20"/>
                <w:szCs w:val="20"/>
              </w:rPr>
              <w:t>1.44</w:t>
            </w:r>
          </w:p>
        </w:tc>
      </w:tr>
      <w:tr w:rsidR="005E7ECE" w:rsidRPr="00D71476" w14:paraId="53D72FB4" w14:textId="77777777" w:rsidTr="002914C9">
        <w:trPr>
          <w:trHeight w:val="320"/>
          <w:jc w:val="center"/>
        </w:trPr>
        <w:tc>
          <w:tcPr>
            <w:tcW w:w="918" w:type="dxa"/>
            <w:tcBorders>
              <w:top w:val="nil"/>
              <w:left w:val="nil"/>
              <w:bottom w:val="nil"/>
              <w:right w:val="nil"/>
            </w:tcBorders>
            <w:shd w:val="clear" w:color="auto" w:fill="auto"/>
            <w:noWrap/>
            <w:vAlign w:val="center"/>
            <w:hideMark/>
          </w:tcPr>
          <w:p w14:paraId="5FC481A8" w14:textId="08E564D5" w:rsidR="005E7ECE" w:rsidRPr="00D71476" w:rsidRDefault="005E7ECE"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5E7ECE" w:rsidRPr="00D71476" w:rsidRDefault="005E7ECE"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5E7ECE" w:rsidRPr="00D71476" w:rsidRDefault="005E7ECE"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5E7ECE" w:rsidRPr="00D71476" w:rsidRDefault="005E7ECE"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5E7ECE" w:rsidRPr="00D71476" w:rsidRDefault="005E7ECE"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5E7ECE" w:rsidRPr="00D71476" w:rsidRDefault="005E7ECE"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5E7ECE" w:rsidRPr="00D71476" w:rsidRDefault="005E7ECE"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tcPr>
          <w:p w14:paraId="68A34E84" w14:textId="6EED6994" w:rsidR="005E7ECE" w:rsidRPr="00D71476" w:rsidRDefault="00CA6A02" w:rsidP="0071182D">
            <w:pPr>
              <w:jc w:val="center"/>
              <w:rPr>
                <w:color w:val="000000"/>
                <w:sz w:val="20"/>
                <w:szCs w:val="20"/>
              </w:rPr>
            </w:pPr>
            <w:r>
              <w:rPr>
                <w:color w:val="000000"/>
                <w:sz w:val="20"/>
                <w:szCs w:val="20"/>
              </w:rPr>
              <w:t>0.22</w:t>
            </w:r>
          </w:p>
        </w:tc>
        <w:tc>
          <w:tcPr>
            <w:tcW w:w="1224" w:type="dxa"/>
            <w:tcBorders>
              <w:top w:val="nil"/>
              <w:left w:val="nil"/>
              <w:bottom w:val="nil"/>
              <w:right w:val="nil"/>
            </w:tcBorders>
            <w:shd w:val="clear" w:color="auto" w:fill="auto"/>
            <w:noWrap/>
            <w:vAlign w:val="center"/>
            <w:hideMark/>
          </w:tcPr>
          <w:p w14:paraId="7DC39926" w14:textId="24AF0018" w:rsidR="005E7ECE" w:rsidRPr="00D71476" w:rsidRDefault="005E7ECE" w:rsidP="0071182D">
            <w:pPr>
              <w:jc w:val="center"/>
              <w:rPr>
                <w:color w:val="000000"/>
                <w:sz w:val="20"/>
                <w:szCs w:val="20"/>
              </w:rPr>
            </w:pPr>
            <w:r w:rsidRPr="00D71476">
              <w:rPr>
                <w:color w:val="000000"/>
                <w:sz w:val="20"/>
                <w:szCs w:val="20"/>
              </w:rPr>
              <w:t>0.92</w:t>
            </w:r>
          </w:p>
        </w:tc>
      </w:tr>
      <w:tr w:rsidR="005E7ECE" w:rsidRPr="00D71476" w14:paraId="06F67B42" w14:textId="77777777" w:rsidTr="002914C9">
        <w:trPr>
          <w:trHeight w:val="320"/>
          <w:jc w:val="center"/>
        </w:trPr>
        <w:tc>
          <w:tcPr>
            <w:tcW w:w="918" w:type="dxa"/>
            <w:tcBorders>
              <w:top w:val="nil"/>
              <w:left w:val="nil"/>
              <w:right w:val="nil"/>
            </w:tcBorders>
            <w:shd w:val="clear" w:color="auto" w:fill="auto"/>
            <w:noWrap/>
            <w:vAlign w:val="center"/>
            <w:hideMark/>
          </w:tcPr>
          <w:p w14:paraId="014DF19F" w14:textId="0BA15D56" w:rsidR="005E7ECE" w:rsidRPr="00D71476" w:rsidRDefault="005E7ECE"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5E7ECE" w:rsidRPr="00D71476" w:rsidRDefault="005E7ECE"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5E7ECE" w:rsidRPr="00D71476" w:rsidRDefault="005E7ECE"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5E7ECE" w:rsidRPr="00D71476" w:rsidRDefault="005E7ECE"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5E7ECE" w:rsidRPr="00D71476" w:rsidRDefault="005E7ECE"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5E7ECE" w:rsidRPr="00D71476" w:rsidRDefault="005E7ECE"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5E7ECE" w:rsidRPr="00D71476" w:rsidRDefault="005E7ECE"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tcPr>
          <w:p w14:paraId="3B211CBE" w14:textId="3535ABF7" w:rsidR="005E7ECE" w:rsidRPr="00D71476" w:rsidRDefault="00CA6A02" w:rsidP="0071182D">
            <w:pPr>
              <w:jc w:val="center"/>
              <w:rPr>
                <w:color w:val="000000"/>
                <w:sz w:val="20"/>
                <w:szCs w:val="20"/>
              </w:rPr>
            </w:pPr>
            <w:r>
              <w:rPr>
                <w:color w:val="000000"/>
                <w:sz w:val="20"/>
                <w:szCs w:val="20"/>
              </w:rPr>
              <w:t>0.26</w:t>
            </w:r>
          </w:p>
        </w:tc>
        <w:tc>
          <w:tcPr>
            <w:tcW w:w="1224" w:type="dxa"/>
            <w:tcBorders>
              <w:top w:val="nil"/>
              <w:left w:val="nil"/>
              <w:right w:val="nil"/>
            </w:tcBorders>
            <w:shd w:val="clear" w:color="auto" w:fill="auto"/>
            <w:noWrap/>
            <w:vAlign w:val="center"/>
            <w:hideMark/>
          </w:tcPr>
          <w:p w14:paraId="58F9EC98" w14:textId="5C0807D3" w:rsidR="005E7ECE" w:rsidRPr="00D71476" w:rsidRDefault="005E7ECE" w:rsidP="0071182D">
            <w:pPr>
              <w:jc w:val="center"/>
              <w:rPr>
                <w:color w:val="000000"/>
                <w:sz w:val="20"/>
                <w:szCs w:val="20"/>
              </w:rPr>
            </w:pPr>
            <w:r w:rsidRPr="00D71476">
              <w:rPr>
                <w:color w:val="000000"/>
                <w:sz w:val="20"/>
                <w:szCs w:val="20"/>
              </w:rPr>
              <w:t>1.86</w:t>
            </w:r>
          </w:p>
        </w:tc>
      </w:tr>
      <w:tr w:rsidR="005E7ECE" w:rsidRPr="00D71476" w14:paraId="17FCBE49" w14:textId="77777777" w:rsidTr="002914C9">
        <w:trPr>
          <w:trHeight w:val="320"/>
          <w:jc w:val="center"/>
        </w:trPr>
        <w:tc>
          <w:tcPr>
            <w:tcW w:w="918" w:type="dxa"/>
            <w:tcBorders>
              <w:top w:val="nil"/>
              <w:left w:val="nil"/>
              <w:bottom w:val="single" w:sz="4" w:space="0" w:color="auto"/>
              <w:right w:val="nil"/>
            </w:tcBorders>
            <w:shd w:val="clear" w:color="auto" w:fill="auto"/>
            <w:noWrap/>
            <w:vAlign w:val="center"/>
            <w:hideMark/>
          </w:tcPr>
          <w:p w14:paraId="38E34601" w14:textId="169284ED" w:rsidR="005E7ECE" w:rsidRPr="00D71476" w:rsidRDefault="005E7ECE"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5E7ECE" w:rsidRPr="00D71476" w:rsidRDefault="005E7ECE"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5E7ECE" w:rsidRPr="00D71476" w:rsidRDefault="005E7ECE"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5E7ECE" w:rsidRPr="00D71476" w:rsidRDefault="005E7ECE"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5E7ECE" w:rsidRPr="00D71476" w:rsidRDefault="005E7ECE"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5E7ECE" w:rsidRPr="00D71476" w:rsidRDefault="005E7ECE"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5E7ECE" w:rsidRPr="00D71476" w:rsidRDefault="005E7ECE"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tcPr>
          <w:p w14:paraId="5E07B5F5" w14:textId="29870B84" w:rsidR="005E7ECE" w:rsidRPr="00D71476" w:rsidRDefault="00CA6A02" w:rsidP="0071182D">
            <w:pPr>
              <w:jc w:val="center"/>
              <w:rPr>
                <w:color w:val="000000"/>
                <w:sz w:val="20"/>
                <w:szCs w:val="20"/>
              </w:rPr>
            </w:pPr>
            <w:r>
              <w:rPr>
                <w:color w:val="000000"/>
                <w:sz w:val="20"/>
                <w:szCs w:val="20"/>
              </w:rPr>
              <w:t>0.28</w:t>
            </w:r>
          </w:p>
        </w:tc>
        <w:tc>
          <w:tcPr>
            <w:tcW w:w="1224" w:type="dxa"/>
            <w:tcBorders>
              <w:top w:val="nil"/>
              <w:left w:val="nil"/>
              <w:bottom w:val="single" w:sz="4" w:space="0" w:color="auto"/>
              <w:right w:val="nil"/>
            </w:tcBorders>
            <w:shd w:val="clear" w:color="auto" w:fill="auto"/>
            <w:noWrap/>
            <w:vAlign w:val="center"/>
            <w:hideMark/>
          </w:tcPr>
          <w:p w14:paraId="0A41C3AF" w14:textId="00587EDE" w:rsidR="005E7ECE" w:rsidRPr="00D71476" w:rsidRDefault="005E7ECE" w:rsidP="0071182D">
            <w:pPr>
              <w:jc w:val="center"/>
              <w:rPr>
                <w:color w:val="000000"/>
                <w:sz w:val="20"/>
                <w:szCs w:val="20"/>
              </w:rPr>
            </w:pPr>
            <w:r w:rsidRPr="00D71476">
              <w:rPr>
                <w:color w:val="000000"/>
                <w:sz w:val="20"/>
                <w:szCs w:val="20"/>
              </w:rPr>
              <w:t>2.06</w:t>
            </w:r>
          </w:p>
        </w:tc>
      </w:tr>
    </w:tbl>
    <w:p w14:paraId="35D5A2DA" w14:textId="77777777" w:rsidR="005B3AF6" w:rsidRPr="00D71476" w:rsidRDefault="005B3AF6" w:rsidP="00D92125">
      <w:pPr>
        <w:spacing w:line="360" w:lineRule="auto"/>
        <w:rPr>
          <w:u w:val="single"/>
        </w:rPr>
      </w:pPr>
    </w:p>
    <w:p w14:paraId="1EC516F5" w14:textId="3CC6E896" w:rsidR="00D92125" w:rsidRPr="00D71476" w:rsidRDefault="00D92125" w:rsidP="00D92125">
      <w:pPr>
        <w:spacing w:line="360" w:lineRule="auto"/>
        <w:rPr>
          <w:u w:val="single"/>
        </w:rPr>
      </w:pPr>
      <w:r w:rsidRPr="00D71476">
        <w:rPr>
          <w:u w:val="single"/>
        </w:rPr>
        <w:t>Predictors of Fitness</w:t>
      </w:r>
    </w:p>
    <w:p w14:paraId="0A0E76A5" w14:textId="34D1772C" w:rsidR="00D92125" w:rsidRPr="00D71476" w:rsidRDefault="006D5CC7" w:rsidP="00D92125">
      <w:pPr>
        <w:spacing w:line="360" w:lineRule="auto"/>
      </w:pPr>
      <w:r>
        <w:rPr>
          <w:i/>
          <w:iCs/>
        </w:rPr>
        <w:t>Generalized Linear Mixed Modeling</w:t>
      </w:r>
    </w:p>
    <w:p w14:paraId="7B3860C2" w14:textId="482FFD88"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w:t>
      </w:r>
      <w:r w:rsidR="001A7E0A">
        <w:rPr>
          <w:color w:val="000000" w:themeColor="text1"/>
        </w:rPr>
        <w:t>TLF and</w:t>
      </w:r>
      <w:r w:rsidR="00D46780">
        <w:rPr>
          <w:color w:val="000000" w:themeColor="text1"/>
        </w:rPr>
        <w:t xml:space="preserve">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 xml:space="preserve">Parameter estimates and their standard errors, as well as significance testing for each predictor retained in the final model </w:t>
      </w:r>
      <w:r w:rsidR="00B92DA6">
        <w:t>are</w:t>
      </w:r>
      <w:r w:rsidR="00D46780">
        <w:t xml:space="preserve"> presented</w:t>
      </w:r>
      <w:r>
        <w:rPr>
          <w:i/>
          <w:iCs/>
        </w:rPr>
        <w:t xml:space="preserve"> </w:t>
      </w:r>
      <w:r w:rsidR="00D46780">
        <w:t xml:space="preserve">in </w:t>
      </w:r>
      <w:r>
        <w:t>Table 9</w:t>
      </w:r>
      <w:r>
        <w:rPr>
          <w:i/>
          <w:iCs/>
        </w:rPr>
        <w:t>.</w:t>
      </w:r>
    </w:p>
    <w:p w14:paraId="05006ABF" w14:textId="2D95F027" w:rsidR="00D7409D" w:rsidRDefault="00D7409D" w:rsidP="006D5CC7">
      <w:pPr>
        <w:spacing w:after="112" w:line="360" w:lineRule="auto"/>
        <w:ind w:firstLine="720"/>
        <w:rPr>
          <w:i/>
          <w:iCs/>
        </w:rPr>
      </w:pPr>
    </w:p>
    <w:p w14:paraId="6C2AD724" w14:textId="428C6B27" w:rsidR="00796EB3" w:rsidRDefault="00796EB3" w:rsidP="006D5CC7">
      <w:pPr>
        <w:spacing w:after="112" w:line="360" w:lineRule="auto"/>
        <w:ind w:firstLine="720"/>
        <w:rPr>
          <w:i/>
          <w:iCs/>
        </w:rPr>
      </w:pPr>
    </w:p>
    <w:p w14:paraId="1FF78060" w14:textId="364DBBEB" w:rsidR="00796EB3" w:rsidRDefault="00796EB3" w:rsidP="006D5CC7">
      <w:pPr>
        <w:spacing w:after="112" w:line="360" w:lineRule="auto"/>
        <w:ind w:firstLine="720"/>
        <w:rPr>
          <w:i/>
          <w:iCs/>
        </w:rPr>
      </w:pPr>
    </w:p>
    <w:p w14:paraId="5F2EFBA3" w14:textId="77777777" w:rsidR="002914C9" w:rsidRDefault="002914C9" w:rsidP="006D5CC7">
      <w:pPr>
        <w:spacing w:after="112" w:line="360" w:lineRule="auto"/>
        <w:ind w:firstLine="720"/>
        <w:rPr>
          <w:i/>
          <w:iCs/>
        </w:rPr>
      </w:pPr>
    </w:p>
    <w:p w14:paraId="4EB20DB7" w14:textId="0851338D" w:rsidR="00796EB3" w:rsidRDefault="002914C9" w:rsidP="002914C9">
      <w:pPr>
        <w:spacing w:after="112" w:line="360" w:lineRule="auto"/>
        <w:ind w:left="810" w:right="720"/>
        <w:rPr>
          <w:i/>
          <w:iCs/>
        </w:rPr>
      </w:pPr>
      <w:r w:rsidRPr="005F41AF">
        <w:rPr>
          <w:b/>
          <w:bCs/>
          <w:sz w:val="20"/>
          <w:szCs w:val="20"/>
        </w:rPr>
        <w:lastRenderedPageBreak/>
        <w:t xml:space="preserve">Table </w:t>
      </w:r>
      <w:r>
        <w:rPr>
          <w:b/>
          <w:bCs/>
          <w:sz w:val="20"/>
          <w:szCs w:val="20"/>
        </w:rPr>
        <w:t>9.</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Pr>
          <w:sz w:val="20"/>
          <w:szCs w:val="20"/>
        </w:rPr>
        <w:t>Cougar Dam</w:t>
      </w:r>
      <w:r w:rsidRPr="005F41AF">
        <w:rPr>
          <w:sz w:val="20"/>
          <w:szCs w:val="20"/>
        </w:rPr>
        <w:t xml:space="preserve"> </w:t>
      </w:r>
      <w:r>
        <w:rPr>
          <w:sz w:val="20"/>
          <w:szCs w:val="20"/>
        </w:rPr>
        <w:t>from</w:t>
      </w:r>
      <w:r w:rsidRPr="005F41AF">
        <w:rPr>
          <w:sz w:val="20"/>
          <w:szCs w:val="20"/>
        </w:rPr>
        <w:t xml:space="preserve"> 20</w:t>
      </w:r>
      <w:r>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are presented for random effects.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1D87E7A4" w14:textId="77777777" w:rsidTr="00354312">
        <w:trPr>
          <w:jc w:val="center"/>
        </w:trPr>
        <w:tc>
          <w:tcPr>
            <w:tcW w:w="3325" w:type="dxa"/>
            <w:tcBorders>
              <w:top w:val="single" w:sz="4" w:space="0" w:color="auto"/>
              <w:bottom w:val="single" w:sz="4" w:space="0" w:color="auto"/>
            </w:tcBorders>
            <w:shd w:val="clear" w:color="auto" w:fill="E7E6E6" w:themeFill="background2"/>
          </w:tcPr>
          <w:p w14:paraId="249725AF" w14:textId="77777777" w:rsidR="00DA3BD9" w:rsidRPr="005F41AF" w:rsidRDefault="00DA3BD9" w:rsidP="00A67FCF">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354312">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354312">
        <w:trPr>
          <w:jc w:val="center"/>
        </w:trPr>
        <w:tc>
          <w:tcPr>
            <w:tcW w:w="3325" w:type="dxa"/>
          </w:tcPr>
          <w:p w14:paraId="774D3A7F" w14:textId="07FE1C70" w:rsidR="00DA3BD9" w:rsidRPr="005F41AF" w:rsidRDefault="00DA3BD9" w:rsidP="00A67FCF">
            <w:pPr>
              <w:spacing w:after="112" w:line="259" w:lineRule="auto"/>
              <w:rPr>
                <w:sz w:val="20"/>
                <w:szCs w:val="20"/>
              </w:rPr>
            </w:pPr>
            <w:r w:rsidRPr="005F41AF">
              <w:rPr>
                <w:i/>
                <w:iCs/>
                <w:sz w:val="20"/>
                <w:szCs w:val="20"/>
              </w:rPr>
              <w:t>sex</w:t>
            </w:r>
            <w:r w:rsidR="001A7E0A">
              <w:rPr>
                <w:i/>
                <w:iCs/>
                <w:sz w:val="20"/>
                <w:szCs w:val="20"/>
              </w:rPr>
              <w:t xml:space="preserve"> </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354312">
        <w:trPr>
          <w:jc w:val="center"/>
        </w:trPr>
        <w:tc>
          <w:tcPr>
            <w:tcW w:w="3325" w:type="dxa"/>
          </w:tcPr>
          <w:p w14:paraId="6FA22D1C" w14:textId="25341C9E" w:rsidR="00DA3BD9" w:rsidRPr="005F41AF" w:rsidRDefault="00DA3BD9" w:rsidP="00A67FCF">
            <w:pPr>
              <w:spacing w:after="112" w:line="259" w:lineRule="auto"/>
              <w:rPr>
                <w:sz w:val="20"/>
                <w:szCs w:val="20"/>
              </w:rPr>
            </w:pPr>
            <w:r w:rsidRPr="005F41AF">
              <w:rPr>
                <w:i/>
                <w:iCs/>
                <w:sz w:val="20"/>
                <w:szCs w:val="20"/>
              </w:rPr>
              <w:t>origin</w:t>
            </w:r>
            <w:r w:rsidR="001A7E0A">
              <w:rPr>
                <w:i/>
                <w:iCs/>
                <w:sz w:val="20"/>
                <w:szCs w:val="20"/>
              </w:rPr>
              <w:t xml:space="preserve"> </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354312">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354312">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354312">
        <w:trPr>
          <w:jc w:val="center"/>
        </w:trPr>
        <w:tc>
          <w:tcPr>
            <w:tcW w:w="3325" w:type="dxa"/>
          </w:tcPr>
          <w:p w14:paraId="28CA7C33" w14:textId="3BD4B73B" w:rsidR="00DA3BD9" w:rsidRPr="005F41AF" w:rsidRDefault="00DA3BD9" w:rsidP="00A67FCF">
            <w:pPr>
              <w:spacing w:after="112" w:line="259" w:lineRule="auto"/>
              <w:rPr>
                <w:i/>
                <w:iCs/>
                <w:sz w:val="20"/>
                <w:szCs w:val="20"/>
              </w:rPr>
            </w:pPr>
            <w:r w:rsidRPr="005F41AF">
              <w:rPr>
                <w:i/>
                <w:iCs/>
                <w:sz w:val="20"/>
                <w:szCs w:val="20"/>
              </w:rPr>
              <w:t>sex</w:t>
            </w:r>
            <w:r w:rsidR="001A7E0A">
              <w:rPr>
                <w:i/>
                <w:iCs/>
                <w:sz w:val="20"/>
                <w:szCs w:val="20"/>
              </w:rPr>
              <w:t xml:space="preserve"> </w:t>
            </w:r>
            <w:r w:rsidRPr="005F41AF">
              <w:rPr>
                <w:sz w:val="20"/>
                <w:szCs w:val="20"/>
              </w:rPr>
              <w:t xml:space="preserve">[male] * </w:t>
            </w:r>
            <w:r w:rsidRPr="005F41AF">
              <w:rPr>
                <w:i/>
                <w:iCs/>
                <w:sz w:val="20"/>
                <w:szCs w:val="20"/>
              </w:rPr>
              <w:t>origin</w:t>
            </w:r>
            <w:r w:rsidR="001A7E0A">
              <w:rPr>
                <w:i/>
                <w:iCs/>
                <w:sz w:val="20"/>
                <w:szCs w:val="20"/>
              </w:rPr>
              <w:t xml:space="preserve"> </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354312">
        <w:trPr>
          <w:jc w:val="center"/>
        </w:trPr>
        <w:tc>
          <w:tcPr>
            <w:tcW w:w="3325" w:type="dxa"/>
            <w:tcBorders>
              <w:bottom w:val="single" w:sz="4" w:space="0" w:color="auto"/>
            </w:tcBorders>
          </w:tcPr>
          <w:p w14:paraId="2568F3F1" w14:textId="218D6854" w:rsidR="00DA3BD9" w:rsidRPr="005F41AF" w:rsidRDefault="00DA3BD9" w:rsidP="00A67FCF">
            <w:pPr>
              <w:spacing w:after="112" w:line="259" w:lineRule="auto"/>
              <w:rPr>
                <w:sz w:val="20"/>
                <w:szCs w:val="20"/>
              </w:rPr>
            </w:pPr>
            <w:r w:rsidRPr="005F41AF">
              <w:rPr>
                <w:i/>
                <w:sz w:val="20"/>
                <w:szCs w:val="20"/>
              </w:rPr>
              <w:t>sex</w:t>
            </w:r>
            <w:r w:rsidR="001A7E0A">
              <w:rPr>
                <w:i/>
                <w:sz w:val="20"/>
                <w:szCs w:val="20"/>
              </w:rPr>
              <w:t xml:space="preserve"> </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0A6649" w:rsidRPr="005F41AF" w14:paraId="29174DB2" w14:textId="77777777" w:rsidTr="00354312">
        <w:trPr>
          <w:jc w:val="center"/>
        </w:trPr>
        <w:tc>
          <w:tcPr>
            <w:tcW w:w="3325" w:type="dxa"/>
            <w:tcBorders>
              <w:top w:val="single" w:sz="4" w:space="0" w:color="auto"/>
              <w:bottom w:val="single" w:sz="4" w:space="0" w:color="auto"/>
            </w:tcBorders>
            <w:shd w:val="clear" w:color="auto" w:fill="E7E6E6" w:themeFill="background2"/>
          </w:tcPr>
          <w:p w14:paraId="400EFD18" w14:textId="77777777" w:rsidR="00DA3BD9" w:rsidRPr="005F41AF" w:rsidRDefault="00DA3BD9" w:rsidP="00A67FCF">
            <w:pPr>
              <w:spacing w:after="112" w:line="259" w:lineRule="auto"/>
              <w:rPr>
                <w:b/>
                <w:bCs/>
                <w:iCs/>
                <w:sz w:val="20"/>
                <w:szCs w:val="20"/>
              </w:rPr>
            </w:pPr>
            <w:r w:rsidRPr="005F41AF">
              <w:rPr>
                <w:b/>
                <w:bCs/>
                <w:iCs/>
                <w:sz w:val="20"/>
                <w:szCs w:val="20"/>
              </w:rPr>
              <w:t>Random effects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354312">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354312">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615D2981" w14:textId="6DE8EF60" w:rsidR="006D5CC7" w:rsidRPr="00D7409D" w:rsidRDefault="006D5CC7" w:rsidP="004E734D">
      <w:pPr>
        <w:spacing w:after="112"/>
        <w:ind w:left="810" w:right="720"/>
        <w:rPr>
          <w:color w:val="000000" w:themeColor="text1"/>
          <w:sz w:val="20"/>
          <w:szCs w:val="20"/>
        </w:rPr>
      </w:pPr>
    </w:p>
    <w:p w14:paraId="179039CA" w14:textId="77777777" w:rsidR="006D5CC7" w:rsidRDefault="006D5CC7" w:rsidP="00D92125">
      <w:pPr>
        <w:spacing w:line="360" w:lineRule="auto"/>
        <w:rPr>
          <w:i/>
          <w:iCs/>
        </w:rPr>
      </w:pPr>
    </w:p>
    <w:p w14:paraId="3391504B" w14:textId="2D8662FC" w:rsidR="00900606" w:rsidRPr="006D5CC7" w:rsidRDefault="006D5CC7" w:rsidP="00D92125">
      <w:pPr>
        <w:spacing w:line="360" w:lineRule="auto"/>
        <w:rPr>
          <w:i/>
          <w:iCs/>
        </w:rPr>
      </w:pPr>
      <w:r>
        <w:rPr>
          <w:i/>
          <w:iCs/>
        </w:rPr>
        <w:t>Predicted Effects of Significant Predictors of TLF</w:t>
      </w:r>
    </w:p>
    <w:p w14:paraId="2A96CF08" w14:textId="160FDA52" w:rsidR="006D5CC7" w:rsidRDefault="00D7409D" w:rsidP="00D92125">
      <w:pPr>
        <w:spacing w:line="360" w:lineRule="auto"/>
      </w:pPr>
      <w:r>
        <w:tab/>
        <w:t>To aid in interpretation of the parameters estimated in the final model</w:t>
      </w:r>
      <w:r w:rsidR="004816B1">
        <w:t xml:space="preserve"> (Table 9)</w:t>
      </w:r>
      <w:r w:rsidR="00947960">
        <w:t>,</w:t>
      </w:r>
      <w:r>
        <w:t xml:space="preserve"> we also estimated effects of </w:t>
      </w:r>
      <w:r w:rsidR="00D46780">
        <w:t xml:space="preserve">each </w:t>
      </w:r>
      <w:r>
        <w:t>significant predictor on the response scale (TLF)</w:t>
      </w:r>
      <w:r w:rsidR="00D46780">
        <w:t xml:space="preserve"> after accounting for variation at all other significant predictors</w:t>
      </w:r>
      <w:r w:rsidR="004816B1">
        <w:t xml:space="preserve"> (Figures 7 to 9)</w:t>
      </w:r>
      <w:r>
        <w:t xml:space="preserve">. </w:t>
      </w:r>
      <w:r w:rsidRPr="00D7409D">
        <w:t>NOR salmon have substantially higher predicted fitness than HOR</w:t>
      </w:r>
      <w:r w:rsidR="00253B31">
        <w:t xml:space="preserve"> salmon</w:t>
      </w:r>
      <w:r w:rsidRPr="00D7409D">
        <w:t xml:space="preserve"> and this effect is somewhat stronger for males than females, but this interaction is only marginally significant and has a limited effect size </w:t>
      </w:r>
      <w:r w:rsidR="004E734D">
        <w:t>(</w:t>
      </w:r>
      <w:r w:rsidR="00A21707">
        <w:t>Figure</w:t>
      </w:r>
      <w:r w:rsidR="004E734D">
        <w:t xml:space="preserve"> 7</w:t>
      </w:r>
      <w:r w:rsidRPr="00D7409D">
        <w:t>). NOR males are predicted to be 2.1</w:t>
      </w:r>
      <w:r w:rsidR="00625E79">
        <w:t>-</w:t>
      </w:r>
      <w:r w:rsidRPr="00D7409D">
        <w:t>fold more fit th</w:t>
      </w:r>
      <w:r w:rsidR="00625E79">
        <w:t>an</w:t>
      </w:r>
      <w:r w:rsidRPr="00D7409D">
        <w:t xml:space="preserve"> HOR males, and NOR females are predicted to be 1.6</w:t>
      </w:r>
      <w:r w:rsidR="00625E79">
        <w:t>-</w:t>
      </w:r>
      <w:r w:rsidRPr="00D7409D">
        <w:t>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lastRenderedPageBreak/>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0C24BDC6" w:rsidR="004E734D" w:rsidRPr="004E734D" w:rsidRDefault="004E734D" w:rsidP="004E734D">
      <w:pPr>
        <w:ind w:left="1170" w:right="1260"/>
        <w:rPr>
          <w:sz w:val="20"/>
          <w:szCs w:val="20"/>
        </w:rPr>
      </w:pPr>
      <w:r w:rsidRPr="004E734D">
        <w:rPr>
          <w:b/>
          <w:bCs/>
          <w:sz w:val="20"/>
          <w:szCs w:val="20"/>
        </w:rPr>
        <w:t>Fig 7</w:t>
      </w:r>
      <w:r w:rsidR="00213091">
        <w:rPr>
          <w:b/>
          <w:bCs/>
          <w:sz w:val="20"/>
          <w:szCs w:val="20"/>
        </w:rPr>
        <w:t>.</w:t>
      </w:r>
      <w:r w:rsidRPr="004E734D">
        <w:rPr>
          <w:b/>
          <w:bCs/>
          <w:sz w:val="20"/>
          <w:szCs w:val="20"/>
        </w:rPr>
        <w:t xml:space="preserve">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5B7796A6" w:rsidR="004E734D" w:rsidRDefault="004E734D" w:rsidP="004E734D">
      <w:pPr>
        <w:ind w:firstLine="720"/>
      </w:pPr>
      <w:commentRangeStart w:id="27"/>
      <w:commentRangeStart w:id="28"/>
      <w:commentRangeStart w:id="29"/>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w:t>
      </w:r>
      <w:r w:rsidR="00625E79">
        <w:t>-</w:t>
      </w:r>
      <w:r w:rsidRPr="004E734D">
        <w:t>biased sex ratios producing somewhat higher fitness than female</w:t>
      </w:r>
      <w:r w:rsidR="00625E79">
        <w:t>-</w:t>
      </w:r>
      <w:r w:rsidR="00D46780">
        <w:t>biased sex ratios</w:t>
      </w:r>
      <w:r w:rsidRPr="004E734D">
        <w:t>, however this effect was much stronger for females than males</w:t>
      </w:r>
      <w:r w:rsidR="00D46780">
        <w:t>.</w:t>
      </w:r>
      <w:r w:rsidRPr="004E734D">
        <w:t xml:space="preserve"> </w:t>
      </w:r>
      <w:commentRangeEnd w:id="27"/>
      <w:r w:rsidR="002E3E98">
        <w:rPr>
          <w:rStyle w:val="CommentReference"/>
        </w:rPr>
        <w:commentReference w:id="27"/>
      </w:r>
      <w:commentRangeEnd w:id="28"/>
      <w:r w:rsidR="00876AD1">
        <w:rPr>
          <w:rStyle w:val="CommentReference"/>
        </w:rPr>
        <w:commentReference w:id="28"/>
      </w:r>
      <w:commentRangeEnd w:id="29"/>
      <w:r w:rsidR="00625E79">
        <w:rPr>
          <w:rStyle w:val="CommentReference"/>
        </w:rPr>
        <w:commentReference w:id="29"/>
      </w:r>
      <w:r>
        <w:t xml:space="preserve">When </w:t>
      </w:r>
      <w:r w:rsidR="004856A0">
        <w:t>viewed</w:t>
      </w:r>
      <w:r w:rsidR="00D46780">
        <w:t xml:space="preserve"> </w:t>
      </w:r>
      <w:r w:rsidR="008471F2">
        <w:t>on</w:t>
      </w:r>
      <w:r>
        <w:t xml:space="preserve"> response scale </w:t>
      </w:r>
      <w:r w:rsidR="008471F2">
        <w:t xml:space="preserve">(TLF) </w:t>
      </w:r>
      <w:r>
        <w:t>(</w:t>
      </w:r>
      <w:r w:rsidR="00A21707">
        <w:t>Figure</w:t>
      </w:r>
      <w:r>
        <w:t xml:space="preserve"> 8),</w:t>
      </w:r>
      <w:r w:rsidRPr="004E734D">
        <w:t xml:space="preserve"> changes in </w:t>
      </w:r>
      <w:r w:rsidRPr="004E734D">
        <w:rPr>
          <w:i/>
          <w:iCs/>
        </w:rPr>
        <w:t>annual sex ratio</w:t>
      </w:r>
      <w:r w:rsidRPr="004E734D">
        <w:t xml:space="preserve"> affects fitness mostly through females, who perform worse when the sex ratio is female</w:t>
      </w:r>
      <w:r w:rsidR="00625E79">
        <w:t>-</w:t>
      </w:r>
      <w:r w:rsidRPr="004E734D">
        <w:t xml:space="preserve">biased. Using the most extreme values </w:t>
      </w:r>
      <w:del w:id="30" w:author="Cristin Fitzpatrick" w:date="2022-12-07T02:17:00Z">
        <w:r w:rsidRPr="004E734D">
          <w:delText xml:space="preserve">in </w:delText>
        </w:r>
      </w:del>
      <w:r w:rsidRPr="004E734D">
        <w:t>observed in any year</w:t>
      </w:r>
      <w:r w:rsidR="00D46780">
        <w:t>s</w:t>
      </w:r>
      <w:r w:rsidRPr="004E734D">
        <w:t xml:space="preserve"> (</w:t>
      </w:r>
      <w:proofErr w:type="spellStart"/>
      <w:r w:rsidRPr="004E734D">
        <w:t>male:female</w:t>
      </w:r>
      <w:proofErr w:type="spellEnd"/>
      <w:r w:rsidRPr="004E734D">
        <w:t xml:space="preserve"> ratio 0.6 and 2.0), female fitness is predicted to vary </w:t>
      </w:r>
      <w:r w:rsidR="00625E79" w:rsidRPr="004E734D">
        <w:t>3.5-fold</w:t>
      </w:r>
      <w:r w:rsidRPr="004E734D">
        <w:t>, whereas male fitness is expected to vary 1.4</w:t>
      </w:r>
      <w:r w:rsidR="00625E79">
        <w:t>-</w:t>
      </w:r>
      <w:r w:rsidRPr="004E734D">
        <w:t>fold.</w:t>
      </w:r>
    </w:p>
    <w:p w14:paraId="1115C2A4" w14:textId="0AD8B61E" w:rsidR="00761E19" w:rsidRDefault="00761E19" w:rsidP="004E734D">
      <w:pPr>
        <w:ind w:firstLine="720"/>
      </w:pPr>
    </w:p>
    <w:p w14:paraId="36CF5AA4" w14:textId="77777777" w:rsidR="00761E19" w:rsidRDefault="00761E19" w:rsidP="004E734D">
      <w:pPr>
        <w:ind w:firstLine="720"/>
      </w:pPr>
    </w:p>
    <w:p w14:paraId="4C643892" w14:textId="77777777" w:rsidR="008471F2" w:rsidRDefault="008471F2" w:rsidP="004E734D">
      <w:pPr>
        <w:ind w:firstLine="720"/>
      </w:pPr>
    </w:p>
    <w:p w14:paraId="2257605A" w14:textId="30DE5880" w:rsidR="004E734D" w:rsidRDefault="004E734D" w:rsidP="008471F2">
      <w:pPr>
        <w:ind w:firstLine="720"/>
        <w:jc w:val="center"/>
      </w:pPr>
      <w:commentRangeStart w:id="31"/>
      <w:commentRangeStart w:id="32"/>
      <w:r>
        <w:rPr>
          <w:noProof/>
        </w:rPr>
        <w:lastRenderedPageBreak/>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commentRangeEnd w:id="31"/>
      <w:r w:rsidR="00655CB4">
        <w:rPr>
          <w:rStyle w:val="CommentReference"/>
        </w:rPr>
        <w:commentReference w:id="31"/>
      </w:r>
      <w:commentRangeEnd w:id="32"/>
      <w:r w:rsidR="00354312">
        <w:rPr>
          <w:rStyle w:val="CommentReference"/>
        </w:rPr>
        <w:commentReference w:id="32"/>
      </w:r>
    </w:p>
    <w:p w14:paraId="3C0754BA" w14:textId="1A3BA49E" w:rsidR="00AD329B" w:rsidRPr="004E734D" w:rsidRDefault="00A21707" w:rsidP="00AD329B">
      <w:pPr>
        <w:ind w:left="1170" w:right="1260"/>
        <w:rPr>
          <w:sz w:val="20"/>
          <w:szCs w:val="20"/>
        </w:rPr>
      </w:pPr>
      <w:r>
        <w:rPr>
          <w:b/>
          <w:bCs/>
          <w:sz w:val="20"/>
          <w:szCs w:val="20"/>
        </w:rPr>
        <w:t>Figure</w:t>
      </w:r>
      <w:r w:rsidR="004E734D" w:rsidRPr="004E734D">
        <w:rPr>
          <w:b/>
          <w:bCs/>
          <w:sz w:val="20"/>
          <w:szCs w:val="20"/>
        </w:rPr>
        <w:t xml:space="preserve"> 8</w:t>
      </w:r>
      <w:r w:rsidR="00213091">
        <w:rPr>
          <w:b/>
          <w:bCs/>
          <w:sz w:val="20"/>
          <w:szCs w:val="20"/>
        </w:rPr>
        <w:t>.</w:t>
      </w:r>
      <w:r w:rsidR="004E734D">
        <w:rPr>
          <w:sz w:val="20"/>
          <w:szCs w:val="20"/>
        </w:rPr>
        <w:t xml:space="preserve"> Predicted effects of </w:t>
      </w:r>
      <w:r w:rsidR="004E734D">
        <w:rPr>
          <w:i/>
          <w:iCs/>
          <w:sz w:val="20"/>
          <w:szCs w:val="20"/>
        </w:rPr>
        <w:t>annual sex ratio</w:t>
      </w:r>
      <w:r w:rsidR="004E734D">
        <w:rPr>
          <w:sz w:val="20"/>
          <w:szCs w:val="20"/>
        </w:rPr>
        <w:t xml:space="preserve"> and </w:t>
      </w:r>
      <w:r w:rsidR="004E734D" w:rsidRPr="004E734D">
        <w:rPr>
          <w:i/>
          <w:iCs/>
          <w:sz w:val="20"/>
          <w:szCs w:val="20"/>
        </w:rPr>
        <w:t>sex</w:t>
      </w:r>
      <w:r w:rsidR="004E734D">
        <w:rPr>
          <w:sz w:val="20"/>
          <w:szCs w:val="20"/>
        </w:rPr>
        <w:t xml:space="preserve"> on TLF from GLMM</w:t>
      </w:r>
      <w:r w:rsidR="004856A0">
        <w:rPr>
          <w:sz w:val="20"/>
          <w:szCs w:val="20"/>
          <w:vertAlign w:val="subscript"/>
        </w:rPr>
        <w:t>TLF</w:t>
      </w:r>
      <w:r w:rsidR="004E734D">
        <w:rPr>
          <w:sz w:val="20"/>
          <w:szCs w:val="20"/>
        </w:rPr>
        <w:t>. Predicted values are conditioned on the typical values of all other predictors in the final model (</w:t>
      </w:r>
      <w:r w:rsidR="004E734D">
        <w:rPr>
          <w:i/>
          <w:iCs/>
          <w:sz w:val="20"/>
          <w:szCs w:val="20"/>
        </w:rPr>
        <w:t xml:space="preserve">Julian day of release, </w:t>
      </w:r>
      <w:r w:rsidR="008471F2">
        <w:rPr>
          <w:i/>
          <w:iCs/>
          <w:sz w:val="20"/>
          <w:szCs w:val="20"/>
        </w:rPr>
        <w:t>origin</w:t>
      </w:r>
      <w:r w:rsidR="004E734D">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2FC6E5D" w14:textId="77777777" w:rsidR="008471F2" w:rsidRDefault="008471F2" w:rsidP="008471F2"/>
    <w:p w14:paraId="20DF8ACD" w14:textId="5E9AB85C" w:rsidR="00AD329B" w:rsidRDefault="008471F2" w:rsidP="00AD3A95">
      <w:pPr>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w:t>
      </w:r>
      <w:r w:rsidR="00A21707">
        <w:t>Figure</w:t>
      </w:r>
      <w:r>
        <w:t xml:space="preserve"> 9)</w:t>
      </w:r>
      <w:r w:rsidRPr="008471F2">
        <w:t>. Individuals released on the earliest</w:t>
      </w:r>
      <w:r w:rsidR="00AD329B">
        <w:t xml:space="preserve"> day</w:t>
      </w:r>
      <w:r w:rsidRPr="008471F2">
        <w:t xml:space="preserve"> </w:t>
      </w:r>
      <w:r w:rsidR="00AD329B">
        <w:t>in the dataset</w:t>
      </w:r>
      <w:r w:rsidRPr="008471F2">
        <w:t xml:space="preserve"> are predicted to have </w:t>
      </w:r>
      <w:r w:rsidR="00EF2BC9" w:rsidRPr="008471F2">
        <w:t>1.7-fold</w:t>
      </w:r>
      <w:r w:rsidRPr="008471F2">
        <w:t xml:space="preserve"> greater fitness than the latest release day.</w:t>
      </w:r>
    </w:p>
    <w:p w14:paraId="3A107705" w14:textId="4BD512D4" w:rsidR="00AD329B" w:rsidRDefault="00AD329B" w:rsidP="008471F2"/>
    <w:p w14:paraId="48403345" w14:textId="77777777" w:rsidR="00761E19" w:rsidRDefault="00761E19"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327EFD0C" w:rsidR="00AD329B" w:rsidRPr="008471F2" w:rsidRDefault="00A21707" w:rsidP="00AD329B">
      <w:pPr>
        <w:ind w:left="1350" w:right="450"/>
      </w:pPr>
      <w:r>
        <w:rPr>
          <w:b/>
          <w:bCs/>
          <w:sz w:val="20"/>
          <w:szCs w:val="20"/>
        </w:rPr>
        <w:t>Figure</w:t>
      </w:r>
      <w:r w:rsidR="00AD329B" w:rsidRPr="004E734D">
        <w:rPr>
          <w:b/>
          <w:bCs/>
          <w:sz w:val="20"/>
          <w:szCs w:val="20"/>
        </w:rPr>
        <w:t xml:space="preserve"> </w:t>
      </w:r>
      <w:r w:rsidR="00AD329B">
        <w:rPr>
          <w:b/>
          <w:bCs/>
          <w:sz w:val="20"/>
          <w:szCs w:val="20"/>
        </w:rPr>
        <w:t>9</w:t>
      </w:r>
      <w:r w:rsidR="00213091">
        <w:rPr>
          <w:b/>
          <w:bCs/>
          <w:sz w:val="20"/>
          <w:szCs w:val="20"/>
        </w:rPr>
        <w:t>.</w:t>
      </w:r>
      <w:r w:rsidR="00AD329B">
        <w:rPr>
          <w:sz w:val="20"/>
          <w:szCs w:val="20"/>
        </w:rPr>
        <w:t xml:space="preserve"> Predicted effects of </w:t>
      </w:r>
      <w:r w:rsidR="00AD329B">
        <w:rPr>
          <w:i/>
          <w:iCs/>
          <w:sz w:val="20"/>
          <w:szCs w:val="20"/>
        </w:rPr>
        <w:t>Julian day of release</w:t>
      </w:r>
      <w:r w:rsidR="00AD329B">
        <w:rPr>
          <w:sz w:val="20"/>
          <w:szCs w:val="20"/>
        </w:rPr>
        <w:t xml:space="preserve"> on TLF from GLMM</w:t>
      </w:r>
      <w:r w:rsidR="004856A0">
        <w:rPr>
          <w:sz w:val="20"/>
          <w:szCs w:val="20"/>
          <w:vertAlign w:val="subscript"/>
        </w:rPr>
        <w:t>TLF</w:t>
      </w:r>
      <w:r w:rsidR="00AD329B">
        <w:rPr>
          <w:sz w:val="20"/>
          <w:szCs w:val="20"/>
        </w:rPr>
        <w:t>. Predicted values are conditioned on the typical values of all other predictors in the final model (</w:t>
      </w:r>
      <w:r w:rsidR="00AD329B">
        <w:rPr>
          <w:i/>
          <w:iCs/>
          <w:sz w:val="20"/>
          <w:szCs w:val="20"/>
        </w:rPr>
        <w:t>Julian sex, origin, annual sex ratio</w:t>
      </w:r>
      <w:r w:rsidR="00AD329B">
        <w:rPr>
          <w:sz w:val="20"/>
          <w:szCs w:val="20"/>
        </w:rPr>
        <w:t>). Grey band represents 95% confidence intervals for the estimates.</w:t>
      </w:r>
    </w:p>
    <w:p w14:paraId="0FD1C1B7" w14:textId="77777777" w:rsidR="00B92690" w:rsidRDefault="00B92690" w:rsidP="00AD329B">
      <w:pPr>
        <w:jc w:val="center"/>
      </w:pPr>
    </w:p>
    <w:p w14:paraId="655DDEC1" w14:textId="6BEBAB8D" w:rsidR="00310607" w:rsidRDefault="00310607" w:rsidP="00C83099">
      <w:pPr>
        <w:spacing w:line="360" w:lineRule="auto"/>
        <w:ind w:firstLine="720"/>
      </w:pPr>
      <w:r>
        <w:lastRenderedPageBreak/>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w:t>
      </w:r>
      <w:r w:rsidR="00761E19">
        <w:t xml:space="preserve"> (Table 9)</w:t>
      </w:r>
      <w:r>
        <w:t xml:space="preserve">.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35FAA433"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w:t>
      </w:r>
      <w:r w:rsidR="00EF2BC9">
        <w:rPr>
          <w:vertAlign w:val="subscript"/>
        </w:rPr>
        <w:t xml:space="preserve"> </w:t>
      </w:r>
      <w:r w:rsidR="00D1383A">
        <w:rPr>
          <w:vertAlign w:val="subscript"/>
        </w:rPr>
        <w:t>[NOR]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w:t>
      </w:r>
      <w:r w:rsidR="00DD4593">
        <w:rPr>
          <w:i/>
          <w:iCs/>
        </w:rPr>
        <w:t>e at maturity</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as an additional 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but the </w:t>
      </w:r>
      <w:r w:rsidR="00D1383A">
        <w:t>estimated effect of origin was reduce</w:t>
      </w:r>
      <w:r w:rsidR="00523916">
        <w:t xml:space="preserve">d to 44% of its </w:t>
      </w:r>
      <w:r w:rsidR="00102F62">
        <w:t xml:space="preserve">estimated </w:t>
      </w:r>
      <w:r w:rsidR="00523916">
        <w:t xml:space="preserve">effect when </w:t>
      </w:r>
      <w:r w:rsidR="00523916" w:rsidRPr="00DD4593">
        <w:rPr>
          <w:i/>
          <w:iCs/>
        </w:rPr>
        <w:t>size at maturity</w:t>
      </w:r>
      <w:r w:rsidR="00523916">
        <w:t xml:space="preserve">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r w:rsidRPr="00D71476">
        <w:rPr>
          <w:b/>
          <w:bCs/>
        </w:rPr>
        <w:lastRenderedPageBreak/>
        <w:t>Discussion</w:t>
      </w:r>
    </w:p>
    <w:p w14:paraId="7E66BA97" w14:textId="77777777" w:rsidR="0036597F" w:rsidRDefault="0036597F" w:rsidP="0036597F">
      <w:pPr>
        <w:spacing w:line="360" w:lineRule="auto"/>
        <w:rPr>
          <w:u w:val="single"/>
        </w:rPr>
      </w:pPr>
      <w:r w:rsidRPr="00D71476">
        <w:rPr>
          <w:u w:val="single"/>
        </w:rPr>
        <w:t>Main Findings</w:t>
      </w:r>
    </w:p>
    <w:p w14:paraId="46113934" w14:textId="77777777" w:rsidR="0036597F" w:rsidRPr="00E6547C" w:rsidRDefault="0036597F" w:rsidP="0036597F">
      <w:pPr>
        <w:spacing w:line="360" w:lineRule="auto"/>
        <w:rPr>
          <w:i/>
          <w:iCs/>
        </w:rPr>
      </w:pPr>
      <w:r w:rsidRPr="00E6547C">
        <w:rPr>
          <w:i/>
          <w:iCs/>
        </w:rPr>
        <w:t>Assignment</w:t>
      </w:r>
      <w:r>
        <w:rPr>
          <w:i/>
          <w:iCs/>
        </w:rPr>
        <w:t>s</w:t>
      </w:r>
    </w:p>
    <w:p w14:paraId="1DCC4D98" w14:textId="4403026C" w:rsidR="0036597F" w:rsidRPr="00E6547C" w:rsidRDefault="0036597F" w:rsidP="0036597F">
      <w:pPr>
        <w:pStyle w:val="ListParagraph"/>
        <w:numPr>
          <w:ilvl w:val="0"/>
          <w:numId w:val="4"/>
        </w:numPr>
        <w:spacing w:line="360" w:lineRule="auto"/>
        <w:rPr>
          <w:u w:val="single"/>
        </w:rPr>
      </w:pPr>
      <w:r>
        <w:t>Most (71%)</w:t>
      </w:r>
      <w:r w:rsidRPr="00D71476">
        <w:t xml:space="preserve"> </w:t>
      </w:r>
      <w:r>
        <w:t>NOR salmon collected at the Cougar Trap from 2013</w:t>
      </w:r>
      <w:r w:rsidR="006D2397">
        <w:t xml:space="preserve"> – </w:t>
      </w:r>
      <w:r>
        <w:t>2020</w:t>
      </w:r>
      <w:r w:rsidRPr="00D71476">
        <w:t xml:space="preserve"> </w:t>
      </w:r>
      <w:r>
        <w:t>were produced above Cougar Dam. Leaving 29% remaining as likely immigrants.</w:t>
      </w:r>
    </w:p>
    <w:p w14:paraId="41C9818E" w14:textId="47E4ADF0" w:rsidR="0036597F" w:rsidRPr="00D71476" w:rsidRDefault="0036597F" w:rsidP="0036597F">
      <w:pPr>
        <w:pStyle w:val="ListParagraph"/>
        <w:numPr>
          <w:ilvl w:val="0"/>
          <w:numId w:val="4"/>
        </w:numPr>
        <w:spacing w:line="360" w:lineRule="auto"/>
        <w:rPr>
          <w:u w:val="single"/>
        </w:rPr>
      </w:pPr>
      <w:r>
        <w:t xml:space="preserve">The proportion of NOR immigrants collected at the Cougar Trap varied among years. As few as 6% </w:t>
      </w:r>
      <w:r w:rsidR="00361A32">
        <w:t xml:space="preserve">and as many as 49% </w:t>
      </w:r>
      <w:r>
        <w:t xml:space="preserve">of NOR salmon collected at the Cougar Trap were immigrants in 2019 and 2020, respectively. </w:t>
      </w:r>
    </w:p>
    <w:p w14:paraId="6A7C0D69" w14:textId="77777777" w:rsidR="0036597F" w:rsidRPr="003E0D3B" w:rsidRDefault="0036597F" w:rsidP="0036597F">
      <w:pPr>
        <w:pStyle w:val="ListParagraph"/>
        <w:numPr>
          <w:ilvl w:val="0"/>
          <w:numId w:val="4"/>
        </w:numPr>
        <w:spacing w:line="360" w:lineRule="auto"/>
        <w:rPr>
          <w:u w:val="single"/>
        </w:rPr>
      </w:pPr>
      <w:r>
        <w:t xml:space="preserve">The </w:t>
      </w:r>
      <w:r w:rsidRPr="003E0D3B">
        <w:t xml:space="preserve">proportion of NOR immigrants collected at </w:t>
      </w:r>
      <w:r>
        <w:t>Cougar Trap</w:t>
      </w:r>
      <w:r w:rsidRPr="003E0D3B">
        <w:t xml:space="preserve"> was estimated to increase from less than </w:t>
      </w:r>
      <w:r>
        <w:t>5</w:t>
      </w:r>
      <w:r w:rsidRPr="003E0D3B">
        <w:t>% early in the season to ~</w:t>
      </w:r>
      <w:r>
        <w:t>5</w:t>
      </w:r>
      <w:r w:rsidRPr="003E0D3B">
        <w:t>0% by September 1</w:t>
      </w:r>
      <w:r w:rsidRPr="00CD0A75">
        <w:rPr>
          <w:vertAlign w:val="superscript"/>
        </w:rPr>
        <w:t>st</w:t>
      </w:r>
      <w:r w:rsidRPr="003E0D3B">
        <w:t>.</w:t>
      </w:r>
    </w:p>
    <w:p w14:paraId="341B5368" w14:textId="209DCCEF" w:rsidR="0036597F" w:rsidRPr="00B2108F" w:rsidRDefault="0036597F" w:rsidP="0036597F">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an NOR immigrant. Recycling all salmon collected at the </w:t>
      </w:r>
      <w:r>
        <w:rPr>
          <w:color w:val="222222"/>
          <w:shd w:val="clear" w:color="auto" w:fill="FFFFFF"/>
        </w:rPr>
        <w:t>Cougar Trap</w:t>
      </w:r>
      <w:r w:rsidRPr="000D6AF0">
        <w:rPr>
          <w:color w:val="222222"/>
          <w:shd w:val="clear" w:color="auto" w:fill="FFFFFF"/>
        </w:rPr>
        <w:t xml:space="preserve"> downstream</w:t>
      </w:r>
      <w:r w:rsidR="00102F62">
        <w:rPr>
          <w:color w:val="222222"/>
          <w:shd w:val="clear" w:color="auto" w:fill="FFFFFF"/>
        </w:rPr>
        <w:t xml:space="preserve"> during this period</w:t>
      </w:r>
      <w:r w:rsidRPr="000D6AF0">
        <w:rPr>
          <w:color w:val="222222"/>
          <w:shd w:val="clear" w:color="auto" w:fill="FFFFFF"/>
        </w:rPr>
        <w:t xml:space="preserve"> prevented above dam transport of 75% of NOR immigrants and 31% of NOR salmon produced above the dam</w:t>
      </w:r>
      <w:r>
        <w:rPr>
          <w:color w:val="222222"/>
          <w:shd w:val="clear" w:color="auto" w:fill="FFFFFF"/>
        </w:rPr>
        <w:t>.</w:t>
      </w:r>
    </w:p>
    <w:p w14:paraId="175B8397" w14:textId="624B2A02" w:rsidR="0036597F" w:rsidRPr="000D6AF0" w:rsidRDefault="0036597F" w:rsidP="0036597F">
      <w:pPr>
        <w:pStyle w:val="ListParagraph"/>
        <w:numPr>
          <w:ilvl w:val="0"/>
          <w:numId w:val="4"/>
        </w:numPr>
        <w:spacing w:line="360" w:lineRule="auto"/>
        <w:rPr>
          <w:i/>
          <w:iCs/>
        </w:rPr>
      </w:pPr>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sidR="00102F62" w:rsidRPr="00CD0A75">
        <w:rPr>
          <w:color w:val="222222"/>
          <w:shd w:val="clear" w:color="auto" w:fill="FFFFFF"/>
        </w:rPr>
        <w:t xml:space="preserve">only </w:t>
      </w:r>
      <w:r w:rsidR="007B4D3E" w:rsidRPr="00CD0A75">
        <w:rPr>
          <w:color w:val="222222"/>
          <w:shd w:val="clear" w:color="auto" w:fill="FFFFFF"/>
        </w:rPr>
        <w:t>3</w:t>
      </w:r>
      <w:r w:rsidRPr="00CD0A75">
        <w:rPr>
          <w:color w:val="222222"/>
          <w:shd w:val="clear" w:color="auto" w:fill="FFFFFF"/>
        </w:rPr>
        <w:t>7%</w:t>
      </w:r>
      <w:r w:rsidRPr="000D6AF0">
        <w:rPr>
          <w:color w:val="222222"/>
          <w:shd w:val="clear" w:color="auto" w:fill="FFFFFF"/>
        </w:rPr>
        <w:t xml:space="preserve"> of NOR immigrants and </w:t>
      </w:r>
      <w:r>
        <w:rPr>
          <w:color w:val="222222"/>
          <w:shd w:val="clear" w:color="auto" w:fill="FFFFFF"/>
        </w:rPr>
        <w:t>5</w:t>
      </w:r>
      <w:r w:rsidRPr="000D6AF0">
        <w:rPr>
          <w:color w:val="222222"/>
          <w:shd w:val="clear" w:color="auto" w:fill="FFFFFF"/>
        </w:rPr>
        <w:t>% of NOR salmon produced above the dam</w:t>
      </w:r>
      <w:r>
        <w:rPr>
          <w:color w:val="222222"/>
          <w:shd w:val="clear" w:color="auto" w:fill="FFFFFF"/>
        </w:rPr>
        <w:t xml:space="preserve">. </w:t>
      </w:r>
    </w:p>
    <w:p w14:paraId="2CD40449" w14:textId="77777777" w:rsidR="0036597F" w:rsidRPr="003E0D3B" w:rsidRDefault="0036597F" w:rsidP="0036597F">
      <w:pPr>
        <w:spacing w:line="360" w:lineRule="auto"/>
        <w:rPr>
          <w:i/>
          <w:iCs/>
        </w:rPr>
      </w:pPr>
      <w:r w:rsidRPr="003E0D3B">
        <w:rPr>
          <w:i/>
          <w:iCs/>
        </w:rPr>
        <w:t>Demography</w:t>
      </w:r>
    </w:p>
    <w:p w14:paraId="5CB5227C" w14:textId="11F3F4C3" w:rsidR="0036597F" w:rsidRDefault="0036597F" w:rsidP="0036597F">
      <w:pPr>
        <w:pStyle w:val="ListParagraph"/>
        <w:numPr>
          <w:ilvl w:val="0"/>
          <w:numId w:val="10"/>
        </w:numPr>
        <w:spacing w:line="360" w:lineRule="auto"/>
      </w:pPr>
      <w:r>
        <w:t xml:space="preserve">Most salmon produced above Cougar Dam from 2007 – 2015 returned at age-4 </w:t>
      </w:r>
      <w:r w:rsidRPr="00D71476">
        <w:t>(5</w:t>
      </w:r>
      <w:r w:rsidR="007B4D3E">
        <w:t>5</w:t>
      </w:r>
      <w:r w:rsidRPr="00D71476">
        <w:t>%</w:t>
      </w:r>
      <w:r>
        <w:t>) or age-5 (</w:t>
      </w:r>
      <w:r w:rsidRPr="00D71476">
        <w:t>42%</w:t>
      </w:r>
      <w:r>
        <w:t>)</w:t>
      </w:r>
      <w:r w:rsidRPr="00D71476">
        <w:t>, with few returning at age</w:t>
      </w:r>
      <w:r>
        <w:t>-</w:t>
      </w:r>
      <w:r w:rsidRPr="00D71476">
        <w:t>3</w:t>
      </w:r>
      <w:r>
        <w:t xml:space="preserve"> (</w:t>
      </w:r>
      <w:r w:rsidR="007B4D3E">
        <w:t>2</w:t>
      </w:r>
      <w:r w:rsidRPr="00D71476">
        <w:t>%</w:t>
      </w:r>
      <w:r>
        <w:t>)</w:t>
      </w:r>
      <w:r w:rsidRPr="00D71476">
        <w:t xml:space="preserve"> or </w:t>
      </w:r>
      <w:r>
        <w:t>age-</w:t>
      </w:r>
      <w:r w:rsidRPr="00D71476">
        <w:t>6</w:t>
      </w:r>
      <w:r>
        <w:t xml:space="preserve"> (</w:t>
      </w:r>
      <w:r w:rsidR="007B4D3E">
        <w:t>2</w:t>
      </w:r>
      <w:r w:rsidRPr="00D71476">
        <w:t>%</w:t>
      </w:r>
      <w:r>
        <w:t>).</w:t>
      </w:r>
    </w:p>
    <w:p w14:paraId="2BF8D134" w14:textId="69CBD777" w:rsidR="0036597F" w:rsidRPr="0078131B" w:rsidRDefault="00EB68BF" w:rsidP="0036597F">
      <w:pPr>
        <w:pStyle w:val="ListParagraph"/>
        <w:numPr>
          <w:ilvl w:val="0"/>
          <w:numId w:val="10"/>
        </w:numPr>
        <w:spacing w:line="360" w:lineRule="auto"/>
        <w:rPr>
          <w:u w:val="single"/>
        </w:rPr>
      </w:pPr>
      <w:r>
        <w:t>From 2007 – 2015, 2</w:t>
      </w:r>
      <w:commentRangeStart w:id="33"/>
      <w:r w:rsidR="0036597F">
        <w:t>0%</w:t>
      </w:r>
      <w:r>
        <w:t xml:space="preserve"> of </w:t>
      </w:r>
      <w:r w:rsidR="0036597F">
        <w:t>candidate parents</w:t>
      </w:r>
      <w:r>
        <w:t xml:space="preserve"> above Cougar Dam</w:t>
      </w:r>
      <w:r w:rsidR="0036597F">
        <w:t xml:space="preserve"> produce</w:t>
      </w:r>
      <w:r>
        <w:t>d</w:t>
      </w:r>
      <w:r w:rsidR="0036597F">
        <w:t xml:space="preserve"> </w:t>
      </w:r>
      <w:r>
        <w:t>one or more</w:t>
      </w:r>
      <w:r w:rsidR="0036597F">
        <w:t xml:space="preserve"> offspring (TLF </w:t>
      </w:r>
      <w:r w:rsidRPr="00EB68BF">
        <w:t>≥</w:t>
      </w:r>
      <w:r>
        <w:t xml:space="preserve"> 1</w:t>
      </w:r>
      <w:r w:rsidR="0036597F">
        <w:t>) that returned to the Cougar Trap</w:t>
      </w:r>
      <w:r w:rsidR="001C75AA">
        <w:t xml:space="preserve"> as an adult</w:t>
      </w:r>
      <w:r w:rsidR="0036597F">
        <w:t>, or was sampled as a carcass</w:t>
      </w:r>
      <w:r>
        <w:t xml:space="preserve"> below the dam.</w:t>
      </w:r>
      <w:r w:rsidR="0036597F">
        <w:t xml:space="preserve"> </w:t>
      </w:r>
      <w:commentRangeEnd w:id="33"/>
      <w:r>
        <w:rPr>
          <w:rStyle w:val="CommentReference"/>
        </w:rPr>
        <w:commentReference w:id="33"/>
      </w:r>
    </w:p>
    <w:p w14:paraId="037E8FC9" w14:textId="3E569961" w:rsidR="0036597F" w:rsidRDefault="0036597F" w:rsidP="0036597F">
      <w:pPr>
        <w:pStyle w:val="ListParagraph"/>
        <w:numPr>
          <w:ilvl w:val="0"/>
          <w:numId w:val="10"/>
        </w:numPr>
        <w:spacing w:line="360" w:lineRule="auto"/>
      </w:pPr>
      <w:r>
        <w:t xml:space="preserve">Mean TLF </w:t>
      </w:r>
      <w:r w:rsidR="00CD0A75">
        <w:t>for all candidate parents from 2007 – 2015 was 0.36</w:t>
      </w:r>
      <w:r>
        <w:t xml:space="preserve">. TLF was highly variable at the individual level and ranged 0 - 17. </w:t>
      </w:r>
    </w:p>
    <w:p w14:paraId="295EC7F8" w14:textId="77777777" w:rsidR="0036597F" w:rsidRDefault="0036597F" w:rsidP="0036597F">
      <w:pPr>
        <w:pStyle w:val="ListParagraph"/>
        <w:numPr>
          <w:ilvl w:val="0"/>
          <w:numId w:val="10"/>
        </w:numPr>
        <w:spacing w:line="360" w:lineRule="auto"/>
      </w:pPr>
      <w:r>
        <w:t xml:space="preserve">Mean TLF was greater for NOR than HOR salmon (0.49 </w:t>
      </w:r>
      <w:r w:rsidRPr="007004FD">
        <w:rPr>
          <w:i/>
          <w:iCs/>
        </w:rPr>
        <w:t>vs.</w:t>
      </w:r>
      <w:r>
        <w:t xml:space="preserve"> 0.32, respectively) and for females than males (0.38 </w:t>
      </w:r>
      <w:r w:rsidRPr="007004FD">
        <w:rPr>
          <w:i/>
          <w:iCs/>
        </w:rPr>
        <w:t>vs</w:t>
      </w:r>
      <w:r>
        <w:t>. 0.34).</w:t>
      </w:r>
    </w:p>
    <w:p w14:paraId="342A468B" w14:textId="07FB6130" w:rsidR="0036597F" w:rsidRDefault="0036597F" w:rsidP="0036597F">
      <w:pPr>
        <w:pStyle w:val="ListParagraph"/>
        <w:numPr>
          <w:ilvl w:val="0"/>
          <w:numId w:val="10"/>
        </w:numPr>
        <w:spacing w:line="360" w:lineRule="auto"/>
      </w:pPr>
      <w:r>
        <w:t xml:space="preserve">In the nine years </w:t>
      </w:r>
      <w:r w:rsidR="00655CB4">
        <w:t xml:space="preserve">when </w:t>
      </w:r>
      <w:r>
        <w:t xml:space="preserve">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Maximum </w:t>
      </w:r>
      <w:proofErr w:type="spellStart"/>
      <w:r>
        <w:t>CRR</w:t>
      </w:r>
      <w:r>
        <w:rPr>
          <w:vertAlign w:val="subscript"/>
        </w:rPr>
        <w:t>total</w:t>
      </w:r>
      <w:proofErr w:type="spellEnd"/>
      <w:r>
        <w:t xml:space="preserve"> was 0.44 and minimum was 0.08.</w:t>
      </w:r>
    </w:p>
    <w:p w14:paraId="54E106FB" w14:textId="77777777" w:rsidR="0036597F" w:rsidRDefault="0036597F" w:rsidP="0036597F">
      <w:pPr>
        <w:pStyle w:val="ListParagraph"/>
        <w:numPr>
          <w:ilvl w:val="0"/>
          <w:numId w:val="10"/>
        </w:numPr>
        <w:spacing w:line="360" w:lineRule="auto"/>
      </w:pPr>
      <w:r>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p>
    <w:p w14:paraId="57D5A5C5" w14:textId="77777777" w:rsidR="0036597F" w:rsidRDefault="0036597F" w:rsidP="0036597F">
      <w:pPr>
        <w:pStyle w:val="ListParagraph"/>
        <w:numPr>
          <w:ilvl w:val="0"/>
          <w:numId w:val="10"/>
        </w:numPr>
        <w:spacing w:line="360" w:lineRule="auto"/>
      </w:pPr>
      <w:r w:rsidRPr="00811F41">
        <w:rPr>
          <w:i/>
          <w:iCs/>
        </w:rPr>
        <w:lastRenderedPageBreak/>
        <w:t>N</w:t>
      </w:r>
      <w:r w:rsidRPr="00811F41">
        <w:rPr>
          <w:i/>
          <w:iCs/>
          <w:vertAlign w:val="subscript"/>
        </w:rPr>
        <w:t>b</w:t>
      </w:r>
      <w:r>
        <w:t xml:space="preserve"> ranged from 139.8 to 368.8, indicating that there is likely sufficient genetic diversity within a parental cohort to avoid inbreeding depression.</w:t>
      </w:r>
    </w:p>
    <w:p w14:paraId="3A45678F" w14:textId="77777777" w:rsidR="0036597F" w:rsidRDefault="0036597F" w:rsidP="0036597F">
      <w:pPr>
        <w:pStyle w:val="ListParagraph"/>
        <w:spacing w:line="360" w:lineRule="auto"/>
      </w:pPr>
    </w:p>
    <w:p w14:paraId="13A2AF7F" w14:textId="77777777" w:rsidR="0036597F" w:rsidRDefault="0036597F" w:rsidP="0036597F">
      <w:pPr>
        <w:spacing w:line="360" w:lineRule="auto"/>
        <w:rPr>
          <w:i/>
          <w:iCs/>
        </w:rPr>
      </w:pPr>
      <w:r>
        <w:rPr>
          <w:i/>
          <w:iCs/>
        </w:rPr>
        <w:t>Predictors of Fitness</w:t>
      </w:r>
    </w:p>
    <w:p w14:paraId="633346BE" w14:textId="77777777" w:rsidR="0036597F" w:rsidRPr="00E169DC" w:rsidRDefault="0036597F" w:rsidP="0036597F">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412DDC49" w14:textId="4159BC70" w:rsidR="0036597F" w:rsidRDefault="0036597F" w:rsidP="0036597F">
      <w:pPr>
        <w:pStyle w:val="ListParagraph"/>
        <w:numPr>
          <w:ilvl w:val="0"/>
          <w:numId w:val="11"/>
        </w:numPr>
        <w:spacing w:line="360" w:lineRule="auto"/>
      </w:pPr>
      <w:r w:rsidRPr="00D7409D">
        <w:t xml:space="preserve">NOR males are predicted to be </w:t>
      </w:r>
      <w:r w:rsidR="003F7A51" w:rsidRPr="00D7409D">
        <w:t>2.1-fold</w:t>
      </w:r>
      <w:r w:rsidRPr="00D7409D">
        <w:t xml:space="preserve"> more fit the HOR males, and NOR females are predicted to be </w:t>
      </w:r>
      <w:r w:rsidR="0032006E" w:rsidRPr="00D7409D">
        <w:t>1.6-</w:t>
      </w:r>
      <w:r w:rsidRPr="00D7409D">
        <w:t>fold more fit than HOR females.</w:t>
      </w:r>
    </w:p>
    <w:p w14:paraId="1768C0A0" w14:textId="07E40C7A" w:rsidR="0036597F" w:rsidRDefault="0036597F" w:rsidP="0036597F">
      <w:pPr>
        <w:pStyle w:val="ListParagraph"/>
        <w:numPr>
          <w:ilvl w:val="0"/>
          <w:numId w:val="11"/>
        </w:numPr>
        <w:spacing w:line="360" w:lineRule="auto"/>
      </w:pPr>
      <w:r>
        <w:t>Both males and females are predicted to have higher TLF when the sex ratio is male</w:t>
      </w:r>
      <w:r w:rsidR="003F7A51">
        <w:t>-</w:t>
      </w:r>
      <w:r>
        <w:t xml:space="preserve">biased, but this effect is much stronger for females than males. </w:t>
      </w:r>
      <w:r w:rsidRPr="004E734D">
        <w:t>Using the most extreme values observed in any year</w:t>
      </w:r>
      <w:r>
        <w:t>s</w:t>
      </w:r>
      <w:r w:rsidRPr="004E734D">
        <w:t xml:space="preserve"> (</w:t>
      </w:r>
      <w:proofErr w:type="spellStart"/>
      <w:r w:rsidRPr="004E734D">
        <w:t>male:female</w:t>
      </w:r>
      <w:proofErr w:type="spellEnd"/>
      <w:r w:rsidRPr="004E734D">
        <w:t xml:space="preserve"> ratio 0.6 and 2.0), female fitness is predicted to vary </w:t>
      </w:r>
      <w:r w:rsidR="0032006E" w:rsidRPr="004E734D">
        <w:t>3.5</w:t>
      </w:r>
      <w:r w:rsidR="00F17C22">
        <w:t>-</w:t>
      </w:r>
      <w:r w:rsidR="00CD0A75">
        <w:t>f</w:t>
      </w:r>
      <w:r w:rsidRPr="004E734D">
        <w:t xml:space="preserve">old, whereas male fitness is expected to vary </w:t>
      </w:r>
      <w:r w:rsidR="0032006E" w:rsidRPr="004E734D">
        <w:t>1.4-</w:t>
      </w:r>
      <w:r w:rsidRPr="004E734D">
        <w:t>fold.</w:t>
      </w:r>
    </w:p>
    <w:p w14:paraId="28B28761" w14:textId="06A23BDE" w:rsidR="0036597F" w:rsidRDefault="0036597F" w:rsidP="0036597F">
      <w:pPr>
        <w:pStyle w:val="ListParagraph"/>
        <w:numPr>
          <w:ilvl w:val="0"/>
          <w:numId w:val="11"/>
        </w:numPr>
        <w:spacing w:line="360" w:lineRule="auto"/>
      </w:pPr>
      <w:r w:rsidRPr="001A3153">
        <w:t xml:space="preserve">Individuals released on the earliest </w:t>
      </w:r>
      <w:r w:rsidR="001C75AA">
        <w:t xml:space="preserve">release </w:t>
      </w:r>
      <w:r w:rsidRPr="001A3153">
        <w:t xml:space="preserve">day in the dataset are predicted to have </w:t>
      </w:r>
      <w:r w:rsidR="0032006E" w:rsidRPr="001A3153">
        <w:t>1.7</w:t>
      </w:r>
      <w:r w:rsidR="00F17C22">
        <w:t>-</w:t>
      </w:r>
      <w:r w:rsidRPr="001A3153">
        <w:t>fold greater fitness than the latest release day.</w:t>
      </w:r>
    </w:p>
    <w:p w14:paraId="64005221" w14:textId="4DE04820" w:rsidR="0036597F" w:rsidRDefault="0036597F" w:rsidP="0036597F">
      <w:pPr>
        <w:pStyle w:val="ListParagraph"/>
        <w:numPr>
          <w:ilvl w:val="0"/>
          <w:numId w:val="11"/>
        </w:numPr>
        <w:spacing w:line="360" w:lineRule="auto"/>
      </w:pPr>
      <w:r>
        <w:t>Variance in TLF among both years and release groups was substantial</w:t>
      </w:r>
      <w:r w:rsidR="0026006C">
        <w:t xml:space="preserve"> after accounting for the significant predictors</w:t>
      </w:r>
      <w:r>
        <w:t xml:space="preserve">, suggesting that </w:t>
      </w:r>
      <w:r w:rsidR="001C75AA">
        <w:t>unmeasured variables within year</w:t>
      </w:r>
      <w:r w:rsidR="00506830">
        <w:t>s</w:t>
      </w:r>
      <w:r w:rsidR="001C75AA">
        <w:t xml:space="preserve"> and release group</w:t>
      </w:r>
      <w:r w:rsidR="00506830">
        <w:t>s</w:t>
      </w:r>
      <w:r>
        <w:t xml:space="preserve"> have a large effect on TLF. </w:t>
      </w:r>
    </w:p>
    <w:p w14:paraId="2B311192" w14:textId="68538FD5" w:rsidR="0036597F" w:rsidRDefault="0036597F" w:rsidP="0036597F">
      <w:pPr>
        <w:pStyle w:val="ListParagraph"/>
        <w:numPr>
          <w:ilvl w:val="0"/>
          <w:numId w:val="11"/>
        </w:numPr>
        <w:spacing w:line="360" w:lineRule="auto"/>
      </w:pPr>
      <w:r>
        <w:t xml:space="preserve">NOR salmon are larger than HOR salmon, </w:t>
      </w:r>
      <w:r w:rsidR="00114ECB">
        <w:t xml:space="preserve">and larger size at maturity is associated with higher TLF, </w:t>
      </w:r>
      <w:r>
        <w:t xml:space="preserve">indicating that fitness differences between NOR and HOR salmon may be </w:t>
      </w:r>
      <w:r w:rsidR="003F7A51">
        <w:t>due</w:t>
      </w:r>
      <w:r>
        <w:t xml:space="preserve">, in part, </w:t>
      </w:r>
      <w:r w:rsidR="003F7A51">
        <w:t>to</w:t>
      </w:r>
      <w:r>
        <w:t xml:space="preserve"> differences in size at maturity.</w:t>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r w:rsidRPr="00D71476">
        <w:rPr>
          <w:u w:val="single"/>
        </w:rPr>
        <w:t>Assignment Rates</w:t>
      </w:r>
    </w:p>
    <w:p w14:paraId="6E8CB56F" w14:textId="68029DE5"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w:t>
      </w:r>
      <w:r w:rsidR="003F7A51">
        <w:t xml:space="preserve">to </w:t>
      </w:r>
      <w:r>
        <w:t xml:space="preserve">the approaches employed in previous reports. </w:t>
      </w:r>
      <w:r w:rsidR="007146B5">
        <w:t xml:space="preserve">This suggests that </w:t>
      </w:r>
      <w:r w:rsidR="008B48C8">
        <w:t xml:space="preserve">our </w:t>
      </w:r>
      <w:r w:rsidR="007146B5">
        <w:t xml:space="preserve">genetic parentage approach is robust </w:t>
      </w:r>
      <w:r w:rsidR="00A276E8">
        <w:t xml:space="preserve">to small changes in methods </w:t>
      </w:r>
      <w:r w:rsidR="007146B5">
        <w:t xml:space="preserve">and increases our confidence that </w:t>
      </w:r>
      <w:r w:rsidR="00A276E8">
        <w:t xml:space="preserve">the </w:t>
      </w:r>
      <w:r w:rsidR="007146B5">
        <w:t xml:space="preserve">final pedigree accurately reflects true parent-offspring relationships. Our confidence in the </w:t>
      </w:r>
      <w:r w:rsidR="00A276E8">
        <w:t>pedigree</w:t>
      </w:r>
      <w:r w:rsidR="007146B5">
        <w:t xml:space="preserve">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361A32">
        <w:t xml:space="preserve"> (Appendix A)</w:t>
      </w:r>
      <w:r w:rsidR="007146B5">
        <w:t>.</w:t>
      </w:r>
    </w:p>
    <w:p w14:paraId="5C7289C1" w14:textId="40521BD4" w:rsidR="00B61F97" w:rsidRDefault="002D41FB" w:rsidP="005D4051">
      <w:pPr>
        <w:spacing w:line="360" w:lineRule="auto"/>
      </w:pPr>
      <w:r>
        <w:tab/>
        <w:t>The majority of spring Chinook salmon collect</w:t>
      </w:r>
      <w:r w:rsidR="00432748">
        <w:t>ed</w:t>
      </w:r>
      <w:r>
        <w:t xml:space="preserve"> at the </w:t>
      </w:r>
      <w:r w:rsidR="00B8490A">
        <w:t>Cougar Trap</w:t>
      </w:r>
      <w:r>
        <w:t xml:space="preserve"> assign to at least one parent released or otherwise sampled above the dam</w:t>
      </w:r>
      <w:r w:rsidR="00432748">
        <w:t xml:space="preserve">. Among the years that we </w:t>
      </w:r>
      <w:r w:rsidR="00E606D3">
        <w:t>can</w:t>
      </w:r>
      <w:r w:rsidR="00432748">
        <w:t xml:space="preserve"> assign </w:t>
      </w:r>
      <w:r w:rsidR="00432748">
        <w:lastRenderedPageBreak/>
        <w:t xml:space="preserve">potential offspring sampled at the </w:t>
      </w:r>
      <w:r w:rsidR="00B8490A">
        <w:t>Cougar Trap</w:t>
      </w:r>
      <w:r w:rsidR="00432748">
        <w:t xml:space="preserve"> to all </w:t>
      </w:r>
      <w:r w:rsidR="00A64B85">
        <w:t xml:space="preserve">of their </w:t>
      </w:r>
      <w:r w:rsidR="00432748">
        <w:t>candidate parents (</w:t>
      </w:r>
      <w:r w:rsidR="00E606D3">
        <w:t>i.e. 2013 – 2020)</w:t>
      </w:r>
      <w:r w:rsidR="00432748">
        <w:t xml:space="preserve">, 29% </w:t>
      </w:r>
      <w:r w:rsidR="00A64B85">
        <w:t xml:space="preserve">of NOR salmon collected at the </w:t>
      </w:r>
      <w:r w:rsidR="00B8490A">
        <w:t>Cougar Trap</w:t>
      </w:r>
      <w:r w:rsidR="00A64B85">
        <w:t xml:space="preserve"> </w:t>
      </w:r>
      <w:r w:rsidR="00CD03AA">
        <w:t xml:space="preserve">were unassigned </w:t>
      </w:r>
      <w:r w:rsidR="00432748">
        <w:t>and inferred to be NOR immigrants</w:t>
      </w:r>
      <w:r w:rsidR="00A26EDC">
        <w:t xml:space="preserve"> produced below the dam or elsewhere</w:t>
      </w:r>
      <w:r w:rsidR="00432748">
        <w:t>. However, we found s</w:t>
      </w:r>
      <w:r w:rsidR="00466CE7">
        <w:t>ignificant</w:t>
      </w:r>
      <w:r w:rsidR="00432748">
        <w:t xml:space="preserve"> variation in </w:t>
      </w:r>
      <w:r w:rsidR="00D1488E">
        <w:t>the proportion of NOR immigrants</w:t>
      </w:r>
      <w:r w:rsidR="00432748">
        <w:t xml:space="preserve"> </w:t>
      </w:r>
      <w:r w:rsidR="00466CE7">
        <w:t>among years</w:t>
      </w:r>
      <w:r w:rsidR="00D1488E">
        <w:t>, with as few as 6% and as many as 49% in 2020 and 2019 respectively</w:t>
      </w:r>
      <w:r w:rsidR="00432748">
        <w:t xml:space="preserve">. </w:t>
      </w:r>
    </w:p>
    <w:p w14:paraId="5A2F95B7" w14:textId="4E51854C" w:rsidR="00C83ECC" w:rsidRDefault="009B1E99" w:rsidP="005D4051">
      <w:pPr>
        <w:spacing w:line="360" w:lineRule="auto"/>
      </w:pPr>
      <w:r>
        <w:tab/>
      </w:r>
      <w:r w:rsidR="0042646B">
        <w:t xml:space="preserve">Previous reports found that </w:t>
      </w:r>
      <w:r w:rsidR="002939A5">
        <w:t xml:space="preserve">the </w:t>
      </w:r>
      <w:r w:rsidR="0042646B">
        <w:t>LSDR</w:t>
      </w:r>
      <w:r w:rsidR="002939A5">
        <w:t xml:space="preserve"> program implemented in 2013 and 2014</w:t>
      </w:r>
      <w:r w:rsidR="0042646B">
        <w:t xml:space="preserve"> selectively limited above dam transport of NOR immigrants relative to NOR salmon produced above the dam. </w:t>
      </w:r>
      <w:r>
        <w:t>From 2015 onwards, managers transitioned to recycling all NOR salmon</w:t>
      </w:r>
      <w:r w:rsidR="003F7A51">
        <w:t xml:space="preserve"> downstream</w:t>
      </w:r>
      <w:r>
        <w:t>, regardless of</w:t>
      </w:r>
      <w:r w:rsidR="00466CE7">
        <w:t xml:space="preserve"> the</w:t>
      </w:r>
      <w:r>
        <w:t xml:space="preserve"> date</w:t>
      </w:r>
      <w:r w:rsidR="00466CE7">
        <w:t xml:space="preserve"> they were collected at the </w:t>
      </w:r>
      <w:r w:rsidR="00B8490A">
        <w:t>Cougar Trap</w:t>
      </w:r>
      <w:r>
        <w:t>.</w:t>
      </w:r>
      <w:r w:rsidR="00A96E09">
        <w:t xml:space="preserve"> </w:t>
      </w:r>
      <w:r w:rsidR="00506404">
        <w:t>We corroborated previous findings that NOR fitness is greater than HOR fitness and that CRR for the above dam population is substantially below one</w:t>
      </w:r>
      <w:r w:rsidR="00AA21AE">
        <w:t xml:space="preserve"> in all years</w:t>
      </w:r>
      <w:r w:rsidR="00506404">
        <w:t xml:space="preserve"> (discuss</w:t>
      </w:r>
      <w:r w:rsidR="00466CE7">
        <w:t xml:space="preserve">ed further in relevant </w:t>
      </w:r>
      <w:r w:rsidR="00506404">
        <w:t xml:space="preserve">sections below). </w:t>
      </w:r>
      <w:r w:rsidR="00A45344">
        <w:t xml:space="preserve">Given these findings, </w:t>
      </w:r>
      <w:r w:rsidR="0042646B">
        <w:t>by influencing the disposition of NOR salmon</w:t>
      </w:r>
      <w:r w:rsidR="00466CE7">
        <w:t>,</w:t>
      </w:r>
      <w:r w:rsidR="0042646B">
        <w:t xml:space="preserve"> </w:t>
      </w:r>
      <w:r w:rsidR="00A45344">
        <w:t>d</w:t>
      </w:r>
      <w:r w:rsidR="00506404">
        <w:t xml:space="preserve">ownstream recycling presents different arrays of costs and benefits </w:t>
      </w:r>
      <w:r w:rsidR="00EC1D79">
        <w:t>for</w:t>
      </w:r>
      <w:r w:rsidR="00506404">
        <w:t xml:space="preserve"> </w:t>
      </w:r>
      <w:r w:rsidR="002939A5">
        <w:t xml:space="preserve">salmon </w:t>
      </w:r>
      <w:r w:rsidR="00506404">
        <w:t xml:space="preserve">above </w:t>
      </w:r>
      <w:r w:rsidR="00B8490A">
        <w:t>Cougar Dam</w:t>
      </w:r>
      <w:r w:rsidR="00506404">
        <w:t xml:space="preserve"> </w:t>
      </w:r>
      <w:r w:rsidR="0042646B">
        <w:t xml:space="preserve">than </w:t>
      </w:r>
      <w:r w:rsidR="00EC1D79">
        <w:t>for</w:t>
      </w:r>
      <w:r w:rsidR="00506404">
        <w:t xml:space="preserve"> NOR salmon </w:t>
      </w:r>
      <w:r w:rsidR="00B53230">
        <w:t>below the dam</w:t>
      </w:r>
      <w:r w:rsidR="00F17C22">
        <w:t>,</w:t>
      </w:r>
      <w:r w:rsidR="00B53230">
        <w:t xml:space="preserve"> </w:t>
      </w:r>
      <w:r w:rsidR="00EC1D79">
        <w:t xml:space="preserve">and </w:t>
      </w:r>
      <w:r w:rsidR="00B53230">
        <w:t xml:space="preserve">more </w:t>
      </w:r>
      <w:r w:rsidR="00506404">
        <w:t>broadly throughout</w:t>
      </w:r>
      <w:r w:rsidR="00EC1D79">
        <w:t xml:space="preserve"> the</w:t>
      </w:r>
      <w:r w:rsidR="00506404">
        <w:t xml:space="preserve"> McKenzie basin. </w:t>
      </w:r>
      <w:r w:rsidR="00C83ECC">
        <w:t>Specifically, above dam transport of NOR salmon may provide several benefits to the reintroduction program</w:t>
      </w:r>
      <w:r w:rsidR="002939A5">
        <w:t xml:space="preserve"> above Cougar Dam</w:t>
      </w:r>
      <w:r w:rsidR="00803AD1">
        <w:t>. First,</w:t>
      </w:r>
      <w:r w:rsidR="00C83ECC">
        <w:t xml:space="preserve"> NOR salmon produced above the dam are able to contribute to the </w:t>
      </w:r>
      <w:r w:rsidR="00366539">
        <w:t xml:space="preserve">future </w:t>
      </w:r>
      <w:r w:rsidR="00C83ECC">
        <w:t>productivity of their source population</w:t>
      </w:r>
      <w:r w:rsidR="00803AD1">
        <w:t xml:space="preserve">. Second, </w:t>
      </w:r>
      <w:r w:rsidR="00C83ECC">
        <w:t xml:space="preserve">NOR salmon are more fit than their HOR counterparts above the dam, </w:t>
      </w:r>
      <w:r w:rsidR="00A26EDC">
        <w:t>therefore</w:t>
      </w:r>
      <w:r w:rsidR="00C83ECC">
        <w:t xml:space="preserve"> decreasing the </w:t>
      </w:r>
      <w:r w:rsidR="00466CE7" w:rsidRPr="00466CE7">
        <w:t>proport</w:t>
      </w:r>
      <w:r w:rsidR="00466CE7" w:rsidRPr="004D2A60">
        <w:t>ion of HOR spawners</w:t>
      </w:r>
      <w:r w:rsidR="00C83ECC" w:rsidRPr="004D2A60">
        <w:t xml:space="preserve"> above the dam </w:t>
      </w:r>
      <w:r w:rsidR="00A26EDC" w:rsidRPr="004D2A60">
        <w:t>is expected to</w:t>
      </w:r>
      <w:r w:rsidR="00C83ECC" w:rsidRPr="004D2A60">
        <w:t xml:space="preserve"> improve productivity</w:t>
      </w:r>
      <w:r w:rsidR="00804EFE" w:rsidRPr="004D2A60">
        <w:t xml:space="preserve"> per salmon released</w:t>
      </w:r>
      <w:r w:rsidR="00803AD1" w:rsidRPr="004D2A60">
        <w:t xml:space="preserve">. Finally, </w:t>
      </w:r>
      <w:r w:rsidR="004D2A60">
        <w:t>there may be</w:t>
      </w:r>
      <w:r w:rsidR="004D2A60" w:rsidRPr="004D2A60">
        <w:t xml:space="preserve"> adaptive genetic variation </w:t>
      </w:r>
      <w:r w:rsidR="004D2A60">
        <w:t xml:space="preserve">among NOR immigrants </w:t>
      </w:r>
      <w:r w:rsidR="004D2A60" w:rsidRPr="004D2A60">
        <w:t>that is absent from or rare among hatchery outplants and their NOR descendants. Therefore</w:t>
      </w:r>
      <w:r w:rsidR="004D2A60">
        <w:t>,</w:t>
      </w:r>
      <w:r w:rsidR="004D2A60" w:rsidRPr="004D2A60">
        <w:t xml:space="preserve"> </w:t>
      </w:r>
      <w:r w:rsidR="004D2A60">
        <w:t xml:space="preserve">above dam transport of NOR immigrants </w:t>
      </w:r>
      <w:r w:rsidR="002A2D23">
        <w:t xml:space="preserve">in particular </w:t>
      </w:r>
      <w:r w:rsidR="004D2A60" w:rsidRPr="004D2A60">
        <w:t xml:space="preserve">may promote the adaptive potential and long-term productivity of the above dam </w:t>
      </w:r>
      <w:r w:rsidR="00C83ECC" w:rsidRPr="004D2A60">
        <w:t>population.</w:t>
      </w:r>
      <w:r w:rsidR="004D2A60" w:rsidRPr="004D2A60">
        <w:t xml:space="preserve"> </w:t>
      </w:r>
      <w:r w:rsidR="00C83ECC" w:rsidRPr="004D2A60">
        <w:t>Implementing recycling is also associated with two costs for the reintroduction program</w:t>
      </w:r>
      <w:r w:rsidR="009924DE" w:rsidRPr="004D2A60">
        <w:t>. First, f</w:t>
      </w:r>
      <w:r w:rsidR="00C83ECC" w:rsidRPr="004D2A60">
        <w:t xml:space="preserve">or the NOR salmon ultimately released above the dam, downstream recycling delays </w:t>
      </w:r>
      <w:r w:rsidR="00466CE7" w:rsidRPr="004D2A60">
        <w:t>release</w:t>
      </w:r>
      <w:r w:rsidR="00866C97" w:rsidRPr="004D2A60">
        <w:t xml:space="preserve"> which is associated with reduced fitnes</w:t>
      </w:r>
      <w:r w:rsidR="00466CE7" w:rsidRPr="004D2A60">
        <w:t>s as quantified by</w:t>
      </w:r>
      <w:r w:rsidR="002939A5" w:rsidRPr="004D2A60">
        <w:t xml:space="preserve"> the</w:t>
      </w:r>
      <w:r w:rsidR="00466CE7" w:rsidRPr="004D2A60">
        <w:t xml:space="preserve"> GLMM</w:t>
      </w:r>
      <w:r w:rsidR="002939A5" w:rsidRPr="004D2A60">
        <w:rPr>
          <w:vertAlign w:val="subscript"/>
        </w:rPr>
        <w:t>TLF</w:t>
      </w:r>
      <w:r w:rsidR="009924DE" w:rsidRPr="004D2A60">
        <w:t>. Second, downstream recycling</w:t>
      </w:r>
      <w:r w:rsidR="00C83ECC" w:rsidRPr="004D2A60">
        <w:t xml:space="preserve"> imposes additional handling stress which may </w:t>
      </w:r>
      <w:r w:rsidR="009924DE" w:rsidRPr="004D2A60">
        <w:t>be associated with</w:t>
      </w:r>
      <w:r w:rsidR="00A26EDC" w:rsidRPr="004D2A60">
        <w:t xml:space="preserve"> </w:t>
      </w:r>
      <w:r w:rsidR="00C83ECC" w:rsidRPr="004D2A60">
        <w:t>further</w:t>
      </w:r>
      <w:r w:rsidR="00866C97" w:rsidRPr="004D2A60">
        <w:t xml:space="preserve"> unquantified</w:t>
      </w:r>
      <w:r w:rsidR="00C83ECC" w:rsidRPr="004D2A60">
        <w:t xml:space="preserve"> reduc</w:t>
      </w:r>
      <w:r w:rsidR="00A26EDC" w:rsidRPr="004D2A60">
        <w:t>tions to</w:t>
      </w:r>
      <w:r w:rsidR="00C83ECC" w:rsidRPr="004D2A60">
        <w:t xml:space="preserve"> fitness.</w:t>
      </w:r>
      <w:r w:rsidR="00C83ECC">
        <w:t xml:space="preserve"> </w:t>
      </w:r>
    </w:p>
    <w:p w14:paraId="39F23622" w14:textId="4E3A5B8D" w:rsidR="00A45344" w:rsidRDefault="00E805CD" w:rsidP="00C83ECC">
      <w:pPr>
        <w:spacing w:line="360" w:lineRule="auto"/>
        <w:ind w:firstLine="720"/>
      </w:pPr>
      <w:r>
        <w:t xml:space="preserve">However, these proposed demographic and genetic benefits provided to the reintroduction program by above dam transport NOR salmon must be weighed against its costs. </w:t>
      </w:r>
      <w:r w:rsidR="00C83ECC">
        <w:t>A</w:t>
      </w:r>
      <w:r>
        <w:t xml:space="preserve">bove dam transport </w:t>
      </w:r>
      <w:r w:rsidR="00C83ECC">
        <w:t>subjects</w:t>
      </w:r>
      <w:r>
        <w:t xml:space="preserve"> the offspring of NOR salmon </w:t>
      </w:r>
      <w:r w:rsidR="00C83ECC">
        <w:t>to</w:t>
      </w:r>
      <w:r>
        <w:t xml:space="preserve"> the high mortality associated with downstream passage through </w:t>
      </w:r>
      <w:r w:rsidR="00B8490A">
        <w:t>Cougar Dam</w:t>
      </w:r>
      <w:r w:rsidR="009924DE">
        <w:t xml:space="preserve"> </w:t>
      </w:r>
      <w:r w:rsidR="00804EFE">
        <w:fldChar w:fldCharType="begin"/>
      </w:r>
      <w:r w:rsidR="005210FA">
        <w:instrText xml:space="preserve"> ADDIN EN.CITE &lt;EndNote&gt;&lt;Cite&gt;&lt;Author&gt;Romer&lt;/Author&gt;&lt;Year&gt;2013&lt;/Year&gt;&lt;RecNum&gt;1567&lt;/RecNum&gt;&lt;DisplayText&gt;(Romer et al. 2013; Beeman et al. 2014)&lt;/DisplayText&gt;&lt;record&gt;&lt;rec-number&gt;1567&lt;/rec-number&gt;&lt;foreign-keys&gt;&lt;key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Cite&gt;&lt;Author&gt;Beeman&lt;/Author&gt;&lt;Year&gt;2014&lt;/Year&gt;&lt;RecNum&gt;1569&lt;/RecNum&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Survey&lt;/publisher&gt;&lt;isbn&gt;2331-1258&lt;/isbn&gt;&lt;urls&gt;&lt;/urls&gt;&lt;/record&gt;&lt;/Cite&gt;&lt;/EndNote&gt;</w:instrText>
      </w:r>
      <w:r w:rsidR="00804EFE">
        <w:fldChar w:fldCharType="separate"/>
      </w:r>
      <w:r w:rsidR="005210FA">
        <w:rPr>
          <w:noProof/>
        </w:rPr>
        <w:t>(Romer et al. 2013; Beeman et al. 2014)</w:t>
      </w:r>
      <w:r w:rsidR="00804EFE">
        <w:fldChar w:fldCharType="end"/>
      </w:r>
      <w:r>
        <w:t xml:space="preserve">. </w:t>
      </w:r>
      <w:r w:rsidR="00C83ECC">
        <w:t>A</w:t>
      </w:r>
      <w:r w:rsidR="009D15AE">
        <w:t xml:space="preserve">bove dam </w:t>
      </w:r>
      <w:r w:rsidR="009D15AE">
        <w:lastRenderedPageBreak/>
        <w:t xml:space="preserve">transport of NOR salmon, regardless of whether they are produced above the dam or not, presumably </w:t>
      </w:r>
      <w:r w:rsidR="00C83ECC">
        <w:t>negatively</w:t>
      </w:r>
      <w:r w:rsidR="009D15AE">
        <w:t xml:space="preserve"> influences NOR production basin wide, because the above dam habitat is a net demographic sink</w:t>
      </w:r>
      <w:r w:rsidR="00531536">
        <w:t xml:space="preserve">, </w:t>
      </w:r>
      <w:r w:rsidR="00F17C22">
        <w:t xml:space="preserve">with a </w:t>
      </w:r>
      <w:r w:rsidR="009D15AE">
        <w:t>CRR less than one</w:t>
      </w:r>
      <w:r w:rsidR="00B2752D">
        <w:t xml:space="preserve"> in all years from 2007 – 2015</w:t>
      </w:r>
      <w:r w:rsidR="009D15AE">
        <w:t>.</w:t>
      </w:r>
    </w:p>
    <w:p w14:paraId="3CDC69DA" w14:textId="0418A23B" w:rsidR="00B61F97" w:rsidRDefault="00466CE7" w:rsidP="00606370">
      <w:pPr>
        <w:spacing w:line="360" w:lineRule="auto"/>
        <w:ind w:firstLine="720"/>
      </w:pPr>
      <w:r>
        <w:t xml:space="preserve">We recommend managers carefully </w:t>
      </w:r>
      <w:r w:rsidR="00C742E3">
        <w:t>consider</w:t>
      </w:r>
      <w:r>
        <w:t xml:space="preserve"> the</w:t>
      </w:r>
      <w:r w:rsidR="00C742E3">
        <w:t xml:space="preserve"> following findings </w:t>
      </w:r>
      <w:r w:rsidR="00715AAF">
        <w:t>considering</w:t>
      </w:r>
      <w:r w:rsidR="00C742E3">
        <w:t xml:space="preserve"> the</w:t>
      </w:r>
      <w:r>
        <w:t xml:space="preserve"> costs and benefits </w:t>
      </w:r>
      <w:r w:rsidR="00C742E3">
        <w:t>outlined above</w:t>
      </w:r>
      <w:r>
        <w:t xml:space="preserve">. </w:t>
      </w:r>
      <w:r w:rsidR="00E9657D">
        <w:t xml:space="preserve">NOR </w:t>
      </w:r>
      <w:r w:rsidR="00E9657D" w:rsidRPr="00E9657D">
        <w:t xml:space="preserve">salmon produced above the dam </w:t>
      </w:r>
      <w:r>
        <w:t>are</w:t>
      </w:r>
      <w:r w:rsidR="00E9657D" w:rsidRPr="00E9657D">
        <w:t xml:space="preserve"> </w:t>
      </w:r>
      <w:r w:rsidR="0052260E">
        <w:t xml:space="preserve">significantly </w:t>
      </w:r>
      <w:r w:rsidR="00E9657D" w:rsidRPr="00E9657D">
        <w:t>more likely to return a second time after being recycled downstream than NOR immigrant</w:t>
      </w:r>
      <w:r w:rsidR="00B2752D">
        <w:t>s</w:t>
      </w:r>
      <w:r w:rsidR="00E9657D">
        <w:t xml:space="preserve">. </w:t>
      </w:r>
      <w:r w:rsidR="00481EDA">
        <w:t>Consequently</w:t>
      </w:r>
      <w:r w:rsidR="00866C97">
        <w:t>, f</w:t>
      </w:r>
      <w:r w:rsidR="00E42A4E">
        <w:t xml:space="preserve">rom 2015 – 2020, recycling all NOR salmon </w:t>
      </w:r>
      <w:r w:rsidR="00866C97">
        <w:t xml:space="preserve">collected at the </w:t>
      </w:r>
      <w:r w:rsidR="00B8490A">
        <w:t>Cougar Trap</w:t>
      </w:r>
      <w:r w:rsidR="00866C97">
        <w:t xml:space="preserve"> </w:t>
      </w:r>
      <w:r w:rsidR="00E42A4E">
        <w:t>downstream prevented above dam transport of 75% of the 334 NOR immigrants</w:t>
      </w:r>
      <w:r w:rsidR="00E9657D">
        <w:t xml:space="preserve"> and 31% of the 875 NOR salmon produced above the </w:t>
      </w:r>
      <w:r w:rsidR="00866C97">
        <w:t>dam</w:t>
      </w:r>
      <w:r w:rsidR="00E42A4E">
        <w:t xml:space="preserve">. </w:t>
      </w:r>
      <w:r w:rsidR="00192EB1">
        <w:t xml:space="preserve">We also confirmed the tendency for NOR immigrants to arrive at the trap later than NOR salmon produced above the dam. Consequently, </w:t>
      </w:r>
      <w:r w:rsidR="00C742E3">
        <w:t>i</w:t>
      </w:r>
      <w:r w:rsidR="00E42A4E">
        <w:t xml:space="preserve">mplementing </w:t>
      </w:r>
      <w:commentRangeStart w:id="34"/>
      <w:commentRangeStart w:id="35"/>
      <w:commentRangeStart w:id="36"/>
      <w:r w:rsidR="00E42A4E">
        <w:t xml:space="preserve">LSDR </w:t>
      </w:r>
      <w:r w:rsidR="0052260E">
        <w:t>with a September 1</w:t>
      </w:r>
      <w:r w:rsidR="0052260E" w:rsidRPr="00D1488E">
        <w:rPr>
          <w:vertAlign w:val="superscript"/>
        </w:rPr>
        <w:t>st</w:t>
      </w:r>
      <w:r w:rsidR="0052260E">
        <w:t xml:space="preserve"> cutoff </w:t>
      </w:r>
      <w:commentRangeEnd w:id="34"/>
      <w:r w:rsidR="003B7E6F">
        <w:rPr>
          <w:rStyle w:val="CommentReference"/>
        </w:rPr>
        <w:commentReference w:id="34"/>
      </w:r>
      <w:commentRangeEnd w:id="35"/>
      <w:r w:rsidR="00093025">
        <w:rPr>
          <w:rStyle w:val="CommentReference"/>
        </w:rPr>
        <w:commentReference w:id="35"/>
      </w:r>
      <w:commentRangeEnd w:id="36"/>
      <w:r w:rsidR="00191156">
        <w:rPr>
          <w:rStyle w:val="CommentReference"/>
        </w:rPr>
        <w:commentReference w:id="36"/>
      </w:r>
      <w:r w:rsidR="00E42A4E">
        <w:t>in place of recycling during th</w:t>
      </w:r>
      <w:r w:rsidR="00192EB1">
        <w:t>e same</w:t>
      </w:r>
      <w:r w:rsidR="00E42A4E">
        <w:t xml:space="preserve"> period</w:t>
      </w:r>
      <w:r w:rsidR="0052260E">
        <w:t>,</w:t>
      </w:r>
      <w:r w:rsidR="00E42A4E">
        <w:t xml:space="preserve"> </w:t>
      </w:r>
      <w:r w:rsidR="00192EB1">
        <w:t xml:space="preserve">(2015 – 2020) </w:t>
      </w:r>
      <w:r w:rsidR="00E42A4E">
        <w:t xml:space="preserve">would have </w:t>
      </w:r>
      <w:r w:rsidR="00866C97">
        <w:t xml:space="preserve">resulted in </w:t>
      </w:r>
      <w:r w:rsidR="0031436F">
        <w:t xml:space="preserve">preventing above dam transport of </w:t>
      </w:r>
      <w:r w:rsidR="00C742E3">
        <w:t>fewer (</w:t>
      </w:r>
      <w:r w:rsidR="0031436F" w:rsidRPr="00D1488E">
        <w:t>37%</w:t>
      </w:r>
      <w:r w:rsidR="0031436F">
        <w:t xml:space="preserve"> </w:t>
      </w:r>
      <w:r w:rsidR="00866C97">
        <w:t>of 334</w:t>
      </w:r>
      <w:r w:rsidR="00C742E3">
        <w:t>)</w:t>
      </w:r>
      <w:r w:rsidR="00866C97">
        <w:t xml:space="preserve"> NOR immigrants and </w:t>
      </w:r>
      <w:r w:rsidR="00C742E3">
        <w:t>very few</w:t>
      </w:r>
      <w:r w:rsidR="00192EB1">
        <w:t xml:space="preserve"> </w:t>
      </w:r>
      <w:r w:rsidR="00C742E3">
        <w:t>(</w:t>
      </w:r>
      <w:r w:rsidR="0031436F">
        <w:t xml:space="preserve">5% </w:t>
      </w:r>
      <w:r w:rsidR="00866C97">
        <w:t>of 875</w:t>
      </w:r>
      <w:r w:rsidR="00C742E3">
        <w:t>)</w:t>
      </w:r>
      <w:r w:rsidR="00866C97">
        <w:t xml:space="preserve"> NOR salmon produced above the dam</w:t>
      </w:r>
      <w:r w:rsidR="00606370">
        <w:t xml:space="preserve">. Finally, the interval between the first collection of an NOR salmon at the </w:t>
      </w:r>
      <w:r w:rsidR="00B8490A">
        <w:t>Cougar Trap</w:t>
      </w:r>
      <w:r w:rsidR="00606370">
        <w:t xml:space="preserve"> and its eventual release above the dam was ~31 days. Release day was significantly predictive of fitness</w:t>
      </w:r>
      <w:r w:rsidR="00192EB1">
        <w:t xml:space="preserve"> in </w:t>
      </w:r>
      <w:r w:rsidR="002A2D23">
        <w:t>the</w:t>
      </w:r>
      <w:r w:rsidR="00192EB1">
        <w:t xml:space="preserve"> GLMM</w:t>
      </w:r>
      <w:r w:rsidR="002A2D23">
        <w:rPr>
          <w:vertAlign w:val="subscript"/>
        </w:rPr>
        <w:t>TLF</w:t>
      </w:r>
      <w:r w:rsidR="00606370">
        <w:t xml:space="preserve">, and the delay in release associated with recycling is predicted to reduce fitness </w:t>
      </w:r>
      <w:r w:rsidR="00192EB1">
        <w:t xml:space="preserve">of NOR salmon above the dam </w:t>
      </w:r>
      <w:r w:rsidR="00606370">
        <w:t xml:space="preserve">by </w:t>
      </w:r>
      <w:r w:rsidR="00192EB1">
        <w:t>12</w:t>
      </w:r>
      <w:r w:rsidR="00606370">
        <w:t>%</w:t>
      </w:r>
      <w:r>
        <w:t>.</w:t>
      </w:r>
    </w:p>
    <w:p w14:paraId="513AA6B4" w14:textId="13141313" w:rsidR="005D4051" w:rsidRDefault="005D4051" w:rsidP="005D4051">
      <w:pPr>
        <w:spacing w:line="360" w:lineRule="auto"/>
        <w:rPr>
          <w:u w:val="single"/>
        </w:rPr>
      </w:pPr>
    </w:p>
    <w:p w14:paraId="0E99682F" w14:textId="77777777" w:rsidR="002E7344" w:rsidRPr="00D71476" w:rsidRDefault="002E7344" w:rsidP="002E7344">
      <w:pPr>
        <w:spacing w:line="360" w:lineRule="auto"/>
      </w:pPr>
      <w:r w:rsidRPr="00D71476">
        <w:rPr>
          <w:u w:val="single"/>
        </w:rPr>
        <w:t>Demography</w:t>
      </w:r>
    </w:p>
    <w:p w14:paraId="2E3E98D5" w14:textId="51590489" w:rsidR="002E7344" w:rsidRDefault="002E7344" w:rsidP="002E7344">
      <w:pPr>
        <w:spacing w:line="360" w:lineRule="auto"/>
      </w:pPr>
      <w:r w:rsidRPr="00D71476">
        <w:tab/>
      </w:r>
      <w:r>
        <w:t xml:space="preserve">Previous reports have found that spring </w:t>
      </w:r>
      <w:r w:rsidRPr="003965D6">
        <w:t xml:space="preserve">Chinook </w:t>
      </w:r>
      <w:r w:rsidR="00093025">
        <w:t>salmon</w:t>
      </w:r>
      <w:r w:rsidRPr="003965D6">
        <w:t xml:space="preserve"> re</w:t>
      </w:r>
      <w:r>
        <w:t>leased</w:t>
      </w:r>
      <w:r w:rsidRPr="003965D6">
        <w:t xml:space="preserve"> above Cougar Dam are not replacing themselves</w:t>
      </w:r>
      <w:r>
        <w:t xml:space="preserve"> </w:t>
      </w:r>
      <w:r>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A09C4">
        <w:instrText xml:space="preserve"> ADDIN EN.CITE.DATA </w:instrText>
      </w:r>
      <w:r w:rsidR="00BA09C4">
        <w:fldChar w:fldCharType="end"/>
      </w:r>
      <w:r>
        <w:fldChar w:fldCharType="separate"/>
      </w:r>
      <w:r w:rsidR="005210FA">
        <w:rPr>
          <w:noProof/>
        </w:rPr>
        <w:t>(Banks et al. 2013; Banks et al. 2014; Banks et al. 2016)</w:t>
      </w:r>
      <w:r>
        <w:fldChar w:fldCharType="end"/>
      </w:r>
      <w:r>
        <w:t xml:space="preserve">. The </w:t>
      </w:r>
      <w:r w:rsidR="00E86BBD">
        <w:t>CRR</w:t>
      </w:r>
      <w:r w:rsidR="00D1488E">
        <w:t xml:space="preserve"> </w:t>
      </w:r>
      <w:r>
        <w:t xml:space="preserve">was substantially less than one from 2007 – 2010. These reports attributed the low productivity of the above dam population to the low survival of juveniles </w:t>
      </w:r>
      <w:r w:rsidR="00191156">
        <w:t xml:space="preserve">passage </w:t>
      </w:r>
      <w:r>
        <w:t xml:space="preserve">through Cougar Dam </w:t>
      </w:r>
      <w:r>
        <w:fldChar w:fldCharType="begin"/>
      </w:r>
      <w:r w:rsidR="005210FA">
        <w:instrText xml:space="preserve"> ADDIN EN.CITE &lt;EndNote&gt;&lt;Cite&gt;&lt;Author&gt;Beeman&lt;/Author&gt;&lt;Year&gt;2014&lt;/Year&gt;&lt;RecNum&gt;1569&lt;/RecNum&gt;&lt;DisplayText&gt;(Romer et al. 2013; Beeman et al. 2014)&lt;/DisplayText&gt;&lt;record&gt;&lt;rec-number&gt;1569&lt;/rec-number&gt;&lt;foreign-keys&gt;&lt;key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Cite&gt;&lt;Author&gt;Romer&lt;/Author&gt;&lt;Year&gt;2013&lt;/Year&gt;&lt;RecNum&gt;1567&lt;/RecNum&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Oregon&lt;/full-title&gt;&lt;/periodical&gt;&lt;dates&gt;&lt;year&gt;2013&lt;/year&gt;&lt;/dates&gt;&lt;urls&gt;&lt;/urls&gt;&lt;/record&gt;&lt;/Cite&gt;&lt;/EndNote&gt;</w:instrText>
      </w:r>
      <w:r>
        <w:fldChar w:fldCharType="separate"/>
      </w:r>
      <w:r w:rsidR="005210FA">
        <w:rPr>
          <w:noProof/>
        </w:rPr>
        <w:t>(Romer et al. 2013; Beeman et al. 2014)</w:t>
      </w:r>
      <w:r>
        <w:fldChar w:fldCharType="end"/>
      </w:r>
      <w:r>
        <w:t>, but shared a hopeful outlook for future years given the increased fitness of NOR salmon released above the dam and possib</w:t>
      </w:r>
      <w:r w:rsidR="00F44DBA">
        <w:t xml:space="preserve">le implementation </w:t>
      </w:r>
      <w:r>
        <w:t xml:space="preserve">of measures to increase downstream passage survival. Our analysis extended estimates of the </w:t>
      </w:r>
      <w:r w:rsidR="00E86BBD">
        <w:t>CRR</w:t>
      </w:r>
      <w:r>
        <w:t xml:space="preserve"> to include 2011 – 2015. We found that the above dam population is not replacing itself</w:t>
      </w:r>
      <w:r w:rsidR="00531536">
        <w:t xml:space="preserve"> in these years</w:t>
      </w:r>
      <w:r>
        <w:t xml:space="preserve">. The </w:t>
      </w:r>
      <w:r w:rsidR="00E86BBD">
        <w:t>CRR</w:t>
      </w:r>
      <w:r>
        <w:t xml:space="preserve"> has remained below </w:t>
      </w:r>
      <w:r w:rsidR="00B95D11">
        <w:t>one</w:t>
      </w:r>
      <w:r>
        <w:t xml:space="preserve"> from 2007 – 2015, regardless of whether cohort replacement rate is estimated using all individuals (</w:t>
      </w:r>
      <w:proofErr w:type="spellStart"/>
      <w:r>
        <w:t>CRR</w:t>
      </w:r>
      <w:r>
        <w:rPr>
          <w:vertAlign w:val="subscript"/>
        </w:rPr>
        <w:t>total</w:t>
      </w:r>
      <w:proofErr w:type="spellEnd"/>
      <w:r>
        <w:t>), only females (CRR</w:t>
      </w:r>
      <w:r>
        <w:rPr>
          <w:vertAlign w:val="subscript"/>
        </w:rPr>
        <w:t>F</w:t>
      </w:r>
      <w:r>
        <w:t>) or only males (CRR</w:t>
      </w:r>
      <w:r>
        <w:rPr>
          <w:vertAlign w:val="subscript"/>
        </w:rPr>
        <w:t>M</w:t>
      </w:r>
      <w:r>
        <w:t xml:space="preserve">).  </w:t>
      </w:r>
    </w:p>
    <w:p w14:paraId="7C015845" w14:textId="3BC6C16B" w:rsidR="005F173D" w:rsidRDefault="00B95D11" w:rsidP="002E7344">
      <w:pPr>
        <w:spacing w:line="360" w:lineRule="auto"/>
      </w:pPr>
      <w:r>
        <w:tab/>
      </w:r>
      <w:r w:rsidR="005E1DFB" w:rsidRPr="00E86BBD">
        <w:rPr>
          <w:i/>
          <w:iCs/>
        </w:rPr>
        <w:t>N</w:t>
      </w:r>
      <w:r w:rsidR="005E1DFB" w:rsidRPr="00E86BBD">
        <w:rPr>
          <w:i/>
          <w:iCs/>
          <w:vertAlign w:val="subscript"/>
        </w:rPr>
        <w:t>b</w:t>
      </w:r>
      <w:r w:rsidR="005E1DFB">
        <w:t xml:space="preserve"> was</w:t>
      </w:r>
      <w:r>
        <w:t xml:space="preserve"> high in all years, suggesting that inbreeding depression is unlikely to negatively </w:t>
      </w:r>
      <w:r w:rsidR="005E1DFB">
        <w:t>a</w:t>
      </w:r>
      <w:r>
        <w:t>ffect the</w:t>
      </w:r>
      <w:r w:rsidR="005E1DFB">
        <w:t xml:space="preserve"> above dam population. However, this perspective depends on the definition of a </w:t>
      </w:r>
      <w:r w:rsidR="005E1DFB">
        <w:lastRenderedPageBreak/>
        <w:t xml:space="preserve">population. </w:t>
      </w:r>
      <w:commentRangeStart w:id="37"/>
      <w:r w:rsidR="005E1DFB">
        <w:t>Given the population genetic structure of Chinook salmon generally</w:t>
      </w:r>
      <w:r w:rsidR="00540F52">
        <w:t xml:space="preserve"> and the ongoing supplementation above the dam with both hatchery outplants and </w:t>
      </w:r>
      <w:r w:rsidR="00191156">
        <w:t xml:space="preserve">a small number </w:t>
      </w:r>
      <w:r w:rsidR="00540F52">
        <w:t>NOR immigrants</w:t>
      </w:r>
      <w:r w:rsidR="005E1DFB">
        <w:t xml:space="preserve">, spring Chinook salmon above Cougar </w:t>
      </w:r>
      <w:r w:rsidR="00093025">
        <w:t>D</w:t>
      </w:r>
      <w:r w:rsidR="005E1DFB">
        <w:t>am are more appropriately considered a component of the larger McKenzie River total population.</w:t>
      </w:r>
      <w:r w:rsidR="004F3FE5">
        <w:t xml:space="preserve"> </w:t>
      </w:r>
      <w:r w:rsidR="00540F52">
        <w:t>T</w:t>
      </w:r>
      <w:r w:rsidR="005F173D">
        <w:t>he genetic diversity above the dam</w:t>
      </w:r>
      <w:r w:rsidR="00DE6D98">
        <w:t xml:space="preserve">, and hence </w:t>
      </w:r>
      <w:r w:rsidR="00DE6D98" w:rsidRPr="00DE6D98">
        <w:rPr>
          <w:i/>
          <w:iCs/>
        </w:rPr>
        <w:t>N</w:t>
      </w:r>
      <w:r w:rsidR="00DE6D98" w:rsidRPr="00DE6D98">
        <w:rPr>
          <w:i/>
          <w:iCs/>
          <w:vertAlign w:val="subscript"/>
        </w:rPr>
        <w:t>b</w:t>
      </w:r>
      <w:r w:rsidR="00DE6D98">
        <w:t>,</w:t>
      </w:r>
      <w:r w:rsidR="005F173D">
        <w:t xml:space="preserve"> reflects the </w:t>
      </w:r>
      <w:r w:rsidR="0097521A">
        <w:t xml:space="preserve">collective </w:t>
      </w:r>
      <w:r w:rsidR="00191156">
        <w:t xml:space="preserve">genetic </w:t>
      </w:r>
      <w:r w:rsidR="00540F52">
        <w:t xml:space="preserve">diversity of </w:t>
      </w:r>
      <w:r w:rsidR="0097521A">
        <w:t>the</w:t>
      </w:r>
      <w:r w:rsidR="00540F52">
        <w:t xml:space="preserve"> NOR descendants of hatchery outplants, hatchery outplants themselves and NOR immigrants</w:t>
      </w:r>
      <w:r w:rsidR="0097521A">
        <w:t xml:space="preserve"> that successfully spawn above the dam</w:t>
      </w:r>
      <w:r w:rsidR="005F173D">
        <w:t xml:space="preserve">. </w:t>
      </w:r>
      <w:r w:rsidR="00540F52">
        <w:t xml:space="preserve">It is not known if inbreeding depression will represent a risk to above dam population without supplementation with either hatchery outplants or NOR immigrants. </w:t>
      </w:r>
      <w:commentRangeEnd w:id="37"/>
      <w:r w:rsidR="00DE6D98">
        <w:rPr>
          <w:rStyle w:val="CommentReference"/>
        </w:rPr>
        <w:commentReference w:id="37"/>
      </w:r>
    </w:p>
    <w:p w14:paraId="042C8092" w14:textId="6621C871" w:rsidR="002E7344" w:rsidRPr="002E7344" w:rsidRDefault="002E7344" w:rsidP="005D4051">
      <w:pPr>
        <w:spacing w:line="360" w:lineRule="auto"/>
      </w:pPr>
      <w:r>
        <w:tab/>
      </w:r>
      <w:r w:rsidR="00F73E57">
        <w:t xml:space="preserve">Banks </w:t>
      </w:r>
      <w:r w:rsidR="00F73E57">
        <w:rPr>
          <w:i/>
          <w:iCs/>
        </w:rPr>
        <w:t xml:space="preserve">et al </w:t>
      </w:r>
      <w:r w:rsidR="00F73E57">
        <w:t>(2016) and</w:t>
      </w:r>
      <w:r w:rsidR="009E28D1">
        <w:t xml:space="preserve"> Sard </w:t>
      </w:r>
      <w:r w:rsidR="009E28D1">
        <w:rPr>
          <w:i/>
          <w:iCs/>
        </w:rPr>
        <w:t>et al</w:t>
      </w:r>
      <w:r w:rsidR="00F73E57">
        <w:t xml:space="preserve"> </w:t>
      </w:r>
      <w:r w:rsidR="00F73E57">
        <w:fldChar w:fldCharType="begin"/>
      </w:r>
      <w:r w:rsidR="00114ECB">
        <w:instrText xml:space="preserve"> ADDIN EN.CITE &lt;EndNote&gt;&lt;Cite ExcludeAuth="1"&gt;&lt;Author&gt;Sard&lt;/Author&gt;&lt;Year&gt;2016&lt;/Year&gt;&lt;RecNum&gt;1572&lt;/RecNum&gt;&lt;DisplayText&gt;(2016a)&lt;/DisplayText&gt;&lt;record&gt;&lt;rec-number&gt;1572&lt;/rec-number&gt;&lt;foreign-keys&gt;&lt;key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rsidR="00F73E57">
        <w:fldChar w:fldCharType="separate"/>
      </w:r>
      <w:r w:rsidR="00114ECB">
        <w:rPr>
          <w:noProof/>
        </w:rPr>
        <w:t>(2016a)</w:t>
      </w:r>
      <w:r w:rsidR="00F73E57">
        <w:fldChar w:fldCharType="end"/>
      </w:r>
      <w:r w:rsidR="00F73E57">
        <w:t xml:space="preserve"> assigned offspring to grandparents</w:t>
      </w:r>
      <w:r>
        <w:t xml:space="preserve"> to infer that unsampled </w:t>
      </w:r>
      <w:proofErr w:type="spellStart"/>
      <w:r>
        <w:t>adfluvial</w:t>
      </w:r>
      <w:proofErr w:type="spellEnd"/>
      <w:r>
        <w:t xml:space="preserve"> females and precocial males likely </w:t>
      </w:r>
      <w:r w:rsidR="00DE585A">
        <w:t xml:space="preserve">make a small </w:t>
      </w:r>
      <w:r>
        <w:t>contribut</w:t>
      </w:r>
      <w:r w:rsidR="00DE585A">
        <w:t xml:space="preserve">ion </w:t>
      </w:r>
      <w:r>
        <w:t xml:space="preserve">to productivity above the </w:t>
      </w:r>
      <w:commentRangeStart w:id="38"/>
      <w:commentRangeStart w:id="39"/>
      <w:r>
        <w:t>dam</w:t>
      </w:r>
      <w:commentRangeEnd w:id="38"/>
      <w:r w:rsidR="00DB0DE3">
        <w:rPr>
          <w:rStyle w:val="CommentReference"/>
        </w:rPr>
        <w:commentReference w:id="38"/>
      </w:r>
      <w:commentRangeEnd w:id="39"/>
      <w:r w:rsidR="00E86BBD">
        <w:rPr>
          <w:rStyle w:val="CommentReference"/>
        </w:rPr>
        <w:commentReference w:id="39"/>
      </w:r>
      <w:r>
        <w:t xml:space="preserve">. While we did not conduct a </w:t>
      </w:r>
      <w:r w:rsidR="00433FE0">
        <w:t xml:space="preserve">similar </w:t>
      </w:r>
      <w:proofErr w:type="spellStart"/>
      <w:r>
        <w:t>grandparentage</w:t>
      </w:r>
      <w:proofErr w:type="spellEnd"/>
      <w:r>
        <w:t xml:space="preserve"> analysis, we attempted to confirm that either precocial males or </w:t>
      </w:r>
      <w:proofErr w:type="spellStart"/>
      <w:r>
        <w:t>adfuvial</w:t>
      </w:r>
      <w:proofErr w:type="spellEnd"/>
      <w:r>
        <w:t xml:space="preserve"> females may contribute to above dam productivity by assigning potential offspring to a small number of precocial males and NOR carcass samples of unknown provenance sampled above the dam. We found that that these salmon were not parents of any salmon that returned to the Cougar Trap or were sampled as carcasses below the dam in later years. </w:t>
      </w:r>
      <w:r w:rsidR="00700AF3">
        <w:t xml:space="preserve">Therefore, while precocial males and </w:t>
      </w:r>
      <w:proofErr w:type="spellStart"/>
      <w:r w:rsidR="00700AF3">
        <w:t>adfluvial</w:t>
      </w:r>
      <w:proofErr w:type="spellEnd"/>
      <w:r w:rsidR="00700AF3">
        <w:t xml:space="preserve"> females may contribute to above dam productivity, we were unable to confirm this finding</w:t>
      </w:r>
      <w:r w:rsidR="009E28D1">
        <w:t xml:space="preserve"> by assigning offspring directly to sampled parents</w:t>
      </w:r>
      <w:r w:rsidR="00700AF3">
        <w:t>.</w:t>
      </w:r>
    </w:p>
    <w:p w14:paraId="38B18DCB" w14:textId="77777777" w:rsidR="002E7344" w:rsidRPr="00D71476" w:rsidRDefault="002E7344"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115F83B5" w:rsidR="000009F0" w:rsidRDefault="00C742E3" w:rsidP="005D4051">
      <w:pPr>
        <w:spacing w:line="360" w:lineRule="auto"/>
      </w:pPr>
      <w:r>
        <w:tab/>
      </w:r>
      <w:r w:rsidR="000009F0">
        <w:t xml:space="preserve">Due to </w:t>
      </w:r>
      <w:r w:rsidR="00B2752D">
        <w:t xml:space="preserve">the availability of a complete pedigree for </w:t>
      </w:r>
      <w:r w:rsidR="009E05FE">
        <w:t>only</w:t>
      </w:r>
      <w:r w:rsidR="00B2752D">
        <w:t xml:space="preserve"> </w:t>
      </w:r>
      <w:r w:rsidR="008409B4">
        <w:t>four</w:t>
      </w:r>
      <w:r w:rsidR="00B2752D">
        <w:t xml:space="preserve"> parental cohort years</w:t>
      </w:r>
      <w:r w:rsidR="000009F0">
        <w:t>, p</w:t>
      </w:r>
      <w:r>
        <w:t xml:space="preserve">revious </w:t>
      </w:r>
      <w:r w:rsidR="000009F0">
        <w:t xml:space="preserve">modeling approaches to identify aspects of release strategies or other variables that significantly explained variation in TLF were forced to examine each parental cohort </w:t>
      </w:r>
      <w:r w:rsidR="0040476A">
        <w:t xml:space="preserve">year </w:t>
      </w:r>
      <w:r w:rsidR="000009F0">
        <w:t>separately. Release date, release location</w:t>
      </w:r>
      <w:r w:rsidR="0040476A">
        <w:t xml:space="preserve">, and origin by sex interactions were all identified as significant predictors of TLF </w:t>
      </w:r>
      <w:r w:rsidR="009E05FE">
        <w:t>in</w:t>
      </w:r>
      <w:r w:rsidR="0040476A">
        <w:t xml:space="preserve"> some </w:t>
      </w:r>
      <w:r w:rsidR="009E05FE">
        <w:t>years</w:t>
      </w:r>
      <w:r w:rsidR="0040476A">
        <w:t xml:space="preserve">, but not others. </w:t>
      </w:r>
      <w:r w:rsidR="000009F0">
        <w:t xml:space="preserve">By combining </w:t>
      </w:r>
      <w:r w:rsidR="009E05FE">
        <w:t>data</w:t>
      </w:r>
      <w:r w:rsidR="000009F0">
        <w:t xml:space="preserve"> for all candidate parents released above </w:t>
      </w:r>
      <w:r w:rsidR="00B8490A">
        <w:t>Cougar Dam</w:t>
      </w:r>
      <w:r w:rsidR="000009F0">
        <w:t xml:space="preserve"> from over nine years</w:t>
      </w:r>
      <w:r w:rsidR="009E05FE">
        <w:t xml:space="preserve"> into a single model</w:t>
      </w:r>
      <w:r w:rsidR="000009F0">
        <w:t>, we were able</w:t>
      </w:r>
      <w:r w:rsidR="0040476A">
        <w:t xml:space="preserve"> improve </w:t>
      </w:r>
      <w:r w:rsidR="00F44DBA">
        <w:t>statistical</w:t>
      </w:r>
      <w:r w:rsidR="0040476A">
        <w:t xml:space="preserve"> </w:t>
      </w:r>
      <w:r w:rsidR="0052260E">
        <w:t xml:space="preserve">power </w:t>
      </w:r>
      <w:r w:rsidR="000009F0">
        <w:t xml:space="preserve">to identify </w:t>
      </w:r>
      <w:r w:rsidR="00DB19F9">
        <w:t>variables that are consistently predictive of TLF across years</w:t>
      </w:r>
      <w:r w:rsidR="000009F0">
        <w:t>.</w:t>
      </w:r>
      <w:r w:rsidR="0040476A">
        <w:t xml:space="preserve"> We found that variation in TLF can be predicted by origin, release day, annual sex ratio, an origin by sex interaction and an annual sex ratio by sex interaction. </w:t>
      </w:r>
      <w:r w:rsidR="00B95D11">
        <w:t xml:space="preserve">We also found that there was much variation in TLF among years and release groups after accounting for the effects of the </w:t>
      </w:r>
      <w:r w:rsidR="00B95D11">
        <w:lastRenderedPageBreak/>
        <w:t>significant predictors and residual variation, suggesting that other unmeasured variables that operate at the level of year or release group likely influence TLF.</w:t>
      </w:r>
    </w:p>
    <w:p w14:paraId="2802EB7E" w14:textId="5FDD76C7" w:rsidR="0040476A" w:rsidRPr="00DF5602" w:rsidRDefault="0040476A" w:rsidP="0040476A">
      <w:pPr>
        <w:spacing w:line="360" w:lineRule="auto"/>
        <w:ind w:firstLine="720"/>
      </w:pPr>
      <w:r>
        <w:t xml:space="preserve">Origin had a strong effect on TLF of salmon released above the dam. </w:t>
      </w:r>
      <w:r w:rsidRPr="00D7409D">
        <w:t xml:space="preserve">NOR males </w:t>
      </w:r>
      <w:r w:rsidR="009E05FE">
        <w:t>we</w:t>
      </w:r>
      <w:r w:rsidRPr="00D7409D">
        <w:t xml:space="preserve">re predicted to be </w:t>
      </w:r>
      <w:r w:rsidR="008409B4" w:rsidRPr="00D7409D">
        <w:t>2.1-fold</w:t>
      </w:r>
      <w:r w:rsidRPr="00D7409D">
        <w:t xml:space="preserve"> more fit the HOR males, and NOR females </w:t>
      </w:r>
      <w:r w:rsidR="009E05FE">
        <w:t>we</w:t>
      </w:r>
      <w:r w:rsidRPr="00D7409D">
        <w:t xml:space="preserve">re predicted to be </w:t>
      </w:r>
      <w:r w:rsidR="00715AAF" w:rsidRPr="00D7409D">
        <w:t>1.6-</w:t>
      </w:r>
      <w:r w:rsidRPr="00D7409D">
        <w:t>fold more fit than HOR females.</w:t>
      </w:r>
      <w:r>
        <w:t xml:space="preserve"> </w:t>
      </w:r>
      <w:r w:rsidR="00DB19F9">
        <w:t>However, c</w:t>
      </w:r>
      <w:r w:rsidR="006B2DED">
        <w:t>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 xml:space="preserve">NOR candidate parents </w:t>
      </w:r>
      <w:r w:rsidR="009E05FE">
        <w:t>we</w:t>
      </w:r>
      <w:r w:rsidR="00DF5602" w:rsidRPr="00DF5602">
        <w:t>re sign</w:t>
      </w:r>
      <w:r w:rsidR="00B7497F">
        <w:t>i</w:t>
      </w:r>
      <w:r w:rsidR="00DF5602" w:rsidRPr="00DF5602">
        <w:t>ficantly larger</w:t>
      </w:r>
      <w:r w:rsidR="00124268">
        <w:t xml:space="preserve"> </w:t>
      </w:r>
      <w:r w:rsidR="00B7497F">
        <w:t xml:space="preserve">than their HOR counterparts, and size was a significant predictor of TLF when included in a </w:t>
      </w:r>
      <w:r w:rsidR="00124268" w:rsidRPr="00124268">
        <w:rPr>
          <w:i/>
          <w:iCs/>
        </w:rPr>
        <w:t>post-hoc</w:t>
      </w:r>
      <w:r w:rsidR="00124268">
        <w:rPr>
          <w:i/>
          <w:iCs/>
        </w:rPr>
        <w:t xml:space="preserve"> </w:t>
      </w:r>
      <w:r w:rsidR="00124268">
        <w:t>model</w:t>
      </w:r>
      <w:r w:rsidR="00B7497F">
        <w:t xml:space="preserve">, indicating that </w:t>
      </w:r>
      <w:r w:rsidR="00124268">
        <w:t xml:space="preserve">the effect of origin on fitness is potentially </w:t>
      </w:r>
      <w:r w:rsidR="00DB19F9">
        <w:t>due, in part, to</w:t>
      </w:r>
      <w:r w:rsidR="00124268">
        <w:t xml:space="preserve"> </w:t>
      </w:r>
      <w:r w:rsidR="00F44DBA">
        <w:t xml:space="preserve">the </w:t>
      </w:r>
      <w:r w:rsidR="00124268">
        <w:t>differen</w:t>
      </w:r>
      <w:r w:rsidR="00B2752D">
        <w:t xml:space="preserve">t sizes of </w:t>
      </w:r>
      <w:r w:rsidR="00124268">
        <w:t xml:space="preserve">NOR and HOR salmon. </w:t>
      </w:r>
    </w:p>
    <w:p w14:paraId="10C6B19D" w14:textId="46310A08" w:rsidR="0040476A" w:rsidRDefault="00B60370" w:rsidP="005D4051">
      <w:pPr>
        <w:spacing w:line="360" w:lineRule="auto"/>
      </w:pPr>
      <w:r>
        <w:tab/>
      </w:r>
      <w:r w:rsidR="00E37857">
        <w:t>Salmon released above Cougar Dam e</w:t>
      </w:r>
      <w:r w:rsidR="00E37857" w:rsidRPr="008471F2">
        <w:t xml:space="preserve">arlier </w:t>
      </w:r>
      <w:r w:rsidR="00E37857">
        <w:t>in the season</w:t>
      </w:r>
      <w:r w:rsidR="00E37857" w:rsidRPr="008471F2">
        <w:t xml:space="preserve"> </w:t>
      </w:r>
      <w:r w:rsidR="009E05FE">
        <w:t>we</w:t>
      </w:r>
      <w:r w:rsidR="00E37857" w:rsidRPr="008471F2">
        <w:t xml:space="preserve">re predicted to have greater </w:t>
      </w:r>
      <w:r w:rsidR="004B1E03">
        <w:t>TLF</w:t>
      </w:r>
      <w:r w:rsidR="00E37857" w:rsidRPr="008471F2">
        <w:t xml:space="preserve"> than </w:t>
      </w:r>
      <w:r w:rsidR="00E37857">
        <w:t xml:space="preserve">those released later. Previous genetic parentage analyses of UWR spring Chinook </w:t>
      </w:r>
      <w:r w:rsidR="00DB0DE3">
        <w:t>salmon</w:t>
      </w:r>
      <w:r w:rsidR="00E37857">
        <w:t xml:space="preserve"> reintroduction programs have found inconsistent effects of release day </w:t>
      </w:r>
      <w:r w:rsidR="00165E9C">
        <w:t>on fitness, with opposite patterns detected year to year in the same river</w:t>
      </w:r>
      <w:r w:rsidR="007448A5">
        <w:t xml:space="preserve"> </w: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7448A5">
        <w:fldChar w:fldCharType="separate"/>
      </w:r>
      <w:r w:rsidR="005210FA">
        <w:rPr>
          <w:noProof/>
        </w:rPr>
        <w:t>(Banks et al. 2014; Banks et al. 2016; Evans et al. 2016; Sard et al. 2016b)</w:t>
      </w:r>
      <w:r w:rsidR="007448A5">
        <w:fldChar w:fldCharType="end"/>
      </w:r>
      <w:r w:rsidR="007448A5">
        <w:t xml:space="preserve">. </w:t>
      </w:r>
      <w:r w:rsidR="00DB19F9">
        <w:t xml:space="preserve">Early </w:t>
      </w:r>
      <w:r w:rsidR="00E37857">
        <w:t xml:space="preserve">release </w:t>
      </w:r>
      <w:r w:rsidR="007448A5">
        <w:t>has also been</w:t>
      </w:r>
      <w:r w:rsidR="00E37857">
        <w:t xml:space="preserve"> associated with </w:t>
      </w:r>
      <w:r w:rsidR="007448A5">
        <w:t xml:space="preserve">high pre-spawn mortality among hatchery outplants above dams in the UWR </w:t>
      </w:r>
      <w:r w:rsidR="007448A5">
        <w:fldChar w:fldCharType="begin"/>
      </w:r>
      <w:r w:rsidR="005210FA">
        <w:instrText xml:space="preserve"> ADDIN EN.CITE &lt;EndNote&gt;&lt;Cite&gt;&lt;Author&gt;Keefer&lt;/Author&gt;&lt;Year&gt;2010&lt;/Year&gt;&lt;RecNum&gt;1568&lt;/RecNum&gt;&lt;DisplayText&gt;(Keefer et al. 2010)&lt;/DisplayText&gt;&lt;record&gt;&lt;rec-number&gt;1568&lt;/rec-number&gt;&lt;foreign-keys&gt;&lt;key app="EN" db-id="fstdwt0t3xzrskewzvmxpsf80xx25990rfrd" timestamp="1668553933"&gt;1568&lt;/key&gt;&lt;/foreign-keys&gt;&lt;ref-type name="Journal Article"&gt;17&lt;/ref-type&gt;&lt;contributors&gt;&lt;authors&gt;&lt;author&gt;Keefer, ML&lt;/author&gt;&lt;author&gt;Taylor, GA&lt;/author&gt;&lt;author&gt;Garletts, DF&lt;/author&gt;&lt;author&gt;Gauthier, GA&lt;/author&gt;&lt;author&gt;Pierce, TM&lt;/author&gt;&lt;author&gt;Caudill, CC&lt;/author&gt;&lt;/authors&gt;&lt;/contributors&gt;&lt;titles&gt;&lt;title&gt;Prespawn mortality in adult spring Chinook salmon outplanted above barrier dams&lt;/title&gt;&lt;secondary-title&gt;Ecology of Freshwater Fish&lt;/secondary-title&gt;&lt;/titles&gt;&lt;periodical&gt;&lt;full-title&gt;Ecology of Freshwater Fish&lt;/full-title&gt;&lt;/periodical&gt;&lt;pages&gt;361-372&lt;/pages&gt;&lt;volume&gt;19&lt;/volume&gt;&lt;number&gt;3&lt;/number&gt;&lt;dates&gt;&lt;year&gt;2010&lt;/year&gt;&lt;/dates&gt;&lt;isbn&gt;0906-6691&lt;/isbn&gt;&lt;urls&gt;&lt;/urls&gt;&lt;/record&gt;&lt;/Cite&gt;&lt;/EndNote&gt;</w:instrText>
      </w:r>
      <w:r w:rsidR="007448A5">
        <w:fldChar w:fldCharType="separate"/>
      </w:r>
      <w:r w:rsidR="005210FA">
        <w:rPr>
          <w:noProof/>
        </w:rPr>
        <w:t>(Keefer et al. 2010)</w:t>
      </w:r>
      <w:r w:rsidR="007448A5">
        <w:fldChar w:fldCharType="end"/>
      </w:r>
      <w:r w:rsidR="007448A5">
        <w:t xml:space="preserve">. </w:t>
      </w:r>
      <w:r w:rsidR="00914D3B">
        <w:t>These authors attributed i</w:t>
      </w:r>
      <w:r w:rsidR="007448A5">
        <w:t xml:space="preserve">nconsistent findings between years </w:t>
      </w:r>
      <w:r w:rsidR="00914D3B">
        <w:t xml:space="preserve">in the same river </w:t>
      </w:r>
      <w:r w:rsidR="007448A5">
        <w:t xml:space="preserve">to </w:t>
      </w:r>
      <w:r w:rsidR="00914D3B">
        <w:t xml:space="preserve">interannual variation in the proportion of </w:t>
      </w:r>
      <w:r w:rsidR="00E2111A">
        <w:t>HOR</w:t>
      </w:r>
      <w:r w:rsidR="00914D3B">
        <w:t xml:space="preserve"> spawners, the operational sex ratio, and environmental variables that affect the rate of pre-spawn mortality</w:t>
      </w:r>
      <w:r w:rsidR="003C3D51">
        <w:t xml:space="preserve"> </w: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3C3D51">
        <w:fldChar w:fldCharType="separate"/>
      </w:r>
      <w:r w:rsidR="005210FA">
        <w:rPr>
          <w:noProof/>
        </w:rPr>
        <w:t>(Banks et al. 2014; Banks et al. 2016; Evans et al. 2016; Sard et al. 2016b)</w:t>
      </w:r>
      <w:r w:rsidR="003C3D51">
        <w:fldChar w:fldCharType="end"/>
      </w:r>
      <w:r w:rsidR="00914D3B">
        <w:t xml:space="preserve">. </w:t>
      </w:r>
      <w:r w:rsidR="00B11A73">
        <w:t>W</w:t>
      </w:r>
      <w:r w:rsidR="004E0819">
        <w:t xml:space="preserve">e also found that there was variation among years in the effect of release day on TLF, </w:t>
      </w:r>
      <w:r w:rsidR="00B11A73">
        <w:t xml:space="preserve">however </w:t>
      </w:r>
      <w:r w:rsidR="00C66633">
        <w:t xml:space="preserve">the overall effect </w:t>
      </w:r>
      <w:r w:rsidR="009E28D1">
        <w:t xml:space="preserve">of later release </w:t>
      </w:r>
      <w:r w:rsidR="00C66633">
        <w:t xml:space="preserve">over </w:t>
      </w:r>
      <w:r w:rsidR="00E2111A">
        <w:t>nine</w:t>
      </w:r>
      <w:r w:rsidR="00C66633">
        <w:t xml:space="preserve"> years was negative.</w:t>
      </w:r>
      <w:r w:rsidR="004E0819">
        <w:t xml:space="preserve"> </w:t>
      </w:r>
    </w:p>
    <w:p w14:paraId="7308DF63" w14:textId="677637BA" w:rsidR="00DE01B1" w:rsidRDefault="004B1E03" w:rsidP="005D4051">
      <w:pPr>
        <w:spacing w:line="360" w:lineRule="auto"/>
      </w:pPr>
      <w:r>
        <w:tab/>
      </w:r>
      <w:r w:rsidR="002E7344">
        <w:t>W</w:t>
      </w:r>
      <w:r>
        <w:t xml:space="preserve">e found that the annual sex ratio likely influences TLF. This effect </w:t>
      </w:r>
      <w:r w:rsidR="009E05FE">
        <w:t>wa</w:t>
      </w:r>
      <w:r>
        <w:t xml:space="preserve">s mostly driven by females which </w:t>
      </w:r>
      <w:r w:rsidR="009E05FE">
        <w:t>we</w:t>
      </w:r>
      <w:r>
        <w:t xml:space="preserve">re predicted to have greater fitness when the sex ratio is male biased. </w:t>
      </w:r>
      <w:r w:rsidR="009E05FE">
        <w:t>Th</w:t>
      </w:r>
      <w:r w:rsidR="00231533">
        <w:t>ese</w:t>
      </w:r>
      <w:r w:rsidR="009E05FE">
        <w:t xml:space="preserve"> finding</w:t>
      </w:r>
      <w:r w:rsidR="00231533">
        <w:t>s</w:t>
      </w:r>
      <w:r w:rsidR="009E05FE">
        <w:t xml:space="preserve"> contradict</w:t>
      </w:r>
      <w:r w:rsidR="00231533">
        <w:t xml:space="preserve"> those</w:t>
      </w:r>
      <w:r w:rsidR="009E05FE">
        <w:t xml:space="preserve"> </w:t>
      </w:r>
      <w:r w:rsidR="003C3D51">
        <w:t xml:space="preserve">from </w:t>
      </w:r>
      <w:r w:rsidR="009E05FE">
        <w:t xml:space="preserve">a </w:t>
      </w:r>
      <w:r w:rsidR="008409B4">
        <w:t>recent</w:t>
      </w:r>
      <w:r w:rsidR="009E05FE">
        <w:t xml:space="preserve"> report evaluating releases of spring Chinook salmon above Detroit Dam on the North Santiam River </w:t>
      </w:r>
      <w:r w:rsidR="00A0457F">
        <w:t>that found lower TLF for both sexes when the sex ratio was</w:t>
      </w:r>
      <w:r w:rsidR="00B11A73">
        <w:t xml:space="preserve"> strongly</w:t>
      </w:r>
      <w:r w:rsidR="00A0457F">
        <w:t xml:space="preserve"> male biased </w:t>
      </w:r>
      <w:r w:rsidR="00763FF9">
        <w:fldChar w:fldCharType="begin"/>
      </w:r>
      <w:r w:rsidR="00763FF9">
        <w:instrText xml:space="preserve"> ADDIN EN.CITE &lt;EndNote&gt;&lt;Cite&gt;&lt;Author&gt;O’Malley&lt;/Author&gt;&lt;Year&gt;2022&lt;/Year&gt;&lt;RecNum&gt;1574&lt;/RecNum&gt;&lt;DisplayText&gt;(O’Malley et al. 2022)&lt;/DisplayText&gt;&lt;record&gt;&lt;rec-number&gt;1574&lt;/rec-number&gt;&lt;foreign-keys&gt;&lt;key app="EN" db-id="fstdwt0t3xzrskewzvmxpsf80xx25990rfrd" timestamp="1670546052"&gt;1574&lt;/key&gt;&lt;/foreign-keys&gt;&lt;ref-type name="Journal Article"&gt;17&lt;/ref-type&gt;&lt;contributors&gt;&lt;authors&gt;&lt;author&gt;O’Malley, K. G.&lt;/author&gt;&lt;author&gt;Dayan, D. I.&lt;/author&gt;&lt;author&gt;Fitzpatrick, C. K.&lt;/author&gt;&lt;author&gt;Bohn, S.&lt;/author&gt;&lt;author&gt;Grenbemer, G. A.&lt;/author&gt;&lt;/authors&gt;&lt;/contributors&gt;&lt;titles&gt;&lt;title&gt;Evaluating spring Chinook salmon releases above Detroit Dam and below Big Cliff Dam, on the North Santiam River, using genetic parentage analysis&lt;/title&gt;&lt;secondary-title&gt;U.S. Army Corps of Engineers&lt;/secondary-title&gt;&lt;/titles&gt;&lt;periodical&gt;&lt;full-title&gt;U.S. Army Corps of Engineers&lt;/full-title&gt;&lt;/periodical&gt;&lt;dates&gt;&lt;year&gt;2022&lt;/year&gt;&lt;/dates&gt;&lt;urls&gt;&lt;/urls&gt;&lt;/record&gt;&lt;/Cite&gt;&lt;/EndNote&gt;</w:instrText>
      </w:r>
      <w:r w:rsidR="00763FF9">
        <w:fldChar w:fldCharType="separate"/>
      </w:r>
      <w:r w:rsidR="00763FF9">
        <w:rPr>
          <w:noProof/>
        </w:rPr>
        <w:t>(O’Malley et al. 2022)</w:t>
      </w:r>
      <w:r w:rsidR="00763FF9">
        <w:fldChar w:fldCharType="end"/>
      </w:r>
      <w:r w:rsidR="00763FF9">
        <w:t xml:space="preserve">. </w:t>
      </w:r>
      <w:r w:rsidR="0085722A">
        <w:t>W</w:t>
      </w:r>
      <w:r w:rsidR="005425AE">
        <w:t xml:space="preserve">hile the range of sex ratios in both rivers was similar, and similar numbers of salmon were released above both dams, </w:t>
      </w:r>
      <w:r w:rsidR="0085722A">
        <w:t xml:space="preserve">we note that </w:t>
      </w:r>
      <w:r w:rsidR="005425AE">
        <w:t>many ecological processes may mediate the relationship between sex ratio and TLF</w:t>
      </w:r>
      <w:r w:rsidR="00A0457F">
        <w:t>,</w:t>
      </w:r>
      <w:r w:rsidR="005425AE">
        <w:t xml:space="preserve"> and these </w:t>
      </w:r>
      <w:r w:rsidR="0085722A">
        <w:t xml:space="preserve">processes </w:t>
      </w:r>
      <w:r w:rsidR="005425AE">
        <w:t xml:space="preserve">may vary between the two rivers. </w:t>
      </w:r>
      <w:commentRangeStart w:id="40"/>
      <w:r w:rsidR="003C48D6">
        <w:t xml:space="preserve">For example, </w:t>
      </w:r>
      <w:commentRangeEnd w:id="40"/>
      <w:r w:rsidR="00554D45">
        <w:rPr>
          <w:rStyle w:val="CommentReference"/>
        </w:rPr>
        <w:commentReference w:id="40"/>
      </w:r>
      <w:r w:rsidR="003C48D6">
        <w:t>the proportion of hatchery origin spawners</w:t>
      </w:r>
      <w:r w:rsidR="006C605F">
        <w:t xml:space="preserve"> (</w:t>
      </w:r>
      <w:proofErr w:type="spellStart"/>
      <w:r w:rsidR="006C605F">
        <w:t>pHOS</w:t>
      </w:r>
      <w:proofErr w:type="spellEnd"/>
      <w:r w:rsidR="006C605F">
        <w:t>)</w:t>
      </w:r>
      <w:r w:rsidR="003C48D6">
        <w:t xml:space="preserve"> above Detroit Dam on the North Santiam River was </w:t>
      </w:r>
      <w:r w:rsidR="00FB6D5E">
        <w:t>100%</w:t>
      </w:r>
      <w:r w:rsidR="003C48D6">
        <w:t xml:space="preserve"> for most years that were evaluated</w:t>
      </w:r>
      <w:r w:rsidR="006C605F">
        <w:t xml:space="preserve">, while </w:t>
      </w:r>
      <w:proofErr w:type="spellStart"/>
      <w:r w:rsidR="006C605F">
        <w:t>pHOS</w:t>
      </w:r>
      <w:proofErr w:type="spellEnd"/>
      <w:r w:rsidR="006C605F">
        <w:t xml:space="preserve"> above Cougar Dam on the South Fork McKenzie River averaged 67% after construction of the Cougar Trap in 2011</w:t>
      </w:r>
      <w:r w:rsidR="003C48D6">
        <w:t xml:space="preserve">. It is possible that the presence of larger NOR </w:t>
      </w:r>
      <w:r w:rsidR="003C48D6">
        <w:lastRenderedPageBreak/>
        <w:t xml:space="preserve">males </w:t>
      </w:r>
      <w:r w:rsidR="00FB6D5E">
        <w:t xml:space="preserve">in the South Fork McKenzie River </w:t>
      </w:r>
      <w:r w:rsidR="003C48D6">
        <w:t xml:space="preserve">reduces the deleterious effects of strongly male-biased sex ratios </w:t>
      </w:r>
      <w:r w:rsidR="00B11A73">
        <w:t xml:space="preserve">that </w:t>
      </w:r>
      <w:r w:rsidR="003C48D6">
        <w:t>we observed in the North Santiam River</w:t>
      </w:r>
      <w:r w:rsidR="004716F4">
        <w:t>,</w:t>
      </w:r>
      <w:r w:rsidR="003C48D6">
        <w:t xml:space="preserve"> by providing the opportunity for mate choice </w:t>
      </w:r>
      <w:r w:rsidR="00873F0C">
        <w:fldChar w:fldCharType="begin"/>
      </w:r>
      <w:r w:rsidR="00873F0C">
        <w:instrText xml:space="preserve"> ADDIN EN.CITE &lt;EndNote&gt;&lt;Cite&gt;&lt;Author&gt;Auld&lt;/Author&gt;&lt;Year&gt;2019&lt;/Year&gt;&lt;RecNum&gt;1573&lt;/RecNum&gt;&lt;DisplayText&gt;(Auld et al. 2019)&lt;/DisplayText&gt;&lt;record&gt;&lt;rec-number&gt;1573&lt;/rec-number&gt;&lt;foreign-keys&gt;&lt;key app="EN" db-id="fstdwt0t3xzrskewzvmxpsf80xx25990rfrd" timestamp="1670544780"&gt;1573&lt;/key&gt;&lt;/foreign-keys&gt;&lt;ref-type name="Journal Article"&gt;17&lt;/ref-type&gt;&lt;contributors&gt;&lt;authors&gt;&lt;author&gt;Auld, Heather L&lt;/author&gt;&lt;author&gt;Noakes, David LG&lt;/author&gt;&lt;author&gt;Banks, Michael A&lt;/author&gt;&lt;/authors&gt;&lt;/contributors&gt;&lt;titles&gt;&lt;title&gt;Advancing mate choice studies in salmonids&lt;/title&gt;&lt;secondary-title&gt;Reviews in Fish Biology and Fisheries&lt;/secondary-title&gt;&lt;/titles&gt;&lt;periodical&gt;&lt;full-title&gt;Reviews in Fish Biology and Fisheries&lt;/full-title&gt;&lt;/periodical&gt;&lt;pages&gt;249-276&lt;/pages&gt;&lt;volume&gt;29&lt;/volume&gt;&lt;number&gt;2&lt;/number&gt;&lt;dates&gt;&lt;year&gt;2019&lt;/year&gt;&lt;/dates&gt;&lt;isbn&gt;1573-5184&lt;/isbn&gt;&lt;urls&gt;&lt;/urls&gt;&lt;/record&gt;&lt;/Cite&gt;&lt;/EndNote&gt;</w:instrText>
      </w:r>
      <w:r w:rsidR="00873F0C">
        <w:fldChar w:fldCharType="separate"/>
      </w:r>
      <w:r w:rsidR="00873F0C">
        <w:rPr>
          <w:noProof/>
        </w:rPr>
        <w:t>(Auld et al. 2019)</w:t>
      </w:r>
      <w:r w:rsidR="00873F0C">
        <w:fldChar w:fldCharType="end"/>
      </w:r>
      <w:r w:rsidR="004716F4">
        <w:t xml:space="preserve"> and </w:t>
      </w:r>
      <w:r w:rsidR="003C48D6">
        <w:t>reducing the tendency for females to delay spawning in the presence of a high proportion of small</w:t>
      </w:r>
      <w:r w:rsidR="00A0457F">
        <w:t>er</w:t>
      </w:r>
      <w:r w:rsidR="00B11A73">
        <w:t>,</w:t>
      </w:r>
      <w:r w:rsidR="00A0457F">
        <w:t xml:space="preserve"> HOR</w:t>
      </w:r>
      <w:r w:rsidR="003C48D6">
        <w:t xml:space="preserve"> males </w:t>
      </w:r>
      <w:r w:rsidR="00763FF9">
        <w:fldChar w:fldCharType="begin"/>
      </w:r>
      <w:r w:rsidR="00763FF9">
        <w:instrText xml:space="preserve"> ADDIN EN.CITE &lt;EndNote&gt;&lt;Cite&gt;&lt;Author&gt;Berejikian&lt;/Author&gt;&lt;Year&gt;2000&lt;/Year&gt;&lt;RecNum&gt;1575&lt;/RecNum&gt;&lt;DisplayText&gt;(Berejikian 2000)&lt;/DisplayText&gt;&lt;record&gt;&lt;rec-number&gt;1575&lt;/rec-number&gt;&lt;foreign-keys&gt;&lt;key app="EN" db-id="fstdwt0t3xzrskewzvmxpsf80xx25990rfrd" timestamp="1670546123"&gt;1575&lt;/key&gt;&lt;key app="ENWeb" db-id=""&gt;0&lt;/key&gt;&lt;/foreign-keys&gt;&lt;ref-type name="Journal Article"&gt;17&lt;/ref-type&gt;&lt;contributors&gt;&lt;authors&gt;&lt;author&gt;Berejikian, B.&lt;/author&gt;&lt;/authors&gt;&lt;/contributors&gt;&lt;titles&gt;&lt;title&gt;Female mate choice and spawning behaviour of chinook salmon under experimental conditions&lt;/title&gt;&lt;secondary-title&gt;Journal of Fish Biology&lt;/secondary-title&gt;&lt;/titles&gt;&lt;periodical&gt;&lt;full-title&gt;Journal of Fish Biology&lt;/full-title&gt;&lt;/periodical&gt;&lt;pages&gt;647-661&lt;/pages&gt;&lt;volume&gt;57&lt;/volume&gt;&lt;number&gt;3&lt;/number&gt;&lt;section&gt;647&lt;/section&gt;&lt;dates&gt;&lt;year&gt;2000&lt;/year&gt;&lt;/dates&gt;&lt;isbn&gt;00221112&lt;/isbn&gt;&lt;urls&gt;&lt;/urls&gt;&lt;electronic-resource-num&gt;10.1111/j.1095-8649.2000.tb00266.x&lt;/electronic-resource-num&gt;&lt;/record&gt;&lt;/Cite&gt;&lt;/EndNote&gt;</w:instrText>
      </w:r>
      <w:r w:rsidR="00763FF9">
        <w:fldChar w:fldCharType="separate"/>
      </w:r>
      <w:r w:rsidR="00763FF9">
        <w:rPr>
          <w:noProof/>
        </w:rPr>
        <w:t>(Berejikian 2000)</w:t>
      </w:r>
      <w:r w:rsidR="00763FF9">
        <w:fldChar w:fldCharType="end"/>
      </w:r>
      <w:r w:rsidR="00B11A73">
        <w:t xml:space="preserve">. </w:t>
      </w:r>
    </w:p>
    <w:p w14:paraId="4783D425" w14:textId="32192622" w:rsidR="00B95D11" w:rsidRDefault="00463744" w:rsidP="00B95D11">
      <w:pPr>
        <w:spacing w:line="360" w:lineRule="auto"/>
      </w:pPr>
      <w:r>
        <w:tab/>
      </w:r>
      <w:r w:rsidR="004A6BF6">
        <w:t xml:space="preserve">We evaluated additional predictors of TLF that </w:t>
      </w:r>
      <w:r w:rsidR="00B543DD">
        <w:t>were not</w:t>
      </w:r>
      <w:r w:rsidR="004A6BF6">
        <w:t xml:space="preserve"> retain</w:t>
      </w:r>
      <w:r w:rsidR="00B543DD">
        <w:t>ed</w:t>
      </w:r>
      <w:r w:rsidR="004A6BF6">
        <w:t xml:space="preserve"> in the final model</w:t>
      </w:r>
      <w:r w:rsidR="003B7E6F">
        <w:t>. These predictors are unlikely to substantially or consistently contribute to variation in TLF</w:t>
      </w:r>
      <w:r w:rsidR="004A6BF6">
        <w:t>.</w:t>
      </w:r>
      <w:r w:rsidR="003B7E6F">
        <w:t xml:space="preserve"> We did not find that release location had a significant effect on TLF. We also defined release group as the set of salmon released above the dam at a single location on a single day.</w:t>
      </w:r>
      <w:r w:rsidR="004A6BF6">
        <w:t xml:space="preserve"> </w:t>
      </w:r>
      <w:r w:rsidR="003B7E6F">
        <w:t>While there was much variation in TLF among release groups</w:t>
      </w:r>
      <w:r w:rsidR="00B95D11">
        <w:t>,</w:t>
      </w:r>
      <w:r w:rsidR="003B7E6F">
        <w:t xml:space="preserve"> we did not find that this variation was explained by </w:t>
      </w:r>
      <w:r w:rsidR="00B95D11">
        <w:t xml:space="preserve">either </w:t>
      </w:r>
      <w:r w:rsidR="003B7E6F">
        <w:t xml:space="preserve">the number of salmon in a release group or the sex ratio of a release group. </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t>Conclusion</w:t>
      </w:r>
    </w:p>
    <w:p w14:paraId="433A82F5" w14:textId="31FE458B" w:rsidR="00C7241F" w:rsidRDefault="00C7241F" w:rsidP="005C6AE6">
      <w:pPr>
        <w:spacing w:line="360" w:lineRule="auto"/>
      </w:pPr>
      <w:r>
        <w:tab/>
        <w:t xml:space="preserve">Previous reports found that the population </w:t>
      </w:r>
      <w:r w:rsidR="00114ECB">
        <w:t xml:space="preserve">above Cougar Dam </w:t>
      </w:r>
      <w:r>
        <w:t>was not reaching replacement</w:t>
      </w:r>
      <w:r w:rsidR="006F0E92">
        <w:t xml:space="preserve"> when only HOR salmon were released. However, early evidence suggested that NOR fitness was greater than HOR fitness above </w:t>
      </w:r>
      <w:r w:rsidR="00114ECB">
        <w:t>the dam</w:t>
      </w:r>
      <w:r w:rsidR="005E4833">
        <w:t xml:space="preserve">, suggesting that productivity may increase in later years. </w:t>
      </w:r>
      <w:r>
        <w:t>In this report, we extend</w:t>
      </w:r>
      <w:r w:rsidR="00E75FAE">
        <w:t>ed</w:t>
      </w:r>
      <w:r>
        <w:t xml:space="preserve"> previous results by evaluating five additional years of releases above </w:t>
      </w:r>
      <w:r w:rsidR="00B8490A">
        <w:t>Cougar Dam</w:t>
      </w:r>
      <w:r>
        <w:t xml:space="preserve"> that include </w:t>
      </w:r>
      <w:r w:rsidR="008B48C8">
        <w:t xml:space="preserve">both </w:t>
      </w:r>
      <w:r>
        <w:t>HOR and NOR salmon. While NOR salmon</w:t>
      </w:r>
      <w:r w:rsidR="00E75FAE">
        <w:t xml:space="preserve"> indeed</w:t>
      </w:r>
      <w:r>
        <w:t xml:space="preserve"> demonstrated substantially greater fitness than </w:t>
      </w:r>
      <w:r w:rsidR="00DD12C5">
        <w:t xml:space="preserve">the relatively smaller </w:t>
      </w:r>
      <w:r>
        <w:t>HOR salmon, the cohort replacement rate never approached one</w:t>
      </w:r>
      <w:r w:rsidR="008B48C8">
        <w:t xml:space="preserve"> in any year</w:t>
      </w:r>
      <w:r>
        <w:t xml:space="preserve">. </w:t>
      </w:r>
    </w:p>
    <w:p w14:paraId="42E6B040" w14:textId="40D50D5F" w:rsidR="00AF3D23" w:rsidRDefault="00E75FAE" w:rsidP="005C6AE6">
      <w:pPr>
        <w:spacing w:line="360" w:lineRule="auto"/>
      </w:pPr>
      <w:r>
        <w:tab/>
      </w:r>
      <w:r w:rsidR="003E2E8C">
        <w:t xml:space="preserve">We also </w:t>
      </w:r>
      <w:r w:rsidR="00AF3D23">
        <w:t xml:space="preserve">confirmed that the proportion of NOR immigrants at the Cougar Trap increases throughout the season and that NOR salmon produced above the dam are more likely to return </w:t>
      </w:r>
      <w:r w:rsidR="00906B4E">
        <w:t xml:space="preserve">to </w:t>
      </w:r>
      <w:r w:rsidR="00AF3D23">
        <w:t>the Cougar Trap a second time after downstream recycling than their NOR immigrant counterparts. Therefore</w:t>
      </w:r>
      <w:r w:rsidR="008B48C8">
        <w:t>, while</w:t>
      </w:r>
      <w:r w:rsidR="00AF3D23">
        <w:t xml:space="preserve"> implementation of either LSDR or downstream recycling reduces the number of NOR salmon released above the dam, both programs selectively limit above dam transport of NOR immigrants relative to NOR salmon produced above the dam. </w:t>
      </w:r>
      <w:r w:rsidR="0026006C">
        <w:t>When evaluating these programs, m</w:t>
      </w:r>
      <w:r w:rsidR="00AF3D23">
        <w:t>anagers must weigh the expected demographic and genetic benefits of above dam transport of NOR salmon to the above dam population against its expected costs to NOR productivity basin-wide.</w:t>
      </w:r>
      <w:r w:rsidR="00906B4E">
        <w:t xml:space="preserve"> </w:t>
      </w:r>
    </w:p>
    <w:p w14:paraId="0EEE99C0" w14:textId="5F4D1A5E" w:rsidR="005D4051" w:rsidRPr="00D71476" w:rsidRDefault="00495708" w:rsidP="00495708">
      <w:pPr>
        <w:spacing w:line="360" w:lineRule="auto"/>
      </w:pPr>
      <w:r>
        <w:tab/>
      </w:r>
    </w:p>
    <w:p w14:paraId="255A664F" w14:textId="14E2BCD5" w:rsidR="005C6AE6" w:rsidRPr="00D71476" w:rsidRDefault="005C6AE6" w:rsidP="005C6AE6">
      <w:pPr>
        <w:spacing w:line="360" w:lineRule="auto"/>
        <w:rPr>
          <w:u w:val="single"/>
        </w:rPr>
      </w:pPr>
    </w:p>
    <w:p w14:paraId="5972F15F" w14:textId="29A2B9FB" w:rsidR="005C6AE6" w:rsidRPr="00D71476" w:rsidRDefault="005C6AE6">
      <w:pPr>
        <w:rPr>
          <w:u w:val="single"/>
        </w:rPr>
      </w:pPr>
      <w:r w:rsidRPr="00D71476">
        <w:rPr>
          <w:u w:val="single"/>
        </w:rPr>
        <w:br w:type="page"/>
      </w:r>
    </w:p>
    <w:p w14:paraId="0D1FAF04" w14:textId="137A3DD1" w:rsidR="005C6AE6" w:rsidRDefault="005C6AE6" w:rsidP="00710DB0">
      <w:pPr>
        <w:rPr>
          <w:b/>
          <w:bCs/>
        </w:rPr>
      </w:pPr>
      <w:commentRangeStart w:id="41"/>
      <w:r w:rsidRPr="00710DB0">
        <w:rPr>
          <w:b/>
          <w:bCs/>
        </w:rPr>
        <w:lastRenderedPageBreak/>
        <w:t>References</w:t>
      </w:r>
      <w:commentRangeEnd w:id="41"/>
      <w:r w:rsidR="007611F6" w:rsidRPr="00710DB0">
        <w:rPr>
          <w:rStyle w:val="CommentReference"/>
          <w:sz w:val="24"/>
          <w:szCs w:val="24"/>
        </w:rPr>
        <w:commentReference w:id="41"/>
      </w:r>
    </w:p>
    <w:p w14:paraId="53A22496" w14:textId="77777777" w:rsidR="006605AD" w:rsidRPr="00710DB0" w:rsidRDefault="006605AD" w:rsidP="00710DB0"/>
    <w:p w14:paraId="1C8A03DF" w14:textId="77777777" w:rsidR="00BD7C3F" w:rsidRPr="00BD7C3F" w:rsidRDefault="005C6AE6" w:rsidP="00BD7C3F">
      <w:pPr>
        <w:pStyle w:val="EndNoteBibliography"/>
        <w:spacing w:after="240"/>
        <w:rPr>
          <w:noProof/>
        </w:rPr>
      </w:pPr>
      <w:r w:rsidRPr="00710DB0">
        <w:fldChar w:fldCharType="begin"/>
      </w:r>
      <w:r w:rsidRPr="00710DB0">
        <w:instrText xml:space="preserve"> ADDIN EN.REFLIST </w:instrText>
      </w:r>
      <w:r w:rsidRPr="00710DB0">
        <w:fldChar w:fldCharType="separate"/>
      </w:r>
      <w:r w:rsidR="00BD7C3F" w:rsidRPr="00BD7C3F">
        <w:rPr>
          <w:noProof/>
        </w:rPr>
        <w:t>Auld HL, Noakes DL, Banks MA (2019) Advancing mate choice studies in salmonids. Reviews in Fish Biology and Fisheries, 29, 249-276.</w:t>
      </w:r>
    </w:p>
    <w:p w14:paraId="2BB0E427" w14:textId="77777777" w:rsidR="00BD7C3F" w:rsidRPr="00BD7C3F" w:rsidRDefault="00BD7C3F" w:rsidP="00BD7C3F">
      <w:pPr>
        <w:pStyle w:val="EndNoteBibliography"/>
        <w:spacing w:after="240"/>
        <w:rPr>
          <w:noProof/>
        </w:rPr>
      </w:pPr>
      <w:r w:rsidRPr="00BD7C3F">
        <w:rPr>
          <w:noProof/>
        </w:rPr>
        <w:t>Banks M, Blouin M, Baldwin B, Rashbrook V, Fitzgerald H, Blankenship S, Hedgecock D (1999) Isolation and inheritance of novel microsatellites in chinook salmon (Oncorhynchus tschawytscha). Journal of Heredity, 90, 281-288.</w:t>
      </w:r>
    </w:p>
    <w:p w14:paraId="62AA8C73" w14:textId="77777777" w:rsidR="00BD7C3F" w:rsidRPr="00BD7C3F" w:rsidRDefault="00BD7C3F" w:rsidP="00BD7C3F">
      <w:pPr>
        <w:pStyle w:val="EndNoteBibliography"/>
        <w:spacing w:after="240"/>
        <w:rPr>
          <w:noProof/>
        </w:rPr>
      </w:pPr>
      <w:r w:rsidRPr="00BD7C3F">
        <w:rPr>
          <w:noProof/>
        </w:rPr>
        <w:t>Banks MA, O’Malley KG, Sard NM, Jacobson DP, Hogansen MJ, Schroeder RK, Johnson MA (2013) Genetic pedigree analysis of spring Chinook salmon outplanted above Cougar Dam, South Fork McKenzie River. US Army Corps of Engineers.</w:t>
      </w:r>
    </w:p>
    <w:p w14:paraId="582CA8FA" w14:textId="77777777" w:rsidR="00BD7C3F" w:rsidRPr="00BD7C3F" w:rsidRDefault="00BD7C3F" w:rsidP="00BD7C3F">
      <w:pPr>
        <w:pStyle w:val="EndNoteBibliography"/>
        <w:spacing w:after="240"/>
        <w:rPr>
          <w:noProof/>
        </w:rPr>
      </w:pPr>
      <w:r w:rsidRPr="00BD7C3F">
        <w:rPr>
          <w:noProof/>
        </w:rPr>
        <w:t>Banks MA, Sard NM, O’Malley KG, Jacobson DP, Hogansen MJ, Johnson MA (2016) A genetics-based evaluation of the spring Chinook salmon reintroduction program above Cougar Dam, South Fork McKenzie River, 2013-2015. US Army Corps of Engineers.</w:t>
      </w:r>
    </w:p>
    <w:p w14:paraId="1A0776AF" w14:textId="77777777" w:rsidR="00BD7C3F" w:rsidRPr="00BD7C3F" w:rsidRDefault="00BD7C3F" w:rsidP="00BD7C3F">
      <w:pPr>
        <w:pStyle w:val="EndNoteBibliography"/>
        <w:spacing w:after="240"/>
        <w:rPr>
          <w:noProof/>
        </w:rPr>
      </w:pPr>
      <w:r w:rsidRPr="00BD7C3F">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3AFE9309" w14:textId="77777777" w:rsidR="00BD7C3F" w:rsidRPr="00BD7C3F" w:rsidRDefault="00BD7C3F" w:rsidP="00BD7C3F">
      <w:pPr>
        <w:pStyle w:val="EndNoteBibliography"/>
        <w:spacing w:after="240"/>
        <w:rPr>
          <w:noProof/>
        </w:rPr>
      </w:pPr>
      <w:r w:rsidRPr="00BD7C3F">
        <w:rPr>
          <w:noProof/>
        </w:rPr>
        <w:t>Beeman JW, Evans SD, Haner PV, Hansel HC, Hansen AC, Smith CD, Sprando JM (2014) Passage and survival probabilities of juvenile Chinook salmon at Cougar Dam, Oregon, 2012. US Geological Survey.</w:t>
      </w:r>
    </w:p>
    <w:p w14:paraId="0254EA91" w14:textId="77777777" w:rsidR="00BD7C3F" w:rsidRPr="00BD7C3F" w:rsidRDefault="00BD7C3F" w:rsidP="00BD7C3F">
      <w:pPr>
        <w:pStyle w:val="EndNoteBibliography"/>
        <w:spacing w:after="240"/>
        <w:rPr>
          <w:noProof/>
        </w:rPr>
      </w:pPr>
      <w:r w:rsidRPr="00BD7C3F">
        <w:rPr>
          <w:noProof/>
        </w:rPr>
        <w:t>Berejikian B (2000) Female mate choice and spawning behaviour of chinook salmon under experimental conditions. Journal of Fish Biology, 57, 647-661.</w:t>
      </w:r>
    </w:p>
    <w:p w14:paraId="3F9C5F38" w14:textId="77777777" w:rsidR="00BD7C3F" w:rsidRPr="00BD7C3F" w:rsidRDefault="00BD7C3F" w:rsidP="00BD7C3F">
      <w:pPr>
        <w:pStyle w:val="EndNoteBibliography"/>
        <w:spacing w:after="240"/>
        <w:rPr>
          <w:noProof/>
        </w:rPr>
      </w:pPr>
      <w:r w:rsidRPr="00BD7C3F">
        <w:rPr>
          <w:noProof/>
        </w:rPr>
        <w:t>Bolker BM (2015) Linear and generalized linear mixed models. Ecological statistics: contemporary theory and application, 309-333.</w:t>
      </w:r>
    </w:p>
    <w:p w14:paraId="6016A0A8" w14:textId="77777777" w:rsidR="00BD7C3F" w:rsidRPr="00BD7C3F" w:rsidRDefault="00BD7C3F" w:rsidP="00BD7C3F">
      <w:pPr>
        <w:pStyle w:val="EndNoteBibliography"/>
        <w:spacing w:after="240"/>
        <w:rPr>
          <w:noProof/>
        </w:rPr>
      </w:pPr>
      <w:r w:rsidRPr="00BD7C3F">
        <w:rPr>
          <w:noProof/>
        </w:rPr>
        <w:t>Botsford LW, Brittnacher JG (1998) Viability of Sacramento river winter‐run Chinook salmon. Conservation Biology, 12, 65-79.</w:t>
      </w:r>
    </w:p>
    <w:p w14:paraId="5F7C24A7" w14:textId="77777777" w:rsidR="00BD7C3F" w:rsidRPr="00BD7C3F" w:rsidRDefault="00BD7C3F" w:rsidP="00BD7C3F">
      <w:pPr>
        <w:pStyle w:val="EndNoteBibliography"/>
        <w:spacing w:after="240"/>
        <w:rPr>
          <w:noProof/>
        </w:rPr>
      </w:pPr>
      <w:r w:rsidRPr="00BD7C3F">
        <w:rPr>
          <w:noProof/>
        </w:rPr>
        <w:t>Brunelli JP, Wertzler KJ, Sundin K, Thorgaard GH (2008) Y-specific sequences and polymorphisms in rainbow trout and Chinook salmon. Genome, 51, 739-748.</w:t>
      </w:r>
    </w:p>
    <w:p w14:paraId="14B5B3CE" w14:textId="77777777" w:rsidR="00BD7C3F" w:rsidRPr="00BD7C3F" w:rsidRDefault="00BD7C3F" w:rsidP="00BD7C3F">
      <w:pPr>
        <w:pStyle w:val="EndNoteBibliography"/>
        <w:spacing w:after="240"/>
        <w:rPr>
          <w:noProof/>
        </w:rPr>
      </w:pPr>
      <w:r w:rsidRPr="00BD7C3F">
        <w:rPr>
          <w:noProof/>
        </w:rPr>
        <w:t>Christie MR (2010) Parentage in natural populations: novel methods to detect parent-offspring pairs in large data sets. Mol Ecol Resour, 10, 115-128.</w:t>
      </w:r>
    </w:p>
    <w:p w14:paraId="648F84DA" w14:textId="77777777" w:rsidR="00BD7C3F" w:rsidRPr="00BD7C3F" w:rsidRDefault="00BD7C3F" w:rsidP="00BD7C3F">
      <w:pPr>
        <w:pStyle w:val="EndNoteBibliography"/>
        <w:spacing w:after="240"/>
        <w:rPr>
          <w:noProof/>
        </w:rPr>
      </w:pPr>
      <w:r w:rsidRPr="00BD7C3F">
        <w:rPr>
          <w:noProof/>
        </w:rPr>
        <w:t>Do C, Waples RS, Peel D, Macbeth G, Tillett BJ, Ovenden JR (2014) NeEstimator v2: re‐implementation of software for the estimation of contemporary effective population size (Ne) from genetic data. Molecular ecology resources, 14, 209-214.</w:t>
      </w:r>
    </w:p>
    <w:p w14:paraId="1F8D55EC" w14:textId="77777777" w:rsidR="00BD7C3F" w:rsidRPr="00BD7C3F" w:rsidRDefault="00BD7C3F" w:rsidP="00BD7C3F">
      <w:pPr>
        <w:pStyle w:val="EndNoteBibliography"/>
        <w:spacing w:after="240"/>
        <w:rPr>
          <w:noProof/>
        </w:rPr>
      </w:pPr>
      <w:r w:rsidRPr="00BD7C3F">
        <w:rPr>
          <w:noProof/>
        </w:rPr>
        <w:t>Evans ML, Johnson MA, Jacobson D, Wang J, Hogansen M, O’Malley KG, Taylor E (2016) Evaluating a multi-generational reintroduction program for threatened salmon using genetic parentage analysis. Canadian Journal of Fisheries and Aquatic Sciences, 73, 844-852.</w:t>
      </w:r>
    </w:p>
    <w:p w14:paraId="728ED4F1" w14:textId="77777777" w:rsidR="00BD7C3F" w:rsidRPr="00BD7C3F" w:rsidRDefault="00BD7C3F" w:rsidP="00BD7C3F">
      <w:pPr>
        <w:pStyle w:val="EndNoteBibliography"/>
        <w:spacing w:after="240"/>
        <w:rPr>
          <w:noProof/>
        </w:rPr>
      </w:pPr>
      <w:r w:rsidRPr="00BD7C3F">
        <w:rPr>
          <w:noProof/>
        </w:rPr>
        <w:lastRenderedPageBreak/>
        <w:t>Greig C, Jacobson DP, Banks MA (2003) New tetranucleotide microsatellites for fine‐scale discrimination among endangered Chinook salmon (Oncorhynchus tshawytscha). Molecular Ecology Notes, 3, 376-379.</w:t>
      </w:r>
    </w:p>
    <w:p w14:paraId="2A4681AA" w14:textId="77777777" w:rsidR="00BD7C3F" w:rsidRPr="00BD7C3F" w:rsidRDefault="00BD7C3F" w:rsidP="00BD7C3F">
      <w:pPr>
        <w:pStyle w:val="EndNoteBibliography"/>
        <w:spacing w:after="240"/>
        <w:rPr>
          <w:noProof/>
        </w:rPr>
      </w:pPr>
      <w:r w:rsidRPr="00BD7C3F">
        <w:rPr>
          <w:noProof/>
        </w:rPr>
        <w:t>Harrison HB, Saenz‐Agudelo P, Planes S, Jones GP, Berumen ML (2013) Relative accuracy of three common methods of parentage analysis in natural populations. Molecular ecology, 22, 1158-1170.</w:t>
      </w:r>
    </w:p>
    <w:p w14:paraId="228D76B3" w14:textId="77777777" w:rsidR="00BD7C3F" w:rsidRPr="00BD7C3F" w:rsidRDefault="00BD7C3F" w:rsidP="00BD7C3F">
      <w:pPr>
        <w:pStyle w:val="EndNoteBibliography"/>
        <w:spacing w:after="240"/>
        <w:rPr>
          <w:noProof/>
        </w:rPr>
      </w:pPr>
      <w:r w:rsidRPr="00BD7C3F">
        <w:rPr>
          <w:noProof/>
        </w:rPr>
        <w:t>Ivanova NV, Dewaard JR, Hebert PDN (2006) An inexpensive, automation-friendly protocol for recovering high-quality DNA. Molecular Ecology Notes, 6, 998-1002.</w:t>
      </w:r>
    </w:p>
    <w:p w14:paraId="6E885CF4" w14:textId="77777777" w:rsidR="00BD7C3F" w:rsidRPr="00BD7C3F" w:rsidRDefault="00BD7C3F" w:rsidP="00BD7C3F">
      <w:pPr>
        <w:pStyle w:val="EndNoteBibliography"/>
        <w:spacing w:after="240"/>
        <w:rPr>
          <w:noProof/>
        </w:rPr>
      </w:pPr>
      <w:r w:rsidRPr="00BD7C3F">
        <w:rPr>
          <w:noProof/>
        </w:rPr>
        <w:t>Johnson MA, Friesen TA (2010) Spring Chinook salmon hatcheries in the Willamette basin: existing data, discernable patterns and information gaps. US Army Corps of Engineers Task Order NWPPM-09-FH-05, 88.</w:t>
      </w:r>
    </w:p>
    <w:p w14:paraId="6A92E814" w14:textId="77777777" w:rsidR="00BD7C3F" w:rsidRPr="00BD7C3F" w:rsidRDefault="00BD7C3F" w:rsidP="00BD7C3F">
      <w:pPr>
        <w:pStyle w:val="EndNoteBibliography"/>
        <w:spacing w:after="240"/>
        <w:rPr>
          <w:noProof/>
        </w:rPr>
      </w:pPr>
      <w:r w:rsidRPr="00BD7C3F">
        <w:rPr>
          <w:noProof/>
        </w:rPr>
        <w:t>Jones OR, Wang J (2010) COLONY: a program for parentage and sibship inference from multilocus genotype data. Molecular ecology resources, 10, 551-555.</w:t>
      </w:r>
    </w:p>
    <w:p w14:paraId="066F060D" w14:textId="77777777" w:rsidR="00BD7C3F" w:rsidRPr="00BD7C3F" w:rsidRDefault="00BD7C3F" w:rsidP="00BD7C3F">
      <w:pPr>
        <w:pStyle w:val="EndNoteBibliography"/>
        <w:spacing w:after="240"/>
        <w:rPr>
          <w:noProof/>
        </w:rPr>
      </w:pPr>
      <w:r w:rsidRPr="00BD7C3F">
        <w:rPr>
          <w:noProof/>
        </w:rPr>
        <w:t>Kalinowski ST, Taper ML, Marshall TC (2007) Revising how the computer program CERVUS accommodates genotyping error increases success in paternity assignment. Molecular ecology, 16, 1099-1106.</w:t>
      </w:r>
    </w:p>
    <w:p w14:paraId="1ABB792B" w14:textId="77777777" w:rsidR="00BD7C3F" w:rsidRPr="00BD7C3F" w:rsidRDefault="00BD7C3F" w:rsidP="00BD7C3F">
      <w:pPr>
        <w:pStyle w:val="EndNoteBibliography"/>
        <w:spacing w:after="240"/>
        <w:rPr>
          <w:noProof/>
        </w:rPr>
      </w:pPr>
      <w:r w:rsidRPr="00BD7C3F">
        <w:rPr>
          <w:noProof/>
        </w:rPr>
        <w:t>Keefer M, Taylor G, Garletts D, Gauthier G, Pierce T, Caudill C (2010) Prespawn mortality in adult spring Chinook salmon outplanted above barrier dams. Ecology of Freshwater Fish, 19, 361-372.</w:t>
      </w:r>
    </w:p>
    <w:p w14:paraId="66CCA011" w14:textId="77777777" w:rsidR="00BD7C3F" w:rsidRPr="00BD7C3F" w:rsidRDefault="00BD7C3F" w:rsidP="00BD7C3F">
      <w:pPr>
        <w:pStyle w:val="EndNoteBibliography"/>
        <w:spacing w:after="240"/>
        <w:rPr>
          <w:noProof/>
        </w:rPr>
      </w:pPr>
      <w:r w:rsidRPr="00BD7C3F">
        <w:rPr>
          <w:noProof/>
        </w:rPr>
        <w:t>McElhany P, Chilcote M, Myers J, Beamesderfer R (2007) Viability Status of Oregon Salmon and Steelhead Populations in the Willamette and Lower Columbia Basins Part 7: Upper Willamette Steelhead. Prepared for Oregon Department of Fish and Wildlife and National Marine Fisheries Service.</w:t>
      </w:r>
    </w:p>
    <w:p w14:paraId="0260A9AF" w14:textId="77777777" w:rsidR="00BD7C3F" w:rsidRPr="00BD7C3F" w:rsidRDefault="00BD7C3F" w:rsidP="00BD7C3F">
      <w:pPr>
        <w:pStyle w:val="EndNoteBibliography"/>
        <w:spacing w:after="240"/>
        <w:rPr>
          <w:noProof/>
        </w:rPr>
      </w:pPr>
      <w:r w:rsidRPr="00BD7C3F">
        <w:rPr>
          <w:noProof/>
        </w:rPr>
        <w:t>Naish KA, Park LK (2002) Linkage relationships for 35 new microsatellite loci in Chinook salmon Oncorhynchus tshawytscha.</w:t>
      </w:r>
    </w:p>
    <w:p w14:paraId="1A88AA50" w14:textId="77777777" w:rsidR="00BD7C3F" w:rsidRPr="00BD7C3F" w:rsidRDefault="00BD7C3F" w:rsidP="00BD7C3F">
      <w:pPr>
        <w:pStyle w:val="EndNoteBibliography"/>
        <w:spacing w:after="240"/>
        <w:rPr>
          <w:noProof/>
        </w:rPr>
      </w:pPr>
      <w:r w:rsidRPr="00BD7C3F">
        <w:rPr>
          <w:noProof/>
        </w:rPr>
        <w:t>NMFS (1999) Endangered and threatened species: threatened status for three Chinook Salmon evolutionarily significant units (ESUs) in Washington and Oregon, and endangered status for one Chinook Salmon ESU in Washington. Federal Register, 64, 14308-14328.</w:t>
      </w:r>
    </w:p>
    <w:p w14:paraId="1D1E9196" w14:textId="77777777" w:rsidR="00BD7C3F" w:rsidRPr="00BD7C3F" w:rsidRDefault="00BD7C3F" w:rsidP="00BD7C3F">
      <w:pPr>
        <w:pStyle w:val="EndNoteBibliography"/>
        <w:spacing w:after="240"/>
        <w:rPr>
          <w:noProof/>
        </w:rPr>
      </w:pPr>
      <w:r w:rsidRPr="00BD7C3F">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4E1F425C" w14:textId="77777777" w:rsidR="00BD7C3F" w:rsidRPr="00BD7C3F" w:rsidRDefault="00BD7C3F" w:rsidP="00BD7C3F">
      <w:pPr>
        <w:pStyle w:val="EndNoteBibliography"/>
        <w:spacing w:after="240"/>
        <w:rPr>
          <w:noProof/>
        </w:rPr>
      </w:pPr>
      <w:r w:rsidRPr="00BD7C3F">
        <w:rPr>
          <w:noProof/>
        </w:rPr>
        <w:t>NMFS (2019) Endangered Species Act (ESA) Section 7(a)(2) Biological Opinion and Magnuson-Stevens Fishery Conservation and Management Act Essential Fish Habitat (EFH) Consultation: Evaluation of Hatchery Programs for Spring Chinook Salmon, Summer Steelhead, and Rainbow Trout in the Upper Willamette River Basin WCR-2018-9781.</w:t>
      </w:r>
    </w:p>
    <w:p w14:paraId="389CB42E" w14:textId="77777777" w:rsidR="00BD7C3F" w:rsidRPr="00BD7C3F" w:rsidRDefault="00BD7C3F" w:rsidP="00BD7C3F">
      <w:pPr>
        <w:pStyle w:val="EndNoteBibliography"/>
        <w:spacing w:after="240"/>
        <w:rPr>
          <w:noProof/>
        </w:rPr>
      </w:pPr>
      <w:r w:rsidRPr="00BD7C3F">
        <w:rPr>
          <w:noProof/>
        </w:rPr>
        <w:lastRenderedPageBreak/>
        <w:t>O’Malley KG, Dayan DI, Fitzpatrick CK, Bohn S, Grenbemer GA (2022) Evaluating spring Chinook salmon releases above Detroit Dam and below Big Cliff Dam, on the North Santiam River, using genetic parentage analysis. US Army Corps of Engineers.</w:t>
      </w:r>
    </w:p>
    <w:p w14:paraId="26F4830F" w14:textId="77777777" w:rsidR="00BD7C3F" w:rsidRPr="00BD7C3F" w:rsidRDefault="00BD7C3F" w:rsidP="00BD7C3F">
      <w:pPr>
        <w:pStyle w:val="EndNoteBibliography"/>
        <w:spacing w:after="240"/>
        <w:rPr>
          <w:noProof/>
        </w:rPr>
      </w:pPr>
      <w:r w:rsidRPr="00BD7C3F">
        <w:rPr>
          <w:noProof/>
        </w:rPr>
        <w:t>Romer JD, Monzyk FR, Emig R, Friesen TA (2013) Juvenile salmonid outmigration monitoring at Willamette Valley Project reservoirs. Annual Report of Oregon Department of Fish and Wildlife (ODFW) to US Army Corps of Engineers, Portland, Oregon.</w:t>
      </w:r>
    </w:p>
    <w:p w14:paraId="45AF9A41" w14:textId="77777777" w:rsidR="00BD7C3F" w:rsidRPr="00BD7C3F" w:rsidRDefault="00BD7C3F" w:rsidP="00BD7C3F">
      <w:pPr>
        <w:pStyle w:val="EndNoteBibliography"/>
        <w:spacing w:after="240"/>
        <w:rPr>
          <w:noProof/>
        </w:rPr>
      </w:pPr>
      <w:r w:rsidRPr="00BD7C3F">
        <w:rPr>
          <w:noProof/>
        </w:rPr>
        <w:t>Sard NM, Jacobson DP, Banks MA (2016a) Grandparentage assignments identify unexpected adfluvial life history tactic contributing offspring to a reintroduced population. Ecology and evolution, 6, 6773-6783.</w:t>
      </w:r>
    </w:p>
    <w:p w14:paraId="5F2CEE8A" w14:textId="77777777" w:rsidR="00BD7C3F" w:rsidRPr="00BD7C3F" w:rsidRDefault="00BD7C3F" w:rsidP="00BD7C3F">
      <w:pPr>
        <w:pStyle w:val="EndNoteBibliography"/>
        <w:spacing w:after="240"/>
        <w:rPr>
          <w:noProof/>
        </w:rPr>
      </w:pPr>
      <w:r w:rsidRPr="00BD7C3F">
        <w:rPr>
          <w:noProof/>
        </w:rPr>
        <w:t>Sard NM, Johnson MA, Jacobson DP, Hogansen MJ, O'Malley KG, Banks MA (2016b) Genetic monitoring guides adaptive management of a migratory fish reintroduction program. Animal Conservation, 19, 570-577.</w:t>
      </w:r>
    </w:p>
    <w:p w14:paraId="692DB42F" w14:textId="77777777" w:rsidR="00BD7C3F" w:rsidRPr="00BD7C3F" w:rsidRDefault="00BD7C3F" w:rsidP="00BD7C3F">
      <w:pPr>
        <w:pStyle w:val="EndNoteBibliography"/>
        <w:spacing w:after="240"/>
        <w:rPr>
          <w:noProof/>
        </w:rPr>
      </w:pPr>
      <w:r w:rsidRPr="00BD7C3F">
        <w:rPr>
          <w:noProof/>
        </w:rPr>
        <w:t>Sard NM, O’Malley KG, Jacobson DP, Hogansen MJ, Johnson MA, Banks MA (2015) Factors influencing spawner success in a spring Chinook salmon (Oncorhynchus tshawytscha) reintroduction program. Canadian Journal of Fisheries and Aquatic Sciences, 72, 1390-1397.</w:t>
      </w:r>
    </w:p>
    <w:p w14:paraId="09604D20" w14:textId="77777777" w:rsidR="00BD7C3F" w:rsidRPr="00BD7C3F" w:rsidRDefault="00BD7C3F" w:rsidP="00BD7C3F">
      <w:pPr>
        <w:pStyle w:val="EndNoteBibliography"/>
        <w:spacing w:after="240"/>
        <w:rPr>
          <w:noProof/>
        </w:rPr>
      </w:pPr>
      <w:r w:rsidRPr="00BD7C3F">
        <w:rPr>
          <w:noProof/>
        </w:rPr>
        <w:t>Wang J (2018) Estimating genotyping errors from genotype and reconstructed pedigree data. Methods in Ecology and Evolution, 9, 109-120.</w:t>
      </w:r>
    </w:p>
    <w:p w14:paraId="597C6F61" w14:textId="77777777" w:rsidR="00BD7C3F" w:rsidRPr="00BD7C3F" w:rsidRDefault="00BD7C3F" w:rsidP="00BD7C3F">
      <w:pPr>
        <w:pStyle w:val="EndNoteBibliography"/>
        <w:spacing w:after="240"/>
        <w:rPr>
          <w:noProof/>
        </w:rPr>
      </w:pPr>
      <w:r w:rsidRPr="00BD7C3F">
        <w:rPr>
          <w:noProof/>
        </w:rPr>
        <w:t>Waples RS, Do C (2008) LDNE: a program for estimating effective population size from data on linkage disequilibrium. Molecular ecology resources, 8, 753-756.</w:t>
      </w:r>
    </w:p>
    <w:p w14:paraId="6E404FE3" w14:textId="77777777" w:rsidR="00BD7C3F" w:rsidRPr="00BD7C3F" w:rsidRDefault="00BD7C3F" w:rsidP="00BD7C3F">
      <w:pPr>
        <w:pStyle w:val="EndNoteBibliography"/>
        <w:spacing w:after="240"/>
        <w:rPr>
          <w:noProof/>
        </w:rPr>
      </w:pPr>
      <w:r w:rsidRPr="00BD7C3F">
        <w:rPr>
          <w:noProof/>
        </w:rPr>
        <w:t>Williamson KS, Cordes JF, May B (2002) Characterization of microsatellite loci in Chinook salmon (Oncorhynchus tshawytscha) and cross‐species amplification in other salmonids. Molecular Ecology Notes, 2, 17-19.</w:t>
      </w:r>
    </w:p>
    <w:p w14:paraId="6F3CC88B" w14:textId="77777777" w:rsidR="00BD7C3F" w:rsidRPr="00BD7C3F" w:rsidRDefault="00BD7C3F" w:rsidP="00BD7C3F">
      <w:pPr>
        <w:pStyle w:val="EndNoteBibliography"/>
        <w:rPr>
          <w:noProof/>
        </w:rPr>
      </w:pPr>
      <w:r w:rsidRPr="00BD7C3F">
        <w:rPr>
          <w:noProof/>
        </w:rPr>
        <w:t>Zuur AF, Ieno EN, Walker NJ, Saveliev AA, Smith GM (2009) Mixed effects models and extensions in ecology with R. Springer.</w:t>
      </w:r>
    </w:p>
    <w:p w14:paraId="0D385F0D" w14:textId="3445A7A2"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4"/>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7DBC94DE" w14:textId="2E7B5C42" w:rsidR="007611F6" w:rsidRDefault="007611F6" w:rsidP="005C6AE6">
      <w:pPr>
        <w:spacing w:line="360" w:lineRule="auto"/>
      </w:pPr>
      <w:r w:rsidRPr="00D71476">
        <w:t>APPENDIX A: ASSIGNMENT POWER</w:t>
      </w:r>
    </w:p>
    <w:p w14:paraId="35C5AF50" w14:textId="084128BB" w:rsidR="0092074D" w:rsidRDefault="0092074D" w:rsidP="005C6AE6">
      <w:pPr>
        <w:spacing w:line="360" w:lineRule="auto"/>
      </w:pPr>
    </w:p>
    <w:tbl>
      <w:tblPr>
        <w:tblW w:w="0" w:type="auto"/>
        <w:jc w:val="center"/>
        <w:tblLook w:val="04A0" w:firstRow="1" w:lastRow="0" w:firstColumn="1" w:lastColumn="0" w:noHBand="0" w:noVBand="1"/>
      </w:tblPr>
      <w:tblGrid>
        <w:gridCol w:w="1344"/>
        <w:gridCol w:w="1522"/>
        <w:gridCol w:w="955"/>
        <w:gridCol w:w="955"/>
        <w:gridCol w:w="955"/>
        <w:gridCol w:w="744"/>
        <w:gridCol w:w="744"/>
        <w:gridCol w:w="744"/>
      </w:tblGrid>
      <w:tr w:rsidR="00306498" w:rsidRPr="0092074D" w14:paraId="7EFEADA6" w14:textId="77777777" w:rsidTr="00306498">
        <w:trPr>
          <w:trHeight w:val="320"/>
          <w:jc w:val="center"/>
        </w:trPr>
        <w:tc>
          <w:tcPr>
            <w:tcW w:w="0" w:type="auto"/>
            <w:tcBorders>
              <w:top w:val="single" w:sz="4" w:space="0" w:color="auto"/>
              <w:left w:val="nil"/>
              <w:bottom w:val="single" w:sz="4" w:space="0" w:color="auto"/>
              <w:right w:val="nil"/>
            </w:tcBorders>
            <w:vAlign w:val="center"/>
          </w:tcPr>
          <w:p w14:paraId="23B100E7" w14:textId="55ECF777" w:rsidR="00306498" w:rsidRDefault="00306498" w:rsidP="00306498">
            <w:pPr>
              <w:jc w:val="center"/>
              <w:rPr>
                <w:b/>
                <w:bCs/>
                <w:color w:val="000000"/>
                <w:sz w:val="20"/>
                <w:szCs w:val="20"/>
              </w:rPr>
            </w:pPr>
            <w:r>
              <w:rPr>
                <w:b/>
                <w:bCs/>
                <w:color w:val="000000"/>
                <w:sz w:val="20"/>
                <w:szCs w:val="20"/>
              </w:rPr>
              <w:t>Parent Years</w:t>
            </w:r>
          </w:p>
        </w:tc>
        <w:tc>
          <w:tcPr>
            <w:tcW w:w="0" w:type="auto"/>
            <w:tcBorders>
              <w:top w:val="single" w:sz="4" w:space="0" w:color="auto"/>
              <w:left w:val="nil"/>
              <w:bottom w:val="single" w:sz="4" w:space="0" w:color="auto"/>
              <w:right w:val="nil"/>
            </w:tcBorders>
            <w:shd w:val="clear" w:color="auto" w:fill="auto"/>
            <w:noWrap/>
            <w:vAlign w:val="center"/>
            <w:hideMark/>
          </w:tcPr>
          <w:p w14:paraId="4A58DDB4" w14:textId="0E13ABC3" w:rsidR="00306498" w:rsidRPr="0092074D" w:rsidRDefault="00306498" w:rsidP="0092074D">
            <w:pPr>
              <w:jc w:val="center"/>
              <w:rPr>
                <w:b/>
                <w:bCs/>
                <w:color w:val="000000"/>
                <w:sz w:val="20"/>
                <w:szCs w:val="20"/>
              </w:rPr>
            </w:pPr>
            <w:r>
              <w:rPr>
                <w:b/>
                <w:bCs/>
                <w:color w:val="000000"/>
                <w:sz w:val="20"/>
                <w:szCs w:val="20"/>
              </w:rPr>
              <w:t xml:space="preserve">Offspring </w:t>
            </w:r>
            <w:r w:rsidRPr="0092074D">
              <w:rPr>
                <w:b/>
                <w:bCs/>
                <w:color w:val="000000"/>
                <w:sz w:val="20"/>
                <w:szCs w:val="20"/>
              </w:rPr>
              <w:t>Year</w:t>
            </w:r>
          </w:p>
        </w:tc>
        <w:tc>
          <w:tcPr>
            <w:tcW w:w="0" w:type="auto"/>
            <w:tcBorders>
              <w:top w:val="single" w:sz="4" w:space="0" w:color="auto"/>
              <w:left w:val="nil"/>
              <w:bottom w:val="single" w:sz="4" w:space="0" w:color="auto"/>
              <w:right w:val="nil"/>
            </w:tcBorders>
            <w:shd w:val="clear" w:color="auto" w:fill="auto"/>
            <w:noWrap/>
            <w:vAlign w:val="center"/>
            <w:hideMark/>
          </w:tcPr>
          <w:p w14:paraId="4E3E163C" w14:textId="003E45E1" w:rsidR="00306498" w:rsidRPr="0092074D" w:rsidRDefault="00306498" w:rsidP="0092074D">
            <w:pPr>
              <w:jc w:val="center"/>
              <w:rPr>
                <w:b/>
                <w:bCs/>
                <w:color w:val="000000"/>
                <w:sz w:val="20"/>
                <w:szCs w:val="20"/>
              </w:rPr>
            </w:pPr>
            <w:r w:rsidRPr="0092074D">
              <w:rPr>
                <w:b/>
                <w:bCs/>
                <w:color w:val="000000"/>
                <w:sz w:val="20"/>
                <w:szCs w:val="20"/>
              </w:rPr>
              <w:t>NE.1P</w:t>
            </w:r>
          </w:p>
        </w:tc>
        <w:tc>
          <w:tcPr>
            <w:tcW w:w="0" w:type="auto"/>
            <w:tcBorders>
              <w:top w:val="single" w:sz="4" w:space="0" w:color="auto"/>
              <w:left w:val="nil"/>
              <w:bottom w:val="single" w:sz="4" w:space="0" w:color="auto"/>
              <w:right w:val="nil"/>
            </w:tcBorders>
            <w:shd w:val="clear" w:color="auto" w:fill="auto"/>
            <w:noWrap/>
            <w:vAlign w:val="center"/>
            <w:hideMark/>
          </w:tcPr>
          <w:p w14:paraId="3EE7DF74" w14:textId="00C09D27" w:rsidR="00306498" w:rsidRPr="0092074D" w:rsidRDefault="00306498" w:rsidP="0092074D">
            <w:pPr>
              <w:jc w:val="center"/>
              <w:rPr>
                <w:b/>
                <w:bCs/>
                <w:color w:val="000000"/>
                <w:sz w:val="20"/>
                <w:szCs w:val="20"/>
              </w:rPr>
            </w:pPr>
            <w:r w:rsidRPr="0092074D">
              <w:rPr>
                <w:b/>
                <w:bCs/>
                <w:color w:val="000000"/>
                <w:sz w:val="20"/>
                <w:szCs w:val="20"/>
              </w:rPr>
              <w:t>NE.2P</w:t>
            </w:r>
          </w:p>
        </w:tc>
        <w:tc>
          <w:tcPr>
            <w:tcW w:w="0" w:type="auto"/>
            <w:tcBorders>
              <w:top w:val="single" w:sz="4" w:space="0" w:color="auto"/>
              <w:left w:val="nil"/>
              <w:bottom w:val="single" w:sz="4" w:space="0" w:color="auto"/>
              <w:right w:val="nil"/>
            </w:tcBorders>
            <w:shd w:val="clear" w:color="auto" w:fill="auto"/>
            <w:noWrap/>
            <w:vAlign w:val="center"/>
            <w:hideMark/>
          </w:tcPr>
          <w:p w14:paraId="60742EF1" w14:textId="78599BD5" w:rsidR="00306498" w:rsidRPr="0092074D" w:rsidRDefault="00306498" w:rsidP="0092074D">
            <w:pPr>
              <w:jc w:val="center"/>
              <w:rPr>
                <w:b/>
                <w:bCs/>
                <w:color w:val="000000"/>
                <w:sz w:val="20"/>
                <w:szCs w:val="20"/>
              </w:rPr>
            </w:pPr>
            <w:r w:rsidRPr="0092074D">
              <w:rPr>
                <w:b/>
                <w:bCs/>
                <w:color w:val="000000"/>
                <w:sz w:val="20"/>
                <w:szCs w:val="20"/>
              </w:rPr>
              <w:t>NE.PP</w:t>
            </w:r>
          </w:p>
        </w:tc>
        <w:tc>
          <w:tcPr>
            <w:tcW w:w="0" w:type="auto"/>
            <w:tcBorders>
              <w:top w:val="single" w:sz="4" w:space="0" w:color="auto"/>
              <w:left w:val="nil"/>
              <w:bottom w:val="single" w:sz="4" w:space="0" w:color="auto"/>
              <w:right w:val="nil"/>
            </w:tcBorders>
            <w:shd w:val="clear" w:color="auto" w:fill="auto"/>
            <w:noWrap/>
            <w:vAlign w:val="center"/>
            <w:hideMark/>
          </w:tcPr>
          <w:p w14:paraId="6439D087" w14:textId="6C280DCA" w:rsidR="00306498" w:rsidRPr="0092074D" w:rsidRDefault="00306498" w:rsidP="0092074D">
            <w:pPr>
              <w:jc w:val="center"/>
              <w:rPr>
                <w:b/>
                <w:bCs/>
                <w:color w:val="000000"/>
                <w:sz w:val="20"/>
                <w:szCs w:val="20"/>
              </w:rPr>
            </w:pPr>
            <w:r w:rsidRPr="0092074D">
              <w:rPr>
                <w:b/>
                <w:bCs/>
                <w:color w:val="000000"/>
                <w:sz w:val="20"/>
                <w:szCs w:val="20"/>
              </w:rPr>
              <w:t>EFP.0</w:t>
            </w:r>
          </w:p>
        </w:tc>
        <w:tc>
          <w:tcPr>
            <w:tcW w:w="0" w:type="auto"/>
            <w:tcBorders>
              <w:top w:val="single" w:sz="4" w:space="0" w:color="auto"/>
              <w:left w:val="nil"/>
              <w:bottom w:val="single" w:sz="4" w:space="0" w:color="auto"/>
              <w:right w:val="nil"/>
            </w:tcBorders>
            <w:shd w:val="clear" w:color="auto" w:fill="auto"/>
            <w:noWrap/>
            <w:vAlign w:val="center"/>
            <w:hideMark/>
          </w:tcPr>
          <w:p w14:paraId="1901CA59" w14:textId="061EA7EB" w:rsidR="00306498" w:rsidRPr="0092074D" w:rsidRDefault="00306498" w:rsidP="0092074D">
            <w:pPr>
              <w:jc w:val="center"/>
              <w:rPr>
                <w:b/>
                <w:bCs/>
                <w:color w:val="000000"/>
                <w:sz w:val="20"/>
                <w:szCs w:val="20"/>
              </w:rPr>
            </w:pPr>
            <w:r w:rsidRPr="0092074D">
              <w:rPr>
                <w:b/>
                <w:bCs/>
                <w:color w:val="000000"/>
                <w:sz w:val="20"/>
                <w:szCs w:val="20"/>
              </w:rPr>
              <w:t>EFP.1</w:t>
            </w:r>
          </w:p>
        </w:tc>
        <w:tc>
          <w:tcPr>
            <w:tcW w:w="0" w:type="auto"/>
            <w:tcBorders>
              <w:top w:val="single" w:sz="4" w:space="0" w:color="auto"/>
              <w:left w:val="nil"/>
              <w:bottom w:val="single" w:sz="4" w:space="0" w:color="auto"/>
              <w:right w:val="nil"/>
            </w:tcBorders>
            <w:shd w:val="clear" w:color="auto" w:fill="auto"/>
            <w:noWrap/>
            <w:vAlign w:val="center"/>
            <w:hideMark/>
          </w:tcPr>
          <w:p w14:paraId="74BC831C" w14:textId="1E9F76D9" w:rsidR="00306498" w:rsidRPr="0092074D" w:rsidRDefault="00306498" w:rsidP="0092074D">
            <w:pPr>
              <w:jc w:val="center"/>
              <w:rPr>
                <w:b/>
                <w:bCs/>
                <w:color w:val="000000"/>
                <w:sz w:val="20"/>
                <w:szCs w:val="20"/>
              </w:rPr>
            </w:pPr>
            <w:r w:rsidRPr="0092074D">
              <w:rPr>
                <w:b/>
                <w:bCs/>
                <w:color w:val="000000"/>
                <w:sz w:val="20"/>
                <w:szCs w:val="20"/>
              </w:rPr>
              <w:t>EFP.2</w:t>
            </w:r>
          </w:p>
        </w:tc>
      </w:tr>
      <w:tr w:rsidR="00306498" w:rsidRPr="0092074D" w14:paraId="291940DD" w14:textId="77777777" w:rsidTr="00E747E3">
        <w:trPr>
          <w:trHeight w:val="320"/>
          <w:jc w:val="center"/>
        </w:trPr>
        <w:tc>
          <w:tcPr>
            <w:tcW w:w="0" w:type="auto"/>
            <w:tcBorders>
              <w:top w:val="single" w:sz="4" w:space="0" w:color="auto"/>
              <w:left w:val="nil"/>
              <w:bottom w:val="nil"/>
              <w:right w:val="nil"/>
            </w:tcBorders>
          </w:tcPr>
          <w:p w14:paraId="3764BDAC" w14:textId="6DBB8E19" w:rsidR="00306498" w:rsidRPr="0092074D" w:rsidRDefault="00306498" w:rsidP="0092074D">
            <w:pPr>
              <w:jc w:val="center"/>
              <w:rPr>
                <w:color w:val="000000"/>
                <w:sz w:val="20"/>
                <w:szCs w:val="20"/>
              </w:rPr>
            </w:pPr>
            <w:r>
              <w:rPr>
                <w:color w:val="000000"/>
                <w:sz w:val="20"/>
                <w:szCs w:val="20"/>
              </w:rPr>
              <w:t>2007</w:t>
            </w:r>
          </w:p>
        </w:tc>
        <w:tc>
          <w:tcPr>
            <w:tcW w:w="0" w:type="auto"/>
            <w:tcBorders>
              <w:top w:val="single" w:sz="4" w:space="0" w:color="auto"/>
              <w:left w:val="nil"/>
              <w:bottom w:val="nil"/>
              <w:right w:val="nil"/>
            </w:tcBorders>
            <w:shd w:val="clear" w:color="auto" w:fill="auto"/>
            <w:noWrap/>
            <w:vAlign w:val="center"/>
            <w:hideMark/>
          </w:tcPr>
          <w:p w14:paraId="0B58A97A" w14:textId="587C6613" w:rsidR="00306498" w:rsidRPr="0092074D" w:rsidRDefault="00306498" w:rsidP="0092074D">
            <w:pPr>
              <w:jc w:val="center"/>
              <w:rPr>
                <w:color w:val="000000"/>
                <w:sz w:val="20"/>
                <w:szCs w:val="20"/>
              </w:rPr>
            </w:pPr>
            <w:r w:rsidRPr="0092074D">
              <w:rPr>
                <w:color w:val="000000"/>
                <w:sz w:val="20"/>
                <w:szCs w:val="20"/>
              </w:rPr>
              <w:t>2010</w:t>
            </w:r>
          </w:p>
        </w:tc>
        <w:tc>
          <w:tcPr>
            <w:tcW w:w="0" w:type="auto"/>
            <w:tcBorders>
              <w:top w:val="single" w:sz="4" w:space="0" w:color="auto"/>
              <w:left w:val="nil"/>
              <w:bottom w:val="nil"/>
              <w:right w:val="nil"/>
            </w:tcBorders>
            <w:shd w:val="clear" w:color="auto" w:fill="auto"/>
            <w:noWrap/>
            <w:vAlign w:val="center"/>
            <w:hideMark/>
          </w:tcPr>
          <w:p w14:paraId="636A5DA6" w14:textId="77777777" w:rsidR="00306498" w:rsidRPr="0092074D" w:rsidRDefault="00306498" w:rsidP="0092074D">
            <w:pPr>
              <w:jc w:val="center"/>
              <w:rPr>
                <w:color w:val="000000"/>
                <w:sz w:val="20"/>
                <w:szCs w:val="20"/>
              </w:rPr>
            </w:pPr>
            <w:r w:rsidRPr="0092074D">
              <w:rPr>
                <w:color w:val="000000"/>
                <w:sz w:val="20"/>
                <w:szCs w:val="20"/>
              </w:rPr>
              <w:t>2.54E-07</w:t>
            </w:r>
          </w:p>
        </w:tc>
        <w:tc>
          <w:tcPr>
            <w:tcW w:w="0" w:type="auto"/>
            <w:tcBorders>
              <w:top w:val="single" w:sz="4" w:space="0" w:color="auto"/>
              <w:left w:val="nil"/>
              <w:bottom w:val="nil"/>
              <w:right w:val="nil"/>
            </w:tcBorders>
            <w:shd w:val="clear" w:color="auto" w:fill="auto"/>
            <w:noWrap/>
            <w:vAlign w:val="center"/>
            <w:hideMark/>
          </w:tcPr>
          <w:p w14:paraId="02978938" w14:textId="77777777" w:rsidR="00306498" w:rsidRPr="0092074D" w:rsidRDefault="00306498" w:rsidP="0092074D">
            <w:pPr>
              <w:jc w:val="center"/>
              <w:rPr>
                <w:color w:val="000000"/>
                <w:sz w:val="20"/>
                <w:szCs w:val="20"/>
              </w:rPr>
            </w:pPr>
            <w:r w:rsidRPr="0092074D">
              <w:rPr>
                <w:color w:val="000000"/>
                <w:sz w:val="20"/>
                <w:szCs w:val="20"/>
              </w:rPr>
              <w:t>6.12E-10</w:t>
            </w:r>
          </w:p>
        </w:tc>
        <w:tc>
          <w:tcPr>
            <w:tcW w:w="0" w:type="auto"/>
            <w:tcBorders>
              <w:top w:val="single" w:sz="4" w:space="0" w:color="auto"/>
              <w:left w:val="nil"/>
              <w:bottom w:val="nil"/>
              <w:right w:val="nil"/>
            </w:tcBorders>
            <w:shd w:val="clear" w:color="auto" w:fill="auto"/>
            <w:noWrap/>
            <w:vAlign w:val="center"/>
            <w:hideMark/>
          </w:tcPr>
          <w:p w14:paraId="0A77C9A4" w14:textId="77777777" w:rsidR="00306498" w:rsidRPr="0092074D" w:rsidRDefault="00306498" w:rsidP="0092074D">
            <w:pPr>
              <w:jc w:val="center"/>
              <w:rPr>
                <w:color w:val="000000"/>
                <w:sz w:val="20"/>
                <w:szCs w:val="20"/>
              </w:rPr>
            </w:pPr>
            <w:r w:rsidRPr="0092074D">
              <w:rPr>
                <w:color w:val="000000"/>
                <w:sz w:val="20"/>
                <w:szCs w:val="20"/>
              </w:rPr>
              <w:t>7.83E-17</w:t>
            </w:r>
          </w:p>
        </w:tc>
        <w:tc>
          <w:tcPr>
            <w:tcW w:w="0" w:type="auto"/>
            <w:tcBorders>
              <w:top w:val="single" w:sz="4" w:space="0" w:color="auto"/>
              <w:left w:val="nil"/>
              <w:bottom w:val="nil"/>
              <w:right w:val="nil"/>
            </w:tcBorders>
            <w:shd w:val="clear" w:color="auto" w:fill="auto"/>
            <w:noWrap/>
            <w:vAlign w:val="center"/>
            <w:hideMark/>
          </w:tcPr>
          <w:p w14:paraId="307F5712" w14:textId="77777777" w:rsidR="00306498" w:rsidRPr="0092074D" w:rsidRDefault="00306498" w:rsidP="0092074D">
            <w:pPr>
              <w:jc w:val="center"/>
              <w:rPr>
                <w:color w:val="000000"/>
                <w:sz w:val="20"/>
                <w:szCs w:val="20"/>
              </w:rPr>
            </w:pPr>
            <w:r w:rsidRPr="0092074D">
              <w:rPr>
                <w:color w:val="000000"/>
                <w:sz w:val="20"/>
                <w:szCs w:val="20"/>
              </w:rPr>
              <w:t>0.02</w:t>
            </w:r>
          </w:p>
        </w:tc>
        <w:tc>
          <w:tcPr>
            <w:tcW w:w="0" w:type="auto"/>
            <w:tcBorders>
              <w:top w:val="single" w:sz="4" w:space="0" w:color="auto"/>
              <w:left w:val="nil"/>
              <w:bottom w:val="nil"/>
              <w:right w:val="nil"/>
            </w:tcBorders>
            <w:shd w:val="clear" w:color="auto" w:fill="auto"/>
            <w:noWrap/>
            <w:vAlign w:val="center"/>
            <w:hideMark/>
          </w:tcPr>
          <w:p w14:paraId="203C2ABE" w14:textId="77777777" w:rsidR="00306498" w:rsidRPr="0092074D" w:rsidRDefault="00306498" w:rsidP="0092074D">
            <w:pPr>
              <w:jc w:val="center"/>
              <w:rPr>
                <w:color w:val="000000"/>
                <w:sz w:val="20"/>
                <w:szCs w:val="20"/>
              </w:rPr>
            </w:pPr>
            <w:r w:rsidRPr="0092074D">
              <w:rPr>
                <w:color w:val="000000"/>
                <w:sz w:val="20"/>
                <w:szCs w:val="20"/>
              </w:rPr>
              <w:t>0.12</w:t>
            </w:r>
          </w:p>
        </w:tc>
        <w:tc>
          <w:tcPr>
            <w:tcW w:w="0" w:type="auto"/>
            <w:tcBorders>
              <w:top w:val="single" w:sz="4" w:space="0" w:color="auto"/>
              <w:left w:val="nil"/>
              <w:bottom w:val="nil"/>
              <w:right w:val="nil"/>
            </w:tcBorders>
            <w:shd w:val="clear" w:color="auto" w:fill="auto"/>
            <w:noWrap/>
            <w:vAlign w:val="center"/>
            <w:hideMark/>
          </w:tcPr>
          <w:p w14:paraId="3F40841E" w14:textId="77777777" w:rsidR="00306498" w:rsidRPr="0092074D" w:rsidRDefault="00306498" w:rsidP="0092074D">
            <w:pPr>
              <w:jc w:val="center"/>
              <w:rPr>
                <w:color w:val="000000"/>
                <w:sz w:val="20"/>
                <w:szCs w:val="20"/>
              </w:rPr>
            </w:pPr>
            <w:r w:rsidRPr="0092074D">
              <w:rPr>
                <w:color w:val="000000"/>
                <w:sz w:val="20"/>
                <w:szCs w:val="20"/>
              </w:rPr>
              <w:t>0.70</w:t>
            </w:r>
          </w:p>
        </w:tc>
      </w:tr>
      <w:tr w:rsidR="00306498" w:rsidRPr="0092074D" w14:paraId="03B85F00" w14:textId="77777777" w:rsidTr="00E747E3">
        <w:trPr>
          <w:trHeight w:val="320"/>
          <w:jc w:val="center"/>
        </w:trPr>
        <w:tc>
          <w:tcPr>
            <w:tcW w:w="0" w:type="auto"/>
            <w:tcBorders>
              <w:top w:val="nil"/>
              <w:left w:val="nil"/>
              <w:bottom w:val="nil"/>
              <w:right w:val="nil"/>
            </w:tcBorders>
          </w:tcPr>
          <w:p w14:paraId="10B7328A" w14:textId="07203D16" w:rsidR="00306498" w:rsidRPr="0092074D" w:rsidRDefault="00306498" w:rsidP="0092074D">
            <w:pPr>
              <w:jc w:val="center"/>
              <w:rPr>
                <w:color w:val="000000"/>
                <w:sz w:val="20"/>
                <w:szCs w:val="20"/>
              </w:rPr>
            </w:pPr>
            <w:r>
              <w:rPr>
                <w:color w:val="000000"/>
                <w:sz w:val="20"/>
                <w:szCs w:val="20"/>
              </w:rPr>
              <w:t>2007 – 2008</w:t>
            </w:r>
          </w:p>
        </w:tc>
        <w:tc>
          <w:tcPr>
            <w:tcW w:w="0" w:type="auto"/>
            <w:tcBorders>
              <w:top w:val="nil"/>
              <w:left w:val="nil"/>
              <w:bottom w:val="nil"/>
              <w:right w:val="nil"/>
            </w:tcBorders>
            <w:shd w:val="clear" w:color="auto" w:fill="auto"/>
            <w:noWrap/>
            <w:vAlign w:val="center"/>
            <w:hideMark/>
          </w:tcPr>
          <w:p w14:paraId="48DA24DE" w14:textId="2ECD3000" w:rsidR="00306498" w:rsidRPr="0092074D" w:rsidRDefault="00306498" w:rsidP="0092074D">
            <w:pPr>
              <w:jc w:val="center"/>
              <w:rPr>
                <w:color w:val="000000"/>
                <w:sz w:val="20"/>
                <w:szCs w:val="20"/>
              </w:rPr>
            </w:pPr>
            <w:r w:rsidRPr="0092074D">
              <w:rPr>
                <w:color w:val="000000"/>
                <w:sz w:val="20"/>
                <w:szCs w:val="20"/>
              </w:rPr>
              <w:t>2011</w:t>
            </w:r>
          </w:p>
        </w:tc>
        <w:tc>
          <w:tcPr>
            <w:tcW w:w="0" w:type="auto"/>
            <w:tcBorders>
              <w:top w:val="nil"/>
              <w:left w:val="nil"/>
              <w:bottom w:val="nil"/>
              <w:right w:val="nil"/>
            </w:tcBorders>
            <w:shd w:val="clear" w:color="auto" w:fill="auto"/>
            <w:noWrap/>
            <w:vAlign w:val="center"/>
            <w:hideMark/>
          </w:tcPr>
          <w:p w14:paraId="73C53688" w14:textId="77777777" w:rsidR="00306498" w:rsidRPr="0092074D" w:rsidRDefault="00306498" w:rsidP="0092074D">
            <w:pPr>
              <w:jc w:val="center"/>
              <w:rPr>
                <w:color w:val="000000"/>
                <w:sz w:val="20"/>
                <w:szCs w:val="20"/>
              </w:rPr>
            </w:pPr>
            <w:r w:rsidRPr="0092074D">
              <w:rPr>
                <w:color w:val="000000"/>
                <w:sz w:val="20"/>
                <w:szCs w:val="20"/>
              </w:rPr>
              <w:t>2.24E-07</w:t>
            </w:r>
          </w:p>
        </w:tc>
        <w:tc>
          <w:tcPr>
            <w:tcW w:w="0" w:type="auto"/>
            <w:tcBorders>
              <w:top w:val="nil"/>
              <w:left w:val="nil"/>
              <w:bottom w:val="nil"/>
              <w:right w:val="nil"/>
            </w:tcBorders>
            <w:shd w:val="clear" w:color="auto" w:fill="auto"/>
            <w:noWrap/>
            <w:vAlign w:val="center"/>
            <w:hideMark/>
          </w:tcPr>
          <w:p w14:paraId="6FC9F019" w14:textId="77777777" w:rsidR="00306498" w:rsidRPr="0092074D" w:rsidRDefault="00306498" w:rsidP="0092074D">
            <w:pPr>
              <w:jc w:val="center"/>
              <w:rPr>
                <w:color w:val="000000"/>
                <w:sz w:val="20"/>
                <w:szCs w:val="20"/>
              </w:rPr>
            </w:pPr>
            <w:r w:rsidRPr="0092074D">
              <w:rPr>
                <w:color w:val="000000"/>
                <w:sz w:val="20"/>
                <w:szCs w:val="20"/>
              </w:rPr>
              <w:t>5.27E-10</w:t>
            </w:r>
          </w:p>
        </w:tc>
        <w:tc>
          <w:tcPr>
            <w:tcW w:w="0" w:type="auto"/>
            <w:tcBorders>
              <w:top w:val="nil"/>
              <w:left w:val="nil"/>
              <w:bottom w:val="nil"/>
              <w:right w:val="nil"/>
            </w:tcBorders>
            <w:shd w:val="clear" w:color="auto" w:fill="auto"/>
            <w:noWrap/>
            <w:vAlign w:val="center"/>
            <w:hideMark/>
          </w:tcPr>
          <w:p w14:paraId="310CD01E" w14:textId="77777777" w:rsidR="00306498" w:rsidRPr="0092074D" w:rsidRDefault="00306498" w:rsidP="0092074D">
            <w:pPr>
              <w:jc w:val="center"/>
              <w:rPr>
                <w:color w:val="000000"/>
                <w:sz w:val="20"/>
                <w:szCs w:val="20"/>
              </w:rPr>
            </w:pPr>
            <w:r w:rsidRPr="0092074D">
              <w:rPr>
                <w:color w:val="000000"/>
                <w:sz w:val="20"/>
                <w:szCs w:val="20"/>
              </w:rPr>
              <w:t>6.72E-17</w:t>
            </w:r>
          </w:p>
        </w:tc>
        <w:tc>
          <w:tcPr>
            <w:tcW w:w="0" w:type="auto"/>
            <w:tcBorders>
              <w:top w:val="nil"/>
              <w:left w:val="nil"/>
              <w:bottom w:val="nil"/>
              <w:right w:val="nil"/>
            </w:tcBorders>
            <w:shd w:val="clear" w:color="auto" w:fill="auto"/>
            <w:noWrap/>
            <w:vAlign w:val="center"/>
            <w:hideMark/>
          </w:tcPr>
          <w:p w14:paraId="5398CB11"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7B31F8C"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1DCE0591" w14:textId="77777777" w:rsidR="00306498" w:rsidRPr="0092074D" w:rsidRDefault="00306498" w:rsidP="0092074D">
            <w:pPr>
              <w:jc w:val="center"/>
              <w:rPr>
                <w:color w:val="000000"/>
                <w:sz w:val="20"/>
                <w:szCs w:val="20"/>
              </w:rPr>
            </w:pPr>
            <w:r w:rsidRPr="0092074D">
              <w:rPr>
                <w:color w:val="000000"/>
                <w:sz w:val="20"/>
                <w:szCs w:val="20"/>
              </w:rPr>
              <w:t>2.47</w:t>
            </w:r>
          </w:p>
        </w:tc>
      </w:tr>
      <w:tr w:rsidR="00306498" w:rsidRPr="0092074D" w14:paraId="48424E12" w14:textId="77777777" w:rsidTr="00E747E3">
        <w:trPr>
          <w:trHeight w:val="320"/>
          <w:jc w:val="center"/>
        </w:trPr>
        <w:tc>
          <w:tcPr>
            <w:tcW w:w="0" w:type="auto"/>
            <w:tcBorders>
              <w:top w:val="nil"/>
              <w:left w:val="nil"/>
              <w:bottom w:val="nil"/>
              <w:right w:val="nil"/>
            </w:tcBorders>
          </w:tcPr>
          <w:p w14:paraId="1A1F9DB0" w14:textId="45E1D887" w:rsidR="00306498" w:rsidRPr="0092074D" w:rsidRDefault="00306498" w:rsidP="0092074D">
            <w:pPr>
              <w:jc w:val="center"/>
              <w:rPr>
                <w:color w:val="000000"/>
                <w:sz w:val="20"/>
                <w:szCs w:val="20"/>
              </w:rPr>
            </w:pPr>
            <w:r>
              <w:rPr>
                <w:color w:val="000000"/>
                <w:sz w:val="20"/>
                <w:szCs w:val="20"/>
              </w:rPr>
              <w:t>2007 – 2009</w:t>
            </w:r>
          </w:p>
        </w:tc>
        <w:tc>
          <w:tcPr>
            <w:tcW w:w="0" w:type="auto"/>
            <w:tcBorders>
              <w:top w:val="nil"/>
              <w:left w:val="nil"/>
              <w:bottom w:val="nil"/>
              <w:right w:val="nil"/>
            </w:tcBorders>
            <w:shd w:val="clear" w:color="auto" w:fill="auto"/>
            <w:noWrap/>
            <w:vAlign w:val="center"/>
            <w:hideMark/>
          </w:tcPr>
          <w:p w14:paraId="532135E0" w14:textId="5F1A96FF" w:rsidR="00306498" w:rsidRPr="0092074D" w:rsidRDefault="00306498" w:rsidP="0092074D">
            <w:pPr>
              <w:jc w:val="center"/>
              <w:rPr>
                <w:color w:val="000000"/>
                <w:sz w:val="20"/>
                <w:szCs w:val="20"/>
              </w:rPr>
            </w:pPr>
            <w:r w:rsidRPr="0092074D">
              <w:rPr>
                <w:color w:val="000000"/>
                <w:sz w:val="20"/>
                <w:szCs w:val="20"/>
              </w:rPr>
              <w:t>2012</w:t>
            </w:r>
          </w:p>
        </w:tc>
        <w:tc>
          <w:tcPr>
            <w:tcW w:w="0" w:type="auto"/>
            <w:tcBorders>
              <w:top w:val="nil"/>
              <w:left w:val="nil"/>
              <w:bottom w:val="nil"/>
              <w:right w:val="nil"/>
            </w:tcBorders>
            <w:shd w:val="clear" w:color="auto" w:fill="auto"/>
            <w:noWrap/>
            <w:vAlign w:val="center"/>
            <w:hideMark/>
          </w:tcPr>
          <w:p w14:paraId="3C1CB907" w14:textId="77777777" w:rsidR="00306498" w:rsidRPr="0092074D" w:rsidRDefault="00306498" w:rsidP="0092074D">
            <w:pPr>
              <w:jc w:val="center"/>
              <w:rPr>
                <w:color w:val="000000"/>
                <w:sz w:val="20"/>
                <w:szCs w:val="20"/>
              </w:rPr>
            </w:pPr>
            <w:r w:rsidRPr="0092074D">
              <w:rPr>
                <w:color w:val="000000"/>
                <w:sz w:val="20"/>
                <w:szCs w:val="20"/>
              </w:rPr>
              <w:t>2.19E-07</w:t>
            </w:r>
          </w:p>
        </w:tc>
        <w:tc>
          <w:tcPr>
            <w:tcW w:w="0" w:type="auto"/>
            <w:tcBorders>
              <w:top w:val="nil"/>
              <w:left w:val="nil"/>
              <w:bottom w:val="nil"/>
              <w:right w:val="nil"/>
            </w:tcBorders>
            <w:shd w:val="clear" w:color="auto" w:fill="auto"/>
            <w:noWrap/>
            <w:vAlign w:val="center"/>
            <w:hideMark/>
          </w:tcPr>
          <w:p w14:paraId="34F3158A" w14:textId="77777777" w:rsidR="00306498" w:rsidRPr="0092074D" w:rsidRDefault="00306498" w:rsidP="0092074D">
            <w:pPr>
              <w:jc w:val="center"/>
              <w:rPr>
                <w:color w:val="000000"/>
                <w:sz w:val="20"/>
                <w:szCs w:val="20"/>
              </w:rPr>
            </w:pPr>
            <w:r w:rsidRPr="0092074D">
              <w:rPr>
                <w:color w:val="000000"/>
                <w:sz w:val="20"/>
                <w:szCs w:val="20"/>
              </w:rPr>
              <w:t>5.07E-10</w:t>
            </w:r>
          </w:p>
        </w:tc>
        <w:tc>
          <w:tcPr>
            <w:tcW w:w="0" w:type="auto"/>
            <w:tcBorders>
              <w:top w:val="nil"/>
              <w:left w:val="nil"/>
              <w:bottom w:val="nil"/>
              <w:right w:val="nil"/>
            </w:tcBorders>
            <w:shd w:val="clear" w:color="auto" w:fill="auto"/>
            <w:noWrap/>
            <w:vAlign w:val="center"/>
            <w:hideMark/>
          </w:tcPr>
          <w:p w14:paraId="6C8E1A5C" w14:textId="77777777" w:rsidR="00306498" w:rsidRPr="0092074D" w:rsidRDefault="00306498" w:rsidP="0092074D">
            <w:pPr>
              <w:jc w:val="center"/>
              <w:rPr>
                <w:color w:val="000000"/>
                <w:sz w:val="20"/>
                <w:szCs w:val="20"/>
              </w:rPr>
            </w:pPr>
            <w:r w:rsidRPr="0092074D">
              <w:rPr>
                <w:color w:val="000000"/>
                <w:sz w:val="20"/>
                <w:szCs w:val="20"/>
              </w:rPr>
              <w:t>5.94E-17</w:t>
            </w:r>
          </w:p>
        </w:tc>
        <w:tc>
          <w:tcPr>
            <w:tcW w:w="0" w:type="auto"/>
            <w:tcBorders>
              <w:top w:val="nil"/>
              <w:left w:val="nil"/>
              <w:bottom w:val="nil"/>
              <w:right w:val="nil"/>
            </w:tcBorders>
            <w:shd w:val="clear" w:color="auto" w:fill="auto"/>
            <w:noWrap/>
            <w:vAlign w:val="center"/>
            <w:hideMark/>
          </w:tcPr>
          <w:p w14:paraId="22962359" w14:textId="77777777" w:rsidR="00306498" w:rsidRPr="0092074D" w:rsidRDefault="00306498" w:rsidP="0092074D">
            <w:pPr>
              <w:jc w:val="center"/>
              <w:rPr>
                <w:color w:val="000000"/>
                <w:sz w:val="20"/>
                <w:szCs w:val="20"/>
              </w:rPr>
            </w:pPr>
            <w:r w:rsidRPr="0092074D">
              <w:rPr>
                <w:color w:val="000000"/>
                <w:sz w:val="20"/>
                <w:szCs w:val="20"/>
              </w:rPr>
              <w:t>0.17</w:t>
            </w:r>
          </w:p>
        </w:tc>
        <w:tc>
          <w:tcPr>
            <w:tcW w:w="0" w:type="auto"/>
            <w:tcBorders>
              <w:top w:val="nil"/>
              <w:left w:val="nil"/>
              <w:bottom w:val="nil"/>
              <w:right w:val="nil"/>
            </w:tcBorders>
            <w:shd w:val="clear" w:color="auto" w:fill="auto"/>
            <w:noWrap/>
            <w:vAlign w:val="center"/>
            <w:hideMark/>
          </w:tcPr>
          <w:p w14:paraId="74D6E4C5" w14:textId="77777777" w:rsidR="00306498" w:rsidRPr="0092074D" w:rsidRDefault="00306498" w:rsidP="0092074D">
            <w:pPr>
              <w:jc w:val="center"/>
              <w:rPr>
                <w:color w:val="000000"/>
                <w:sz w:val="20"/>
                <w:szCs w:val="20"/>
              </w:rPr>
            </w:pPr>
            <w:r w:rsidRPr="0092074D">
              <w:rPr>
                <w:color w:val="000000"/>
                <w:sz w:val="20"/>
                <w:szCs w:val="20"/>
              </w:rPr>
              <w:t>0.98</w:t>
            </w:r>
          </w:p>
        </w:tc>
        <w:tc>
          <w:tcPr>
            <w:tcW w:w="0" w:type="auto"/>
            <w:tcBorders>
              <w:top w:val="nil"/>
              <w:left w:val="nil"/>
              <w:bottom w:val="nil"/>
              <w:right w:val="nil"/>
            </w:tcBorders>
            <w:shd w:val="clear" w:color="auto" w:fill="auto"/>
            <w:noWrap/>
            <w:vAlign w:val="center"/>
            <w:hideMark/>
          </w:tcPr>
          <w:p w14:paraId="731358CB" w14:textId="77777777" w:rsidR="00306498" w:rsidRPr="0092074D" w:rsidRDefault="00306498" w:rsidP="0092074D">
            <w:pPr>
              <w:jc w:val="center"/>
              <w:rPr>
                <w:color w:val="000000"/>
                <w:sz w:val="20"/>
                <w:szCs w:val="20"/>
              </w:rPr>
            </w:pPr>
            <w:r w:rsidRPr="0092074D">
              <w:rPr>
                <w:color w:val="000000"/>
                <w:sz w:val="20"/>
                <w:szCs w:val="20"/>
              </w:rPr>
              <w:t>5.63</w:t>
            </w:r>
          </w:p>
        </w:tc>
      </w:tr>
      <w:tr w:rsidR="00306498" w:rsidRPr="0092074D" w14:paraId="11B53835" w14:textId="77777777" w:rsidTr="00E747E3">
        <w:trPr>
          <w:trHeight w:val="320"/>
          <w:jc w:val="center"/>
        </w:trPr>
        <w:tc>
          <w:tcPr>
            <w:tcW w:w="0" w:type="auto"/>
            <w:tcBorders>
              <w:top w:val="nil"/>
              <w:left w:val="nil"/>
              <w:bottom w:val="nil"/>
              <w:right w:val="nil"/>
            </w:tcBorders>
          </w:tcPr>
          <w:p w14:paraId="45A77478" w14:textId="31175E50" w:rsidR="00306498" w:rsidRPr="0092074D" w:rsidRDefault="00306498" w:rsidP="0092074D">
            <w:pPr>
              <w:jc w:val="center"/>
              <w:rPr>
                <w:color w:val="000000"/>
                <w:sz w:val="20"/>
                <w:szCs w:val="20"/>
              </w:rPr>
            </w:pPr>
            <w:r>
              <w:rPr>
                <w:color w:val="000000"/>
                <w:sz w:val="20"/>
                <w:szCs w:val="20"/>
              </w:rPr>
              <w:t>2007 – 2010</w:t>
            </w:r>
          </w:p>
        </w:tc>
        <w:tc>
          <w:tcPr>
            <w:tcW w:w="0" w:type="auto"/>
            <w:tcBorders>
              <w:top w:val="nil"/>
              <w:left w:val="nil"/>
              <w:bottom w:val="nil"/>
              <w:right w:val="nil"/>
            </w:tcBorders>
            <w:shd w:val="clear" w:color="auto" w:fill="auto"/>
            <w:noWrap/>
            <w:vAlign w:val="center"/>
            <w:hideMark/>
          </w:tcPr>
          <w:p w14:paraId="32B9D8CA" w14:textId="49F135BD" w:rsidR="00306498" w:rsidRPr="0092074D" w:rsidRDefault="00306498" w:rsidP="0092074D">
            <w:pPr>
              <w:jc w:val="center"/>
              <w:rPr>
                <w:color w:val="000000"/>
                <w:sz w:val="20"/>
                <w:szCs w:val="20"/>
              </w:rPr>
            </w:pPr>
            <w:r w:rsidRPr="0092074D">
              <w:rPr>
                <w:color w:val="000000"/>
                <w:sz w:val="20"/>
                <w:szCs w:val="20"/>
              </w:rPr>
              <w:t>2013</w:t>
            </w:r>
          </w:p>
        </w:tc>
        <w:tc>
          <w:tcPr>
            <w:tcW w:w="0" w:type="auto"/>
            <w:tcBorders>
              <w:top w:val="nil"/>
              <w:left w:val="nil"/>
              <w:bottom w:val="nil"/>
              <w:right w:val="nil"/>
            </w:tcBorders>
            <w:shd w:val="clear" w:color="auto" w:fill="auto"/>
            <w:noWrap/>
            <w:vAlign w:val="center"/>
            <w:hideMark/>
          </w:tcPr>
          <w:p w14:paraId="1EBE8577" w14:textId="77777777" w:rsidR="00306498" w:rsidRPr="0092074D" w:rsidRDefault="00306498" w:rsidP="0092074D">
            <w:pPr>
              <w:jc w:val="center"/>
              <w:rPr>
                <w:color w:val="000000"/>
                <w:sz w:val="20"/>
                <w:szCs w:val="20"/>
              </w:rPr>
            </w:pPr>
            <w:r w:rsidRPr="0092074D">
              <w:rPr>
                <w:color w:val="000000"/>
                <w:sz w:val="20"/>
                <w:szCs w:val="20"/>
              </w:rPr>
              <w:t>2.07E-07</w:t>
            </w:r>
          </w:p>
        </w:tc>
        <w:tc>
          <w:tcPr>
            <w:tcW w:w="0" w:type="auto"/>
            <w:tcBorders>
              <w:top w:val="nil"/>
              <w:left w:val="nil"/>
              <w:bottom w:val="nil"/>
              <w:right w:val="nil"/>
            </w:tcBorders>
            <w:shd w:val="clear" w:color="auto" w:fill="auto"/>
            <w:noWrap/>
            <w:vAlign w:val="center"/>
            <w:hideMark/>
          </w:tcPr>
          <w:p w14:paraId="0E12F608" w14:textId="77777777" w:rsidR="00306498" w:rsidRPr="0092074D" w:rsidRDefault="00306498" w:rsidP="0092074D">
            <w:pPr>
              <w:jc w:val="center"/>
              <w:rPr>
                <w:color w:val="000000"/>
                <w:sz w:val="20"/>
                <w:szCs w:val="20"/>
              </w:rPr>
            </w:pPr>
            <w:r w:rsidRPr="0092074D">
              <w:rPr>
                <w:color w:val="000000"/>
                <w:sz w:val="20"/>
                <w:szCs w:val="20"/>
              </w:rPr>
              <w:t>4.71E-10</w:t>
            </w:r>
          </w:p>
        </w:tc>
        <w:tc>
          <w:tcPr>
            <w:tcW w:w="0" w:type="auto"/>
            <w:tcBorders>
              <w:top w:val="nil"/>
              <w:left w:val="nil"/>
              <w:bottom w:val="nil"/>
              <w:right w:val="nil"/>
            </w:tcBorders>
            <w:shd w:val="clear" w:color="auto" w:fill="auto"/>
            <w:noWrap/>
            <w:vAlign w:val="center"/>
            <w:hideMark/>
          </w:tcPr>
          <w:p w14:paraId="0875558B" w14:textId="77777777" w:rsidR="00306498" w:rsidRPr="0092074D" w:rsidRDefault="00306498" w:rsidP="0092074D">
            <w:pPr>
              <w:jc w:val="center"/>
              <w:rPr>
                <w:color w:val="000000"/>
                <w:sz w:val="20"/>
                <w:szCs w:val="20"/>
              </w:rPr>
            </w:pPr>
            <w:r w:rsidRPr="0092074D">
              <w:rPr>
                <w:color w:val="000000"/>
                <w:sz w:val="20"/>
                <w:szCs w:val="20"/>
              </w:rPr>
              <w:t>5.39E-17</w:t>
            </w:r>
          </w:p>
        </w:tc>
        <w:tc>
          <w:tcPr>
            <w:tcW w:w="0" w:type="auto"/>
            <w:tcBorders>
              <w:top w:val="nil"/>
              <w:left w:val="nil"/>
              <w:bottom w:val="nil"/>
              <w:right w:val="nil"/>
            </w:tcBorders>
            <w:shd w:val="clear" w:color="auto" w:fill="auto"/>
            <w:noWrap/>
            <w:vAlign w:val="center"/>
            <w:hideMark/>
          </w:tcPr>
          <w:p w14:paraId="185F77A9" w14:textId="77777777" w:rsidR="00306498" w:rsidRPr="0092074D" w:rsidRDefault="00306498" w:rsidP="0092074D">
            <w:pPr>
              <w:jc w:val="center"/>
              <w:rPr>
                <w:color w:val="000000"/>
                <w:sz w:val="20"/>
                <w:szCs w:val="20"/>
              </w:rPr>
            </w:pPr>
            <w:r w:rsidRPr="0092074D">
              <w:rPr>
                <w:color w:val="000000"/>
                <w:sz w:val="20"/>
                <w:szCs w:val="20"/>
              </w:rPr>
              <w:t>0.09</w:t>
            </w:r>
          </w:p>
        </w:tc>
        <w:tc>
          <w:tcPr>
            <w:tcW w:w="0" w:type="auto"/>
            <w:tcBorders>
              <w:top w:val="nil"/>
              <w:left w:val="nil"/>
              <w:bottom w:val="nil"/>
              <w:right w:val="nil"/>
            </w:tcBorders>
            <w:shd w:val="clear" w:color="auto" w:fill="auto"/>
            <w:noWrap/>
            <w:vAlign w:val="center"/>
            <w:hideMark/>
          </w:tcPr>
          <w:p w14:paraId="217E50C8" w14:textId="77777777" w:rsidR="00306498" w:rsidRPr="0092074D" w:rsidRDefault="00306498" w:rsidP="0092074D">
            <w:pPr>
              <w:jc w:val="center"/>
              <w:rPr>
                <w:color w:val="000000"/>
                <w:sz w:val="20"/>
                <w:szCs w:val="20"/>
              </w:rPr>
            </w:pPr>
            <w:r w:rsidRPr="0092074D">
              <w:rPr>
                <w:color w:val="000000"/>
                <w:sz w:val="20"/>
                <w:szCs w:val="20"/>
              </w:rPr>
              <w:t>0.52</w:t>
            </w:r>
          </w:p>
        </w:tc>
        <w:tc>
          <w:tcPr>
            <w:tcW w:w="0" w:type="auto"/>
            <w:tcBorders>
              <w:top w:val="nil"/>
              <w:left w:val="nil"/>
              <w:bottom w:val="nil"/>
              <w:right w:val="nil"/>
            </w:tcBorders>
            <w:shd w:val="clear" w:color="auto" w:fill="auto"/>
            <w:noWrap/>
            <w:vAlign w:val="center"/>
            <w:hideMark/>
          </w:tcPr>
          <w:p w14:paraId="05EDDFF4" w14:textId="77777777" w:rsidR="00306498" w:rsidRPr="0092074D" w:rsidRDefault="00306498" w:rsidP="0092074D">
            <w:pPr>
              <w:jc w:val="center"/>
              <w:rPr>
                <w:color w:val="000000"/>
                <w:sz w:val="20"/>
                <w:szCs w:val="20"/>
              </w:rPr>
            </w:pPr>
            <w:r w:rsidRPr="0092074D">
              <w:rPr>
                <w:color w:val="000000"/>
                <w:sz w:val="20"/>
                <w:szCs w:val="20"/>
              </w:rPr>
              <w:t>3.01</w:t>
            </w:r>
          </w:p>
        </w:tc>
      </w:tr>
      <w:tr w:rsidR="00306498" w:rsidRPr="0092074D" w14:paraId="07B56994" w14:textId="77777777" w:rsidTr="00E747E3">
        <w:trPr>
          <w:trHeight w:val="320"/>
          <w:jc w:val="center"/>
        </w:trPr>
        <w:tc>
          <w:tcPr>
            <w:tcW w:w="0" w:type="auto"/>
            <w:tcBorders>
              <w:top w:val="nil"/>
              <w:left w:val="nil"/>
              <w:bottom w:val="nil"/>
              <w:right w:val="nil"/>
            </w:tcBorders>
          </w:tcPr>
          <w:p w14:paraId="64357E34" w14:textId="135159C4" w:rsidR="00306498" w:rsidRPr="0092074D" w:rsidRDefault="00306498" w:rsidP="0092074D">
            <w:pPr>
              <w:jc w:val="center"/>
              <w:rPr>
                <w:color w:val="000000"/>
                <w:sz w:val="20"/>
                <w:szCs w:val="20"/>
              </w:rPr>
            </w:pPr>
            <w:r>
              <w:rPr>
                <w:color w:val="000000"/>
                <w:sz w:val="20"/>
                <w:szCs w:val="20"/>
              </w:rPr>
              <w:t xml:space="preserve">2008 – 2011 </w:t>
            </w:r>
          </w:p>
        </w:tc>
        <w:tc>
          <w:tcPr>
            <w:tcW w:w="0" w:type="auto"/>
            <w:tcBorders>
              <w:top w:val="nil"/>
              <w:left w:val="nil"/>
              <w:bottom w:val="nil"/>
              <w:right w:val="nil"/>
            </w:tcBorders>
            <w:shd w:val="clear" w:color="auto" w:fill="auto"/>
            <w:noWrap/>
            <w:vAlign w:val="center"/>
            <w:hideMark/>
          </w:tcPr>
          <w:p w14:paraId="703A154E" w14:textId="442BED25" w:rsidR="00306498" w:rsidRPr="0092074D" w:rsidRDefault="00306498" w:rsidP="0092074D">
            <w:pPr>
              <w:jc w:val="center"/>
              <w:rPr>
                <w:color w:val="000000"/>
                <w:sz w:val="20"/>
                <w:szCs w:val="20"/>
              </w:rPr>
            </w:pPr>
            <w:r w:rsidRPr="0092074D">
              <w:rPr>
                <w:color w:val="000000"/>
                <w:sz w:val="20"/>
                <w:szCs w:val="20"/>
              </w:rPr>
              <w:t>2014</w:t>
            </w:r>
          </w:p>
        </w:tc>
        <w:tc>
          <w:tcPr>
            <w:tcW w:w="0" w:type="auto"/>
            <w:tcBorders>
              <w:top w:val="nil"/>
              <w:left w:val="nil"/>
              <w:bottom w:val="nil"/>
              <w:right w:val="nil"/>
            </w:tcBorders>
            <w:shd w:val="clear" w:color="auto" w:fill="auto"/>
            <w:noWrap/>
            <w:vAlign w:val="center"/>
            <w:hideMark/>
          </w:tcPr>
          <w:p w14:paraId="7F50392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43AEB6FC"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20AEC594" w14:textId="77777777" w:rsidR="00306498" w:rsidRPr="0092074D" w:rsidRDefault="00306498" w:rsidP="0092074D">
            <w:pPr>
              <w:jc w:val="center"/>
              <w:rPr>
                <w:color w:val="000000"/>
                <w:sz w:val="20"/>
                <w:szCs w:val="20"/>
              </w:rPr>
            </w:pPr>
            <w:r w:rsidRPr="0092074D">
              <w:rPr>
                <w:color w:val="000000"/>
                <w:sz w:val="20"/>
                <w:szCs w:val="20"/>
              </w:rPr>
              <w:t>4.54E-17</w:t>
            </w:r>
          </w:p>
        </w:tc>
        <w:tc>
          <w:tcPr>
            <w:tcW w:w="0" w:type="auto"/>
            <w:tcBorders>
              <w:top w:val="nil"/>
              <w:left w:val="nil"/>
              <w:bottom w:val="nil"/>
              <w:right w:val="nil"/>
            </w:tcBorders>
            <w:shd w:val="clear" w:color="auto" w:fill="auto"/>
            <w:noWrap/>
            <w:vAlign w:val="center"/>
            <w:hideMark/>
          </w:tcPr>
          <w:p w14:paraId="6BDE850C" w14:textId="77777777" w:rsidR="00306498" w:rsidRPr="0092074D" w:rsidRDefault="00306498" w:rsidP="0092074D">
            <w:pPr>
              <w:jc w:val="center"/>
              <w:rPr>
                <w:color w:val="000000"/>
                <w:sz w:val="20"/>
                <w:szCs w:val="20"/>
              </w:rPr>
            </w:pPr>
            <w:r w:rsidRPr="0092074D">
              <w:rPr>
                <w:color w:val="000000"/>
                <w:sz w:val="20"/>
                <w:szCs w:val="20"/>
              </w:rPr>
              <w:t>0.08</w:t>
            </w:r>
          </w:p>
        </w:tc>
        <w:tc>
          <w:tcPr>
            <w:tcW w:w="0" w:type="auto"/>
            <w:tcBorders>
              <w:top w:val="nil"/>
              <w:left w:val="nil"/>
              <w:bottom w:val="nil"/>
              <w:right w:val="nil"/>
            </w:tcBorders>
            <w:shd w:val="clear" w:color="auto" w:fill="auto"/>
            <w:noWrap/>
            <w:vAlign w:val="center"/>
            <w:hideMark/>
          </w:tcPr>
          <w:p w14:paraId="52A305BC" w14:textId="77777777" w:rsidR="00306498" w:rsidRPr="0092074D" w:rsidRDefault="00306498" w:rsidP="0092074D">
            <w:pPr>
              <w:jc w:val="center"/>
              <w:rPr>
                <w:color w:val="000000"/>
                <w:sz w:val="20"/>
                <w:szCs w:val="20"/>
              </w:rPr>
            </w:pPr>
            <w:r w:rsidRPr="0092074D">
              <w:rPr>
                <w:color w:val="000000"/>
                <w:sz w:val="20"/>
                <w:szCs w:val="20"/>
              </w:rPr>
              <w:t>0.46</w:t>
            </w:r>
          </w:p>
        </w:tc>
        <w:tc>
          <w:tcPr>
            <w:tcW w:w="0" w:type="auto"/>
            <w:tcBorders>
              <w:top w:val="nil"/>
              <w:left w:val="nil"/>
              <w:bottom w:val="nil"/>
              <w:right w:val="nil"/>
            </w:tcBorders>
            <w:shd w:val="clear" w:color="auto" w:fill="auto"/>
            <w:noWrap/>
            <w:vAlign w:val="center"/>
            <w:hideMark/>
          </w:tcPr>
          <w:p w14:paraId="531FD82F" w14:textId="77777777" w:rsidR="00306498" w:rsidRPr="0092074D" w:rsidRDefault="00306498" w:rsidP="0092074D">
            <w:pPr>
              <w:jc w:val="center"/>
              <w:rPr>
                <w:color w:val="000000"/>
                <w:sz w:val="20"/>
                <w:szCs w:val="20"/>
              </w:rPr>
            </w:pPr>
            <w:r w:rsidRPr="0092074D">
              <w:rPr>
                <w:color w:val="000000"/>
                <w:sz w:val="20"/>
                <w:szCs w:val="20"/>
              </w:rPr>
              <w:t>2.71</w:t>
            </w:r>
          </w:p>
        </w:tc>
      </w:tr>
      <w:tr w:rsidR="00306498" w:rsidRPr="0092074D" w14:paraId="0CCE2ECB" w14:textId="77777777" w:rsidTr="00E747E3">
        <w:trPr>
          <w:trHeight w:val="320"/>
          <w:jc w:val="center"/>
        </w:trPr>
        <w:tc>
          <w:tcPr>
            <w:tcW w:w="0" w:type="auto"/>
            <w:tcBorders>
              <w:top w:val="nil"/>
              <w:left w:val="nil"/>
              <w:bottom w:val="nil"/>
              <w:right w:val="nil"/>
            </w:tcBorders>
          </w:tcPr>
          <w:p w14:paraId="33817184" w14:textId="23E2CC37" w:rsidR="00306498" w:rsidRPr="0092074D" w:rsidRDefault="00306498" w:rsidP="0092074D">
            <w:pPr>
              <w:jc w:val="center"/>
              <w:rPr>
                <w:color w:val="000000"/>
                <w:sz w:val="20"/>
                <w:szCs w:val="20"/>
              </w:rPr>
            </w:pPr>
            <w:r>
              <w:rPr>
                <w:color w:val="000000"/>
                <w:sz w:val="20"/>
                <w:szCs w:val="20"/>
              </w:rPr>
              <w:t xml:space="preserve">2009 – 2012 </w:t>
            </w:r>
          </w:p>
        </w:tc>
        <w:tc>
          <w:tcPr>
            <w:tcW w:w="0" w:type="auto"/>
            <w:tcBorders>
              <w:top w:val="nil"/>
              <w:left w:val="nil"/>
              <w:bottom w:val="nil"/>
              <w:right w:val="nil"/>
            </w:tcBorders>
            <w:shd w:val="clear" w:color="auto" w:fill="auto"/>
            <w:noWrap/>
            <w:vAlign w:val="center"/>
            <w:hideMark/>
          </w:tcPr>
          <w:p w14:paraId="55A018D3" w14:textId="733781F4" w:rsidR="00306498" w:rsidRPr="0092074D" w:rsidRDefault="00306498" w:rsidP="0092074D">
            <w:pPr>
              <w:jc w:val="center"/>
              <w:rPr>
                <w:color w:val="000000"/>
                <w:sz w:val="20"/>
                <w:szCs w:val="20"/>
              </w:rPr>
            </w:pPr>
            <w:r w:rsidRPr="0092074D">
              <w:rPr>
                <w:color w:val="000000"/>
                <w:sz w:val="20"/>
                <w:szCs w:val="20"/>
              </w:rPr>
              <w:t>2015</w:t>
            </w:r>
          </w:p>
        </w:tc>
        <w:tc>
          <w:tcPr>
            <w:tcW w:w="0" w:type="auto"/>
            <w:tcBorders>
              <w:top w:val="nil"/>
              <w:left w:val="nil"/>
              <w:bottom w:val="nil"/>
              <w:right w:val="nil"/>
            </w:tcBorders>
            <w:shd w:val="clear" w:color="auto" w:fill="auto"/>
            <w:noWrap/>
            <w:vAlign w:val="center"/>
            <w:hideMark/>
          </w:tcPr>
          <w:p w14:paraId="79E52A1F"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678DCE70" w14:textId="77777777" w:rsidR="00306498" w:rsidRPr="0092074D" w:rsidRDefault="00306498" w:rsidP="0092074D">
            <w:pPr>
              <w:jc w:val="center"/>
              <w:rPr>
                <w:color w:val="000000"/>
                <w:sz w:val="20"/>
                <w:szCs w:val="20"/>
              </w:rPr>
            </w:pPr>
            <w:r w:rsidRPr="0092074D">
              <w:rPr>
                <w:color w:val="000000"/>
                <w:sz w:val="20"/>
                <w:szCs w:val="20"/>
              </w:rPr>
              <w:t>4.44E-10</w:t>
            </w:r>
          </w:p>
        </w:tc>
        <w:tc>
          <w:tcPr>
            <w:tcW w:w="0" w:type="auto"/>
            <w:tcBorders>
              <w:top w:val="nil"/>
              <w:left w:val="nil"/>
              <w:bottom w:val="nil"/>
              <w:right w:val="nil"/>
            </w:tcBorders>
            <w:shd w:val="clear" w:color="auto" w:fill="auto"/>
            <w:noWrap/>
            <w:vAlign w:val="center"/>
            <w:hideMark/>
          </w:tcPr>
          <w:p w14:paraId="46357D2C" w14:textId="77777777" w:rsidR="00306498" w:rsidRPr="0092074D" w:rsidRDefault="00306498" w:rsidP="0092074D">
            <w:pPr>
              <w:jc w:val="center"/>
              <w:rPr>
                <w:color w:val="000000"/>
                <w:sz w:val="20"/>
                <w:szCs w:val="20"/>
              </w:rPr>
            </w:pPr>
            <w:r w:rsidRPr="0092074D">
              <w:rPr>
                <w:color w:val="000000"/>
                <w:sz w:val="20"/>
                <w:szCs w:val="20"/>
              </w:rPr>
              <w:t>4.89E-17</w:t>
            </w:r>
          </w:p>
        </w:tc>
        <w:tc>
          <w:tcPr>
            <w:tcW w:w="0" w:type="auto"/>
            <w:tcBorders>
              <w:top w:val="nil"/>
              <w:left w:val="nil"/>
              <w:bottom w:val="nil"/>
              <w:right w:val="nil"/>
            </w:tcBorders>
            <w:shd w:val="clear" w:color="auto" w:fill="auto"/>
            <w:noWrap/>
            <w:vAlign w:val="center"/>
            <w:hideMark/>
          </w:tcPr>
          <w:p w14:paraId="0D0FDCB3"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4927F18" w14:textId="77777777" w:rsidR="00306498" w:rsidRPr="0092074D" w:rsidRDefault="00306498" w:rsidP="0092074D">
            <w:pPr>
              <w:jc w:val="center"/>
              <w:rPr>
                <w:color w:val="000000"/>
                <w:sz w:val="20"/>
                <w:szCs w:val="20"/>
              </w:rPr>
            </w:pPr>
            <w:r w:rsidRPr="0092074D">
              <w:rPr>
                <w:color w:val="000000"/>
                <w:sz w:val="20"/>
                <w:szCs w:val="20"/>
              </w:rPr>
              <w:t>0.59</w:t>
            </w:r>
          </w:p>
        </w:tc>
        <w:tc>
          <w:tcPr>
            <w:tcW w:w="0" w:type="auto"/>
            <w:tcBorders>
              <w:top w:val="nil"/>
              <w:left w:val="nil"/>
              <w:bottom w:val="nil"/>
              <w:right w:val="nil"/>
            </w:tcBorders>
            <w:shd w:val="clear" w:color="auto" w:fill="auto"/>
            <w:noWrap/>
            <w:vAlign w:val="center"/>
            <w:hideMark/>
          </w:tcPr>
          <w:p w14:paraId="73227ACE" w14:textId="77777777" w:rsidR="00306498" w:rsidRPr="0092074D" w:rsidRDefault="00306498" w:rsidP="0092074D">
            <w:pPr>
              <w:jc w:val="center"/>
              <w:rPr>
                <w:color w:val="000000"/>
                <w:sz w:val="20"/>
                <w:szCs w:val="20"/>
              </w:rPr>
            </w:pPr>
            <w:r w:rsidRPr="0092074D">
              <w:rPr>
                <w:color w:val="000000"/>
                <w:sz w:val="20"/>
                <w:szCs w:val="20"/>
              </w:rPr>
              <w:t>3.40</w:t>
            </w:r>
          </w:p>
        </w:tc>
      </w:tr>
      <w:tr w:rsidR="00306498" w:rsidRPr="0092074D" w14:paraId="2E5FA212" w14:textId="77777777" w:rsidTr="00E747E3">
        <w:trPr>
          <w:trHeight w:val="320"/>
          <w:jc w:val="center"/>
        </w:trPr>
        <w:tc>
          <w:tcPr>
            <w:tcW w:w="0" w:type="auto"/>
            <w:tcBorders>
              <w:top w:val="nil"/>
              <w:left w:val="nil"/>
              <w:bottom w:val="nil"/>
              <w:right w:val="nil"/>
            </w:tcBorders>
          </w:tcPr>
          <w:p w14:paraId="1C2E881D" w14:textId="41C70321" w:rsidR="00306498" w:rsidRPr="0092074D" w:rsidRDefault="00306498" w:rsidP="0092074D">
            <w:pPr>
              <w:jc w:val="center"/>
              <w:rPr>
                <w:color w:val="000000"/>
                <w:sz w:val="20"/>
                <w:szCs w:val="20"/>
              </w:rPr>
            </w:pPr>
            <w:r>
              <w:rPr>
                <w:color w:val="000000"/>
                <w:sz w:val="20"/>
                <w:szCs w:val="20"/>
              </w:rPr>
              <w:t>2010 - 2013</w:t>
            </w:r>
          </w:p>
        </w:tc>
        <w:tc>
          <w:tcPr>
            <w:tcW w:w="0" w:type="auto"/>
            <w:tcBorders>
              <w:top w:val="nil"/>
              <w:left w:val="nil"/>
              <w:bottom w:val="nil"/>
              <w:right w:val="nil"/>
            </w:tcBorders>
            <w:shd w:val="clear" w:color="auto" w:fill="auto"/>
            <w:noWrap/>
            <w:vAlign w:val="center"/>
            <w:hideMark/>
          </w:tcPr>
          <w:p w14:paraId="5CE5E242" w14:textId="07ECA2CF" w:rsidR="00306498" w:rsidRPr="0092074D" w:rsidRDefault="00306498" w:rsidP="0092074D">
            <w:pPr>
              <w:jc w:val="center"/>
              <w:rPr>
                <w:color w:val="000000"/>
                <w:sz w:val="20"/>
                <w:szCs w:val="20"/>
              </w:rPr>
            </w:pPr>
            <w:r w:rsidRPr="0092074D">
              <w:rPr>
                <w:color w:val="000000"/>
                <w:sz w:val="20"/>
                <w:szCs w:val="20"/>
              </w:rPr>
              <w:t>2016</w:t>
            </w:r>
          </w:p>
        </w:tc>
        <w:tc>
          <w:tcPr>
            <w:tcW w:w="0" w:type="auto"/>
            <w:tcBorders>
              <w:top w:val="nil"/>
              <w:left w:val="nil"/>
              <w:bottom w:val="nil"/>
              <w:right w:val="nil"/>
            </w:tcBorders>
            <w:shd w:val="clear" w:color="auto" w:fill="auto"/>
            <w:noWrap/>
            <w:vAlign w:val="center"/>
            <w:hideMark/>
          </w:tcPr>
          <w:p w14:paraId="7A25E6D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1B17049B"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5D187111" w14:textId="77777777" w:rsidR="00306498" w:rsidRPr="0092074D" w:rsidRDefault="00306498" w:rsidP="0092074D">
            <w:pPr>
              <w:jc w:val="center"/>
              <w:rPr>
                <w:color w:val="000000"/>
                <w:sz w:val="20"/>
                <w:szCs w:val="20"/>
              </w:rPr>
            </w:pPr>
            <w:r w:rsidRPr="0092074D">
              <w:rPr>
                <w:color w:val="000000"/>
                <w:sz w:val="20"/>
                <w:szCs w:val="20"/>
              </w:rPr>
              <w:t>4.72E-17</w:t>
            </w:r>
          </w:p>
        </w:tc>
        <w:tc>
          <w:tcPr>
            <w:tcW w:w="0" w:type="auto"/>
            <w:tcBorders>
              <w:top w:val="nil"/>
              <w:left w:val="nil"/>
              <w:bottom w:val="nil"/>
              <w:right w:val="nil"/>
            </w:tcBorders>
            <w:shd w:val="clear" w:color="auto" w:fill="auto"/>
            <w:noWrap/>
            <w:vAlign w:val="center"/>
            <w:hideMark/>
          </w:tcPr>
          <w:p w14:paraId="0DB69350"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03E1A63" w14:textId="77777777" w:rsidR="00306498" w:rsidRPr="0092074D" w:rsidRDefault="00306498" w:rsidP="0092074D">
            <w:pPr>
              <w:jc w:val="center"/>
              <w:rPr>
                <w:color w:val="000000"/>
                <w:sz w:val="20"/>
                <w:szCs w:val="20"/>
              </w:rPr>
            </w:pPr>
            <w:r w:rsidRPr="0092074D">
              <w:rPr>
                <w:color w:val="000000"/>
                <w:sz w:val="20"/>
                <w:szCs w:val="20"/>
              </w:rPr>
              <w:t>0.58</w:t>
            </w:r>
          </w:p>
        </w:tc>
        <w:tc>
          <w:tcPr>
            <w:tcW w:w="0" w:type="auto"/>
            <w:tcBorders>
              <w:top w:val="nil"/>
              <w:left w:val="nil"/>
              <w:bottom w:val="nil"/>
              <w:right w:val="nil"/>
            </w:tcBorders>
            <w:shd w:val="clear" w:color="auto" w:fill="auto"/>
            <w:noWrap/>
            <w:vAlign w:val="center"/>
            <w:hideMark/>
          </w:tcPr>
          <w:p w14:paraId="598715E4" w14:textId="77777777" w:rsidR="00306498" w:rsidRPr="0092074D" w:rsidRDefault="00306498" w:rsidP="0092074D">
            <w:pPr>
              <w:jc w:val="center"/>
              <w:rPr>
                <w:color w:val="000000"/>
                <w:sz w:val="20"/>
                <w:szCs w:val="20"/>
              </w:rPr>
            </w:pPr>
            <w:r w:rsidRPr="0092074D">
              <w:rPr>
                <w:color w:val="000000"/>
                <w:sz w:val="20"/>
                <w:szCs w:val="20"/>
              </w:rPr>
              <w:t>3.39</w:t>
            </w:r>
          </w:p>
        </w:tc>
      </w:tr>
      <w:tr w:rsidR="00306498" w:rsidRPr="0092074D" w14:paraId="0805068C" w14:textId="77777777" w:rsidTr="00E747E3">
        <w:trPr>
          <w:trHeight w:val="320"/>
          <w:jc w:val="center"/>
        </w:trPr>
        <w:tc>
          <w:tcPr>
            <w:tcW w:w="0" w:type="auto"/>
            <w:tcBorders>
              <w:top w:val="nil"/>
              <w:left w:val="nil"/>
              <w:bottom w:val="nil"/>
              <w:right w:val="nil"/>
            </w:tcBorders>
          </w:tcPr>
          <w:p w14:paraId="6BFA1D1F" w14:textId="6A64C4C3" w:rsidR="00306498" w:rsidRPr="0092074D" w:rsidRDefault="00306498" w:rsidP="0092074D">
            <w:pPr>
              <w:jc w:val="center"/>
              <w:rPr>
                <w:color w:val="000000"/>
                <w:sz w:val="20"/>
                <w:szCs w:val="20"/>
              </w:rPr>
            </w:pPr>
            <w:r>
              <w:rPr>
                <w:color w:val="000000"/>
                <w:sz w:val="20"/>
                <w:szCs w:val="20"/>
              </w:rPr>
              <w:t xml:space="preserve">2011 – 2014 </w:t>
            </w:r>
          </w:p>
        </w:tc>
        <w:tc>
          <w:tcPr>
            <w:tcW w:w="0" w:type="auto"/>
            <w:tcBorders>
              <w:top w:val="nil"/>
              <w:left w:val="nil"/>
              <w:bottom w:val="nil"/>
              <w:right w:val="nil"/>
            </w:tcBorders>
            <w:shd w:val="clear" w:color="auto" w:fill="auto"/>
            <w:noWrap/>
            <w:vAlign w:val="center"/>
            <w:hideMark/>
          </w:tcPr>
          <w:p w14:paraId="25D96901" w14:textId="40287AC1" w:rsidR="00306498" w:rsidRPr="0092074D" w:rsidRDefault="00306498" w:rsidP="0092074D">
            <w:pPr>
              <w:jc w:val="center"/>
              <w:rPr>
                <w:color w:val="000000"/>
                <w:sz w:val="20"/>
                <w:szCs w:val="20"/>
              </w:rPr>
            </w:pPr>
            <w:r w:rsidRPr="0092074D">
              <w:rPr>
                <w:color w:val="000000"/>
                <w:sz w:val="20"/>
                <w:szCs w:val="20"/>
              </w:rPr>
              <w:t>2017</w:t>
            </w:r>
          </w:p>
        </w:tc>
        <w:tc>
          <w:tcPr>
            <w:tcW w:w="0" w:type="auto"/>
            <w:tcBorders>
              <w:top w:val="nil"/>
              <w:left w:val="nil"/>
              <w:bottom w:val="nil"/>
              <w:right w:val="nil"/>
            </w:tcBorders>
            <w:shd w:val="clear" w:color="auto" w:fill="auto"/>
            <w:noWrap/>
            <w:vAlign w:val="center"/>
            <w:hideMark/>
          </w:tcPr>
          <w:p w14:paraId="209E0463" w14:textId="77777777" w:rsidR="00306498" w:rsidRPr="0092074D" w:rsidRDefault="00306498" w:rsidP="0092074D">
            <w:pPr>
              <w:jc w:val="center"/>
              <w:rPr>
                <w:color w:val="000000"/>
                <w:sz w:val="20"/>
                <w:szCs w:val="20"/>
              </w:rPr>
            </w:pPr>
            <w:r w:rsidRPr="0092074D">
              <w:rPr>
                <w:color w:val="000000"/>
                <w:sz w:val="20"/>
                <w:szCs w:val="20"/>
              </w:rPr>
              <w:t>1.89E-07</w:t>
            </w:r>
          </w:p>
        </w:tc>
        <w:tc>
          <w:tcPr>
            <w:tcW w:w="0" w:type="auto"/>
            <w:tcBorders>
              <w:top w:val="nil"/>
              <w:left w:val="nil"/>
              <w:bottom w:val="nil"/>
              <w:right w:val="nil"/>
            </w:tcBorders>
            <w:shd w:val="clear" w:color="auto" w:fill="auto"/>
            <w:noWrap/>
            <w:vAlign w:val="center"/>
            <w:hideMark/>
          </w:tcPr>
          <w:p w14:paraId="691B0634" w14:textId="77777777" w:rsidR="00306498" w:rsidRPr="0092074D" w:rsidRDefault="00306498" w:rsidP="0092074D">
            <w:pPr>
              <w:jc w:val="center"/>
              <w:rPr>
                <w:color w:val="000000"/>
                <w:sz w:val="20"/>
                <w:szCs w:val="20"/>
              </w:rPr>
            </w:pPr>
            <w:r w:rsidRPr="0092074D">
              <w:rPr>
                <w:color w:val="000000"/>
                <w:sz w:val="20"/>
                <w:szCs w:val="20"/>
              </w:rPr>
              <w:t>4.28E-10</w:t>
            </w:r>
          </w:p>
        </w:tc>
        <w:tc>
          <w:tcPr>
            <w:tcW w:w="0" w:type="auto"/>
            <w:tcBorders>
              <w:top w:val="nil"/>
              <w:left w:val="nil"/>
              <w:bottom w:val="nil"/>
              <w:right w:val="nil"/>
            </w:tcBorders>
            <w:shd w:val="clear" w:color="auto" w:fill="auto"/>
            <w:noWrap/>
            <w:vAlign w:val="center"/>
            <w:hideMark/>
          </w:tcPr>
          <w:p w14:paraId="4CC9FA97" w14:textId="77777777" w:rsidR="00306498" w:rsidRPr="0092074D" w:rsidRDefault="00306498" w:rsidP="0092074D">
            <w:pPr>
              <w:jc w:val="center"/>
              <w:rPr>
                <w:color w:val="000000"/>
                <w:sz w:val="20"/>
                <w:szCs w:val="20"/>
              </w:rPr>
            </w:pPr>
            <w:r w:rsidRPr="0092074D">
              <w:rPr>
                <w:color w:val="000000"/>
                <w:sz w:val="20"/>
                <w:szCs w:val="20"/>
              </w:rPr>
              <w:t>4.40E-17</w:t>
            </w:r>
          </w:p>
        </w:tc>
        <w:tc>
          <w:tcPr>
            <w:tcW w:w="0" w:type="auto"/>
            <w:tcBorders>
              <w:top w:val="nil"/>
              <w:left w:val="nil"/>
              <w:bottom w:val="nil"/>
              <w:right w:val="nil"/>
            </w:tcBorders>
            <w:shd w:val="clear" w:color="auto" w:fill="auto"/>
            <w:noWrap/>
            <w:vAlign w:val="center"/>
            <w:hideMark/>
          </w:tcPr>
          <w:p w14:paraId="7B9F5CCD"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BB81E88"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51781D33" w14:textId="77777777" w:rsidR="00306498" w:rsidRPr="0092074D" w:rsidRDefault="00306498" w:rsidP="0092074D">
            <w:pPr>
              <w:jc w:val="center"/>
              <w:rPr>
                <w:color w:val="000000"/>
                <w:sz w:val="20"/>
                <w:szCs w:val="20"/>
              </w:rPr>
            </w:pPr>
            <w:r w:rsidRPr="0092074D">
              <w:rPr>
                <w:color w:val="000000"/>
                <w:sz w:val="20"/>
                <w:szCs w:val="20"/>
              </w:rPr>
              <w:t>2.51</w:t>
            </w:r>
          </w:p>
        </w:tc>
      </w:tr>
      <w:tr w:rsidR="00306498" w:rsidRPr="0092074D" w14:paraId="23BCAE23" w14:textId="77777777" w:rsidTr="00E747E3">
        <w:trPr>
          <w:trHeight w:val="320"/>
          <w:jc w:val="center"/>
        </w:trPr>
        <w:tc>
          <w:tcPr>
            <w:tcW w:w="0" w:type="auto"/>
            <w:tcBorders>
              <w:top w:val="nil"/>
              <w:left w:val="nil"/>
              <w:bottom w:val="nil"/>
              <w:right w:val="nil"/>
            </w:tcBorders>
          </w:tcPr>
          <w:p w14:paraId="1CE709FC" w14:textId="56272214" w:rsidR="00306498" w:rsidRPr="0092074D" w:rsidRDefault="00306498" w:rsidP="0092074D">
            <w:pPr>
              <w:jc w:val="center"/>
              <w:rPr>
                <w:color w:val="000000"/>
                <w:sz w:val="20"/>
                <w:szCs w:val="20"/>
              </w:rPr>
            </w:pPr>
            <w:r>
              <w:rPr>
                <w:color w:val="000000"/>
                <w:sz w:val="20"/>
                <w:szCs w:val="20"/>
              </w:rPr>
              <w:t xml:space="preserve">2012 – 2015 </w:t>
            </w:r>
          </w:p>
        </w:tc>
        <w:tc>
          <w:tcPr>
            <w:tcW w:w="0" w:type="auto"/>
            <w:tcBorders>
              <w:top w:val="nil"/>
              <w:left w:val="nil"/>
              <w:bottom w:val="nil"/>
              <w:right w:val="nil"/>
            </w:tcBorders>
            <w:shd w:val="clear" w:color="auto" w:fill="auto"/>
            <w:noWrap/>
            <w:vAlign w:val="center"/>
            <w:hideMark/>
          </w:tcPr>
          <w:p w14:paraId="43D8D43E" w14:textId="753C1463" w:rsidR="00306498" w:rsidRPr="0092074D" w:rsidRDefault="00306498" w:rsidP="0092074D">
            <w:pPr>
              <w:jc w:val="center"/>
              <w:rPr>
                <w:color w:val="000000"/>
                <w:sz w:val="20"/>
                <w:szCs w:val="20"/>
              </w:rPr>
            </w:pPr>
            <w:r w:rsidRPr="0092074D">
              <w:rPr>
                <w:color w:val="000000"/>
                <w:sz w:val="20"/>
                <w:szCs w:val="20"/>
              </w:rPr>
              <w:t>2018</w:t>
            </w:r>
          </w:p>
        </w:tc>
        <w:tc>
          <w:tcPr>
            <w:tcW w:w="0" w:type="auto"/>
            <w:tcBorders>
              <w:top w:val="nil"/>
              <w:left w:val="nil"/>
              <w:bottom w:val="nil"/>
              <w:right w:val="nil"/>
            </w:tcBorders>
            <w:shd w:val="clear" w:color="auto" w:fill="auto"/>
            <w:noWrap/>
            <w:vAlign w:val="center"/>
            <w:hideMark/>
          </w:tcPr>
          <w:p w14:paraId="70532EE1"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423A5E35" w14:textId="77777777" w:rsidR="00306498" w:rsidRPr="0092074D" w:rsidRDefault="00306498" w:rsidP="0092074D">
            <w:pPr>
              <w:jc w:val="center"/>
              <w:rPr>
                <w:color w:val="000000"/>
                <w:sz w:val="20"/>
                <w:szCs w:val="20"/>
              </w:rPr>
            </w:pPr>
            <w:r w:rsidRPr="0092074D">
              <w:rPr>
                <w:color w:val="000000"/>
                <w:sz w:val="20"/>
                <w:szCs w:val="20"/>
              </w:rPr>
              <w:t>4.40E-10</w:t>
            </w:r>
          </w:p>
        </w:tc>
        <w:tc>
          <w:tcPr>
            <w:tcW w:w="0" w:type="auto"/>
            <w:tcBorders>
              <w:top w:val="nil"/>
              <w:left w:val="nil"/>
              <w:bottom w:val="nil"/>
              <w:right w:val="nil"/>
            </w:tcBorders>
            <w:shd w:val="clear" w:color="auto" w:fill="auto"/>
            <w:noWrap/>
            <w:vAlign w:val="center"/>
            <w:hideMark/>
          </w:tcPr>
          <w:p w14:paraId="543CE374" w14:textId="77777777" w:rsidR="00306498" w:rsidRPr="0092074D" w:rsidRDefault="00306498" w:rsidP="0092074D">
            <w:pPr>
              <w:jc w:val="center"/>
              <w:rPr>
                <w:color w:val="000000"/>
                <w:sz w:val="20"/>
                <w:szCs w:val="20"/>
              </w:rPr>
            </w:pPr>
            <w:r w:rsidRPr="0092074D">
              <w:rPr>
                <w:color w:val="000000"/>
                <w:sz w:val="20"/>
                <w:szCs w:val="20"/>
              </w:rPr>
              <w:t>4.75E-17</w:t>
            </w:r>
          </w:p>
        </w:tc>
        <w:tc>
          <w:tcPr>
            <w:tcW w:w="0" w:type="auto"/>
            <w:tcBorders>
              <w:top w:val="nil"/>
              <w:left w:val="nil"/>
              <w:bottom w:val="nil"/>
              <w:right w:val="nil"/>
            </w:tcBorders>
            <w:shd w:val="clear" w:color="auto" w:fill="auto"/>
            <w:noWrap/>
            <w:vAlign w:val="center"/>
            <w:hideMark/>
          </w:tcPr>
          <w:p w14:paraId="3EEECEEE"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bottom w:val="nil"/>
              <w:right w:val="nil"/>
            </w:tcBorders>
            <w:shd w:val="clear" w:color="auto" w:fill="auto"/>
            <w:noWrap/>
            <w:vAlign w:val="center"/>
            <w:hideMark/>
          </w:tcPr>
          <w:p w14:paraId="6A85489D" w14:textId="77777777" w:rsidR="00306498" w:rsidRPr="0092074D" w:rsidRDefault="00306498" w:rsidP="0092074D">
            <w:pPr>
              <w:jc w:val="center"/>
              <w:rPr>
                <w:color w:val="000000"/>
                <w:sz w:val="20"/>
                <w:szCs w:val="20"/>
              </w:rPr>
            </w:pPr>
            <w:r w:rsidRPr="0092074D">
              <w:rPr>
                <w:color w:val="000000"/>
                <w:sz w:val="20"/>
                <w:szCs w:val="20"/>
              </w:rPr>
              <w:t>0.27</w:t>
            </w:r>
          </w:p>
        </w:tc>
        <w:tc>
          <w:tcPr>
            <w:tcW w:w="0" w:type="auto"/>
            <w:tcBorders>
              <w:top w:val="nil"/>
              <w:left w:val="nil"/>
              <w:bottom w:val="nil"/>
              <w:right w:val="nil"/>
            </w:tcBorders>
            <w:shd w:val="clear" w:color="auto" w:fill="auto"/>
            <w:noWrap/>
            <w:vAlign w:val="center"/>
            <w:hideMark/>
          </w:tcPr>
          <w:p w14:paraId="163FAC2B" w14:textId="77777777" w:rsidR="00306498" w:rsidRPr="0092074D" w:rsidRDefault="00306498" w:rsidP="0092074D">
            <w:pPr>
              <w:jc w:val="center"/>
              <w:rPr>
                <w:color w:val="000000"/>
                <w:sz w:val="20"/>
                <w:szCs w:val="20"/>
              </w:rPr>
            </w:pPr>
            <w:r w:rsidRPr="0092074D">
              <w:rPr>
                <w:color w:val="000000"/>
                <w:sz w:val="20"/>
                <w:szCs w:val="20"/>
              </w:rPr>
              <w:t>1.53</w:t>
            </w:r>
          </w:p>
        </w:tc>
      </w:tr>
      <w:tr w:rsidR="00306498" w:rsidRPr="0092074D" w14:paraId="276E5DF9" w14:textId="77777777" w:rsidTr="00E747E3">
        <w:trPr>
          <w:trHeight w:val="320"/>
          <w:jc w:val="center"/>
        </w:trPr>
        <w:tc>
          <w:tcPr>
            <w:tcW w:w="0" w:type="auto"/>
            <w:tcBorders>
              <w:top w:val="nil"/>
              <w:left w:val="nil"/>
              <w:right w:val="nil"/>
            </w:tcBorders>
          </w:tcPr>
          <w:p w14:paraId="77485F1F" w14:textId="54E9B070" w:rsidR="00306498" w:rsidRPr="0092074D" w:rsidRDefault="00306498" w:rsidP="0092074D">
            <w:pPr>
              <w:jc w:val="center"/>
              <w:rPr>
                <w:color w:val="000000"/>
                <w:sz w:val="20"/>
                <w:szCs w:val="20"/>
              </w:rPr>
            </w:pPr>
            <w:r>
              <w:rPr>
                <w:color w:val="000000"/>
                <w:sz w:val="20"/>
                <w:szCs w:val="20"/>
              </w:rPr>
              <w:t>2013 – 2016</w:t>
            </w:r>
          </w:p>
        </w:tc>
        <w:tc>
          <w:tcPr>
            <w:tcW w:w="0" w:type="auto"/>
            <w:tcBorders>
              <w:top w:val="nil"/>
              <w:left w:val="nil"/>
              <w:right w:val="nil"/>
            </w:tcBorders>
            <w:shd w:val="clear" w:color="auto" w:fill="auto"/>
            <w:noWrap/>
            <w:vAlign w:val="center"/>
            <w:hideMark/>
          </w:tcPr>
          <w:p w14:paraId="18713741" w14:textId="6676D14D" w:rsidR="00306498" w:rsidRPr="0092074D" w:rsidRDefault="00306498" w:rsidP="0092074D">
            <w:pPr>
              <w:jc w:val="center"/>
              <w:rPr>
                <w:color w:val="000000"/>
                <w:sz w:val="20"/>
                <w:szCs w:val="20"/>
              </w:rPr>
            </w:pPr>
            <w:r w:rsidRPr="0092074D">
              <w:rPr>
                <w:color w:val="000000"/>
                <w:sz w:val="20"/>
                <w:szCs w:val="20"/>
              </w:rPr>
              <w:t>2019</w:t>
            </w:r>
          </w:p>
        </w:tc>
        <w:tc>
          <w:tcPr>
            <w:tcW w:w="0" w:type="auto"/>
            <w:tcBorders>
              <w:top w:val="nil"/>
              <w:left w:val="nil"/>
              <w:right w:val="nil"/>
            </w:tcBorders>
            <w:shd w:val="clear" w:color="auto" w:fill="auto"/>
            <w:noWrap/>
            <w:vAlign w:val="center"/>
            <w:hideMark/>
          </w:tcPr>
          <w:p w14:paraId="4A61777A" w14:textId="77777777" w:rsidR="00306498" w:rsidRPr="0092074D" w:rsidRDefault="00306498" w:rsidP="0092074D">
            <w:pPr>
              <w:jc w:val="center"/>
              <w:rPr>
                <w:color w:val="000000"/>
                <w:sz w:val="20"/>
                <w:szCs w:val="20"/>
              </w:rPr>
            </w:pPr>
            <w:r w:rsidRPr="0092074D">
              <w:rPr>
                <w:color w:val="000000"/>
                <w:sz w:val="20"/>
                <w:szCs w:val="20"/>
              </w:rPr>
              <w:t>2.00E-07</w:t>
            </w:r>
          </w:p>
        </w:tc>
        <w:tc>
          <w:tcPr>
            <w:tcW w:w="0" w:type="auto"/>
            <w:tcBorders>
              <w:top w:val="nil"/>
              <w:left w:val="nil"/>
              <w:right w:val="nil"/>
            </w:tcBorders>
            <w:shd w:val="clear" w:color="auto" w:fill="auto"/>
            <w:noWrap/>
            <w:vAlign w:val="center"/>
            <w:hideMark/>
          </w:tcPr>
          <w:p w14:paraId="18316C5F" w14:textId="77777777" w:rsidR="00306498" w:rsidRPr="0092074D" w:rsidRDefault="00306498" w:rsidP="0092074D">
            <w:pPr>
              <w:jc w:val="center"/>
              <w:rPr>
                <w:color w:val="000000"/>
                <w:sz w:val="20"/>
                <w:szCs w:val="20"/>
              </w:rPr>
            </w:pPr>
            <w:r w:rsidRPr="0092074D">
              <w:rPr>
                <w:color w:val="000000"/>
                <w:sz w:val="20"/>
                <w:szCs w:val="20"/>
              </w:rPr>
              <w:t>4.57E-10</w:t>
            </w:r>
          </w:p>
        </w:tc>
        <w:tc>
          <w:tcPr>
            <w:tcW w:w="0" w:type="auto"/>
            <w:tcBorders>
              <w:top w:val="nil"/>
              <w:left w:val="nil"/>
              <w:right w:val="nil"/>
            </w:tcBorders>
            <w:shd w:val="clear" w:color="auto" w:fill="auto"/>
            <w:noWrap/>
            <w:vAlign w:val="center"/>
            <w:hideMark/>
          </w:tcPr>
          <w:p w14:paraId="3B174550" w14:textId="77777777" w:rsidR="00306498" w:rsidRPr="0092074D" w:rsidRDefault="00306498" w:rsidP="0092074D">
            <w:pPr>
              <w:jc w:val="center"/>
              <w:rPr>
                <w:color w:val="000000"/>
                <w:sz w:val="20"/>
                <w:szCs w:val="20"/>
              </w:rPr>
            </w:pPr>
            <w:r w:rsidRPr="0092074D">
              <w:rPr>
                <w:color w:val="000000"/>
                <w:sz w:val="20"/>
                <w:szCs w:val="20"/>
              </w:rPr>
              <w:t>4.93E-17</w:t>
            </w:r>
          </w:p>
        </w:tc>
        <w:tc>
          <w:tcPr>
            <w:tcW w:w="0" w:type="auto"/>
            <w:tcBorders>
              <w:top w:val="nil"/>
              <w:left w:val="nil"/>
              <w:right w:val="nil"/>
            </w:tcBorders>
            <w:shd w:val="clear" w:color="auto" w:fill="auto"/>
            <w:noWrap/>
            <w:vAlign w:val="center"/>
            <w:hideMark/>
          </w:tcPr>
          <w:p w14:paraId="06CAEEE0"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right w:val="nil"/>
            </w:tcBorders>
            <w:shd w:val="clear" w:color="auto" w:fill="auto"/>
            <w:noWrap/>
            <w:vAlign w:val="center"/>
            <w:hideMark/>
          </w:tcPr>
          <w:p w14:paraId="323AAE90" w14:textId="77777777" w:rsidR="00306498" w:rsidRPr="0092074D" w:rsidRDefault="00306498" w:rsidP="0092074D">
            <w:pPr>
              <w:jc w:val="center"/>
              <w:rPr>
                <w:color w:val="000000"/>
                <w:sz w:val="20"/>
                <w:szCs w:val="20"/>
              </w:rPr>
            </w:pPr>
            <w:r w:rsidRPr="0092074D">
              <w:rPr>
                <w:color w:val="000000"/>
                <w:sz w:val="20"/>
                <w:szCs w:val="20"/>
              </w:rPr>
              <w:t>0.28</w:t>
            </w:r>
          </w:p>
        </w:tc>
        <w:tc>
          <w:tcPr>
            <w:tcW w:w="0" w:type="auto"/>
            <w:tcBorders>
              <w:top w:val="nil"/>
              <w:left w:val="nil"/>
              <w:right w:val="nil"/>
            </w:tcBorders>
            <w:shd w:val="clear" w:color="auto" w:fill="auto"/>
            <w:noWrap/>
            <w:vAlign w:val="center"/>
            <w:hideMark/>
          </w:tcPr>
          <w:p w14:paraId="1047A414" w14:textId="77777777" w:rsidR="00306498" w:rsidRPr="0092074D" w:rsidRDefault="00306498" w:rsidP="0092074D">
            <w:pPr>
              <w:jc w:val="center"/>
              <w:rPr>
                <w:color w:val="000000"/>
                <w:sz w:val="20"/>
                <w:szCs w:val="20"/>
              </w:rPr>
            </w:pPr>
            <w:r w:rsidRPr="0092074D">
              <w:rPr>
                <w:color w:val="000000"/>
                <w:sz w:val="20"/>
                <w:szCs w:val="20"/>
              </w:rPr>
              <w:t>1.57</w:t>
            </w:r>
          </w:p>
        </w:tc>
      </w:tr>
      <w:tr w:rsidR="00306498" w:rsidRPr="0092074D" w14:paraId="63EE2772" w14:textId="77777777" w:rsidTr="00E747E3">
        <w:trPr>
          <w:trHeight w:val="320"/>
          <w:jc w:val="center"/>
        </w:trPr>
        <w:tc>
          <w:tcPr>
            <w:tcW w:w="0" w:type="auto"/>
            <w:tcBorders>
              <w:top w:val="nil"/>
              <w:left w:val="nil"/>
              <w:bottom w:val="single" w:sz="4" w:space="0" w:color="auto"/>
              <w:right w:val="nil"/>
            </w:tcBorders>
          </w:tcPr>
          <w:p w14:paraId="02FE9162" w14:textId="6AA98DB4" w:rsidR="00306498" w:rsidRPr="0092074D" w:rsidRDefault="00306498" w:rsidP="0092074D">
            <w:pPr>
              <w:jc w:val="center"/>
              <w:rPr>
                <w:color w:val="000000"/>
                <w:sz w:val="20"/>
                <w:szCs w:val="20"/>
              </w:rPr>
            </w:pPr>
            <w:r>
              <w:rPr>
                <w:color w:val="000000"/>
                <w:sz w:val="20"/>
                <w:szCs w:val="20"/>
              </w:rPr>
              <w:t xml:space="preserve">2014 – 2020 </w:t>
            </w:r>
          </w:p>
        </w:tc>
        <w:tc>
          <w:tcPr>
            <w:tcW w:w="0" w:type="auto"/>
            <w:tcBorders>
              <w:top w:val="nil"/>
              <w:left w:val="nil"/>
              <w:bottom w:val="single" w:sz="4" w:space="0" w:color="auto"/>
              <w:right w:val="nil"/>
            </w:tcBorders>
            <w:shd w:val="clear" w:color="auto" w:fill="auto"/>
            <w:noWrap/>
            <w:vAlign w:val="center"/>
            <w:hideMark/>
          </w:tcPr>
          <w:p w14:paraId="5017D09B" w14:textId="2E761489" w:rsidR="00306498" w:rsidRPr="0092074D" w:rsidRDefault="00306498" w:rsidP="0092074D">
            <w:pPr>
              <w:jc w:val="center"/>
              <w:rPr>
                <w:color w:val="000000"/>
                <w:sz w:val="20"/>
                <w:szCs w:val="20"/>
              </w:rPr>
            </w:pPr>
            <w:r w:rsidRPr="0092074D">
              <w:rPr>
                <w:color w:val="000000"/>
                <w:sz w:val="20"/>
                <w:szCs w:val="20"/>
              </w:rPr>
              <w:t>2020</w:t>
            </w:r>
          </w:p>
        </w:tc>
        <w:tc>
          <w:tcPr>
            <w:tcW w:w="0" w:type="auto"/>
            <w:tcBorders>
              <w:top w:val="nil"/>
              <w:left w:val="nil"/>
              <w:bottom w:val="single" w:sz="4" w:space="0" w:color="auto"/>
              <w:right w:val="nil"/>
            </w:tcBorders>
            <w:shd w:val="clear" w:color="auto" w:fill="auto"/>
            <w:noWrap/>
            <w:vAlign w:val="center"/>
            <w:hideMark/>
          </w:tcPr>
          <w:p w14:paraId="3CAA9829" w14:textId="77777777" w:rsidR="00306498" w:rsidRPr="0092074D" w:rsidRDefault="00306498" w:rsidP="0092074D">
            <w:pPr>
              <w:jc w:val="center"/>
              <w:rPr>
                <w:color w:val="000000"/>
                <w:sz w:val="20"/>
                <w:szCs w:val="20"/>
              </w:rPr>
            </w:pPr>
            <w:r w:rsidRPr="0092074D">
              <w:rPr>
                <w:color w:val="000000"/>
                <w:sz w:val="20"/>
                <w:szCs w:val="20"/>
              </w:rPr>
              <w:t>1.77E-07</w:t>
            </w:r>
          </w:p>
        </w:tc>
        <w:tc>
          <w:tcPr>
            <w:tcW w:w="0" w:type="auto"/>
            <w:tcBorders>
              <w:top w:val="nil"/>
              <w:left w:val="nil"/>
              <w:bottom w:val="single" w:sz="4" w:space="0" w:color="auto"/>
              <w:right w:val="nil"/>
            </w:tcBorders>
            <w:shd w:val="clear" w:color="auto" w:fill="auto"/>
            <w:noWrap/>
            <w:vAlign w:val="center"/>
            <w:hideMark/>
          </w:tcPr>
          <w:p w14:paraId="779C2C2A" w14:textId="77777777" w:rsidR="00306498" w:rsidRPr="0092074D" w:rsidRDefault="00306498" w:rsidP="0092074D">
            <w:pPr>
              <w:jc w:val="center"/>
              <w:rPr>
                <w:color w:val="000000"/>
                <w:sz w:val="20"/>
                <w:szCs w:val="20"/>
              </w:rPr>
            </w:pPr>
            <w:r w:rsidRPr="0092074D">
              <w:rPr>
                <w:color w:val="000000"/>
                <w:sz w:val="20"/>
                <w:szCs w:val="20"/>
              </w:rPr>
              <w:t>4.01E-10</w:t>
            </w:r>
          </w:p>
        </w:tc>
        <w:tc>
          <w:tcPr>
            <w:tcW w:w="0" w:type="auto"/>
            <w:tcBorders>
              <w:top w:val="nil"/>
              <w:left w:val="nil"/>
              <w:bottom w:val="single" w:sz="4" w:space="0" w:color="auto"/>
              <w:right w:val="nil"/>
            </w:tcBorders>
            <w:shd w:val="clear" w:color="auto" w:fill="auto"/>
            <w:noWrap/>
            <w:vAlign w:val="center"/>
            <w:hideMark/>
          </w:tcPr>
          <w:p w14:paraId="3D574E34" w14:textId="77777777" w:rsidR="00306498" w:rsidRPr="0092074D" w:rsidRDefault="00306498" w:rsidP="0092074D">
            <w:pPr>
              <w:jc w:val="center"/>
              <w:rPr>
                <w:color w:val="000000"/>
                <w:sz w:val="20"/>
                <w:szCs w:val="20"/>
              </w:rPr>
            </w:pPr>
            <w:r w:rsidRPr="0092074D">
              <w:rPr>
                <w:color w:val="000000"/>
                <w:sz w:val="20"/>
                <w:szCs w:val="20"/>
              </w:rPr>
              <w:t>3.83E-17</w:t>
            </w:r>
          </w:p>
        </w:tc>
        <w:tc>
          <w:tcPr>
            <w:tcW w:w="0" w:type="auto"/>
            <w:tcBorders>
              <w:top w:val="nil"/>
              <w:left w:val="nil"/>
              <w:bottom w:val="single" w:sz="4" w:space="0" w:color="auto"/>
              <w:right w:val="nil"/>
            </w:tcBorders>
            <w:shd w:val="clear" w:color="auto" w:fill="auto"/>
            <w:noWrap/>
            <w:vAlign w:val="center"/>
            <w:hideMark/>
          </w:tcPr>
          <w:p w14:paraId="595FFFF9" w14:textId="77777777" w:rsidR="00306498" w:rsidRPr="0092074D" w:rsidRDefault="00306498" w:rsidP="0092074D">
            <w:pPr>
              <w:jc w:val="center"/>
              <w:rPr>
                <w:color w:val="000000"/>
                <w:sz w:val="20"/>
                <w:szCs w:val="20"/>
              </w:rPr>
            </w:pPr>
            <w:r w:rsidRPr="0092074D">
              <w:rPr>
                <w:color w:val="000000"/>
                <w:sz w:val="20"/>
                <w:szCs w:val="20"/>
              </w:rPr>
              <w:t>0.04</w:t>
            </w:r>
          </w:p>
        </w:tc>
        <w:tc>
          <w:tcPr>
            <w:tcW w:w="0" w:type="auto"/>
            <w:tcBorders>
              <w:top w:val="nil"/>
              <w:left w:val="nil"/>
              <w:bottom w:val="single" w:sz="4" w:space="0" w:color="auto"/>
              <w:right w:val="nil"/>
            </w:tcBorders>
            <w:shd w:val="clear" w:color="auto" w:fill="auto"/>
            <w:noWrap/>
            <w:vAlign w:val="center"/>
            <w:hideMark/>
          </w:tcPr>
          <w:p w14:paraId="52EBE08D" w14:textId="77777777" w:rsidR="00306498" w:rsidRPr="0092074D" w:rsidRDefault="00306498" w:rsidP="0092074D">
            <w:pPr>
              <w:jc w:val="center"/>
              <w:rPr>
                <w:color w:val="000000"/>
                <w:sz w:val="20"/>
                <w:szCs w:val="20"/>
              </w:rPr>
            </w:pPr>
            <w:r w:rsidRPr="0092074D">
              <w:rPr>
                <w:color w:val="000000"/>
                <w:sz w:val="20"/>
                <w:szCs w:val="20"/>
              </w:rPr>
              <w:t>0.23</w:t>
            </w:r>
          </w:p>
        </w:tc>
        <w:tc>
          <w:tcPr>
            <w:tcW w:w="0" w:type="auto"/>
            <w:tcBorders>
              <w:top w:val="nil"/>
              <w:left w:val="nil"/>
              <w:bottom w:val="single" w:sz="4" w:space="0" w:color="auto"/>
              <w:right w:val="nil"/>
            </w:tcBorders>
            <w:shd w:val="clear" w:color="auto" w:fill="auto"/>
            <w:noWrap/>
            <w:vAlign w:val="center"/>
            <w:hideMark/>
          </w:tcPr>
          <w:p w14:paraId="3E126D0B" w14:textId="77777777" w:rsidR="00306498" w:rsidRPr="0092074D" w:rsidRDefault="00306498" w:rsidP="0092074D">
            <w:pPr>
              <w:jc w:val="center"/>
              <w:rPr>
                <w:color w:val="000000"/>
                <w:sz w:val="20"/>
                <w:szCs w:val="20"/>
              </w:rPr>
            </w:pPr>
            <w:r w:rsidRPr="0092074D">
              <w:rPr>
                <w:color w:val="000000"/>
                <w:sz w:val="20"/>
                <w:szCs w:val="20"/>
              </w:rPr>
              <w:t>1.34</w:t>
            </w:r>
          </w:p>
        </w:tc>
      </w:tr>
    </w:tbl>
    <w:p w14:paraId="5A91408F" w14:textId="47413A7A" w:rsidR="0092074D" w:rsidRPr="00746F07" w:rsidRDefault="00746F07" w:rsidP="00306498">
      <w:pPr>
        <w:spacing w:line="360" w:lineRule="auto"/>
        <w:ind w:left="720" w:right="630"/>
        <w:rPr>
          <w:sz w:val="20"/>
          <w:szCs w:val="20"/>
        </w:rPr>
      </w:pPr>
      <w:r w:rsidRPr="00746F07">
        <w:rPr>
          <w:b/>
          <w:bCs/>
          <w:sz w:val="20"/>
          <w:szCs w:val="20"/>
        </w:rPr>
        <w:t>Table A1</w:t>
      </w:r>
      <w:r w:rsidR="00E747E3">
        <w:rPr>
          <w:b/>
          <w:bCs/>
          <w:sz w:val="20"/>
          <w:szCs w:val="20"/>
        </w:rPr>
        <w:t>.</w:t>
      </w:r>
      <w:r w:rsidRPr="00746F07">
        <w:rPr>
          <w:b/>
          <w:bCs/>
          <w:sz w:val="20"/>
          <w:szCs w:val="20"/>
        </w:rPr>
        <w:t xml:space="preserve"> </w:t>
      </w:r>
      <w:r>
        <w:rPr>
          <w:sz w:val="20"/>
          <w:szCs w:val="20"/>
        </w:rPr>
        <w:t>Cumulative</w:t>
      </w:r>
      <w:r w:rsidRPr="00114ECB">
        <w:rPr>
          <w:sz w:val="20"/>
        </w:rPr>
        <w:t xml:space="preserve"> non-exclusion probabilities</w:t>
      </w:r>
      <w:r>
        <w:rPr>
          <w:sz w:val="20"/>
          <w:szCs w:val="20"/>
        </w:rPr>
        <w:t xml:space="preserve"> based on 11 microsatellite loci for the identification of the first parent (NE.1P), second parent (NE.2P), and parent pairs (NE.PP) </w:t>
      </w:r>
      <w:r w:rsidRPr="00114ECB">
        <w:rPr>
          <w:sz w:val="20"/>
        </w:rPr>
        <w:t xml:space="preserve">for each offspring year and </w:t>
      </w:r>
      <w:r>
        <w:rPr>
          <w:sz w:val="20"/>
          <w:szCs w:val="20"/>
        </w:rPr>
        <w:t>its</w:t>
      </w:r>
      <w:r w:rsidRPr="00114ECB">
        <w:rPr>
          <w:sz w:val="20"/>
        </w:rPr>
        <w:t xml:space="preserve"> set of candidate parents. </w:t>
      </w:r>
      <w:r>
        <w:rPr>
          <w:sz w:val="20"/>
          <w:szCs w:val="20"/>
        </w:rPr>
        <w:t>The expected number of false parent-</w:t>
      </w:r>
      <w:r w:rsidRPr="00114ECB">
        <w:rPr>
          <w:sz w:val="20"/>
        </w:rPr>
        <w:t xml:space="preserve">offspring </w:t>
      </w:r>
      <w:r>
        <w:rPr>
          <w:sz w:val="20"/>
          <w:szCs w:val="20"/>
        </w:rPr>
        <w:t>pairs for each offspring year given zero (EFP.0), one (EFP.1) and two (EFP.2) genotype mismatches</w:t>
      </w:r>
      <w:r w:rsidR="0048051B" w:rsidRPr="00114ECB">
        <w:rPr>
          <w:sz w:val="20"/>
        </w:rPr>
        <w:t xml:space="preserve"> is </w:t>
      </w:r>
      <w:r w:rsidR="0048051B">
        <w:rPr>
          <w:sz w:val="20"/>
          <w:szCs w:val="20"/>
        </w:rPr>
        <w:t>also presented</w:t>
      </w:r>
      <w:r>
        <w:rPr>
          <w:sz w:val="20"/>
          <w:szCs w:val="20"/>
        </w:rPr>
        <w:t xml:space="preserve">. </w:t>
      </w:r>
    </w:p>
    <w:p w14:paraId="2B090CA0" w14:textId="6EA91480" w:rsidR="00746F07" w:rsidRDefault="00746F07" w:rsidP="005C6AE6">
      <w:pPr>
        <w:spacing w:line="360" w:lineRule="auto"/>
      </w:pPr>
    </w:p>
    <w:p w14:paraId="67846BA8" w14:textId="252F319D" w:rsidR="00E747E3" w:rsidRDefault="00E747E3">
      <w:r>
        <w:br w:type="page"/>
      </w:r>
    </w:p>
    <w:tbl>
      <w:tblPr>
        <w:tblW w:w="5000" w:type="pct"/>
        <w:tblLook w:val="04A0" w:firstRow="1" w:lastRow="0" w:firstColumn="1" w:lastColumn="0" w:noHBand="0" w:noVBand="1"/>
      </w:tblPr>
      <w:tblGrid>
        <w:gridCol w:w="1522"/>
        <w:gridCol w:w="896"/>
        <w:gridCol w:w="896"/>
        <w:gridCol w:w="896"/>
        <w:gridCol w:w="896"/>
        <w:gridCol w:w="896"/>
        <w:gridCol w:w="897"/>
        <w:gridCol w:w="1111"/>
        <w:gridCol w:w="1350"/>
      </w:tblGrid>
      <w:tr w:rsidR="00E747E3" w14:paraId="1B4B087A" w14:textId="77777777" w:rsidTr="00E747E3">
        <w:trPr>
          <w:trHeight w:val="288"/>
          <w:tblHeader/>
        </w:trPr>
        <w:tc>
          <w:tcPr>
            <w:tcW w:w="527" w:type="pct"/>
            <w:tcBorders>
              <w:top w:val="single" w:sz="4" w:space="0" w:color="auto"/>
              <w:left w:val="nil"/>
              <w:bottom w:val="single" w:sz="4" w:space="0" w:color="auto"/>
              <w:right w:val="nil"/>
            </w:tcBorders>
            <w:shd w:val="clear" w:color="auto" w:fill="auto"/>
            <w:noWrap/>
            <w:vAlign w:val="center"/>
            <w:hideMark/>
          </w:tcPr>
          <w:p w14:paraId="2B01E1F3"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lastRenderedPageBreak/>
              <w:t>Offspring Year</w:t>
            </w:r>
          </w:p>
        </w:tc>
        <w:tc>
          <w:tcPr>
            <w:tcW w:w="527" w:type="pct"/>
            <w:tcBorders>
              <w:top w:val="single" w:sz="4" w:space="0" w:color="auto"/>
              <w:left w:val="nil"/>
              <w:bottom w:val="single" w:sz="4" w:space="0" w:color="auto"/>
              <w:right w:val="nil"/>
            </w:tcBorders>
            <w:shd w:val="clear" w:color="auto" w:fill="auto"/>
            <w:noWrap/>
            <w:vAlign w:val="center"/>
            <w:hideMark/>
          </w:tcPr>
          <w:p w14:paraId="0245FD73"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Marker</w:t>
            </w:r>
          </w:p>
        </w:tc>
        <w:tc>
          <w:tcPr>
            <w:tcW w:w="527" w:type="pct"/>
            <w:tcBorders>
              <w:top w:val="single" w:sz="4" w:space="0" w:color="auto"/>
              <w:left w:val="nil"/>
              <w:bottom w:val="single" w:sz="4" w:space="0" w:color="auto"/>
              <w:right w:val="nil"/>
            </w:tcBorders>
            <w:shd w:val="clear" w:color="auto" w:fill="auto"/>
            <w:noWrap/>
            <w:vAlign w:val="center"/>
            <w:hideMark/>
          </w:tcPr>
          <w:p w14:paraId="5218D3E8"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PIC</w:t>
            </w:r>
          </w:p>
        </w:tc>
        <w:tc>
          <w:tcPr>
            <w:tcW w:w="527" w:type="pct"/>
            <w:tcBorders>
              <w:top w:val="single" w:sz="4" w:space="0" w:color="auto"/>
              <w:left w:val="nil"/>
              <w:bottom w:val="single" w:sz="4" w:space="0" w:color="auto"/>
              <w:right w:val="nil"/>
            </w:tcBorders>
            <w:shd w:val="clear" w:color="auto" w:fill="auto"/>
            <w:noWrap/>
            <w:vAlign w:val="center"/>
            <w:hideMark/>
          </w:tcPr>
          <w:p w14:paraId="1D864ECA"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k</w:t>
            </w:r>
          </w:p>
        </w:tc>
        <w:tc>
          <w:tcPr>
            <w:tcW w:w="527" w:type="pct"/>
            <w:tcBorders>
              <w:top w:val="single" w:sz="4" w:space="0" w:color="auto"/>
              <w:left w:val="nil"/>
              <w:bottom w:val="single" w:sz="4" w:space="0" w:color="auto"/>
              <w:right w:val="nil"/>
            </w:tcBorders>
            <w:shd w:val="clear" w:color="auto" w:fill="auto"/>
            <w:noWrap/>
            <w:vAlign w:val="center"/>
            <w:hideMark/>
          </w:tcPr>
          <w:p w14:paraId="44896E41"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O</w:t>
            </w:r>
          </w:p>
        </w:tc>
        <w:tc>
          <w:tcPr>
            <w:tcW w:w="527" w:type="pct"/>
            <w:tcBorders>
              <w:top w:val="single" w:sz="4" w:space="0" w:color="auto"/>
              <w:left w:val="nil"/>
              <w:bottom w:val="single" w:sz="4" w:space="0" w:color="auto"/>
              <w:right w:val="nil"/>
            </w:tcBorders>
            <w:shd w:val="clear" w:color="auto" w:fill="auto"/>
            <w:noWrap/>
            <w:vAlign w:val="center"/>
            <w:hideMark/>
          </w:tcPr>
          <w:p w14:paraId="67578967"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E</w:t>
            </w:r>
          </w:p>
        </w:tc>
        <w:tc>
          <w:tcPr>
            <w:tcW w:w="527" w:type="pct"/>
            <w:tcBorders>
              <w:top w:val="single" w:sz="4" w:space="0" w:color="auto"/>
              <w:left w:val="nil"/>
              <w:bottom w:val="single" w:sz="4" w:space="0" w:color="auto"/>
              <w:right w:val="nil"/>
            </w:tcBorders>
            <w:shd w:val="clear" w:color="auto" w:fill="auto"/>
            <w:noWrap/>
            <w:vAlign w:val="center"/>
            <w:hideMark/>
          </w:tcPr>
          <w:p w14:paraId="243F33CC" w14:textId="13EAA4E4" w:rsidR="00E747E3" w:rsidRDefault="00E747E3">
            <w:pPr>
              <w:jc w:val="center"/>
              <w:rPr>
                <w:rFonts w:ascii="Times" w:hAnsi="Times" w:cs="Calibri"/>
                <w:b/>
                <w:bCs/>
                <w:color w:val="000000"/>
                <w:sz w:val="20"/>
                <w:szCs w:val="20"/>
              </w:rPr>
            </w:pPr>
            <w:r>
              <w:rPr>
                <w:rFonts w:ascii="Times" w:hAnsi="Times" w:cs="Calibri"/>
                <w:b/>
                <w:bCs/>
                <w:color w:val="000000"/>
                <w:sz w:val="20"/>
                <w:szCs w:val="20"/>
              </w:rPr>
              <w:t>HW</w:t>
            </w:r>
          </w:p>
        </w:tc>
        <w:tc>
          <w:tcPr>
            <w:tcW w:w="542" w:type="pct"/>
            <w:tcBorders>
              <w:top w:val="single" w:sz="4" w:space="0" w:color="auto"/>
              <w:left w:val="nil"/>
              <w:bottom w:val="single" w:sz="4" w:space="0" w:color="auto"/>
              <w:right w:val="nil"/>
            </w:tcBorders>
            <w:shd w:val="clear" w:color="auto" w:fill="auto"/>
            <w:noWrap/>
            <w:vAlign w:val="center"/>
            <w:hideMark/>
          </w:tcPr>
          <w:p w14:paraId="27B2EADC" w14:textId="118B842C" w:rsidR="00E747E3" w:rsidRDefault="00E747E3">
            <w:pPr>
              <w:jc w:val="center"/>
              <w:rPr>
                <w:rFonts w:ascii="Times" w:hAnsi="Times" w:cs="Calibri"/>
                <w:b/>
                <w:bCs/>
                <w:color w:val="000000"/>
                <w:sz w:val="20"/>
                <w:szCs w:val="20"/>
              </w:rPr>
            </w:pPr>
            <w:r>
              <w:rPr>
                <w:rFonts w:ascii="Times" w:hAnsi="Times" w:cs="Calibri"/>
                <w:b/>
                <w:bCs/>
                <w:color w:val="000000"/>
                <w:sz w:val="20"/>
                <w:szCs w:val="20"/>
              </w:rPr>
              <w:t>ADO Rate</w:t>
            </w:r>
          </w:p>
        </w:tc>
        <w:tc>
          <w:tcPr>
            <w:tcW w:w="772" w:type="pct"/>
            <w:tcBorders>
              <w:top w:val="single" w:sz="4" w:space="0" w:color="auto"/>
              <w:left w:val="nil"/>
              <w:bottom w:val="single" w:sz="4" w:space="0" w:color="auto"/>
              <w:right w:val="nil"/>
            </w:tcBorders>
            <w:shd w:val="clear" w:color="auto" w:fill="auto"/>
            <w:noWrap/>
            <w:vAlign w:val="center"/>
            <w:hideMark/>
          </w:tcPr>
          <w:p w14:paraId="15E8B3EB" w14:textId="791D4FEC" w:rsidR="00E747E3" w:rsidRDefault="00E747E3">
            <w:pPr>
              <w:jc w:val="center"/>
              <w:rPr>
                <w:rFonts w:ascii="Times" w:hAnsi="Times" w:cs="Calibri"/>
                <w:b/>
                <w:bCs/>
                <w:color w:val="000000"/>
                <w:sz w:val="20"/>
                <w:szCs w:val="20"/>
              </w:rPr>
            </w:pPr>
            <w:r>
              <w:rPr>
                <w:rFonts w:ascii="Times" w:hAnsi="Times" w:cs="Calibri"/>
                <w:b/>
                <w:bCs/>
                <w:color w:val="000000"/>
                <w:sz w:val="20"/>
                <w:szCs w:val="20"/>
              </w:rPr>
              <w:t>Miscall Rate</w:t>
            </w:r>
          </w:p>
        </w:tc>
      </w:tr>
      <w:tr w:rsidR="00E747E3" w14:paraId="04EC2B6D" w14:textId="77777777" w:rsidTr="00E747E3">
        <w:trPr>
          <w:trHeight w:val="288"/>
        </w:trPr>
        <w:tc>
          <w:tcPr>
            <w:tcW w:w="527" w:type="pct"/>
            <w:tcBorders>
              <w:top w:val="single" w:sz="4" w:space="0" w:color="auto"/>
              <w:left w:val="nil"/>
              <w:bottom w:val="nil"/>
              <w:right w:val="nil"/>
            </w:tcBorders>
            <w:shd w:val="clear" w:color="auto" w:fill="auto"/>
            <w:noWrap/>
            <w:vAlign w:val="center"/>
            <w:hideMark/>
          </w:tcPr>
          <w:p w14:paraId="2890FC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single" w:sz="4" w:space="0" w:color="auto"/>
              <w:left w:val="nil"/>
              <w:bottom w:val="nil"/>
              <w:right w:val="nil"/>
            </w:tcBorders>
            <w:shd w:val="clear" w:color="auto" w:fill="auto"/>
            <w:noWrap/>
            <w:vAlign w:val="center"/>
            <w:hideMark/>
          </w:tcPr>
          <w:p w14:paraId="5D31903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single" w:sz="4" w:space="0" w:color="auto"/>
              <w:left w:val="nil"/>
              <w:bottom w:val="nil"/>
              <w:right w:val="nil"/>
            </w:tcBorders>
            <w:shd w:val="clear" w:color="auto" w:fill="auto"/>
            <w:noWrap/>
            <w:vAlign w:val="center"/>
            <w:hideMark/>
          </w:tcPr>
          <w:p w14:paraId="51771A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single" w:sz="4" w:space="0" w:color="auto"/>
              <w:left w:val="nil"/>
              <w:bottom w:val="nil"/>
              <w:right w:val="nil"/>
            </w:tcBorders>
            <w:shd w:val="clear" w:color="auto" w:fill="auto"/>
            <w:noWrap/>
            <w:vAlign w:val="center"/>
            <w:hideMark/>
          </w:tcPr>
          <w:p w14:paraId="6130214B"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single" w:sz="4" w:space="0" w:color="auto"/>
              <w:left w:val="nil"/>
              <w:bottom w:val="nil"/>
              <w:right w:val="nil"/>
            </w:tcBorders>
            <w:shd w:val="clear" w:color="auto" w:fill="auto"/>
            <w:noWrap/>
            <w:vAlign w:val="center"/>
            <w:hideMark/>
          </w:tcPr>
          <w:p w14:paraId="0E7A24A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single" w:sz="4" w:space="0" w:color="auto"/>
              <w:left w:val="nil"/>
              <w:bottom w:val="nil"/>
              <w:right w:val="nil"/>
            </w:tcBorders>
            <w:shd w:val="clear" w:color="auto" w:fill="auto"/>
            <w:noWrap/>
            <w:vAlign w:val="center"/>
            <w:hideMark/>
          </w:tcPr>
          <w:p w14:paraId="7EDCA5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single" w:sz="4" w:space="0" w:color="auto"/>
              <w:left w:val="nil"/>
              <w:bottom w:val="nil"/>
              <w:right w:val="nil"/>
            </w:tcBorders>
            <w:shd w:val="clear" w:color="auto" w:fill="auto"/>
            <w:noWrap/>
            <w:vAlign w:val="center"/>
            <w:hideMark/>
          </w:tcPr>
          <w:p w14:paraId="71B5F9F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single" w:sz="4" w:space="0" w:color="auto"/>
              <w:left w:val="nil"/>
              <w:bottom w:val="nil"/>
              <w:right w:val="nil"/>
            </w:tcBorders>
            <w:shd w:val="clear" w:color="auto" w:fill="auto"/>
            <w:noWrap/>
            <w:vAlign w:val="center"/>
            <w:hideMark/>
          </w:tcPr>
          <w:p w14:paraId="6D440C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single" w:sz="4" w:space="0" w:color="auto"/>
              <w:left w:val="nil"/>
              <w:bottom w:val="nil"/>
              <w:right w:val="nil"/>
            </w:tcBorders>
            <w:shd w:val="clear" w:color="auto" w:fill="auto"/>
            <w:noWrap/>
            <w:vAlign w:val="center"/>
            <w:hideMark/>
          </w:tcPr>
          <w:p w14:paraId="66B33B05" w14:textId="77777777" w:rsidR="00E747E3" w:rsidRDefault="00E747E3">
            <w:pPr>
              <w:jc w:val="center"/>
              <w:rPr>
                <w:rFonts w:ascii="Times" w:hAnsi="Times" w:cs="Calibri"/>
                <w:color w:val="000000"/>
                <w:sz w:val="20"/>
                <w:szCs w:val="20"/>
              </w:rPr>
            </w:pPr>
            <w:r>
              <w:rPr>
                <w:rFonts w:ascii="Times" w:hAnsi="Times" w:cs="Calibri"/>
                <w:color w:val="000000"/>
                <w:sz w:val="20"/>
                <w:szCs w:val="20"/>
              </w:rPr>
              <w:t>0.021</w:t>
            </w:r>
          </w:p>
        </w:tc>
      </w:tr>
      <w:tr w:rsidR="00E747E3" w14:paraId="0823F000" w14:textId="77777777" w:rsidTr="00E747E3">
        <w:trPr>
          <w:trHeight w:val="288"/>
        </w:trPr>
        <w:tc>
          <w:tcPr>
            <w:tcW w:w="527" w:type="pct"/>
            <w:tcBorders>
              <w:top w:val="nil"/>
              <w:left w:val="nil"/>
              <w:bottom w:val="nil"/>
              <w:right w:val="nil"/>
            </w:tcBorders>
            <w:shd w:val="clear" w:color="auto" w:fill="auto"/>
            <w:noWrap/>
            <w:vAlign w:val="center"/>
            <w:hideMark/>
          </w:tcPr>
          <w:p w14:paraId="734AA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2834E0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525605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490C32F0"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auto"/>
            <w:noWrap/>
            <w:vAlign w:val="center"/>
            <w:hideMark/>
          </w:tcPr>
          <w:p w14:paraId="740B07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6618F88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702FF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8FE7A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55BE7F3B"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33CDBA9" w14:textId="77777777" w:rsidTr="00E747E3">
        <w:trPr>
          <w:trHeight w:val="288"/>
        </w:trPr>
        <w:tc>
          <w:tcPr>
            <w:tcW w:w="527" w:type="pct"/>
            <w:tcBorders>
              <w:top w:val="nil"/>
              <w:left w:val="nil"/>
              <w:bottom w:val="nil"/>
              <w:right w:val="nil"/>
            </w:tcBorders>
            <w:shd w:val="clear" w:color="auto" w:fill="auto"/>
            <w:noWrap/>
            <w:vAlign w:val="center"/>
            <w:hideMark/>
          </w:tcPr>
          <w:p w14:paraId="65BAE34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4DACF16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EB4F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0340C6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7CB95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082A3C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575096F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BCAD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646552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0.025</w:t>
            </w:r>
          </w:p>
        </w:tc>
      </w:tr>
      <w:tr w:rsidR="00E747E3" w14:paraId="5D708DFF" w14:textId="77777777" w:rsidTr="00E747E3">
        <w:trPr>
          <w:trHeight w:val="288"/>
        </w:trPr>
        <w:tc>
          <w:tcPr>
            <w:tcW w:w="527" w:type="pct"/>
            <w:tcBorders>
              <w:top w:val="nil"/>
              <w:left w:val="nil"/>
              <w:bottom w:val="nil"/>
              <w:right w:val="nil"/>
            </w:tcBorders>
            <w:shd w:val="clear" w:color="auto" w:fill="auto"/>
            <w:noWrap/>
            <w:vAlign w:val="center"/>
            <w:hideMark/>
          </w:tcPr>
          <w:p w14:paraId="40C3A1D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C25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D6E0A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1948165"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6934FDC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auto"/>
            <w:noWrap/>
            <w:vAlign w:val="center"/>
            <w:hideMark/>
          </w:tcPr>
          <w:p w14:paraId="30F949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687D39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3CDC74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08631D88"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B5BDD3A" w14:textId="77777777" w:rsidTr="00E747E3">
        <w:trPr>
          <w:trHeight w:val="288"/>
        </w:trPr>
        <w:tc>
          <w:tcPr>
            <w:tcW w:w="527" w:type="pct"/>
            <w:tcBorders>
              <w:top w:val="nil"/>
              <w:left w:val="nil"/>
              <w:bottom w:val="nil"/>
              <w:right w:val="nil"/>
            </w:tcBorders>
            <w:shd w:val="clear" w:color="auto" w:fill="auto"/>
            <w:noWrap/>
            <w:vAlign w:val="center"/>
            <w:hideMark/>
          </w:tcPr>
          <w:p w14:paraId="420454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3B1EAC8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22CC76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18D8C7FB" w14:textId="77777777" w:rsidR="00E747E3" w:rsidRDefault="00E747E3">
            <w:pPr>
              <w:jc w:val="center"/>
              <w:rPr>
                <w:rFonts w:ascii="Times" w:hAnsi="Times" w:cs="Calibri"/>
                <w:color w:val="000000"/>
                <w:sz w:val="20"/>
                <w:szCs w:val="20"/>
              </w:rPr>
            </w:pPr>
            <w:r>
              <w:rPr>
                <w:rFonts w:ascii="Times" w:hAnsi="Times" w:cs="Calibri"/>
                <w:color w:val="000000"/>
                <w:sz w:val="20"/>
                <w:szCs w:val="20"/>
              </w:rPr>
              <w:t>32</w:t>
            </w:r>
          </w:p>
        </w:tc>
        <w:tc>
          <w:tcPr>
            <w:tcW w:w="527" w:type="pct"/>
            <w:tcBorders>
              <w:top w:val="nil"/>
              <w:left w:val="nil"/>
              <w:bottom w:val="nil"/>
              <w:right w:val="nil"/>
            </w:tcBorders>
            <w:shd w:val="clear" w:color="auto" w:fill="auto"/>
            <w:noWrap/>
            <w:vAlign w:val="center"/>
            <w:hideMark/>
          </w:tcPr>
          <w:p w14:paraId="4F7CA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7D54F2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EEAAB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BB872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E0A473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71744DC4" w14:textId="77777777" w:rsidTr="00E747E3">
        <w:trPr>
          <w:trHeight w:val="288"/>
        </w:trPr>
        <w:tc>
          <w:tcPr>
            <w:tcW w:w="527" w:type="pct"/>
            <w:tcBorders>
              <w:top w:val="nil"/>
              <w:left w:val="nil"/>
              <w:bottom w:val="nil"/>
              <w:right w:val="nil"/>
            </w:tcBorders>
            <w:shd w:val="clear" w:color="auto" w:fill="auto"/>
            <w:noWrap/>
            <w:vAlign w:val="center"/>
            <w:hideMark/>
          </w:tcPr>
          <w:p w14:paraId="3E42F3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990EC4D"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37C6091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4358476C" w14:textId="77777777" w:rsidR="00E747E3" w:rsidRDefault="00E747E3">
            <w:pPr>
              <w:jc w:val="center"/>
              <w:rPr>
                <w:rFonts w:ascii="Times" w:hAnsi="Times" w:cs="Calibri"/>
                <w:color w:val="000000"/>
                <w:sz w:val="20"/>
                <w:szCs w:val="20"/>
              </w:rPr>
            </w:pPr>
            <w:r>
              <w:rPr>
                <w:rFonts w:ascii="Times" w:hAnsi="Times" w:cs="Calibri"/>
                <w:color w:val="000000"/>
                <w:sz w:val="20"/>
                <w:szCs w:val="20"/>
              </w:rPr>
              <w:t>46</w:t>
            </w:r>
          </w:p>
        </w:tc>
        <w:tc>
          <w:tcPr>
            <w:tcW w:w="527" w:type="pct"/>
            <w:tcBorders>
              <w:top w:val="nil"/>
              <w:left w:val="nil"/>
              <w:bottom w:val="nil"/>
              <w:right w:val="nil"/>
            </w:tcBorders>
            <w:shd w:val="clear" w:color="auto" w:fill="auto"/>
            <w:noWrap/>
            <w:vAlign w:val="center"/>
            <w:hideMark/>
          </w:tcPr>
          <w:p w14:paraId="2CB8C2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47036D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69820E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D7AF7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3185B4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r>
      <w:tr w:rsidR="00E747E3" w14:paraId="7EE2671F" w14:textId="77777777" w:rsidTr="00E747E3">
        <w:trPr>
          <w:trHeight w:val="288"/>
        </w:trPr>
        <w:tc>
          <w:tcPr>
            <w:tcW w:w="527" w:type="pct"/>
            <w:tcBorders>
              <w:top w:val="nil"/>
              <w:left w:val="nil"/>
              <w:bottom w:val="nil"/>
              <w:right w:val="nil"/>
            </w:tcBorders>
            <w:shd w:val="clear" w:color="auto" w:fill="auto"/>
            <w:noWrap/>
            <w:vAlign w:val="center"/>
            <w:hideMark/>
          </w:tcPr>
          <w:p w14:paraId="15D8497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58859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7AD26E4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75DDDD47"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5B7EE93F" w14:textId="77777777" w:rsidR="00E747E3" w:rsidRDefault="00E747E3">
            <w:pPr>
              <w:jc w:val="center"/>
              <w:rPr>
                <w:rFonts w:ascii="Times" w:hAnsi="Times" w:cs="Calibri"/>
                <w:color w:val="000000"/>
                <w:sz w:val="20"/>
                <w:szCs w:val="20"/>
              </w:rPr>
            </w:pPr>
            <w:r>
              <w:rPr>
                <w:rFonts w:ascii="Times" w:hAnsi="Times" w:cs="Calibri"/>
                <w:color w:val="000000"/>
                <w:sz w:val="20"/>
                <w:szCs w:val="20"/>
              </w:rPr>
              <w:t>0.961</w:t>
            </w:r>
          </w:p>
        </w:tc>
        <w:tc>
          <w:tcPr>
            <w:tcW w:w="527" w:type="pct"/>
            <w:tcBorders>
              <w:top w:val="nil"/>
              <w:left w:val="nil"/>
              <w:bottom w:val="nil"/>
              <w:right w:val="nil"/>
            </w:tcBorders>
            <w:shd w:val="clear" w:color="auto" w:fill="auto"/>
            <w:noWrap/>
            <w:vAlign w:val="center"/>
            <w:hideMark/>
          </w:tcPr>
          <w:p w14:paraId="2EC70A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24F8156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C5AD45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390A3A3"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41FE4B3" w14:textId="77777777" w:rsidTr="00E747E3">
        <w:trPr>
          <w:trHeight w:val="288"/>
        </w:trPr>
        <w:tc>
          <w:tcPr>
            <w:tcW w:w="527" w:type="pct"/>
            <w:tcBorders>
              <w:top w:val="nil"/>
              <w:left w:val="nil"/>
              <w:bottom w:val="nil"/>
              <w:right w:val="nil"/>
            </w:tcBorders>
            <w:shd w:val="clear" w:color="auto" w:fill="auto"/>
            <w:noWrap/>
            <w:vAlign w:val="center"/>
            <w:hideMark/>
          </w:tcPr>
          <w:p w14:paraId="4E9B185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F014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F66C3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04736B38"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5AE4F698"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CD508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33AE241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AAB2D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53EDC8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F1DFA" w14:textId="77777777" w:rsidTr="00E747E3">
        <w:trPr>
          <w:trHeight w:val="288"/>
        </w:trPr>
        <w:tc>
          <w:tcPr>
            <w:tcW w:w="527" w:type="pct"/>
            <w:tcBorders>
              <w:top w:val="nil"/>
              <w:left w:val="nil"/>
              <w:bottom w:val="nil"/>
              <w:right w:val="nil"/>
            </w:tcBorders>
            <w:shd w:val="clear" w:color="auto" w:fill="auto"/>
            <w:noWrap/>
            <w:vAlign w:val="center"/>
            <w:hideMark/>
          </w:tcPr>
          <w:p w14:paraId="3695824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0B433D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3C367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116A23CB"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2FEBD1F4" w14:textId="77777777" w:rsidR="00E747E3" w:rsidRDefault="00E747E3">
            <w:pPr>
              <w:jc w:val="center"/>
              <w:rPr>
                <w:rFonts w:ascii="Times" w:hAnsi="Times" w:cs="Calibri"/>
                <w:color w:val="000000"/>
                <w:sz w:val="20"/>
                <w:szCs w:val="20"/>
              </w:rPr>
            </w:pPr>
            <w:r>
              <w:rPr>
                <w:rFonts w:ascii="Times" w:hAnsi="Times" w:cs="Calibri"/>
                <w:color w:val="000000"/>
                <w:sz w:val="20"/>
                <w:szCs w:val="20"/>
              </w:rPr>
              <w:t>0.87</w:t>
            </w:r>
          </w:p>
        </w:tc>
        <w:tc>
          <w:tcPr>
            <w:tcW w:w="527" w:type="pct"/>
            <w:tcBorders>
              <w:top w:val="nil"/>
              <w:left w:val="nil"/>
              <w:bottom w:val="nil"/>
              <w:right w:val="nil"/>
            </w:tcBorders>
            <w:shd w:val="clear" w:color="auto" w:fill="auto"/>
            <w:noWrap/>
            <w:vAlign w:val="center"/>
            <w:hideMark/>
          </w:tcPr>
          <w:p w14:paraId="04E241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770140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62217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0.040</w:t>
            </w:r>
          </w:p>
        </w:tc>
        <w:tc>
          <w:tcPr>
            <w:tcW w:w="772" w:type="pct"/>
            <w:tcBorders>
              <w:top w:val="nil"/>
              <w:left w:val="nil"/>
              <w:bottom w:val="nil"/>
              <w:right w:val="nil"/>
            </w:tcBorders>
            <w:shd w:val="clear" w:color="auto" w:fill="auto"/>
            <w:noWrap/>
            <w:vAlign w:val="center"/>
            <w:hideMark/>
          </w:tcPr>
          <w:p w14:paraId="64DF2E46" w14:textId="77777777" w:rsidR="00E747E3" w:rsidRDefault="00E747E3">
            <w:pPr>
              <w:jc w:val="center"/>
              <w:rPr>
                <w:rFonts w:ascii="Times" w:hAnsi="Times" w:cs="Calibri"/>
                <w:color w:val="000000"/>
                <w:sz w:val="20"/>
                <w:szCs w:val="20"/>
              </w:rPr>
            </w:pPr>
            <w:r>
              <w:rPr>
                <w:rFonts w:ascii="Times" w:hAnsi="Times" w:cs="Calibri"/>
                <w:color w:val="000000"/>
                <w:sz w:val="20"/>
                <w:szCs w:val="20"/>
              </w:rPr>
              <w:t>0.023</w:t>
            </w:r>
          </w:p>
        </w:tc>
      </w:tr>
      <w:tr w:rsidR="00E747E3" w14:paraId="1F2B9AE1" w14:textId="77777777" w:rsidTr="00E747E3">
        <w:trPr>
          <w:trHeight w:val="288"/>
        </w:trPr>
        <w:tc>
          <w:tcPr>
            <w:tcW w:w="527" w:type="pct"/>
            <w:tcBorders>
              <w:top w:val="nil"/>
              <w:left w:val="nil"/>
              <w:bottom w:val="nil"/>
              <w:right w:val="nil"/>
            </w:tcBorders>
            <w:shd w:val="clear" w:color="auto" w:fill="auto"/>
            <w:noWrap/>
            <w:vAlign w:val="center"/>
            <w:hideMark/>
          </w:tcPr>
          <w:p w14:paraId="362DE4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9B326A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08DF43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78208250"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123432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auto"/>
            <w:noWrap/>
            <w:vAlign w:val="center"/>
            <w:hideMark/>
          </w:tcPr>
          <w:p w14:paraId="776FC68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161F10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D3EB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D0335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CBC7477" w14:textId="77777777" w:rsidTr="00E747E3">
        <w:trPr>
          <w:trHeight w:val="288"/>
        </w:trPr>
        <w:tc>
          <w:tcPr>
            <w:tcW w:w="527" w:type="pct"/>
            <w:tcBorders>
              <w:top w:val="nil"/>
              <w:left w:val="nil"/>
              <w:bottom w:val="nil"/>
              <w:right w:val="nil"/>
            </w:tcBorders>
            <w:shd w:val="clear" w:color="auto" w:fill="auto"/>
            <w:noWrap/>
            <w:vAlign w:val="center"/>
            <w:hideMark/>
          </w:tcPr>
          <w:p w14:paraId="66E165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701229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3CFBD45" w14:textId="77777777" w:rsidR="00E747E3" w:rsidRDefault="00E747E3">
            <w:pPr>
              <w:jc w:val="center"/>
              <w:rPr>
                <w:rFonts w:ascii="Times" w:hAnsi="Times" w:cs="Calibri"/>
                <w:color w:val="000000"/>
                <w:sz w:val="20"/>
                <w:szCs w:val="20"/>
              </w:rPr>
            </w:pPr>
            <w:r>
              <w:rPr>
                <w:rFonts w:ascii="Times" w:hAnsi="Times" w:cs="Calibri"/>
                <w:color w:val="000000"/>
                <w:sz w:val="20"/>
                <w:szCs w:val="20"/>
              </w:rPr>
              <w:t>0.843</w:t>
            </w:r>
          </w:p>
        </w:tc>
        <w:tc>
          <w:tcPr>
            <w:tcW w:w="527" w:type="pct"/>
            <w:tcBorders>
              <w:top w:val="nil"/>
              <w:left w:val="nil"/>
              <w:bottom w:val="nil"/>
              <w:right w:val="nil"/>
            </w:tcBorders>
            <w:shd w:val="clear" w:color="auto" w:fill="auto"/>
            <w:noWrap/>
            <w:vAlign w:val="center"/>
            <w:hideMark/>
          </w:tcPr>
          <w:p w14:paraId="539CAD8C" w14:textId="77777777" w:rsidR="00E747E3" w:rsidRDefault="00E747E3">
            <w:pPr>
              <w:jc w:val="center"/>
              <w:rPr>
                <w:rFonts w:ascii="Times" w:hAnsi="Times" w:cs="Calibri"/>
                <w:color w:val="000000"/>
                <w:sz w:val="20"/>
                <w:szCs w:val="20"/>
              </w:rPr>
            </w:pPr>
            <w:r>
              <w:rPr>
                <w:rFonts w:ascii="Times" w:hAnsi="Times" w:cs="Calibri"/>
                <w:color w:val="000000"/>
                <w:sz w:val="20"/>
                <w:szCs w:val="20"/>
              </w:rPr>
              <w:t>18</w:t>
            </w:r>
          </w:p>
        </w:tc>
        <w:tc>
          <w:tcPr>
            <w:tcW w:w="527" w:type="pct"/>
            <w:tcBorders>
              <w:top w:val="nil"/>
              <w:left w:val="nil"/>
              <w:bottom w:val="nil"/>
              <w:right w:val="nil"/>
            </w:tcBorders>
            <w:shd w:val="clear" w:color="auto" w:fill="auto"/>
            <w:noWrap/>
            <w:vAlign w:val="center"/>
            <w:hideMark/>
          </w:tcPr>
          <w:p w14:paraId="3CBAB784"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621F0C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auto"/>
            <w:noWrap/>
            <w:vAlign w:val="center"/>
            <w:hideMark/>
          </w:tcPr>
          <w:p w14:paraId="5C394518"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C1C82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0CCD582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07215A4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CC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5E6027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29C5A1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1DD20F5C"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1EA3F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145663C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13EE3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4B5D1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7E2FB43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3E9773B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59032F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8005F9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160C5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688F4E09" w14:textId="77777777" w:rsidR="00E747E3" w:rsidRDefault="00E747E3">
            <w:pPr>
              <w:jc w:val="center"/>
              <w:rPr>
                <w:rFonts w:ascii="Times" w:hAnsi="Times" w:cs="Calibri"/>
                <w:color w:val="000000"/>
                <w:sz w:val="20"/>
                <w:szCs w:val="20"/>
              </w:rPr>
            </w:pPr>
            <w:r>
              <w:rPr>
                <w:rFonts w:ascii="Times" w:hAnsi="Times" w:cs="Calibri"/>
                <w:color w:val="000000"/>
                <w:sz w:val="20"/>
                <w:szCs w:val="20"/>
              </w:rPr>
              <w:t>59</w:t>
            </w:r>
          </w:p>
        </w:tc>
        <w:tc>
          <w:tcPr>
            <w:tcW w:w="527" w:type="pct"/>
            <w:tcBorders>
              <w:top w:val="nil"/>
              <w:left w:val="nil"/>
              <w:bottom w:val="nil"/>
              <w:right w:val="nil"/>
            </w:tcBorders>
            <w:shd w:val="clear" w:color="auto" w:fill="E7E6E6" w:themeFill="background2"/>
            <w:noWrap/>
            <w:vAlign w:val="center"/>
            <w:hideMark/>
          </w:tcPr>
          <w:p w14:paraId="5CB18FB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22E2BD7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6F8B463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D125A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E7E6E6" w:themeFill="background2"/>
            <w:noWrap/>
            <w:vAlign w:val="center"/>
            <w:hideMark/>
          </w:tcPr>
          <w:p w14:paraId="54398B0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r>
      <w:tr w:rsidR="00E747E3" w14:paraId="4E43D40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33E399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53381F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740C9D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22F93130"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CE0B4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6366AC0F"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74E3948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9C64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273243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0.028</w:t>
            </w:r>
          </w:p>
        </w:tc>
      </w:tr>
      <w:tr w:rsidR="00E747E3" w14:paraId="5BCA5A5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B298C6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FCE57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7FB3A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3C10813F" w14:textId="77777777" w:rsidR="00E747E3" w:rsidRDefault="00E747E3">
            <w:pPr>
              <w:jc w:val="center"/>
              <w:rPr>
                <w:rFonts w:ascii="Times" w:hAnsi="Times" w:cs="Calibri"/>
                <w:color w:val="000000"/>
                <w:sz w:val="20"/>
                <w:szCs w:val="20"/>
              </w:rPr>
            </w:pPr>
            <w:r>
              <w:rPr>
                <w:rFonts w:ascii="Times" w:hAnsi="Times" w:cs="Calibri"/>
                <w:color w:val="000000"/>
                <w:sz w:val="20"/>
                <w:szCs w:val="20"/>
              </w:rPr>
              <w:t>30</w:t>
            </w:r>
          </w:p>
        </w:tc>
        <w:tc>
          <w:tcPr>
            <w:tcW w:w="527" w:type="pct"/>
            <w:tcBorders>
              <w:top w:val="nil"/>
              <w:left w:val="nil"/>
              <w:bottom w:val="nil"/>
              <w:right w:val="nil"/>
            </w:tcBorders>
            <w:shd w:val="clear" w:color="auto" w:fill="E7E6E6" w:themeFill="background2"/>
            <w:noWrap/>
            <w:vAlign w:val="center"/>
            <w:hideMark/>
          </w:tcPr>
          <w:p w14:paraId="603B1DF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bottom w:val="nil"/>
              <w:right w:val="nil"/>
            </w:tcBorders>
            <w:shd w:val="clear" w:color="auto" w:fill="E7E6E6" w:themeFill="background2"/>
            <w:noWrap/>
            <w:vAlign w:val="center"/>
            <w:hideMark/>
          </w:tcPr>
          <w:p w14:paraId="56FA2D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69F4A2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7EB97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642E35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9241B4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F975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091705A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340FE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E7E6E6" w:themeFill="background2"/>
            <w:noWrap/>
            <w:vAlign w:val="center"/>
            <w:hideMark/>
          </w:tcPr>
          <w:p w14:paraId="7F7D146E" w14:textId="77777777" w:rsidR="00E747E3" w:rsidRDefault="00E747E3">
            <w:pPr>
              <w:jc w:val="center"/>
              <w:rPr>
                <w:rFonts w:ascii="Times" w:hAnsi="Times" w:cs="Calibri"/>
                <w:color w:val="000000"/>
                <w:sz w:val="20"/>
                <w:szCs w:val="20"/>
              </w:rPr>
            </w:pPr>
            <w:r>
              <w:rPr>
                <w:rFonts w:ascii="Times" w:hAnsi="Times" w:cs="Calibri"/>
                <w:color w:val="000000"/>
                <w:sz w:val="20"/>
                <w:szCs w:val="20"/>
              </w:rPr>
              <w:t>35</w:t>
            </w:r>
          </w:p>
        </w:tc>
        <w:tc>
          <w:tcPr>
            <w:tcW w:w="527" w:type="pct"/>
            <w:tcBorders>
              <w:top w:val="nil"/>
              <w:left w:val="nil"/>
              <w:bottom w:val="nil"/>
              <w:right w:val="nil"/>
            </w:tcBorders>
            <w:shd w:val="clear" w:color="auto" w:fill="E7E6E6" w:themeFill="background2"/>
            <w:noWrap/>
            <w:vAlign w:val="center"/>
            <w:hideMark/>
          </w:tcPr>
          <w:p w14:paraId="7C85C5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2E79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9379C9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57EC39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B215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165C8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3790D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3BB7ED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0AFDBA93"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2EB6348"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E7E6E6" w:themeFill="background2"/>
            <w:noWrap/>
            <w:vAlign w:val="center"/>
            <w:hideMark/>
          </w:tcPr>
          <w:p w14:paraId="5B4C9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572B3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C6A309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0D824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0F0582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r>
      <w:tr w:rsidR="00E747E3" w14:paraId="626524A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8C5E2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A9D5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1CB48B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EB05B08"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7EA12C9A" w14:textId="77777777" w:rsidR="00E747E3" w:rsidRDefault="00E747E3">
            <w:pPr>
              <w:jc w:val="center"/>
              <w:rPr>
                <w:rFonts w:ascii="Times" w:hAnsi="Times" w:cs="Calibri"/>
                <w:color w:val="000000"/>
                <w:sz w:val="20"/>
                <w:szCs w:val="20"/>
              </w:rPr>
            </w:pPr>
            <w:r>
              <w:rPr>
                <w:rFonts w:ascii="Times" w:hAnsi="Times" w:cs="Calibri"/>
                <w:color w:val="000000"/>
                <w:sz w:val="20"/>
                <w:szCs w:val="20"/>
              </w:rPr>
              <w:t>0.963</w:t>
            </w:r>
          </w:p>
        </w:tc>
        <w:tc>
          <w:tcPr>
            <w:tcW w:w="527" w:type="pct"/>
            <w:tcBorders>
              <w:top w:val="nil"/>
              <w:left w:val="nil"/>
              <w:bottom w:val="nil"/>
              <w:right w:val="nil"/>
            </w:tcBorders>
            <w:shd w:val="clear" w:color="auto" w:fill="E7E6E6" w:themeFill="background2"/>
            <w:noWrap/>
            <w:vAlign w:val="center"/>
            <w:hideMark/>
          </w:tcPr>
          <w:p w14:paraId="08391A0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1A8C27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239C2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CDA00F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E6FCE2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3B273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15BD34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AC424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51BA268F"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E7E6E6" w:themeFill="background2"/>
            <w:noWrap/>
            <w:vAlign w:val="center"/>
            <w:hideMark/>
          </w:tcPr>
          <w:p w14:paraId="6D661B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0144ADB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42C8E1E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8E488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00808B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7D2D2A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444D5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157D7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71E4B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F17852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45BD3CD"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01D946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0.946</w:t>
            </w:r>
          </w:p>
        </w:tc>
        <w:tc>
          <w:tcPr>
            <w:tcW w:w="527" w:type="pct"/>
            <w:tcBorders>
              <w:top w:val="nil"/>
              <w:left w:val="nil"/>
              <w:bottom w:val="nil"/>
              <w:right w:val="nil"/>
            </w:tcBorders>
            <w:shd w:val="clear" w:color="auto" w:fill="E7E6E6" w:themeFill="background2"/>
            <w:noWrap/>
            <w:vAlign w:val="center"/>
            <w:hideMark/>
          </w:tcPr>
          <w:p w14:paraId="0783AC4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74C4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0.027</w:t>
            </w:r>
          </w:p>
        </w:tc>
        <w:tc>
          <w:tcPr>
            <w:tcW w:w="772" w:type="pct"/>
            <w:tcBorders>
              <w:top w:val="nil"/>
              <w:left w:val="nil"/>
              <w:bottom w:val="nil"/>
              <w:right w:val="nil"/>
            </w:tcBorders>
            <w:shd w:val="clear" w:color="auto" w:fill="E7E6E6" w:themeFill="background2"/>
            <w:noWrap/>
            <w:vAlign w:val="center"/>
            <w:hideMark/>
          </w:tcPr>
          <w:p w14:paraId="57A95F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r>
      <w:tr w:rsidR="00E747E3" w14:paraId="3E323DF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DE847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11BC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7A7CCE69" w14:textId="77777777" w:rsidR="00E747E3" w:rsidRDefault="00E747E3">
            <w:pPr>
              <w:jc w:val="center"/>
              <w:rPr>
                <w:rFonts w:ascii="Times" w:hAnsi="Times" w:cs="Calibri"/>
                <w:color w:val="000000"/>
                <w:sz w:val="20"/>
                <w:szCs w:val="20"/>
              </w:rPr>
            </w:pPr>
            <w:r>
              <w:rPr>
                <w:rFonts w:ascii="Times" w:hAnsi="Times" w:cs="Calibri"/>
                <w:color w:val="000000"/>
                <w:sz w:val="20"/>
                <w:szCs w:val="20"/>
              </w:rPr>
              <w:t>0.875</w:t>
            </w:r>
          </w:p>
        </w:tc>
        <w:tc>
          <w:tcPr>
            <w:tcW w:w="527" w:type="pct"/>
            <w:tcBorders>
              <w:top w:val="nil"/>
              <w:left w:val="nil"/>
              <w:bottom w:val="nil"/>
              <w:right w:val="nil"/>
            </w:tcBorders>
            <w:shd w:val="clear" w:color="auto" w:fill="E7E6E6" w:themeFill="background2"/>
            <w:noWrap/>
            <w:vAlign w:val="center"/>
            <w:hideMark/>
          </w:tcPr>
          <w:p w14:paraId="21077F04"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7A093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264551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E7E6E6" w:themeFill="background2"/>
            <w:noWrap/>
            <w:vAlign w:val="center"/>
            <w:hideMark/>
          </w:tcPr>
          <w:p w14:paraId="4C6134E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837DB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21E736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55CA5CB"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81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CA9F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0217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0.847</w:t>
            </w:r>
          </w:p>
        </w:tc>
        <w:tc>
          <w:tcPr>
            <w:tcW w:w="527" w:type="pct"/>
            <w:tcBorders>
              <w:top w:val="nil"/>
              <w:left w:val="nil"/>
              <w:bottom w:val="nil"/>
              <w:right w:val="nil"/>
            </w:tcBorders>
            <w:shd w:val="clear" w:color="auto" w:fill="E7E6E6" w:themeFill="background2"/>
            <w:noWrap/>
            <w:vAlign w:val="center"/>
            <w:hideMark/>
          </w:tcPr>
          <w:p w14:paraId="3E9CE54F"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2415CA3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72FC45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0.861</w:t>
            </w:r>
          </w:p>
        </w:tc>
        <w:tc>
          <w:tcPr>
            <w:tcW w:w="527" w:type="pct"/>
            <w:tcBorders>
              <w:top w:val="nil"/>
              <w:left w:val="nil"/>
              <w:bottom w:val="nil"/>
              <w:right w:val="nil"/>
            </w:tcBorders>
            <w:shd w:val="clear" w:color="auto" w:fill="E7E6E6" w:themeFill="background2"/>
            <w:noWrap/>
            <w:vAlign w:val="center"/>
            <w:hideMark/>
          </w:tcPr>
          <w:p w14:paraId="52F0E03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DD704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CD012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BF4D936" w14:textId="77777777" w:rsidTr="00E747E3">
        <w:trPr>
          <w:trHeight w:val="288"/>
        </w:trPr>
        <w:tc>
          <w:tcPr>
            <w:tcW w:w="527" w:type="pct"/>
            <w:tcBorders>
              <w:top w:val="nil"/>
              <w:left w:val="nil"/>
              <w:bottom w:val="nil"/>
              <w:right w:val="nil"/>
            </w:tcBorders>
            <w:shd w:val="clear" w:color="auto" w:fill="auto"/>
            <w:noWrap/>
            <w:vAlign w:val="center"/>
            <w:hideMark/>
          </w:tcPr>
          <w:p w14:paraId="1E511E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918B32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39E074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508B2C41"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62D89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1BF4CC8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auto"/>
            <w:noWrap/>
            <w:vAlign w:val="center"/>
            <w:hideMark/>
          </w:tcPr>
          <w:p w14:paraId="1957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08D11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7E4A1A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C662747" w14:textId="77777777" w:rsidTr="00E747E3">
        <w:trPr>
          <w:trHeight w:val="288"/>
        </w:trPr>
        <w:tc>
          <w:tcPr>
            <w:tcW w:w="527" w:type="pct"/>
            <w:tcBorders>
              <w:top w:val="nil"/>
              <w:left w:val="nil"/>
              <w:bottom w:val="nil"/>
              <w:right w:val="nil"/>
            </w:tcBorders>
            <w:shd w:val="clear" w:color="auto" w:fill="auto"/>
            <w:noWrap/>
            <w:vAlign w:val="center"/>
            <w:hideMark/>
          </w:tcPr>
          <w:p w14:paraId="7B3DD97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0ECD67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7904AF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43DD6126"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1EE4D1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4B342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2A813B2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AC825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2B54B9B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r>
      <w:tr w:rsidR="00E747E3" w14:paraId="05FDD8A5" w14:textId="77777777" w:rsidTr="00E747E3">
        <w:trPr>
          <w:trHeight w:val="288"/>
        </w:trPr>
        <w:tc>
          <w:tcPr>
            <w:tcW w:w="527" w:type="pct"/>
            <w:tcBorders>
              <w:top w:val="nil"/>
              <w:left w:val="nil"/>
              <w:bottom w:val="nil"/>
              <w:right w:val="nil"/>
            </w:tcBorders>
            <w:shd w:val="clear" w:color="auto" w:fill="auto"/>
            <w:noWrap/>
            <w:vAlign w:val="center"/>
            <w:hideMark/>
          </w:tcPr>
          <w:p w14:paraId="25FDC1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12FB35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4A3C95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13D2462"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71A976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D302D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0C3F16A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543D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9B6699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B6FAA6F" w14:textId="77777777" w:rsidTr="00E747E3">
        <w:trPr>
          <w:trHeight w:val="288"/>
        </w:trPr>
        <w:tc>
          <w:tcPr>
            <w:tcW w:w="527" w:type="pct"/>
            <w:tcBorders>
              <w:top w:val="nil"/>
              <w:left w:val="nil"/>
              <w:bottom w:val="nil"/>
              <w:right w:val="nil"/>
            </w:tcBorders>
            <w:shd w:val="clear" w:color="auto" w:fill="auto"/>
            <w:noWrap/>
            <w:vAlign w:val="center"/>
            <w:hideMark/>
          </w:tcPr>
          <w:p w14:paraId="766CDF0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9B5B68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5B2884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3C668D53"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auto"/>
            <w:noWrap/>
            <w:vAlign w:val="center"/>
            <w:hideMark/>
          </w:tcPr>
          <w:p w14:paraId="45488F94"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BB906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543069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05CDC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6588C8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8824B20" w14:textId="77777777" w:rsidTr="00E747E3">
        <w:trPr>
          <w:trHeight w:val="288"/>
        </w:trPr>
        <w:tc>
          <w:tcPr>
            <w:tcW w:w="527" w:type="pct"/>
            <w:tcBorders>
              <w:top w:val="nil"/>
              <w:left w:val="nil"/>
              <w:bottom w:val="nil"/>
              <w:right w:val="nil"/>
            </w:tcBorders>
            <w:shd w:val="clear" w:color="auto" w:fill="auto"/>
            <w:noWrap/>
            <w:vAlign w:val="center"/>
            <w:hideMark/>
          </w:tcPr>
          <w:p w14:paraId="15EA4D0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5898C95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78704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05F54A92"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E3A88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687D9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74A0ACB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30E9C0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284B7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2A211F34" w14:textId="77777777" w:rsidTr="00E747E3">
        <w:trPr>
          <w:trHeight w:val="288"/>
        </w:trPr>
        <w:tc>
          <w:tcPr>
            <w:tcW w:w="527" w:type="pct"/>
            <w:tcBorders>
              <w:top w:val="nil"/>
              <w:left w:val="nil"/>
              <w:bottom w:val="nil"/>
              <w:right w:val="nil"/>
            </w:tcBorders>
            <w:shd w:val="clear" w:color="auto" w:fill="auto"/>
            <w:noWrap/>
            <w:vAlign w:val="center"/>
            <w:hideMark/>
          </w:tcPr>
          <w:p w14:paraId="6988FFB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7C7CBD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56E35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6AEDB3BB" w14:textId="77777777" w:rsidR="00E747E3" w:rsidRDefault="00E747E3">
            <w:pPr>
              <w:jc w:val="center"/>
              <w:rPr>
                <w:rFonts w:ascii="Times" w:hAnsi="Times" w:cs="Calibri"/>
                <w:color w:val="000000"/>
                <w:sz w:val="20"/>
                <w:szCs w:val="20"/>
              </w:rPr>
            </w:pPr>
            <w:r>
              <w:rPr>
                <w:rFonts w:ascii="Times" w:hAnsi="Times" w:cs="Calibri"/>
                <w:color w:val="000000"/>
                <w:sz w:val="20"/>
                <w:szCs w:val="20"/>
              </w:rPr>
              <w:t>58</w:t>
            </w:r>
          </w:p>
        </w:tc>
        <w:tc>
          <w:tcPr>
            <w:tcW w:w="527" w:type="pct"/>
            <w:tcBorders>
              <w:top w:val="nil"/>
              <w:left w:val="nil"/>
              <w:bottom w:val="nil"/>
              <w:right w:val="nil"/>
            </w:tcBorders>
            <w:shd w:val="clear" w:color="auto" w:fill="auto"/>
            <w:noWrap/>
            <w:vAlign w:val="center"/>
            <w:hideMark/>
          </w:tcPr>
          <w:p w14:paraId="3C14EF2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A27FD3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3B291FF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BBEE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BA8E9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B3EF5E9" w14:textId="77777777" w:rsidTr="00E747E3">
        <w:trPr>
          <w:trHeight w:val="288"/>
        </w:trPr>
        <w:tc>
          <w:tcPr>
            <w:tcW w:w="527" w:type="pct"/>
            <w:tcBorders>
              <w:top w:val="nil"/>
              <w:left w:val="nil"/>
              <w:bottom w:val="nil"/>
              <w:right w:val="nil"/>
            </w:tcBorders>
            <w:shd w:val="clear" w:color="auto" w:fill="auto"/>
            <w:noWrap/>
            <w:vAlign w:val="center"/>
            <w:hideMark/>
          </w:tcPr>
          <w:p w14:paraId="53B6C5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CE9D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2712D3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4AE0EE66"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auto"/>
            <w:noWrap/>
            <w:vAlign w:val="center"/>
            <w:hideMark/>
          </w:tcPr>
          <w:p w14:paraId="3226A1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0.947</w:t>
            </w:r>
          </w:p>
        </w:tc>
        <w:tc>
          <w:tcPr>
            <w:tcW w:w="527" w:type="pct"/>
            <w:tcBorders>
              <w:top w:val="nil"/>
              <w:left w:val="nil"/>
              <w:bottom w:val="nil"/>
              <w:right w:val="nil"/>
            </w:tcBorders>
            <w:shd w:val="clear" w:color="auto" w:fill="auto"/>
            <w:noWrap/>
            <w:vAlign w:val="center"/>
            <w:hideMark/>
          </w:tcPr>
          <w:p w14:paraId="0F0383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14D90BD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5A7E30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74BC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67106FFE" w14:textId="77777777" w:rsidTr="00E747E3">
        <w:trPr>
          <w:trHeight w:val="288"/>
        </w:trPr>
        <w:tc>
          <w:tcPr>
            <w:tcW w:w="527" w:type="pct"/>
            <w:tcBorders>
              <w:top w:val="nil"/>
              <w:left w:val="nil"/>
              <w:bottom w:val="nil"/>
              <w:right w:val="nil"/>
            </w:tcBorders>
            <w:shd w:val="clear" w:color="auto" w:fill="auto"/>
            <w:noWrap/>
            <w:vAlign w:val="center"/>
            <w:hideMark/>
          </w:tcPr>
          <w:p w14:paraId="096C940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77CD1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000327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auto"/>
            <w:noWrap/>
            <w:vAlign w:val="center"/>
            <w:hideMark/>
          </w:tcPr>
          <w:p w14:paraId="140B3133"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0C6B2D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6B96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11E6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02324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1F2EF24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66CE8D57" w14:textId="77777777" w:rsidTr="00E747E3">
        <w:trPr>
          <w:trHeight w:val="288"/>
        </w:trPr>
        <w:tc>
          <w:tcPr>
            <w:tcW w:w="527" w:type="pct"/>
            <w:tcBorders>
              <w:top w:val="nil"/>
              <w:left w:val="nil"/>
              <w:bottom w:val="nil"/>
              <w:right w:val="nil"/>
            </w:tcBorders>
            <w:shd w:val="clear" w:color="auto" w:fill="auto"/>
            <w:noWrap/>
            <w:vAlign w:val="center"/>
            <w:hideMark/>
          </w:tcPr>
          <w:p w14:paraId="7CA54EF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6CD2746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60C963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28FFA580"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727CF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3F45727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6645851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4109EB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5CA5FC5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4E9C75DB" w14:textId="77777777" w:rsidTr="00E747E3">
        <w:trPr>
          <w:trHeight w:val="288"/>
        </w:trPr>
        <w:tc>
          <w:tcPr>
            <w:tcW w:w="527" w:type="pct"/>
            <w:tcBorders>
              <w:top w:val="nil"/>
              <w:left w:val="nil"/>
              <w:bottom w:val="nil"/>
              <w:right w:val="nil"/>
            </w:tcBorders>
            <w:shd w:val="clear" w:color="auto" w:fill="auto"/>
            <w:noWrap/>
            <w:vAlign w:val="center"/>
            <w:hideMark/>
          </w:tcPr>
          <w:p w14:paraId="1D11267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35FE41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62D79B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49A3D4FF"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auto"/>
            <w:noWrap/>
            <w:vAlign w:val="center"/>
            <w:hideMark/>
          </w:tcPr>
          <w:p w14:paraId="2D2F215D"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041FC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0.891</w:t>
            </w:r>
          </w:p>
        </w:tc>
        <w:tc>
          <w:tcPr>
            <w:tcW w:w="527" w:type="pct"/>
            <w:tcBorders>
              <w:top w:val="nil"/>
              <w:left w:val="nil"/>
              <w:bottom w:val="nil"/>
              <w:right w:val="nil"/>
            </w:tcBorders>
            <w:shd w:val="clear" w:color="auto" w:fill="auto"/>
            <w:noWrap/>
            <w:vAlign w:val="center"/>
            <w:hideMark/>
          </w:tcPr>
          <w:p w14:paraId="523ED7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FEB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551CF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28289828" w14:textId="77777777" w:rsidTr="00E747E3">
        <w:trPr>
          <w:trHeight w:val="288"/>
        </w:trPr>
        <w:tc>
          <w:tcPr>
            <w:tcW w:w="527" w:type="pct"/>
            <w:tcBorders>
              <w:top w:val="nil"/>
              <w:left w:val="nil"/>
              <w:bottom w:val="nil"/>
              <w:right w:val="nil"/>
            </w:tcBorders>
            <w:shd w:val="clear" w:color="auto" w:fill="auto"/>
            <w:noWrap/>
            <w:vAlign w:val="center"/>
            <w:hideMark/>
          </w:tcPr>
          <w:p w14:paraId="636242B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BA6B0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54C1FA60" w14:textId="77777777" w:rsidR="00E747E3" w:rsidRDefault="00E747E3">
            <w:pPr>
              <w:jc w:val="center"/>
              <w:rPr>
                <w:rFonts w:ascii="Times" w:hAnsi="Times" w:cs="Calibri"/>
                <w:color w:val="000000"/>
                <w:sz w:val="20"/>
                <w:szCs w:val="20"/>
              </w:rPr>
            </w:pPr>
            <w:r>
              <w:rPr>
                <w:rFonts w:ascii="Times" w:hAnsi="Times" w:cs="Calibri"/>
                <w:color w:val="000000"/>
                <w:sz w:val="20"/>
                <w:szCs w:val="20"/>
              </w:rPr>
              <w:t>0.856</w:t>
            </w:r>
          </w:p>
        </w:tc>
        <w:tc>
          <w:tcPr>
            <w:tcW w:w="527" w:type="pct"/>
            <w:tcBorders>
              <w:top w:val="nil"/>
              <w:left w:val="nil"/>
              <w:bottom w:val="nil"/>
              <w:right w:val="nil"/>
            </w:tcBorders>
            <w:shd w:val="clear" w:color="auto" w:fill="auto"/>
            <w:noWrap/>
            <w:vAlign w:val="center"/>
            <w:hideMark/>
          </w:tcPr>
          <w:p w14:paraId="30AF260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4A52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5237D9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43A1EC3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5F096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69D84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03F1E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861EE8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200798A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5E7793E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2C7129CF" w14:textId="77777777" w:rsidR="00E747E3" w:rsidRDefault="00E747E3">
            <w:pPr>
              <w:jc w:val="center"/>
              <w:rPr>
                <w:rFonts w:ascii="Times" w:hAnsi="Times" w:cs="Calibri"/>
                <w:color w:val="000000"/>
                <w:sz w:val="20"/>
                <w:szCs w:val="20"/>
              </w:rPr>
            </w:pPr>
            <w:r>
              <w:rPr>
                <w:rFonts w:ascii="Times" w:hAnsi="Times" w:cs="Calibri"/>
                <w:color w:val="000000"/>
                <w:sz w:val="20"/>
                <w:szCs w:val="20"/>
              </w:rPr>
              <w:t>27</w:t>
            </w:r>
          </w:p>
        </w:tc>
        <w:tc>
          <w:tcPr>
            <w:tcW w:w="527" w:type="pct"/>
            <w:tcBorders>
              <w:top w:val="nil"/>
              <w:left w:val="nil"/>
              <w:bottom w:val="nil"/>
              <w:right w:val="nil"/>
            </w:tcBorders>
            <w:shd w:val="clear" w:color="auto" w:fill="E7E6E6" w:themeFill="background2"/>
            <w:noWrap/>
            <w:vAlign w:val="center"/>
            <w:hideMark/>
          </w:tcPr>
          <w:p w14:paraId="0C5DA2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E7E6E6" w:themeFill="background2"/>
            <w:noWrap/>
            <w:vAlign w:val="center"/>
            <w:hideMark/>
          </w:tcPr>
          <w:p w14:paraId="7F2EBF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F6B8BB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BDB85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F8B5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BD65D4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07158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752920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55B99C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4CA9F43B"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2F0B5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6120C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425659E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5C30B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269ACDD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7459B8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9C5804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8D603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4540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DF918D7"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383AD97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4B51F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39265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2431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2E1B0B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8B8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6D2A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B134F4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7ED570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5D59D98F"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5AFC3C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0.902</w:t>
            </w:r>
          </w:p>
        </w:tc>
        <w:tc>
          <w:tcPr>
            <w:tcW w:w="527" w:type="pct"/>
            <w:tcBorders>
              <w:top w:val="nil"/>
              <w:left w:val="nil"/>
              <w:bottom w:val="nil"/>
              <w:right w:val="nil"/>
            </w:tcBorders>
            <w:shd w:val="clear" w:color="auto" w:fill="E7E6E6" w:themeFill="background2"/>
            <w:noWrap/>
            <w:vAlign w:val="center"/>
            <w:hideMark/>
          </w:tcPr>
          <w:p w14:paraId="19A08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3F44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4930B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25DE6C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15AA3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0D338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23893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4F8652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6F19CAF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B8CF5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79AA3C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12D0515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CCE454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045D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6CE02CE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D2EB48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3D10B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55B3A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8A7CC58"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08574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16F8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4F7B4E2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87164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12CC0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12C058E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F27A967"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5F9ACE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50F5B3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7D01A954"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43C9F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35B0E0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5D985E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7E9C3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93BB5F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4B5F3FE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81ED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514429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EED07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2656FC9A"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22555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1D3D65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575AE24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4A721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2AB05F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7E555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02471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3117359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626F1AE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5B67C2DE"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E7E6E6" w:themeFill="background2"/>
            <w:noWrap/>
            <w:vAlign w:val="center"/>
            <w:hideMark/>
          </w:tcPr>
          <w:p w14:paraId="36ABA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72FCA2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103C32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86293A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0.019</w:t>
            </w:r>
          </w:p>
        </w:tc>
        <w:tc>
          <w:tcPr>
            <w:tcW w:w="772" w:type="pct"/>
            <w:tcBorders>
              <w:top w:val="nil"/>
              <w:left w:val="nil"/>
              <w:bottom w:val="nil"/>
              <w:right w:val="nil"/>
            </w:tcBorders>
            <w:shd w:val="clear" w:color="auto" w:fill="E7E6E6" w:themeFill="background2"/>
            <w:noWrap/>
            <w:vAlign w:val="center"/>
            <w:hideMark/>
          </w:tcPr>
          <w:p w14:paraId="28C711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2C2E4D6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41DF56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C5D6D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274D205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0.884</w:t>
            </w:r>
          </w:p>
        </w:tc>
        <w:tc>
          <w:tcPr>
            <w:tcW w:w="527" w:type="pct"/>
            <w:tcBorders>
              <w:top w:val="nil"/>
              <w:left w:val="nil"/>
              <w:bottom w:val="nil"/>
              <w:right w:val="nil"/>
            </w:tcBorders>
            <w:shd w:val="clear" w:color="auto" w:fill="E7E6E6" w:themeFill="background2"/>
            <w:noWrap/>
            <w:vAlign w:val="center"/>
            <w:hideMark/>
          </w:tcPr>
          <w:p w14:paraId="54DD734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4E9D53C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04A4987F"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397AFC6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30F0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68A2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2B5A2D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75BCB20"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2013</w:t>
            </w:r>
          </w:p>
        </w:tc>
        <w:tc>
          <w:tcPr>
            <w:tcW w:w="527" w:type="pct"/>
            <w:tcBorders>
              <w:top w:val="nil"/>
              <w:left w:val="nil"/>
              <w:bottom w:val="nil"/>
              <w:right w:val="nil"/>
            </w:tcBorders>
            <w:shd w:val="clear" w:color="auto" w:fill="E7E6E6" w:themeFill="background2"/>
            <w:noWrap/>
            <w:vAlign w:val="center"/>
            <w:hideMark/>
          </w:tcPr>
          <w:p w14:paraId="678C3D46"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0A179E8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nil"/>
              <w:right w:val="nil"/>
            </w:tcBorders>
            <w:shd w:val="clear" w:color="auto" w:fill="E7E6E6" w:themeFill="background2"/>
            <w:noWrap/>
            <w:vAlign w:val="center"/>
            <w:hideMark/>
          </w:tcPr>
          <w:p w14:paraId="4729F47E"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2F954FE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E7E6E6" w:themeFill="background2"/>
            <w:noWrap/>
            <w:vAlign w:val="center"/>
            <w:hideMark/>
          </w:tcPr>
          <w:p w14:paraId="0E263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6B13AB1A"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C97F7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1CEEDD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DDC302E" w14:textId="77777777" w:rsidTr="00E747E3">
        <w:trPr>
          <w:trHeight w:val="288"/>
        </w:trPr>
        <w:tc>
          <w:tcPr>
            <w:tcW w:w="527" w:type="pct"/>
            <w:tcBorders>
              <w:top w:val="nil"/>
              <w:left w:val="nil"/>
              <w:bottom w:val="nil"/>
              <w:right w:val="nil"/>
            </w:tcBorders>
            <w:shd w:val="clear" w:color="auto" w:fill="auto"/>
            <w:noWrap/>
            <w:vAlign w:val="center"/>
            <w:hideMark/>
          </w:tcPr>
          <w:p w14:paraId="5D3401C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F35A8B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896DB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auto"/>
            <w:noWrap/>
            <w:vAlign w:val="center"/>
            <w:hideMark/>
          </w:tcPr>
          <w:p w14:paraId="0E71DDAF"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4152492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CCD61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3E1F103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8BD558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2288316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EAB24A0" w14:textId="77777777" w:rsidTr="00E747E3">
        <w:trPr>
          <w:trHeight w:val="288"/>
        </w:trPr>
        <w:tc>
          <w:tcPr>
            <w:tcW w:w="527" w:type="pct"/>
            <w:tcBorders>
              <w:top w:val="nil"/>
              <w:left w:val="nil"/>
              <w:bottom w:val="nil"/>
              <w:right w:val="nil"/>
            </w:tcBorders>
            <w:shd w:val="clear" w:color="auto" w:fill="auto"/>
            <w:noWrap/>
            <w:vAlign w:val="center"/>
            <w:hideMark/>
          </w:tcPr>
          <w:p w14:paraId="633146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479DE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0267A10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5C9A1E67" w14:textId="77777777" w:rsidR="00E747E3" w:rsidRDefault="00E747E3">
            <w:pPr>
              <w:jc w:val="center"/>
              <w:rPr>
                <w:rFonts w:ascii="Times" w:hAnsi="Times" w:cs="Calibri"/>
                <w:color w:val="000000"/>
                <w:sz w:val="20"/>
                <w:szCs w:val="20"/>
              </w:rPr>
            </w:pPr>
            <w:r>
              <w:rPr>
                <w:rFonts w:ascii="Times" w:hAnsi="Times" w:cs="Calibri"/>
                <w:color w:val="000000"/>
                <w:sz w:val="20"/>
                <w:szCs w:val="20"/>
              </w:rPr>
              <w:t>69</w:t>
            </w:r>
          </w:p>
        </w:tc>
        <w:tc>
          <w:tcPr>
            <w:tcW w:w="527" w:type="pct"/>
            <w:tcBorders>
              <w:top w:val="nil"/>
              <w:left w:val="nil"/>
              <w:bottom w:val="nil"/>
              <w:right w:val="nil"/>
            </w:tcBorders>
            <w:shd w:val="clear" w:color="auto" w:fill="auto"/>
            <w:noWrap/>
            <w:vAlign w:val="center"/>
            <w:hideMark/>
          </w:tcPr>
          <w:p w14:paraId="1F8D357B"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074974E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817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C6FB5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auto"/>
            <w:noWrap/>
            <w:vAlign w:val="center"/>
            <w:hideMark/>
          </w:tcPr>
          <w:p w14:paraId="0485737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AE08BB2" w14:textId="77777777" w:rsidTr="00E747E3">
        <w:trPr>
          <w:trHeight w:val="288"/>
        </w:trPr>
        <w:tc>
          <w:tcPr>
            <w:tcW w:w="527" w:type="pct"/>
            <w:tcBorders>
              <w:top w:val="nil"/>
              <w:left w:val="nil"/>
              <w:bottom w:val="nil"/>
              <w:right w:val="nil"/>
            </w:tcBorders>
            <w:shd w:val="clear" w:color="auto" w:fill="auto"/>
            <w:noWrap/>
            <w:vAlign w:val="center"/>
            <w:hideMark/>
          </w:tcPr>
          <w:p w14:paraId="56A8CE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511EB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3B920D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6D1E774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44D36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7CBE48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AE40B5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993E18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94082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E06C252" w14:textId="77777777" w:rsidTr="00E747E3">
        <w:trPr>
          <w:trHeight w:val="288"/>
        </w:trPr>
        <w:tc>
          <w:tcPr>
            <w:tcW w:w="527" w:type="pct"/>
            <w:tcBorders>
              <w:top w:val="nil"/>
              <w:left w:val="nil"/>
              <w:bottom w:val="nil"/>
              <w:right w:val="nil"/>
            </w:tcBorders>
            <w:shd w:val="clear" w:color="auto" w:fill="auto"/>
            <w:noWrap/>
            <w:vAlign w:val="center"/>
            <w:hideMark/>
          </w:tcPr>
          <w:p w14:paraId="635BF56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9E1F3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4C412DA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B81C38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3C36D3A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1E6398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DE000A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8535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2263141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7B32D85F" w14:textId="77777777" w:rsidTr="00E747E3">
        <w:trPr>
          <w:trHeight w:val="288"/>
        </w:trPr>
        <w:tc>
          <w:tcPr>
            <w:tcW w:w="527" w:type="pct"/>
            <w:tcBorders>
              <w:top w:val="nil"/>
              <w:left w:val="nil"/>
              <w:bottom w:val="nil"/>
              <w:right w:val="nil"/>
            </w:tcBorders>
            <w:shd w:val="clear" w:color="auto" w:fill="auto"/>
            <w:noWrap/>
            <w:vAlign w:val="center"/>
            <w:hideMark/>
          </w:tcPr>
          <w:p w14:paraId="7459A9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EC166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C98B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194CB71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2F19D77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0D6C84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173203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4C8B0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225477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2AC3772C" w14:textId="77777777" w:rsidTr="00E747E3">
        <w:trPr>
          <w:trHeight w:val="288"/>
        </w:trPr>
        <w:tc>
          <w:tcPr>
            <w:tcW w:w="527" w:type="pct"/>
            <w:tcBorders>
              <w:top w:val="nil"/>
              <w:left w:val="nil"/>
              <w:bottom w:val="nil"/>
              <w:right w:val="nil"/>
            </w:tcBorders>
            <w:shd w:val="clear" w:color="auto" w:fill="auto"/>
            <w:noWrap/>
            <w:vAlign w:val="center"/>
            <w:hideMark/>
          </w:tcPr>
          <w:p w14:paraId="68A3AD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6A3C0EF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1D1698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06E0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75DD2F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auto"/>
            <w:noWrap/>
            <w:vAlign w:val="center"/>
            <w:hideMark/>
          </w:tcPr>
          <w:p w14:paraId="4176C6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4B10EE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79579E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5C725F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3C43AB8" w14:textId="77777777" w:rsidTr="00E747E3">
        <w:trPr>
          <w:trHeight w:val="288"/>
        </w:trPr>
        <w:tc>
          <w:tcPr>
            <w:tcW w:w="527" w:type="pct"/>
            <w:tcBorders>
              <w:top w:val="nil"/>
              <w:left w:val="nil"/>
              <w:bottom w:val="nil"/>
              <w:right w:val="nil"/>
            </w:tcBorders>
            <w:shd w:val="clear" w:color="auto" w:fill="auto"/>
            <w:noWrap/>
            <w:vAlign w:val="center"/>
            <w:hideMark/>
          </w:tcPr>
          <w:p w14:paraId="27BF8A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A37274B"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30EB6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1EA9755"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2FBC8B9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6F4324E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DEB629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A334A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CB62C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349DD56E" w14:textId="77777777" w:rsidTr="00E747E3">
        <w:trPr>
          <w:trHeight w:val="288"/>
        </w:trPr>
        <w:tc>
          <w:tcPr>
            <w:tcW w:w="527" w:type="pct"/>
            <w:tcBorders>
              <w:top w:val="nil"/>
              <w:left w:val="nil"/>
              <w:bottom w:val="nil"/>
              <w:right w:val="nil"/>
            </w:tcBorders>
            <w:shd w:val="clear" w:color="auto" w:fill="auto"/>
            <w:noWrap/>
            <w:vAlign w:val="center"/>
            <w:hideMark/>
          </w:tcPr>
          <w:p w14:paraId="7A0DA2C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82B52E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3118969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17556ED4"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438984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0DA523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35B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FC7F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69105F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6B3B365" w14:textId="77777777" w:rsidTr="00E747E3">
        <w:trPr>
          <w:trHeight w:val="288"/>
        </w:trPr>
        <w:tc>
          <w:tcPr>
            <w:tcW w:w="527" w:type="pct"/>
            <w:tcBorders>
              <w:top w:val="nil"/>
              <w:left w:val="nil"/>
              <w:bottom w:val="nil"/>
              <w:right w:val="nil"/>
            </w:tcBorders>
            <w:shd w:val="clear" w:color="auto" w:fill="auto"/>
            <w:noWrap/>
            <w:vAlign w:val="center"/>
            <w:hideMark/>
          </w:tcPr>
          <w:p w14:paraId="26119F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D2390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286132B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3E3D6BF"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46B23AA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3E81B7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1174C26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752090F"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31326E0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46F6C79" w14:textId="77777777" w:rsidTr="00E747E3">
        <w:trPr>
          <w:trHeight w:val="288"/>
        </w:trPr>
        <w:tc>
          <w:tcPr>
            <w:tcW w:w="527" w:type="pct"/>
            <w:tcBorders>
              <w:top w:val="nil"/>
              <w:left w:val="nil"/>
              <w:bottom w:val="nil"/>
              <w:right w:val="nil"/>
            </w:tcBorders>
            <w:shd w:val="clear" w:color="auto" w:fill="auto"/>
            <w:noWrap/>
            <w:vAlign w:val="center"/>
            <w:hideMark/>
          </w:tcPr>
          <w:p w14:paraId="66F614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96AAD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C969A78"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18B0E3C2"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551E4E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6A770B3"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609B456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FC2CA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EEAE5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472AB9B" w14:textId="77777777" w:rsidTr="00E747E3">
        <w:trPr>
          <w:trHeight w:val="288"/>
        </w:trPr>
        <w:tc>
          <w:tcPr>
            <w:tcW w:w="527" w:type="pct"/>
            <w:tcBorders>
              <w:top w:val="nil"/>
              <w:left w:val="nil"/>
              <w:bottom w:val="nil"/>
              <w:right w:val="nil"/>
            </w:tcBorders>
            <w:shd w:val="clear" w:color="auto" w:fill="auto"/>
            <w:noWrap/>
            <w:vAlign w:val="center"/>
            <w:hideMark/>
          </w:tcPr>
          <w:p w14:paraId="41A11F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D4028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16A8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0.853</w:t>
            </w:r>
          </w:p>
        </w:tc>
        <w:tc>
          <w:tcPr>
            <w:tcW w:w="527" w:type="pct"/>
            <w:tcBorders>
              <w:top w:val="nil"/>
              <w:left w:val="nil"/>
              <w:bottom w:val="nil"/>
              <w:right w:val="nil"/>
            </w:tcBorders>
            <w:shd w:val="clear" w:color="auto" w:fill="auto"/>
            <w:noWrap/>
            <w:vAlign w:val="center"/>
            <w:hideMark/>
          </w:tcPr>
          <w:p w14:paraId="6F2CE0A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27B485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auto"/>
            <w:noWrap/>
            <w:vAlign w:val="center"/>
            <w:hideMark/>
          </w:tcPr>
          <w:p w14:paraId="536B87C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F45F50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9D6E0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63677EA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5CF2F4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E2E121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879638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03EB59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76E5C1EB"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E7E6E6" w:themeFill="background2"/>
            <w:noWrap/>
            <w:vAlign w:val="center"/>
            <w:hideMark/>
          </w:tcPr>
          <w:p w14:paraId="674D5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1D5BF5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6BE9A29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0F0A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4507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805BAD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854D3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93A8F5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16997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1811EE60" w14:textId="77777777" w:rsidR="00E747E3" w:rsidRDefault="00E747E3">
            <w:pPr>
              <w:jc w:val="center"/>
              <w:rPr>
                <w:rFonts w:ascii="Times" w:hAnsi="Times" w:cs="Calibri"/>
                <w:color w:val="000000"/>
                <w:sz w:val="20"/>
                <w:szCs w:val="20"/>
              </w:rPr>
            </w:pPr>
            <w:r>
              <w:rPr>
                <w:rFonts w:ascii="Times" w:hAnsi="Times" w:cs="Calibri"/>
                <w:color w:val="000000"/>
                <w:sz w:val="20"/>
                <w:szCs w:val="20"/>
              </w:rPr>
              <w:t>71</w:t>
            </w:r>
          </w:p>
        </w:tc>
        <w:tc>
          <w:tcPr>
            <w:tcW w:w="527" w:type="pct"/>
            <w:tcBorders>
              <w:top w:val="nil"/>
              <w:left w:val="nil"/>
              <w:bottom w:val="nil"/>
              <w:right w:val="nil"/>
            </w:tcBorders>
            <w:shd w:val="clear" w:color="auto" w:fill="E7E6E6" w:themeFill="background2"/>
            <w:noWrap/>
            <w:vAlign w:val="center"/>
            <w:hideMark/>
          </w:tcPr>
          <w:p w14:paraId="02F2A3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E7E6E6" w:themeFill="background2"/>
            <w:noWrap/>
            <w:vAlign w:val="center"/>
            <w:hideMark/>
          </w:tcPr>
          <w:p w14:paraId="3177626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4C0701C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3DB2F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4AA78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5043324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EDDFB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F376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5B0E9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9708AF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D8F18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059A25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0596DE5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7DD36E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C9020B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3D01E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CEC40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4E68F5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2BB1F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4E8B9F2"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4F325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0.904</w:t>
            </w:r>
          </w:p>
        </w:tc>
        <w:tc>
          <w:tcPr>
            <w:tcW w:w="527" w:type="pct"/>
            <w:tcBorders>
              <w:top w:val="nil"/>
              <w:left w:val="nil"/>
              <w:bottom w:val="nil"/>
              <w:right w:val="nil"/>
            </w:tcBorders>
            <w:shd w:val="clear" w:color="auto" w:fill="E7E6E6" w:themeFill="background2"/>
            <w:noWrap/>
            <w:vAlign w:val="center"/>
            <w:hideMark/>
          </w:tcPr>
          <w:p w14:paraId="5A6973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1A7131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394C1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7CDC20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71567A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3705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3EC59A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6D391B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2D6D863" w14:textId="77777777" w:rsidR="00E747E3" w:rsidRDefault="00E747E3">
            <w:pPr>
              <w:jc w:val="center"/>
              <w:rPr>
                <w:rFonts w:ascii="Times" w:hAnsi="Times" w:cs="Calibri"/>
                <w:color w:val="000000"/>
                <w:sz w:val="20"/>
                <w:szCs w:val="20"/>
              </w:rPr>
            </w:pPr>
            <w:r>
              <w:rPr>
                <w:rFonts w:ascii="Times" w:hAnsi="Times" w:cs="Calibri"/>
                <w:color w:val="000000"/>
                <w:sz w:val="20"/>
                <w:szCs w:val="20"/>
              </w:rPr>
              <w:t>41</w:t>
            </w:r>
          </w:p>
        </w:tc>
        <w:tc>
          <w:tcPr>
            <w:tcW w:w="527" w:type="pct"/>
            <w:tcBorders>
              <w:top w:val="nil"/>
              <w:left w:val="nil"/>
              <w:bottom w:val="nil"/>
              <w:right w:val="nil"/>
            </w:tcBorders>
            <w:shd w:val="clear" w:color="auto" w:fill="E7E6E6" w:themeFill="background2"/>
            <w:noWrap/>
            <w:vAlign w:val="center"/>
            <w:hideMark/>
          </w:tcPr>
          <w:p w14:paraId="473837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52A6412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F1D455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0F8D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61C4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4F3A62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B356A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B51CF9E"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C96BBB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DAD053F" w14:textId="77777777" w:rsidR="00E747E3" w:rsidRDefault="00E747E3">
            <w:pPr>
              <w:jc w:val="center"/>
              <w:rPr>
                <w:rFonts w:ascii="Times" w:hAnsi="Times" w:cs="Calibri"/>
                <w:color w:val="000000"/>
                <w:sz w:val="20"/>
                <w:szCs w:val="20"/>
              </w:rPr>
            </w:pPr>
            <w:r>
              <w:rPr>
                <w:rFonts w:ascii="Times" w:hAnsi="Times" w:cs="Calibri"/>
                <w:color w:val="000000"/>
                <w:sz w:val="20"/>
                <w:szCs w:val="20"/>
              </w:rPr>
              <w:t>57</w:t>
            </w:r>
          </w:p>
        </w:tc>
        <w:tc>
          <w:tcPr>
            <w:tcW w:w="527" w:type="pct"/>
            <w:tcBorders>
              <w:top w:val="nil"/>
              <w:left w:val="nil"/>
              <w:bottom w:val="nil"/>
              <w:right w:val="nil"/>
            </w:tcBorders>
            <w:shd w:val="clear" w:color="auto" w:fill="E7E6E6" w:themeFill="background2"/>
            <w:noWrap/>
            <w:vAlign w:val="center"/>
            <w:hideMark/>
          </w:tcPr>
          <w:p w14:paraId="01AF15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4DBC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6F01B8E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01E7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1C9F43A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ECC651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3AE8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9050C7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71BB9C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457481D6"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E7E6E6" w:themeFill="background2"/>
            <w:noWrap/>
            <w:vAlign w:val="center"/>
            <w:hideMark/>
          </w:tcPr>
          <w:p w14:paraId="21A5D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71EFB8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147588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0230A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B11393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447A8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25019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5DCCEF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2FC1CF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CEFFDA8"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2DE2EC4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758F15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D47AB3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18019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7A575A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250DFA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C24ED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FC6F6A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EF05E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6599619"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65E02E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645D0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5F9AB5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D423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0052C4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0AA85F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3A1786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9471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DCB810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E7E6E6" w:themeFill="background2"/>
            <w:noWrap/>
            <w:vAlign w:val="center"/>
            <w:hideMark/>
          </w:tcPr>
          <w:p w14:paraId="2320914D"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373089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E7E6E6" w:themeFill="background2"/>
            <w:noWrap/>
            <w:vAlign w:val="center"/>
            <w:hideMark/>
          </w:tcPr>
          <w:p w14:paraId="5F1C9B75"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6784D03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D3499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15EC2D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630847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8E0FB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7A1ADA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34969A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0.854</w:t>
            </w:r>
          </w:p>
        </w:tc>
        <w:tc>
          <w:tcPr>
            <w:tcW w:w="527" w:type="pct"/>
            <w:tcBorders>
              <w:top w:val="nil"/>
              <w:left w:val="nil"/>
              <w:bottom w:val="nil"/>
              <w:right w:val="nil"/>
            </w:tcBorders>
            <w:shd w:val="clear" w:color="auto" w:fill="E7E6E6" w:themeFill="background2"/>
            <w:noWrap/>
            <w:vAlign w:val="center"/>
            <w:hideMark/>
          </w:tcPr>
          <w:p w14:paraId="62680576"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4BA6643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495EB452" w14:textId="77777777" w:rsidR="00E747E3" w:rsidRDefault="00E747E3">
            <w:pPr>
              <w:jc w:val="center"/>
              <w:rPr>
                <w:rFonts w:ascii="Times" w:hAnsi="Times" w:cs="Calibri"/>
                <w:color w:val="000000"/>
                <w:sz w:val="20"/>
                <w:szCs w:val="20"/>
              </w:rPr>
            </w:pPr>
            <w:r>
              <w:rPr>
                <w:rFonts w:ascii="Times" w:hAnsi="Times" w:cs="Calibri"/>
                <w:color w:val="000000"/>
                <w:sz w:val="20"/>
                <w:szCs w:val="20"/>
              </w:rPr>
              <w:t>0.867</w:t>
            </w:r>
          </w:p>
        </w:tc>
        <w:tc>
          <w:tcPr>
            <w:tcW w:w="527" w:type="pct"/>
            <w:tcBorders>
              <w:top w:val="nil"/>
              <w:left w:val="nil"/>
              <w:bottom w:val="nil"/>
              <w:right w:val="nil"/>
            </w:tcBorders>
            <w:shd w:val="clear" w:color="auto" w:fill="E7E6E6" w:themeFill="background2"/>
            <w:noWrap/>
            <w:vAlign w:val="center"/>
            <w:hideMark/>
          </w:tcPr>
          <w:p w14:paraId="513885A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006D408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A5126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F26609F" w14:textId="77777777" w:rsidTr="00E747E3">
        <w:trPr>
          <w:trHeight w:val="288"/>
        </w:trPr>
        <w:tc>
          <w:tcPr>
            <w:tcW w:w="527" w:type="pct"/>
            <w:tcBorders>
              <w:top w:val="nil"/>
              <w:left w:val="nil"/>
              <w:bottom w:val="nil"/>
              <w:right w:val="nil"/>
            </w:tcBorders>
            <w:shd w:val="clear" w:color="auto" w:fill="auto"/>
            <w:noWrap/>
            <w:vAlign w:val="center"/>
            <w:hideMark/>
          </w:tcPr>
          <w:p w14:paraId="5E56FC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4A11A19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2170461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6B3EABD6"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5E5320C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361CA1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03702C6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162FE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DC73AC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899BFA7" w14:textId="77777777" w:rsidTr="00E747E3">
        <w:trPr>
          <w:trHeight w:val="288"/>
        </w:trPr>
        <w:tc>
          <w:tcPr>
            <w:tcW w:w="527" w:type="pct"/>
            <w:tcBorders>
              <w:top w:val="nil"/>
              <w:left w:val="nil"/>
              <w:bottom w:val="nil"/>
              <w:right w:val="nil"/>
            </w:tcBorders>
            <w:shd w:val="clear" w:color="auto" w:fill="auto"/>
            <w:noWrap/>
            <w:vAlign w:val="center"/>
            <w:hideMark/>
          </w:tcPr>
          <w:p w14:paraId="2E559C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57084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890AE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117DA2DE"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1BDDCE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27574CD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5B2C5E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039DD8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6F38DF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63AE1680" w14:textId="77777777" w:rsidTr="00E747E3">
        <w:trPr>
          <w:trHeight w:val="288"/>
        </w:trPr>
        <w:tc>
          <w:tcPr>
            <w:tcW w:w="527" w:type="pct"/>
            <w:tcBorders>
              <w:top w:val="nil"/>
              <w:left w:val="nil"/>
              <w:bottom w:val="nil"/>
              <w:right w:val="nil"/>
            </w:tcBorders>
            <w:shd w:val="clear" w:color="auto" w:fill="auto"/>
            <w:noWrap/>
            <w:vAlign w:val="center"/>
            <w:hideMark/>
          </w:tcPr>
          <w:p w14:paraId="1D5A46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B583E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35C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7A595DC"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672E6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10C093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5C9F07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F1B30F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13259D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44744660" w14:textId="77777777" w:rsidTr="00E747E3">
        <w:trPr>
          <w:trHeight w:val="288"/>
        </w:trPr>
        <w:tc>
          <w:tcPr>
            <w:tcW w:w="527" w:type="pct"/>
            <w:tcBorders>
              <w:top w:val="nil"/>
              <w:left w:val="nil"/>
              <w:bottom w:val="nil"/>
              <w:right w:val="nil"/>
            </w:tcBorders>
            <w:shd w:val="clear" w:color="auto" w:fill="auto"/>
            <w:noWrap/>
            <w:vAlign w:val="center"/>
            <w:hideMark/>
          </w:tcPr>
          <w:p w14:paraId="28A214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CFC30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1E5596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6A3D9E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06EB34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0851C9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44B8040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27F8E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527A9A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3C7AC640" w14:textId="77777777" w:rsidTr="00E747E3">
        <w:trPr>
          <w:trHeight w:val="288"/>
        </w:trPr>
        <w:tc>
          <w:tcPr>
            <w:tcW w:w="527" w:type="pct"/>
            <w:tcBorders>
              <w:top w:val="nil"/>
              <w:left w:val="nil"/>
              <w:bottom w:val="nil"/>
              <w:right w:val="nil"/>
            </w:tcBorders>
            <w:shd w:val="clear" w:color="auto" w:fill="auto"/>
            <w:noWrap/>
            <w:vAlign w:val="center"/>
            <w:hideMark/>
          </w:tcPr>
          <w:p w14:paraId="3BBC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526F03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07DEEF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0E8A6665"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auto"/>
            <w:noWrap/>
            <w:vAlign w:val="center"/>
            <w:hideMark/>
          </w:tcPr>
          <w:p w14:paraId="6E86E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48DAAC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81AC6A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64329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598E205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D4C8616" w14:textId="77777777" w:rsidTr="00E747E3">
        <w:trPr>
          <w:trHeight w:val="288"/>
        </w:trPr>
        <w:tc>
          <w:tcPr>
            <w:tcW w:w="527" w:type="pct"/>
            <w:tcBorders>
              <w:top w:val="nil"/>
              <w:left w:val="nil"/>
              <w:bottom w:val="nil"/>
              <w:right w:val="nil"/>
            </w:tcBorders>
            <w:shd w:val="clear" w:color="auto" w:fill="auto"/>
            <w:noWrap/>
            <w:vAlign w:val="center"/>
            <w:hideMark/>
          </w:tcPr>
          <w:p w14:paraId="4D1464A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2657D7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A8ACC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29E13E0E"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411672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153E3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F058CE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2FC0F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7AEF66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49E67C1" w14:textId="77777777" w:rsidTr="00E747E3">
        <w:trPr>
          <w:trHeight w:val="288"/>
        </w:trPr>
        <w:tc>
          <w:tcPr>
            <w:tcW w:w="527" w:type="pct"/>
            <w:tcBorders>
              <w:top w:val="nil"/>
              <w:left w:val="nil"/>
              <w:bottom w:val="nil"/>
              <w:right w:val="nil"/>
            </w:tcBorders>
            <w:shd w:val="clear" w:color="auto" w:fill="auto"/>
            <w:noWrap/>
            <w:vAlign w:val="center"/>
            <w:hideMark/>
          </w:tcPr>
          <w:p w14:paraId="0BC0DAB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0093D828"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42D82E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7A6B996A"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0CE9640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0AE54C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6AF81F8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BDE5CF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CA1C2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084C8FE" w14:textId="77777777" w:rsidTr="00E747E3">
        <w:trPr>
          <w:trHeight w:val="288"/>
        </w:trPr>
        <w:tc>
          <w:tcPr>
            <w:tcW w:w="527" w:type="pct"/>
            <w:tcBorders>
              <w:top w:val="nil"/>
              <w:left w:val="nil"/>
              <w:bottom w:val="nil"/>
              <w:right w:val="nil"/>
            </w:tcBorders>
            <w:shd w:val="clear" w:color="auto" w:fill="auto"/>
            <w:noWrap/>
            <w:vAlign w:val="center"/>
            <w:hideMark/>
          </w:tcPr>
          <w:p w14:paraId="5BFF3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97B81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4223E6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76448AB9"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3E8ACFD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6E5570C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5ED584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36B75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E236F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14DC7482" w14:textId="77777777" w:rsidTr="00E747E3">
        <w:trPr>
          <w:trHeight w:val="288"/>
        </w:trPr>
        <w:tc>
          <w:tcPr>
            <w:tcW w:w="527" w:type="pct"/>
            <w:tcBorders>
              <w:top w:val="nil"/>
              <w:left w:val="nil"/>
              <w:bottom w:val="nil"/>
              <w:right w:val="nil"/>
            </w:tcBorders>
            <w:shd w:val="clear" w:color="auto" w:fill="auto"/>
            <w:noWrap/>
            <w:vAlign w:val="center"/>
            <w:hideMark/>
          </w:tcPr>
          <w:p w14:paraId="011F70A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E304E0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E2DD5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F51D8AE"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51F23B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54DBCD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0F624CE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2C941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4E39A7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4498392" w14:textId="77777777" w:rsidTr="00E747E3">
        <w:trPr>
          <w:trHeight w:val="288"/>
        </w:trPr>
        <w:tc>
          <w:tcPr>
            <w:tcW w:w="527" w:type="pct"/>
            <w:tcBorders>
              <w:top w:val="nil"/>
              <w:left w:val="nil"/>
              <w:bottom w:val="nil"/>
              <w:right w:val="nil"/>
            </w:tcBorders>
            <w:shd w:val="clear" w:color="auto" w:fill="auto"/>
            <w:noWrap/>
            <w:vAlign w:val="center"/>
            <w:hideMark/>
          </w:tcPr>
          <w:p w14:paraId="686E54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BBAF14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DC85F07"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auto"/>
            <w:noWrap/>
            <w:vAlign w:val="center"/>
            <w:hideMark/>
          </w:tcPr>
          <w:p w14:paraId="0AF28F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166A6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0AB7F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auto"/>
            <w:noWrap/>
            <w:vAlign w:val="center"/>
            <w:hideMark/>
          </w:tcPr>
          <w:p w14:paraId="4F882A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5D717E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17BC0C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C7D63B1" w14:textId="77777777" w:rsidTr="00E747E3">
        <w:trPr>
          <w:trHeight w:val="288"/>
        </w:trPr>
        <w:tc>
          <w:tcPr>
            <w:tcW w:w="527" w:type="pct"/>
            <w:tcBorders>
              <w:top w:val="nil"/>
              <w:left w:val="nil"/>
              <w:bottom w:val="nil"/>
              <w:right w:val="nil"/>
            </w:tcBorders>
            <w:shd w:val="clear" w:color="auto" w:fill="auto"/>
            <w:noWrap/>
            <w:vAlign w:val="center"/>
            <w:hideMark/>
          </w:tcPr>
          <w:p w14:paraId="334941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1C6FD217"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8DB6EF0"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auto"/>
            <w:noWrap/>
            <w:vAlign w:val="center"/>
            <w:hideMark/>
          </w:tcPr>
          <w:p w14:paraId="653B919A"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auto"/>
            <w:noWrap/>
            <w:vAlign w:val="center"/>
            <w:hideMark/>
          </w:tcPr>
          <w:p w14:paraId="394DA56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72D01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330F362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99DC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4D0E2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AE6F85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1665C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3EE4A95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65416F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1A4D6C7C"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E7E6E6" w:themeFill="background2"/>
            <w:noWrap/>
            <w:vAlign w:val="center"/>
            <w:hideMark/>
          </w:tcPr>
          <w:p w14:paraId="27479E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1880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B9794C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3457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30085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4AD644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9D31747"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30AC3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04AFD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47E0F4E8"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E7E6E6" w:themeFill="background2"/>
            <w:noWrap/>
            <w:vAlign w:val="center"/>
            <w:hideMark/>
          </w:tcPr>
          <w:p w14:paraId="1C203E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0.925</w:t>
            </w:r>
          </w:p>
        </w:tc>
        <w:tc>
          <w:tcPr>
            <w:tcW w:w="527" w:type="pct"/>
            <w:tcBorders>
              <w:top w:val="nil"/>
              <w:left w:val="nil"/>
              <w:bottom w:val="nil"/>
              <w:right w:val="nil"/>
            </w:tcBorders>
            <w:shd w:val="clear" w:color="auto" w:fill="E7E6E6" w:themeFill="background2"/>
            <w:noWrap/>
            <w:vAlign w:val="center"/>
            <w:hideMark/>
          </w:tcPr>
          <w:p w14:paraId="1C0B77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EE67F7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BB4B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0E7C61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8EEC32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AEC85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ED3288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05C6B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420865D"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5ECF692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56023F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2F54C49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2071A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E7E6E6" w:themeFill="background2"/>
            <w:noWrap/>
            <w:vAlign w:val="center"/>
            <w:hideMark/>
          </w:tcPr>
          <w:p w14:paraId="4593FA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31064B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AC2D90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00DFF6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40AC1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1B9D960D"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0792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0E1E97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46AEC6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F995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6ECAF1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7714F1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9857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445A7A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E1DE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D308190" w14:textId="77777777" w:rsidR="00E747E3" w:rsidRDefault="00E747E3">
            <w:pPr>
              <w:jc w:val="center"/>
              <w:rPr>
                <w:rFonts w:ascii="Times" w:hAnsi="Times" w:cs="Calibri"/>
                <w:color w:val="000000"/>
                <w:sz w:val="20"/>
                <w:szCs w:val="20"/>
              </w:rPr>
            </w:pPr>
            <w:r>
              <w:rPr>
                <w:rFonts w:ascii="Times" w:hAnsi="Times" w:cs="Calibri"/>
                <w:color w:val="000000"/>
                <w:sz w:val="20"/>
                <w:szCs w:val="20"/>
              </w:rPr>
              <w:t>44</w:t>
            </w:r>
          </w:p>
        </w:tc>
        <w:tc>
          <w:tcPr>
            <w:tcW w:w="527" w:type="pct"/>
            <w:tcBorders>
              <w:top w:val="nil"/>
              <w:left w:val="nil"/>
              <w:bottom w:val="nil"/>
              <w:right w:val="nil"/>
            </w:tcBorders>
            <w:shd w:val="clear" w:color="auto" w:fill="E7E6E6" w:themeFill="background2"/>
            <w:noWrap/>
            <w:vAlign w:val="center"/>
            <w:hideMark/>
          </w:tcPr>
          <w:p w14:paraId="08E744A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2B40D4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1155D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9DE9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541C2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CA6F19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F52B8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4892EC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787AEE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3B4DF444"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38A0A37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05AB6F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CD9FF3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21FDE4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BA0389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39F3D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B8FCC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6B1D51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F4847F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62FDB78E"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3A77A0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1A626BA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E7E6E6" w:themeFill="background2"/>
            <w:noWrap/>
            <w:vAlign w:val="center"/>
            <w:hideMark/>
          </w:tcPr>
          <w:p w14:paraId="4CC83F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925ED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F1C817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2EF9903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F0328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7255F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FD47C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55C9DE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C5C4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ADA76B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A09B7C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11DC30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74EA4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99BBBC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71F99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5D24C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5A5964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3266CECD"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2D185E1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ADFA85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E7E6E6" w:themeFill="background2"/>
            <w:noWrap/>
            <w:vAlign w:val="center"/>
            <w:hideMark/>
          </w:tcPr>
          <w:p w14:paraId="1149428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28B2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6FC7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817878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6802333"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2017</w:t>
            </w:r>
          </w:p>
        </w:tc>
        <w:tc>
          <w:tcPr>
            <w:tcW w:w="527" w:type="pct"/>
            <w:tcBorders>
              <w:top w:val="nil"/>
              <w:left w:val="nil"/>
              <w:bottom w:val="nil"/>
              <w:right w:val="nil"/>
            </w:tcBorders>
            <w:shd w:val="clear" w:color="auto" w:fill="E7E6E6" w:themeFill="background2"/>
            <w:noWrap/>
            <w:vAlign w:val="center"/>
            <w:hideMark/>
          </w:tcPr>
          <w:p w14:paraId="2CD34E2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416A9E2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3242833B"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E7E6E6" w:themeFill="background2"/>
            <w:noWrap/>
            <w:vAlign w:val="center"/>
            <w:hideMark/>
          </w:tcPr>
          <w:p w14:paraId="3CB13D5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w:t>
            </w:r>
          </w:p>
        </w:tc>
        <w:tc>
          <w:tcPr>
            <w:tcW w:w="527" w:type="pct"/>
            <w:tcBorders>
              <w:top w:val="nil"/>
              <w:left w:val="nil"/>
              <w:bottom w:val="nil"/>
              <w:right w:val="nil"/>
            </w:tcBorders>
            <w:shd w:val="clear" w:color="auto" w:fill="E7E6E6" w:themeFill="background2"/>
            <w:noWrap/>
            <w:vAlign w:val="center"/>
            <w:hideMark/>
          </w:tcPr>
          <w:p w14:paraId="768AC9F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E7E6E6" w:themeFill="background2"/>
            <w:noWrap/>
            <w:vAlign w:val="center"/>
            <w:hideMark/>
          </w:tcPr>
          <w:p w14:paraId="457395C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E469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52C85D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7A8CDB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9B6708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708A16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1248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0.851</w:t>
            </w:r>
          </w:p>
        </w:tc>
        <w:tc>
          <w:tcPr>
            <w:tcW w:w="527" w:type="pct"/>
            <w:tcBorders>
              <w:top w:val="nil"/>
              <w:left w:val="nil"/>
              <w:bottom w:val="nil"/>
              <w:right w:val="nil"/>
            </w:tcBorders>
            <w:shd w:val="clear" w:color="auto" w:fill="E7E6E6" w:themeFill="background2"/>
            <w:noWrap/>
            <w:vAlign w:val="center"/>
            <w:hideMark/>
          </w:tcPr>
          <w:p w14:paraId="1162509E"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03BB88A1"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4C754A0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E7E6E6" w:themeFill="background2"/>
            <w:noWrap/>
            <w:vAlign w:val="center"/>
            <w:hideMark/>
          </w:tcPr>
          <w:p w14:paraId="4AA6AC1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724C0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7F045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5874018" w14:textId="77777777" w:rsidTr="00E747E3">
        <w:trPr>
          <w:trHeight w:val="288"/>
        </w:trPr>
        <w:tc>
          <w:tcPr>
            <w:tcW w:w="527" w:type="pct"/>
            <w:tcBorders>
              <w:top w:val="nil"/>
              <w:left w:val="nil"/>
              <w:bottom w:val="nil"/>
              <w:right w:val="nil"/>
            </w:tcBorders>
            <w:shd w:val="clear" w:color="auto" w:fill="auto"/>
            <w:noWrap/>
            <w:vAlign w:val="center"/>
            <w:hideMark/>
          </w:tcPr>
          <w:p w14:paraId="61E8FF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28EB0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77124F3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475A4C2"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03E6DB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604952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28DB849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87A61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9F5CB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E69F3D9" w14:textId="77777777" w:rsidTr="00E747E3">
        <w:trPr>
          <w:trHeight w:val="288"/>
        </w:trPr>
        <w:tc>
          <w:tcPr>
            <w:tcW w:w="527" w:type="pct"/>
            <w:tcBorders>
              <w:top w:val="nil"/>
              <w:left w:val="nil"/>
              <w:bottom w:val="nil"/>
              <w:right w:val="nil"/>
            </w:tcBorders>
            <w:shd w:val="clear" w:color="auto" w:fill="auto"/>
            <w:noWrap/>
            <w:vAlign w:val="center"/>
            <w:hideMark/>
          </w:tcPr>
          <w:p w14:paraId="70B2B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23C8C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37E0A2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FC7BC02" w14:textId="77777777" w:rsidR="00E747E3" w:rsidRDefault="00E747E3">
            <w:pPr>
              <w:jc w:val="center"/>
              <w:rPr>
                <w:rFonts w:ascii="Times" w:hAnsi="Times" w:cs="Calibri"/>
                <w:color w:val="000000"/>
                <w:sz w:val="20"/>
                <w:szCs w:val="20"/>
              </w:rPr>
            </w:pPr>
            <w:r>
              <w:rPr>
                <w:rFonts w:ascii="Times" w:hAnsi="Times" w:cs="Calibri"/>
                <w:color w:val="000000"/>
                <w:sz w:val="20"/>
                <w:szCs w:val="20"/>
              </w:rPr>
              <w:t>65</w:t>
            </w:r>
          </w:p>
        </w:tc>
        <w:tc>
          <w:tcPr>
            <w:tcW w:w="527" w:type="pct"/>
            <w:tcBorders>
              <w:top w:val="nil"/>
              <w:left w:val="nil"/>
              <w:bottom w:val="nil"/>
              <w:right w:val="nil"/>
            </w:tcBorders>
            <w:shd w:val="clear" w:color="auto" w:fill="auto"/>
            <w:noWrap/>
            <w:vAlign w:val="center"/>
            <w:hideMark/>
          </w:tcPr>
          <w:p w14:paraId="6C845D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auto"/>
            <w:noWrap/>
            <w:vAlign w:val="center"/>
            <w:hideMark/>
          </w:tcPr>
          <w:p w14:paraId="2D071A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492BC7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C55C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1CF728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5A2961E" w14:textId="77777777" w:rsidTr="00E747E3">
        <w:trPr>
          <w:trHeight w:val="288"/>
        </w:trPr>
        <w:tc>
          <w:tcPr>
            <w:tcW w:w="527" w:type="pct"/>
            <w:tcBorders>
              <w:top w:val="nil"/>
              <w:left w:val="nil"/>
              <w:bottom w:val="nil"/>
              <w:right w:val="nil"/>
            </w:tcBorders>
            <w:shd w:val="clear" w:color="auto" w:fill="auto"/>
            <w:noWrap/>
            <w:vAlign w:val="center"/>
            <w:hideMark/>
          </w:tcPr>
          <w:p w14:paraId="61BC8B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94FB5A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21F8528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4E83123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155E5D3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0.922</w:t>
            </w:r>
          </w:p>
        </w:tc>
        <w:tc>
          <w:tcPr>
            <w:tcW w:w="527" w:type="pct"/>
            <w:tcBorders>
              <w:top w:val="nil"/>
              <w:left w:val="nil"/>
              <w:bottom w:val="nil"/>
              <w:right w:val="nil"/>
            </w:tcBorders>
            <w:shd w:val="clear" w:color="auto" w:fill="auto"/>
            <w:noWrap/>
            <w:vAlign w:val="center"/>
            <w:hideMark/>
          </w:tcPr>
          <w:p w14:paraId="6029BD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C54C0E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A797A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auto"/>
            <w:noWrap/>
            <w:vAlign w:val="center"/>
            <w:hideMark/>
          </w:tcPr>
          <w:p w14:paraId="416F4B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0204E49" w14:textId="77777777" w:rsidTr="00E747E3">
        <w:trPr>
          <w:trHeight w:val="288"/>
        </w:trPr>
        <w:tc>
          <w:tcPr>
            <w:tcW w:w="527" w:type="pct"/>
            <w:tcBorders>
              <w:top w:val="nil"/>
              <w:left w:val="nil"/>
              <w:bottom w:val="nil"/>
              <w:right w:val="nil"/>
            </w:tcBorders>
            <w:shd w:val="clear" w:color="auto" w:fill="auto"/>
            <w:noWrap/>
            <w:vAlign w:val="center"/>
            <w:hideMark/>
          </w:tcPr>
          <w:p w14:paraId="2965E8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58C84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AB37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7664B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6303865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1945B6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226734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C632D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33E555F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51F6D41F" w14:textId="77777777" w:rsidTr="00E747E3">
        <w:trPr>
          <w:trHeight w:val="288"/>
        </w:trPr>
        <w:tc>
          <w:tcPr>
            <w:tcW w:w="527" w:type="pct"/>
            <w:tcBorders>
              <w:top w:val="nil"/>
              <w:left w:val="nil"/>
              <w:bottom w:val="nil"/>
              <w:right w:val="nil"/>
            </w:tcBorders>
            <w:shd w:val="clear" w:color="auto" w:fill="auto"/>
            <w:noWrap/>
            <w:vAlign w:val="center"/>
            <w:hideMark/>
          </w:tcPr>
          <w:p w14:paraId="726800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AEE51C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C4F7D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7663FEAA" w14:textId="77777777" w:rsidR="00E747E3" w:rsidRDefault="00E747E3">
            <w:pPr>
              <w:jc w:val="center"/>
              <w:rPr>
                <w:rFonts w:ascii="Times" w:hAnsi="Times" w:cs="Calibri"/>
                <w:color w:val="000000"/>
                <w:sz w:val="20"/>
                <w:szCs w:val="20"/>
              </w:rPr>
            </w:pPr>
            <w:r>
              <w:rPr>
                <w:rFonts w:ascii="Times" w:hAnsi="Times" w:cs="Calibri"/>
                <w:color w:val="000000"/>
                <w:sz w:val="20"/>
                <w:szCs w:val="20"/>
              </w:rPr>
              <w:t>45</w:t>
            </w:r>
          </w:p>
        </w:tc>
        <w:tc>
          <w:tcPr>
            <w:tcW w:w="527" w:type="pct"/>
            <w:tcBorders>
              <w:top w:val="nil"/>
              <w:left w:val="nil"/>
              <w:bottom w:val="nil"/>
              <w:right w:val="nil"/>
            </w:tcBorders>
            <w:shd w:val="clear" w:color="auto" w:fill="auto"/>
            <w:noWrap/>
            <w:vAlign w:val="center"/>
            <w:hideMark/>
          </w:tcPr>
          <w:p w14:paraId="752DB59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759D6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210AE0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4F2394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1B8B81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ECDB210" w14:textId="77777777" w:rsidTr="00E747E3">
        <w:trPr>
          <w:trHeight w:val="288"/>
        </w:trPr>
        <w:tc>
          <w:tcPr>
            <w:tcW w:w="527" w:type="pct"/>
            <w:tcBorders>
              <w:top w:val="nil"/>
              <w:left w:val="nil"/>
              <w:bottom w:val="nil"/>
              <w:right w:val="nil"/>
            </w:tcBorders>
            <w:shd w:val="clear" w:color="auto" w:fill="auto"/>
            <w:noWrap/>
            <w:vAlign w:val="center"/>
            <w:hideMark/>
          </w:tcPr>
          <w:p w14:paraId="05347C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99679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CC4DE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17863911" w14:textId="77777777" w:rsidR="00E747E3" w:rsidRDefault="00E747E3">
            <w:pPr>
              <w:jc w:val="center"/>
              <w:rPr>
                <w:rFonts w:ascii="Times" w:hAnsi="Times" w:cs="Calibri"/>
                <w:color w:val="000000"/>
                <w:sz w:val="20"/>
                <w:szCs w:val="20"/>
              </w:rPr>
            </w:pPr>
            <w:r>
              <w:rPr>
                <w:rFonts w:ascii="Times" w:hAnsi="Times" w:cs="Calibri"/>
                <w:color w:val="000000"/>
                <w:sz w:val="20"/>
                <w:szCs w:val="20"/>
              </w:rPr>
              <w:t>56</w:t>
            </w:r>
          </w:p>
        </w:tc>
        <w:tc>
          <w:tcPr>
            <w:tcW w:w="527" w:type="pct"/>
            <w:tcBorders>
              <w:top w:val="nil"/>
              <w:left w:val="nil"/>
              <w:bottom w:val="nil"/>
              <w:right w:val="nil"/>
            </w:tcBorders>
            <w:shd w:val="clear" w:color="auto" w:fill="auto"/>
            <w:noWrap/>
            <w:vAlign w:val="center"/>
            <w:hideMark/>
          </w:tcPr>
          <w:p w14:paraId="1347ED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495F2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62C4280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A40D66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446D43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FB1ABDC" w14:textId="77777777" w:rsidTr="00E747E3">
        <w:trPr>
          <w:trHeight w:val="288"/>
        </w:trPr>
        <w:tc>
          <w:tcPr>
            <w:tcW w:w="527" w:type="pct"/>
            <w:tcBorders>
              <w:top w:val="nil"/>
              <w:left w:val="nil"/>
              <w:bottom w:val="nil"/>
              <w:right w:val="nil"/>
            </w:tcBorders>
            <w:shd w:val="clear" w:color="auto" w:fill="auto"/>
            <w:noWrap/>
            <w:vAlign w:val="center"/>
            <w:hideMark/>
          </w:tcPr>
          <w:p w14:paraId="2434CCF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8A78E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6F20DF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5B394633"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3F470A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2375AF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0.955</w:t>
            </w:r>
          </w:p>
        </w:tc>
        <w:tc>
          <w:tcPr>
            <w:tcW w:w="527" w:type="pct"/>
            <w:tcBorders>
              <w:top w:val="nil"/>
              <w:left w:val="nil"/>
              <w:bottom w:val="nil"/>
              <w:right w:val="nil"/>
            </w:tcBorders>
            <w:shd w:val="clear" w:color="auto" w:fill="auto"/>
            <w:noWrap/>
            <w:vAlign w:val="center"/>
            <w:hideMark/>
          </w:tcPr>
          <w:p w14:paraId="74D3784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FBA7B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02AA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83577F5" w14:textId="77777777" w:rsidTr="00E747E3">
        <w:trPr>
          <w:trHeight w:val="288"/>
        </w:trPr>
        <w:tc>
          <w:tcPr>
            <w:tcW w:w="527" w:type="pct"/>
            <w:tcBorders>
              <w:top w:val="nil"/>
              <w:left w:val="nil"/>
              <w:bottom w:val="nil"/>
              <w:right w:val="nil"/>
            </w:tcBorders>
            <w:shd w:val="clear" w:color="auto" w:fill="auto"/>
            <w:noWrap/>
            <w:vAlign w:val="center"/>
            <w:hideMark/>
          </w:tcPr>
          <w:p w14:paraId="3E1AEFC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2A6DDC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3A52C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2A534C7"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16E663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F74A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595450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298CA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0AA508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42169D7" w14:textId="77777777" w:rsidTr="00E747E3">
        <w:trPr>
          <w:trHeight w:val="288"/>
        </w:trPr>
        <w:tc>
          <w:tcPr>
            <w:tcW w:w="527" w:type="pct"/>
            <w:tcBorders>
              <w:top w:val="nil"/>
              <w:left w:val="nil"/>
              <w:bottom w:val="nil"/>
              <w:right w:val="nil"/>
            </w:tcBorders>
            <w:shd w:val="clear" w:color="auto" w:fill="auto"/>
            <w:noWrap/>
            <w:vAlign w:val="center"/>
            <w:hideMark/>
          </w:tcPr>
          <w:p w14:paraId="3647E5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7F29C3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047EC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24CA4FD"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31625DF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25BBD6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32106EB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B745E3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7A4E2D0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52D60A7" w14:textId="77777777" w:rsidTr="00E747E3">
        <w:trPr>
          <w:trHeight w:val="288"/>
        </w:trPr>
        <w:tc>
          <w:tcPr>
            <w:tcW w:w="527" w:type="pct"/>
            <w:tcBorders>
              <w:top w:val="nil"/>
              <w:left w:val="nil"/>
              <w:bottom w:val="nil"/>
              <w:right w:val="nil"/>
            </w:tcBorders>
            <w:shd w:val="clear" w:color="auto" w:fill="auto"/>
            <w:noWrap/>
            <w:vAlign w:val="center"/>
            <w:hideMark/>
          </w:tcPr>
          <w:p w14:paraId="30E614EE"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05BDAE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8D4908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6DB92245"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726496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0.878</w:t>
            </w:r>
          </w:p>
        </w:tc>
        <w:tc>
          <w:tcPr>
            <w:tcW w:w="527" w:type="pct"/>
            <w:tcBorders>
              <w:top w:val="nil"/>
              <w:left w:val="nil"/>
              <w:bottom w:val="nil"/>
              <w:right w:val="nil"/>
            </w:tcBorders>
            <w:shd w:val="clear" w:color="auto" w:fill="auto"/>
            <w:noWrap/>
            <w:vAlign w:val="center"/>
            <w:hideMark/>
          </w:tcPr>
          <w:p w14:paraId="17F7E3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BE3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343FB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1224B4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B7912B6" w14:textId="77777777" w:rsidTr="00E747E3">
        <w:trPr>
          <w:trHeight w:val="288"/>
        </w:trPr>
        <w:tc>
          <w:tcPr>
            <w:tcW w:w="527" w:type="pct"/>
            <w:tcBorders>
              <w:top w:val="nil"/>
              <w:left w:val="nil"/>
              <w:bottom w:val="nil"/>
              <w:right w:val="nil"/>
            </w:tcBorders>
            <w:shd w:val="clear" w:color="auto" w:fill="auto"/>
            <w:noWrap/>
            <w:vAlign w:val="center"/>
            <w:hideMark/>
          </w:tcPr>
          <w:p w14:paraId="58E1AB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647B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69E871AA" w14:textId="77777777" w:rsidR="00E747E3" w:rsidRDefault="00E747E3">
            <w:pPr>
              <w:jc w:val="center"/>
              <w:rPr>
                <w:rFonts w:ascii="Times" w:hAnsi="Times" w:cs="Calibri"/>
                <w:color w:val="000000"/>
                <w:sz w:val="20"/>
                <w:szCs w:val="20"/>
              </w:rPr>
            </w:pPr>
            <w:r>
              <w:rPr>
                <w:rFonts w:ascii="Times" w:hAnsi="Times" w:cs="Calibri"/>
                <w:color w:val="000000"/>
                <w:sz w:val="20"/>
                <w:szCs w:val="20"/>
              </w:rPr>
              <w:t>0.85</w:t>
            </w:r>
          </w:p>
        </w:tc>
        <w:tc>
          <w:tcPr>
            <w:tcW w:w="527" w:type="pct"/>
            <w:tcBorders>
              <w:top w:val="nil"/>
              <w:left w:val="nil"/>
              <w:bottom w:val="nil"/>
              <w:right w:val="nil"/>
            </w:tcBorders>
            <w:shd w:val="clear" w:color="auto" w:fill="auto"/>
            <w:noWrap/>
            <w:vAlign w:val="center"/>
            <w:hideMark/>
          </w:tcPr>
          <w:p w14:paraId="155D852A"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3FCA602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1D734A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auto"/>
            <w:noWrap/>
            <w:vAlign w:val="center"/>
            <w:hideMark/>
          </w:tcPr>
          <w:p w14:paraId="480B898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DA846A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3BAC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35007C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ECFB32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1197DC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19FABF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39C7E53"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E7E6E6" w:themeFill="background2"/>
            <w:noWrap/>
            <w:vAlign w:val="center"/>
            <w:hideMark/>
          </w:tcPr>
          <w:p w14:paraId="65A71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57145E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373042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E73CF0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2BDAC8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6A3BD13"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4753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3B4B14C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4A6950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54D3331"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E7E6E6" w:themeFill="background2"/>
            <w:noWrap/>
            <w:vAlign w:val="center"/>
            <w:hideMark/>
          </w:tcPr>
          <w:p w14:paraId="3DB1C8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6866A1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445B4A7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4461C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0.015</w:t>
            </w:r>
          </w:p>
        </w:tc>
        <w:tc>
          <w:tcPr>
            <w:tcW w:w="772" w:type="pct"/>
            <w:tcBorders>
              <w:top w:val="nil"/>
              <w:left w:val="nil"/>
              <w:bottom w:val="nil"/>
              <w:right w:val="nil"/>
            </w:tcBorders>
            <w:shd w:val="clear" w:color="auto" w:fill="E7E6E6" w:themeFill="background2"/>
            <w:noWrap/>
            <w:vAlign w:val="center"/>
            <w:hideMark/>
          </w:tcPr>
          <w:p w14:paraId="436862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31FD49B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29950E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EC08C7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6BD8E0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A3908E8"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917A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BF066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095D13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88FE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E7E6E6" w:themeFill="background2"/>
            <w:noWrap/>
            <w:vAlign w:val="center"/>
            <w:hideMark/>
          </w:tcPr>
          <w:p w14:paraId="28892F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4B4DE1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028A1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457851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3CFD7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799E872"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767734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616CFB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442B8C8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5B9EF5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59203C4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FDDB89D"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9B9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4B265F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1AFEA8C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369E5B73" w14:textId="77777777" w:rsidR="00E747E3" w:rsidRDefault="00E747E3">
            <w:pPr>
              <w:jc w:val="center"/>
              <w:rPr>
                <w:rFonts w:ascii="Times" w:hAnsi="Times" w:cs="Calibri"/>
                <w:color w:val="000000"/>
                <w:sz w:val="20"/>
                <w:szCs w:val="20"/>
              </w:rPr>
            </w:pPr>
            <w:r>
              <w:rPr>
                <w:rFonts w:ascii="Times" w:hAnsi="Times" w:cs="Calibri"/>
                <w:color w:val="000000"/>
                <w:sz w:val="20"/>
                <w:szCs w:val="20"/>
              </w:rPr>
              <w:t>40</w:t>
            </w:r>
          </w:p>
        </w:tc>
        <w:tc>
          <w:tcPr>
            <w:tcW w:w="527" w:type="pct"/>
            <w:tcBorders>
              <w:top w:val="nil"/>
              <w:left w:val="nil"/>
              <w:bottom w:val="nil"/>
              <w:right w:val="nil"/>
            </w:tcBorders>
            <w:shd w:val="clear" w:color="auto" w:fill="E7E6E6" w:themeFill="background2"/>
            <w:noWrap/>
            <w:vAlign w:val="center"/>
            <w:hideMark/>
          </w:tcPr>
          <w:p w14:paraId="74270D3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1933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0A9E53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0CA632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2F4B1E7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6A1B3D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004E0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EBD56A7"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30B219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3B941B0C" w14:textId="77777777" w:rsidR="00E747E3" w:rsidRDefault="00E747E3">
            <w:pPr>
              <w:jc w:val="center"/>
              <w:rPr>
                <w:rFonts w:ascii="Times" w:hAnsi="Times" w:cs="Calibri"/>
                <w:color w:val="000000"/>
                <w:sz w:val="20"/>
                <w:szCs w:val="20"/>
              </w:rPr>
            </w:pPr>
            <w:r>
              <w:rPr>
                <w:rFonts w:ascii="Times" w:hAnsi="Times" w:cs="Calibri"/>
                <w:color w:val="000000"/>
                <w:sz w:val="20"/>
                <w:szCs w:val="20"/>
              </w:rPr>
              <w:t>53</w:t>
            </w:r>
          </w:p>
        </w:tc>
        <w:tc>
          <w:tcPr>
            <w:tcW w:w="527" w:type="pct"/>
            <w:tcBorders>
              <w:top w:val="nil"/>
              <w:left w:val="nil"/>
              <w:bottom w:val="nil"/>
              <w:right w:val="nil"/>
            </w:tcBorders>
            <w:shd w:val="clear" w:color="auto" w:fill="E7E6E6" w:themeFill="background2"/>
            <w:noWrap/>
            <w:vAlign w:val="center"/>
            <w:hideMark/>
          </w:tcPr>
          <w:p w14:paraId="3BDE6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0.926</w:t>
            </w:r>
          </w:p>
        </w:tc>
        <w:tc>
          <w:tcPr>
            <w:tcW w:w="527" w:type="pct"/>
            <w:tcBorders>
              <w:top w:val="nil"/>
              <w:left w:val="nil"/>
              <w:bottom w:val="nil"/>
              <w:right w:val="nil"/>
            </w:tcBorders>
            <w:shd w:val="clear" w:color="auto" w:fill="E7E6E6" w:themeFill="background2"/>
            <w:noWrap/>
            <w:vAlign w:val="center"/>
            <w:hideMark/>
          </w:tcPr>
          <w:p w14:paraId="5EDBA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BB0849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DDB34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c>
          <w:tcPr>
            <w:tcW w:w="772" w:type="pct"/>
            <w:tcBorders>
              <w:top w:val="nil"/>
              <w:left w:val="nil"/>
              <w:bottom w:val="nil"/>
              <w:right w:val="nil"/>
            </w:tcBorders>
            <w:shd w:val="clear" w:color="auto" w:fill="E7E6E6" w:themeFill="background2"/>
            <w:noWrap/>
            <w:vAlign w:val="center"/>
            <w:hideMark/>
          </w:tcPr>
          <w:p w14:paraId="4D7059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4C9AED6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2316E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733183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4E344C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771FF27" w14:textId="77777777" w:rsidR="00E747E3" w:rsidRDefault="00E747E3">
            <w:pPr>
              <w:jc w:val="center"/>
              <w:rPr>
                <w:rFonts w:ascii="Times" w:hAnsi="Times" w:cs="Calibri"/>
                <w:color w:val="000000"/>
                <w:sz w:val="20"/>
                <w:szCs w:val="20"/>
              </w:rPr>
            </w:pPr>
            <w:r>
              <w:rPr>
                <w:rFonts w:ascii="Times" w:hAnsi="Times" w:cs="Calibri"/>
                <w:color w:val="000000"/>
                <w:sz w:val="20"/>
                <w:szCs w:val="20"/>
              </w:rPr>
              <w:t>63</w:t>
            </w:r>
          </w:p>
        </w:tc>
        <w:tc>
          <w:tcPr>
            <w:tcW w:w="527" w:type="pct"/>
            <w:tcBorders>
              <w:top w:val="nil"/>
              <w:left w:val="nil"/>
              <w:bottom w:val="nil"/>
              <w:right w:val="nil"/>
            </w:tcBorders>
            <w:shd w:val="clear" w:color="auto" w:fill="E7E6E6" w:themeFill="background2"/>
            <w:noWrap/>
            <w:vAlign w:val="center"/>
            <w:hideMark/>
          </w:tcPr>
          <w:p w14:paraId="7B564FF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9476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03700E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F656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11718F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393839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9262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0D32F8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40D2D6A9"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E7E6E6" w:themeFill="background2"/>
            <w:noWrap/>
            <w:vAlign w:val="center"/>
            <w:hideMark/>
          </w:tcPr>
          <w:p w14:paraId="7381E6F6"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598661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134FC3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760EE13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3E34D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321F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13F664A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D2C440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63B548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D25B2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3A2E7619"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E7E6E6" w:themeFill="background2"/>
            <w:noWrap/>
            <w:vAlign w:val="center"/>
            <w:hideMark/>
          </w:tcPr>
          <w:p w14:paraId="237571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6B7FD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227AE4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FA47E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E7E6E6" w:themeFill="background2"/>
            <w:noWrap/>
            <w:vAlign w:val="center"/>
            <w:hideMark/>
          </w:tcPr>
          <w:p w14:paraId="44949A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746C5D7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8129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C1FEA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F65ED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0.889</w:t>
            </w:r>
          </w:p>
        </w:tc>
        <w:tc>
          <w:tcPr>
            <w:tcW w:w="527" w:type="pct"/>
            <w:tcBorders>
              <w:top w:val="nil"/>
              <w:left w:val="nil"/>
              <w:bottom w:val="nil"/>
              <w:right w:val="nil"/>
            </w:tcBorders>
            <w:shd w:val="clear" w:color="auto" w:fill="E7E6E6" w:themeFill="background2"/>
            <w:noWrap/>
            <w:vAlign w:val="center"/>
            <w:hideMark/>
          </w:tcPr>
          <w:p w14:paraId="2458D8E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F86ED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765F20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E7E6E6" w:themeFill="background2"/>
            <w:noWrap/>
            <w:vAlign w:val="center"/>
            <w:hideMark/>
          </w:tcPr>
          <w:p w14:paraId="3A72A982"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DDB9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643230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6F9C54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49858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B945E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60CE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E7E6E6" w:themeFill="background2"/>
            <w:noWrap/>
            <w:vAlign w:val="center"/>
            <w:hideMark/>
          </w:tcPr>
          <w:p w14:paraId="68E3373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6FCB6066" w14:textId="77777777" w:rsidR="00E747E3" w:rsidRDefault="00E747E3">
            <w:pPr>
              <w:jc w:val="center"/>
              <w:rPr>
                <w:rFonts w:ascii="Times" w:hAnsi="Times" w:cs="Calibri"/>
                <w:color w:val="000000"/>
                <w:sz w:val="20"/>
                <w:szCs w:val="20"/>
              </w:rPr>
            </w:pPr>
            <w:r>
              <w:rPr>
                <w:rFonts w:ascii="Times" w:hAnsi="Times" w:cs="Calibri"/>
                <w:color w:val="000000"/>
                <w:sz w:val="20"/>
                <w:szCs w:val="20"/>
              </w:rPr>
              <w:t>0.873</w:t>
            </w:r>
          </w:p>
        </w:tc>
        <w:tc>
          <w:tcPr>
            <w:tcW w:w="527" w:type="pct"/>
            <w:tcBorders>
              <w:top w:val="nil"/>
              <w:left w:val="nil"/>
              <w:bottom w:val="nil"/>
              <w:right w:val="nil"/>
            </w:tcBorders>
            <w:shd w:val="clear" w:color="auto" w:fill="E7E6E6" w:themeFill="background2"/>
            <w:noWrap/>
            <w:vAlign w:val="center"/>
            <w:hideMark/>
          </w:tcPr>
          <w:p w14:paraId="683E1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E7E6E6" w:themeFill="background2"/>
            <w:noWrap/>
            <w:vAlign w:val="center"/>
            <w:hideMark/>
          </w:tcPr>
          <w:p w14:paraId="3099DF2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A1230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6CE64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9BABDAE" w14:textId="77777777" w:rsidTr="00E747E3">
        <w:trPr>
          <w:trHeight w:val="288"/>
        </w:trPr>
        <w:tc>
          <w:tcPr>
            <w:tcW w:w="527" w:type="pct"/>
            <w:tcBorders>
              <w:top w:val="nil"/>
              <w:left w:val="nil"/>
              <w:bottom w:val="nil"/>
              <w:right w:val="nil"/>
            </w:tcBorders>
            <w:shd w:val="clear" w:color="auto" w:fill="auto"/>
            <w:noWrap/>
            <w:vAlign w:val="center"/>
            <w:hideMark/>
          </w:tcPr>
          <w:p w14:paraId="6712DD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59BA4A2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5ABC7E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C51ED7C"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3E1054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auto"/>
            <w:noWrap/>
            <w:vAlign w:val="center"/>
            <w:hideMark/>
          </w:tcPr>
          <w:p w14:paraId="13779A8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6E6F02A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C5BE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443A401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241BF62" w14:textId="77777777" w:rsidTr="00E747E3">
        <w:trPr>
          <w:trHeight w:val="288"/>
        </w:trPr>
        <w:tc>
          <w:tcPr>
            <w:tcW w:w="527" w:type="pct"/>
            <w:tcBorders>
              <w:top w:val="nil"/>
              <w:left w:val="nil"/>
              <w:bottom w:val="nil"/>
              <w:right w:val="nil"/>
            </w:tcBorders>
            <w:shd w:val="clear" w:color="auto" w:fill="auto"/>
            <w:noWrap/>
            <w:vAlign w:val="center"/>
            <w:hideMark/>
          </w:tcPr>
          <w:p w14:paraId="5C0B7C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3FB6EE5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7E353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16FDCCEB"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21AB00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384C8E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6C110AF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4DFD59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7A12E7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28CD3E29" w14:textId="77777777" w:rsidTr="00E747E3">
        <w:trPr>
          <w:trHeight w:val="288"/>
        </w:trPr>
        <w:tc>
          <w:tcPr>
            <w:tcW w:w="527" w:type="pct"/>
            <w:tcBorders>
              <w:top w:val="nil"/>
              <w:left w:val="nil"/>
              <w:bottom w:val="nil"/>
              <w:right w:val="nil"/>
            </w:tcBorders>
            <w:shd w:val="clear" w:color="auto" w:fill="auto"/>
            <w:noWrap/>
            <w:vAlign w:val="center"/>
            <w:hideMark/>
          </w:tcPr>
          <w:p w14:paraId="6F57F73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1CB46A1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50572F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3BB2FEB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5CE3C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295118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727B44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93B3C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308992B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346E8FF" w14:textId="77777777" w:rsidTr="00E747E3">
        <w:trPr>
          <w:trHeight w:val="288"/>
        </w:trPr>
        <w:tc>
          <w:tcPr>
            <w:tcW w:w="527" w:type="pct"/>
            <w:tcBorders>
              <w:top w:val="nil"/>
              <w:left w:val="nil"/>
              <w:bottom w:val="nil"/>
              <w:right w:val="nil"/>
            </w:tcBorders>
            <w:shd w:val="clear" w:color="auto" w:fill="auto"/>
            <w:noWrap/>
            <w:vAlign w:val="center"/>
            <w:hideMark/>
          </w:tcPr>
          <w:p w14:paraId="64D664A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FE0A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8CC87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96E9C7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43763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2A3F0B1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4F997C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E49F9B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06FEAD3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47ED5C31" w14:textId="77777777" w:rsidTr="00E747E3">
        <w:trPr>
          <w:trHeight w:val="288"/>
        </w:trPr>
        <w:tc>
          <w:tcPr>
            <w:tcW w:w="527" w:type="pct"/>
            <w:tcBorders>
              <w:top w:val="nil"/>
              <w:left w:val="nil"/>
              <w:bottom w:val="nil"/>
              <w:right w:val="nil"/>
            </w:tcBorders>
            <w:shd w:val="clear" w:color="auto" w:fill="auto"/>
            <w:noWrap/>
            <w:vAlign w:val="center"/>
            <w:hideMark/>
          </w:tcPr>
          <w:p w14:paraId="0265615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65342C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36C5A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748BECC"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CCC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auto"/>
            <w:noWrap/>
            <w:vAlign w:val="center"/>
            <w:hideMark/>
          </w:tcPr>
          <w:p w14:paraId="357F3F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6DB4DD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EAE17C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7D3158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6835B3D" w14:textId="77777777" w:rsidTr="00E747E3">
        <w:trPr>
          <w:trHeight w:val="288"/>
        </w:trPr>
        <w:tc>
          <w:tcPr>
            <w:tcW w:w="527" w:type="pct"/>
            <w:tcBorders>
              <w:top w:val="nil"/>
              <w:left w:val="nil"/>
              <w:bottom w:val="nil"/>
              <w:right w:val="nil"/>
            </w:tcBorders>
            <w:shd w:val="clear" w:color="auto" w:fill="auto"/>
            <w:noWrap/>
            <w:vAlign w:val="center"/>
            <w:hideMark/>
          </w:tcPr>
          <w:p w14:paraId="77F6AB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4D2116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095D56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CC4B584"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auto"/>
            <w:noWrap/>
            <w:vAlign w:val="center"/>
            <w:hideMark/>
          </w:tcPr>
          <w:p w14:paraId="0174783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C34F26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464549F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346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auto"/>
            <w:noWrap/>
            <w:vAlign w:val="center"/>
            <w:hideMark/>
          </w:tcPr>
          <w:p w14:paraId="5466CA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1BDA38F2" w14:textId="77777777" w:rsidTr="00E747E3">
        <w:trPr>
          <w:trHeight w:val="288"/>
        </w:trPr>
        <w:tc>
          <w:tcPr>
            <w:tcW w:w="527" w:type="pct"/>
            <w:tcBorders>
              <w:top w:val="nil"/>
              <w:left w:val="nil"/>
              <w:bottom w:val="nil"/>
              <w:right w:val="nil"/>
            </w:tcBorders>
            <w:shd w:val="clear" w:color="auto" w:fill="auto"/>
            <w:noWrap/>
            <w:vAlign w:val="center"/>
            <w:hideMark/>
          </w:tcPr>
          <w:p w14:paraId="784FD9AC"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2A5E8343"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6DE6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1DB5C194"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60D00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28AF4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674EFAC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BF8CCF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72DCC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5D427611" w14:textId="77777777" w:rsidTr="00E747E3">
        <w:trPr>
          <w:trHeight w:val="288"/>
        </w:trPr>
        <w:tc>
          <w:tcPr>
            <w:tcW w:w="527" w:type="pct"/>
            <w:tcBorders>
              <w:top w:val="nil"/>
              <w:left w:val="nil"/>
              <w:bottom w:val="nil"/>
              <w:right w:val="nil"/>
            </w:tcBorders>
            <w:shd w:val="clear" w:color="auto" w:fill="auto"/>
            <w:noWrap/>
            <w:vAlign w:val="center"/>
            <w:hideMark/>
          </w:tcPr>
          <w:p w14:paraId="1DC75C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4376A3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CF383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4FB0C3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2E116C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6D73E41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032433"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D906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904EE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657AC7CC" w14:textId="77777777" w:rsidTr="00E747E3">
        <w:trPr>
          <w:trHeight w:val="288"/>
        </w:trPr>
        <w:tc>
          <w:tcPr>
            <w:tcW w:w="527" w:type="pct"/>
            <w:tcBorders>
              <w:top w:val="nil"/>
              <w:left w:val="nil"/>
              <w:bottom w:val="nil"/>
              <w:right w:val="nil"/>
            </w:tcBorders>
            <w:shd w:val="clear" w:color="auto" w:fill="auto"/>
            <w:noWrap/>
            <w:vAlign w:val="center"/>
            <w:hideMark/>
          </w:tcPr>
          <w:p w14:paraId="59B848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DB438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55D5A8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09AEAD6"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522FB7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auto"/>
            <w:noWrap/>
            <w:vAlign w:val="center"/>
            <w:hideMark/>
          </w:tcPr>
          <w:p w14:paraId="0B963C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1D9E40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B20F0B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19BF93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22E46ED" w14:textId="77777777" w:rsidTr="00E747E3">
        <w:trPr>
          <w:trHeight w:val="288"/>
        </w:trPr>
        <w:tc>
          <w:tcPr>
            <w:tcW w:w="527" w:type="pct"/>
            <w:tcBorders>
              <w:top w:val="nil"/>
              <w:left w:val="nil"/>
              <w:right w:val="nil"/>
            </w:tcBorders>
            <w:shd w:val="clear" w:color="auto" w:fill="auto"/>
            <w:noWrap/>
            <w:vAlign w:val="center"/>
            <w:hideMark/>
          </w:tcPr>
          <w:p w14:paraId="324FD3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right w:val="nil"/>
            </w:tcBorders>
            <w:shd w:val="clear" w:color="auto" w:fill="auto"/>
            <w:noWrap/>
            <w:vAlign w:val="center"/>
            <w:hideMark/>
          </w:tcPr>
          <w:p w14:paraId="3B68E91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right w:val="nil"/>
            </w:tcBorders>
            <w:shd w:val="clear" w:color="auto" w:fill="auto"/>
            <w:noWrap/>
            <w:vAlign w:val="center"/>
            <w:hideMark/>
          </w:tcPr>
          <w:p w14:paraId="42C1F35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0.888</w:t>
            </w:r>
          </w:p>
        </w:tc>
        <w:tc>
          <w:tcPr>
            <w:tcW w:w="527" w:type="pct"/>
            <w:tcBorders>
              <w:top w:val="nil"/>
              <w:left w:val="nil"/>
              <w:right w:val="nil"/>
            </w:tcBorders>
            <w:shd w:val="clear" w:color="auto" w:fill="auto"/>
            <w:noWrap/>
            <w:vAlign w:val="center"/>
            <w:hideMark/>
          </w:tcPr>
          <w:p w14:paraId="25A112FE"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right w:val="nil"/>
            </w:tcBorders>
            <w:shd w:val="clear" w:color="auto" w:fill="auto"/>
            <w:noWrap/>
            <w:vAlign w:val="center"/>
            <w:hideMark/>
          </w:tcPr>
          <w:p w14:paraId="2F62719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right w:val="nil"/>
            </w:tcBorders>
            <w:shd w:val="clear" w:color="auto" w:fill="auto"/>
            <w:noWrap/>
            <w:vAlign w:val="center"/>
            <w:hideMark/>
          </w:tcPr>
          <w:p w14:paraId="6EAB92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right w:val="nil"/>
            </w:tcBorders>
            <w:shd w:val="clear" w:color="auto" w:fill="auto"/>
            <w:noWrap/>
            <w:vAlign w:val="center"/>
            <w:hideMark/>
          </w:tcPr>
          <w:p w14:paraId="4724105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right w:val="nil"/>
            </w:tcBorders>
            <w:shd w:val="clear" w:color="auto" w:fill="auto"/>
            <w:noWrap/>
            <w:vAlign w:val="center"/>
            <w:hideMark/>
          </w:tcPr>
          <w:p w14:paraId="4D948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right w:val="nil"/>
            </w:tcBorders>
            <w:shd w:val="clear" w:color="auto" w:fill="auto"/>
            <w:noWrap/>
            <w:vAlign w:val="center"/>
            <w:hideMark/>
          </w:tcPr>
          <w:p w14:paraId="55330AB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51B29E7C" w14:textId="77777777" w:rsidTr="00E747E3">
        <w:trPr>
          <w:trHeight w:val="288"/>
        </w:trPr>
        <w:tc>
          <w:tcPr>
            <w:tcW w:w="527" w:type="pct"/>
            <w:tcBorders>
              <w:top w:val="nil"/>
              <w:left w:val="nil"/>
              <w:bottom w:val="single" w:sz="4" w:space="0" w:color="auto"/>
              <w:right w:val="nil"/>
            </w:tcBorders>
            <w:shd w:val="clear" w:color="auto" w:fill="auto"/>
            <w:noWrap/>
            <w:vAlign w:val="center"/>
            <w:hideMark/>
          </w:tcPr>
          <w:p w14:paraId="6463BA07"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single" w:sz="4" w:space="0" w:color="auto"/>
              <w:right w:val="nil"/>
            </w:tcBorders>
            <w:shd w:val="clear" w:color="auto" w:fill="auto"/>
            <w:noWrap/>
            <w:vAlign w:val="center"/>
            <w:hideMark/>
          </w:tcPr>
          <w:p w14:paraId="60E486C4"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single" w:sz="4" w:space="0" w:color="auto"/>
              <w:right w:val="nil"/>
            </w:tcBorders>
            <w:shd w:val="clear" w:color="auto" w:fill="auto"/>
            <w:noWrap/>
            <w:vAlign w:val="center"/>
            <w:hideMark/>
          </w:tcPr>
          <w:p w14:paraId="3A130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single" w:sz="4" w:space="0" w:color="auto"/>
              <w:right w:val="nil"/>
            </w:tcBorders>
            <w:shd w:val="clear" w:color="auto" w:fill="auto"/>
            <w:noWrap/>
            <w:vAlign w:val="center"/>
            <w:hideMark/>
          </w:tcPr>
          <w:p w14:paraId="0604D6D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single" w:sz="4" w:space="0" w:color="auto"/>
              <w:right w:val="nil"/>
            </w:tcBorders>
            <w:shd w:val="clear" w:color="auto" w:fill="auto"/>
            <w:noWrap/>
            <w:vAlign w:val="center"/>
            <w:hideMark/>
          </w:tcPr>
          <w:p w14:paraId="02B24C73"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single" w:sz="4" w:space="0" w:color="auto"/>
              <w:right w:val="nil"/>
            </w:tcBorders>
            <w:shd w:val="clear" w:color="auto" w:fill="auto"/>
            <w:noWrap/>
            <w:vAlign w:val="center"/>
            <w:hideMark/>
          </w:tcPr>
          <w:p w14:paraId="0D2B8B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single" w:sz="4" w:space="0" w:color="auto"/>
              <w:right w:val="nil"/>
            </w:tcBorders>
            <w:shd w:val="clear" w:color="auto" w:fill="auto"/>
            <w:noWrap/>
            <w:vAlign w:val="center"/>
            <w:hideMark/>
          </w:tcPr>
          <w:p w14:paraId="5A958DC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single" w:sz="4" w:space="0" w:color="auto"/>
              <w:right w:val="nil"/>
            </w:tcBorders>
            <w:shd w:val="clear" w:color="auto" w:fill="auto"/>
            <w:noWrap/>
            <w:vAlign w:val="center"/>
            <w:hideMark/>
          </w:tcPr>
          <w:p w14:paraId="366C9E7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single" w:sz="4" w:space="0" w:color="auto"/>
              <w:right w:val="nil"/>
            </w:tcBorders>
            <w:shd w:val="clear" w:color="auto" w:fill="auto"/>
            <w:noWrap/>
            <w:vAlign w:val="center"/>
            <w:hideMark/>
          </w:tcPr>
          <w:p w14:paraId="000818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bl>
    <w:p w14:paraId="7FF57E59" w14:textId="1E5045D4" w:rsidR="00306498" w:rsidRPr="00114ECB" w:rsidRDefault="00306498" w:rsidP="005C6AE6">
      <w:pPr>
        <w:spacing w:line="360" w:lineRule="auto"/>
        <w:rPr>
          <w:sz w:val="20"/>
        </w:rPr>
      </w:pPr>
      <w:r w:rsidRPr="00E747E3">
        <w:rPr>
          <w:b/>
          <w:bCs/>
          <w:sz w:val="20"/>
          <w:szCs w:val="20"/>
        </w:rPr>
        <w:t>Table A2</w:t>
      </w:r>
      <w:r w:rsidR="00E747E3">
        <w:rPr>
          <w:b/>
          <w:bCs/>
          <w:sz w:val="20"/>
          <w:szCs w:val="20"/>
        </w:rPr>
        <w:t>.</w:t>
      </w:r>
      <w:r w:rsidRPr="00E747E3">
        <w:rPr>
          <w:sz w:val="20"/>
          <w:szCs w:val="20"/>
        </w:rPr>
        <w:t xml:space="preserve"> </w:t>
      </w:r>
      <w:r w:rsidR="00E747E3" w:rsidRPr="00E747E3">
        <w:rPr>
          <w:sz w:val="20"/>
          <w:szCs w:val="20"/>
        </w:rPr>
        <w:t xml:space="preserve">Summary of variation and genotyping error rates </w:t>
      </w:r>
      <w:r w:rsidRPr="00E747E3">
        <w:rPr>
          <w:sz w:val="20"/>
          <w:szCs w:val="20"/>
        </w:rPr>
        <w:t>of microsatellite</w:t>
      </w:r>
      <w:r w:rsidRPr="00114ECB">
        <w:rPr>
          <w:sz w:val="20"/>
        </w:rPr>
        <w:t xml:space="preserve"> markers </w:t>
      </w:r>
      <w:r w:rsidRPr="00E747E3">
        <w:rPr>
          <w:sz w:val="20"/>
          <w:szCs w:val="20"/>
        </w:rPr>
        <w:t>for each offspring year and its set of candidate parents. PIC</w:t>
      </w:r>
      <w:r w:rsidR="00E747E3" w:rsidRPr="00E747E3">
        <w:rPr>
          <w:sz w:val="20"/>
          <w:szCs w:val="20"/>
        </w:rPr>
        <w:t xml:space="preserve"> (Polymorphic information content)</w:t>
      </w:r>
      <w:r w:rsidRPr="00E747E3">
        <w:rPr>
          <w:sz w:val="20"/>
          <w:szCs w:val="20"/>
        </w:rPr>
        <w:t>, k</w:t>
      </w:r>
      <w:r w:rsidR="00E747E3" w:rsidRPr="00E747E3">
        <w:rPr>
          <w:sz w:val="20"/>
          <w:szCs w:val="20"/>
        </w:rPr>
        <w:t xml:space="preserve"> (Number of alleles)</w:t>
      </w:r>
      <w:r w:rsidRPr="00E747E3">
        <w:rPr>
          <w:sz w:val="20"/>
          <w:szCs w:val="20"/>
        </w:rPr>
        <w:t>, H</w:t>
      </w:r>
      <w:r w:rsidR="00E747E3" w:rsidRPr="00E747E3">
        <w:rPr>
          <w:sz w:val="20"/>
          <w:szCs w:val="20"/>
          <w:vertAlign w:val="subscript"/>
        </w:rPr>
        <w:t xml:space="preserve">O </w:t>
      </w:r>
      <w:r w:rsidR="00E747E3" w:rsidRPr="00E747E3">
        <w:rPr>
          <w:sz w:val="20"/>
          <w:szCs w:val="20"/>
        </w:rPr>
        <w:t>(observed heterozygosity)</w:t>
      </w:r>
      <w:r w:rsidRPr="00E747E3">
        <w:rPr>
          <w:sz w:val="20"/>
          <w:szCs w:val="20"/>
        </w:rPr>
        <w:t>,</w:t>
      </w:r>
      <w:r w:rsidR="00E747E3" w:rsidRPr="00E747E3">
        <w:rPr>
          <w:sz w:val="20"/>
          <w:szCs w:val="20"/>
        </w:rPr>
        <w:t xml:space="preserve"> </w:t>
      </w:r>
      <w:r w:rsidRPr="00E747E3">
        <w:rPr>
          <w:sz w:val="20"/>
          <w:szCs w:val="20"/>
        </w:rPr>
        <w:t>H</w:t>
      </w:r>
      <w:r w:rsidR="00E747E3" w:rsidRPr="00E747E3">
        <w:rPr>
          <w:sz w:val="20"/>
          <w:szCs w:val="20"/>
          <w:vertAlign w:val="subscript"/>
        </w:rPr>
        <w:t xml:space="preserve">E </w:t>
      </w:r>
      <w:r w:rsidR="00E747E3" w:rsidRPr="00E747E3">
        <w:rPr>
          <w:sz w:val="20"/>
          <w:szCs w:val="20"/>
        </w:rPr>
        <w:t>(expected heterozygosity)</w:t>
      </w:r>
      <w:r w:rsidRPr="00E747E3">
        <w:rPr>
          <w:sz w:val="20"/>
          <w:szCs w:val="20"/>
        </w:rPr>
        <w:t>,</w:t>
      </w:r>
      <w:r w:rsidR="00E747E3" w:rsidRPr="00E747E3">
        <w:rPr>
          <w:sz w:val="20"/>
          <w:szCs w:val="20"/>
        </w:rPr>
        <w:t xml:space="preserve"> and HW (test of significance for a significant departure from Hardy Weinberg proportions) were calculated in CERVUS. ADO rate (a</w:t>
      </w:r>
      <w:r w:rsidRPr="00E747E3">
        <w:rPr>
          <w:sz w:val="20"/>
          <w:szCs w:val="20"/>
        </w:rPr>
        <w:t>llele dropout rate</w:t>
      </w:r>
      <w:r w:rsidR="00E747E3" w:rsidRPr="00E747E3">
        <w:rPr>
          <w:sz w:val="20"/>
          <w:szCs w:val="20"/>
        </w:rPr>
        <w:t>)</w:t>
      </w:r>
      <w:r w:rsidRPr="00E747E3">
        <w:rPr>
          <w:sz w:val="20"/>
          <w:szCs w:val="20"/>
        </w:rPr>
        <w:t>,</w:t>
      </w:r>
      <w:r w:rsidR="00E747E3" w:rsidRPr="00E747E3">
        <w:rPr>
          <w:sz w:val="20"/>
          <w:szCs w:val="20"/>
        </w:rPr>
        <w:t xml:space="preserve"> and miscall</w:t>
      </w:r>
      <w:r w:rsidRPr="00E747E3">
        <w:rPr>
          <w:sz w:val="20"/>
          <w:szCs w:val="20"/>
        </w:rPr>
        <w:t xml:space="preserve"> rate</w:t>
      </w:r>
      <w:r w:rsidR="00E747E3" w:rsidRPr="00E747E3">
        <w:rPr>
          <w:sz w:val="20"/>
          <w:szCs w:val="20"/>
        </w:rPr>
        <w:t xml:space="preserve"> were estimated in COLONY</w:t>
      </w:r>
      <w:r w:rsidRPr="00114ECB">
        <w:rPr>
          <w:sz w:val="20"/>
        </w:rPr>
        <w:t xml:space="preserve">. </w:t>
      </w:r>
    </w:p>
    <w:sectPr w:rsidR="00306498" w:rsidRPr="00114ECB" w:rsidSect="00AD6AF1">
      <w:pgSz w:w="12240" w:h="15840"/>
      <w:pgMar w:top="1440" w:right="1440" w:bottom="1440" w:left="1440" w:header="720" w:footer="720" w:gutter="0"/>
      <w:pgNumType w:fmt="numberInDash"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athleen O'Malley" w:date="2022-12-03T15:30:00Z" w:initials="OMKG">
    <w:p w14:paraId="756ADAC3" w14:textId="0326AE91" w:rsidR="00CB0200" w:rsidRDefault="00CB0200">
      <w:pPr>
        <w:pStyle w:val="CommentText"/>
      </w:pPr>
      <w:r>
        <w:rPr>
          <w:rStyle w:val="CommentReference"/>
        </w:rPr>
        <w:annotationRef/>
      </w:r>
      <w:r>
        <w:t>Should be sard et al. 2016a?</w:t>
      </w:r>
    </w:p>
  </w:comment>
  <w:comment w:id="1" w:author="David Dayan" w:date="2022-12-07T17:18:00Z" w:initials="DD">
    <w:p w14:paraId="02A6E6BC" w14:textId="6FE2E744" w:rsidR="00CB0200" w:rsidRDefault="00CB0200">
      <w:pPr>
        <w:pStyle w:val="CommentText"/>
      </w:pPr>
      <w:r>
        <w:rPr>
          <w:rStyle w:val="CommentReference"/>
        </w:rPr>
        <w:annotationRef/>
      </w:r>
      <w:r>
        <w:t xml:space="preserve">I also wish it worked that way. Letters are assigned by the order the references appear in the reference list, not their appearance in the text. I looked at several formats and they all do this, following the APA.  </w:t>
      </w:r>
    </w:p>
  </w:comment>
  <w:comment w:id="3" w:author="Kathleen O'Malley" w:date="2022-12-04T16:32:00Z" w:initials="OMKG">
    <w:p w14:paraId="3AE2B904" w14:textId="3AC2444C" w:rsidR="00CB0200" w:rsidRDefault="00CB0200">
      <w:pPr>
        <w:pStyle w:val="CommentText"/>
      </w:pPr>
      <w:r>
        <w:rPr>
          <w:rStyle w:val="CommentReference"/>
        </w:rPr>
        <w:annotationRef/>
      </w:r>
      <w:r>
        <w:t>Isn’t this already captured above? Prioritize NOR?</w:t>
      </w:r>
    </w:p>
  </w:comment>
  <w:comment w:id="4" w:author="David Dayan" w:date="2022-12-07T13:39:00Z" w:initials="DD">
    <w:p w14:paraId="24DA68CB" w14:textId="4FF7110D" w:rsidR="00CB0200" w:rsidRDefault="00CB0200">
      <w:pPr>
        <w:pStyle w:val="CommentText"/>
      </w:pPr>
      <w:r>
        <w:rPr>
          <w:rStyle w:val="CommentReference"/>
        </w:rPr>
        <w:annotationRef/>
      </w:r>
      <w:r>
        <w:t>No, th</w:t>
      </w:r>
      <w:r w:rsidR="00EF2EB6">
        <w:t>ere were sex specific recommendations</w:t>
      </w:r>
      <w:r>
        <w:t xml:space="preserve">: prioritize NOR, but when supplementation with HORs is required to meet demographic targets, then use HOR females preferentially to HOR males. </w:t>
      </w:r>
    </w:p>
    <w:p w14:paraId="0379174D" w14:textId="77777777" w:rsidR="00CB0200" w:rsidRDefault="00CB0200">
      <w:pPr>
        <w:pStyle w:val="CommentText"/>
      </w:pPr>
    </w:p>
    <w:p w14:paraId="342FD9D4" w14:textId="23BCE510" w:rsidR="00CB0200" w:rsidRDefault="00CB0200">
      <w:pPr>
        <w:pStyle w:val="CommentText"/>
      </w:pPr>
      <w:r>
        <w:t xml:space="preserve">Interested if this is the recommendation that led to the 2:1 (female to male) target for hatchery outplants? </w:t>
      </w:r>
    </w:p>
  </w:comment>
  <w:comment w:id="5" w:author="David Dayan" w:date="2022-12-07T13:56:00Z" w:initials="DD">
    <w:p w14:paraId="7F5546B0" w14:textId="719D7F9C" w:rsidR="00CB0200" w:rsidRDefault="00CB0200">
      <w:pPr>
        <w:pStyle w:val="CommentText"/>
      </w:pPr>
      <w:r>
        <w:rPr>
          <w:rStyle w:val="CommentReference"/>
        </w:rPr>
        <w:annotationRef/>
      </w:r>
      <w:r>
        <w:t>Responding to lost CKF comment: As I recall, the discussion to remove ordinals was for a table, in the text I think it is better to have them. I’ll make sure they don’t appear in any table though.</w:t>
      </w:r>
    </w:p>
  </w:comment>
  <w:comment w:id="6" w:author="Fitzpatrick, Cristin Keelin" w:date="2022-12-06T15:31:00Z" w:initials="FCK">
    <w:p w14:paraId="2C7F1A71" w14:textId="19B77C42" w:rsidR="00CB0200" w:rsidRDefault="00CB0200">
      <w:pPr>
        <w:pStyle w:val="CommentText"/>
      </w:pPr>
      <w:r>
        <w:rPr>
          <w:rStyle w:val="CommentReference"/>
        </w:rPr>
        <w:annotationRef/>
      </w:r>
      <w:r>
        <w:t>Language clarification of “collected” covered in discussion 11/30/22</w:t>
      </w:r>
    </w:p>
    <w:p w14:paraId="2F26A0FB" w14:textId="482D19AD" w:rsidR="00CB0200" w:rsidRDefault="00CB0200">
      <w:pPr>
        <w:pStyle w:val="CommentText"/>
      </w:pPr>
    </w:p>
    <w:p w14:paraId="053EEC8D" w14:textId="790EE893" w:rsidR="00CB0200" w:rsidRDefault="00CB0200">
      <w:pPr>
        <w:pStyle w:val="CommentText"/>
      </w:pPr>
      <w:r>
        <w:t>Will be reworded.</w:t>
      </w:r>
    </w:p>
  </w:comment>
  <w:comment w:id="7" w:author="David Dayan" w:date="2022-12-08T14:19:00Z" w:initials="DD">
    <w:p w14:paraId="05314E53" w14:textId="77777777" w:rsidR="00CB0200" w:rsidRDefault="00CB0200">
      <w:pPr>
        <w:pStyle w:val="CommentText"/>
      </w:pPr>
      <w:r>
        <w:rPr>
          <w:rStyle w:val="CommentReference"/>
        </w:rPr>
        <w:annotationRef/>
      </w:r>
      <w:r>
        <w:t>I think we’re good here, now that we do not rely on “collection” or “sample” to refer to a group of salmon, right?</w:t>
      </w:r>
    </w:p>
    <w:p w14:paraId="5C8552FC" w14:textId="77777777" w:rsidR="00CB0200" w:rsidRDefault="00CB0200">
      <w:pPr>
        <w:pStyle w:val="CommentText"/>
      </w:pPr>
    </w:p>
    <w:p w14:paraId="42E7BE45" w14:textId="5BC56278" w:rsidR="00CB0200" w:rsidRDefault="00CB0200">
      <w:pPr>
        <w:pStyle w:val="CommentText"/>
      </w:pPr>
      <w:r>
        <w:t>Throughout the report “sample” is used as a verb, or specifically within “tissue sample” to refer to a fin clip.</w:t>
      </w:r>
    </w:p>
  </w:comment>
  <w:comment w:id="8" w:author="Fitzpatrick, Cristin Keelin" w:date="2022-12-06T15:35:00Z" w:initials="FCK">
    <w:p w14:paraId="7C91BC8B" w14:textId="214302C8" w:rsidR="00CB0200" w:rsidRDefault="00CB0200">
      <w:pPr>
        <w:pStyle w:val="CommentText"/>
      </w:pPr>
      <w:r>
        <w:rPr>
          <w:rStyle w:val="CommentReference"/>
        </w:rPr>
        <w:annotationRef/>
      </w:r>
      <w:r>
        <w:t xml:space="preserve">Does it matter that figures are not in the same font. I think for readability this is better, but just checking. </w:t>
      </w:r>
    </w:p>
  </w:comment>
  <w:comment w:id="9" w:author="David Dayan" w:date="2022-12-08T14:22:00Z" w:initials="DD">
    <w:p w14:paraId="35AF9385" w14:textId="6058827F" w:rsidR="00CB0200" w:rsidRDefault="00CB0200">
      <w:pPr>
        <w:pStyle w:val="CommentText"/>
      </w:pPr>
      <w:r>
        <w:rPr>
          <w:rStyle w:val="CommentReference"/>
        </w:rPr>
        <w:annotationRef/>
      </w:r>
      <w:r>
        <w:t>Should be the same font (or very similar equivalent</w:t>
      </w:r>
      <w:r w:rsidR="00312C69">
        <w:t xml:space="preserve">, e.g. arial vs </w:t>
      </w:r>
      <w:proofErr w:type="spellStart"/>
      <w:r w:rsidR="00312C69">
        <w:t>helvetica</w:t>
      </w:r>
      <w:proofErr w:type="spellEnd"/>
      <w:r>
        <w:t xml:space="preserve">) as in other figures. </w:t>
      </w:r>
    </w:p>
  </w:comment>
  <w:comment w:id="10" w:author="Kathleen O'Malley" w:date="2022-12-05T09:11:00Z" w:initials="OMKG">
    <w:p w14:paraId="4BEC78D7" w14:textId="47B39491" w:rsidR="00CB0200" w:rsidRDefault="00CB0200">
      <w:pPr>
        <w:pStyle w:val="CommentText"/>
      </w:pPr>
      <w:r>
        <w:rPr>
          <w:rStyle w:val="CommentReference"/>
        </w:rPr>
        <w:annotationRef/>
      </w:r>
      <w:r>
        <w:t>Would it make sense to provide an example incorporating 2007 parents?</w:t>
      </w:r>
    </w:p>
  </w:comment>
  <w:comment w:id="11" w:author="David Dayan" w:date="2022-12-07T13:59:00Z" w:initials="DD">
    <w:p w14:paraId="62171D4A" w14:textId="6841D003" w:rsidR="00CB0200" w:rsidRDefault="00CB0200">
      <w:pPr>
        <w:pStyle w:val="CommentText"/>
      </w:pPr>
      <w:r>
        <w:rPr>
          <w:rStyle w:val="CommentReference"/>
        </w:rPr>
        <w:annotationRef/>
      </w:r>
      <w:r>
        <w:t>Can you elaborate? I chose a year that was in the middle so both the upper and lower bounds of the parent years could be demonstrated.</w:t>
      </w:r>
    </w:p>
  </w:comment>
  <w:comment w:id="12" w:author="Fitzpatrick, Cristin Keelin" w:date="2022-12-06T16:24:00Z" w:initials="FCK">
    <w:p w14:paraId="4CA97E83" w14:textId="5425A1E6" w:rsidR="00CB0200" w:rsidRDefault="00CB0200">
      <w:pPr>
        <w:pStyle w:val="CommentText"/>
      </w:pPr>
      <w:r>
        <w:rPr>
          <w:rStyle w:val="CommentReference"/>
        </w:rPr>
        <w:annotationRef/>
      </w:r>
      <w:r>
        <w:t>I assume this is just end note stuff that will be resolved when that’s done.</w:t>
      </w:r>
    </w:p>
  </w:comment>
  <w:comment w:id="13" w:author="David Dayan" w:date="2022-12-08T14:24:00Z" w:initials="DD">
    <w:p w14:paraId="2287A1D7" w14:textId="3C398B5F" w:rsidR="00CB0200" w:rsidRDefault="00CB0200">
      <w:pPr>
        <w:pStyle w:val="CommentText"/>
      </w:pPr>
      <w:r>
        <w:rPr>
          <w:rStyle w:val="CommentReference"/>
        </w:rPr>
        <w:annotationRef/>
      </w:r>
      <w:r>
        <w:t xml:space="preserve">Yes, I downloaded the Conservation Genetics format from the journal and they had a typo in the format (&amp; vs and) </w:t>
      </w:r>
    </w:p>
  </w:comment>
  <w:comment w:id="14" w:author="David Dayan" w:date="2022-12-09T16:12:00Z" w:initials="DD">
    <w:p w14:paraId="7EC21413" w14:textId="7BB6D912" w:rsidR="0086241B" w:rsidRDefault="0086241B">
      <w:pPr>
        <w:pStyle w:val="CommentText"/>
      </w:pPr>
      <w:r>
        <w:rPr>
          <w:rStyle w:val="CommentReference"/>
        </w:rPr>
        <w:annotationRef/>
      </w:r>
      <w:r>
        <w:t>Revised the end of this paragraph and the one above to match each other.</w:t>
      </w:r>
    </w:p>
  </w:comment>
  <w:comment w:id="15" w:author="Kathleen O'Malley" w:date="2022-12-05T09:58:00Z" w:initials="OMKG">
    <w:p w14:paraId="26EC0D94" w14:textId="0B1C9522" w:rsidR="00CB0200" w:rsidRDefault="00CB0200">
      <w:pPr>
        <w:pStyle w:val="CommentText"/>
      </w:pPr>
      <w:r>
        <w:rPr>
          <w:rStyle w:val="CommentReference"/>
        </w:rPr>
        <w:annotationRef/>
      </w:r>
      <w:r>
        <w:t>Standardize throughout</w:t>
      </w:r>
    </w:p>
  </w:comment>
  <w:comment w:id="16" w:author="David Dayan" w:date="2022-12-08T14:29:00Z" w:initials="DD">
    <w:p w14:paraId="4A1DD2E9" w14:textId="77777777" w:rsidR="00CB0200" w:rsidRDefault="00CB0200">
      <w:pPr>
        <w:pStyle w:val="CommentText"/>
      </w:pPr>
      <w:r>
        <w:rPr>
          <w:rStyle w:val="CommentReference"/>
        </w:rPr>
        <w:annotationRef/>
      </w:r>
      <w:r>
        <w:t xml:space="preserve">Currently using Conservation Genetics endnote format downloaded from the journal which does not italicize et al. </w:t>
      </w:r>
    </w:p>
    <w:p w14:paraId="00C37169" w14:textId="77777777" w:rsidR="00CB0200" w:rsidRDefault="00CB0200">
      <w:pPr>
        <w:pStyle w:val="CommentText"/>
      </w:pPr>
    </w:p>
    <w:p w14:paraId="6C4C0B04" w14:textId="7B8628D7" w:rsidR="00CB0200" w:rsidRDefault="00CB0200">
      <w:pPr>
        <w:pStyle w:val="CommentText"/>
      </w:pPr>
      <w:r>
        <w:t>I did change "&amp;" to “and” in the downloaded format, which seems to be an error on their part (the actual journal uses “and”</w:t>
      </w:r>
      <w:r w:rsidR="0086241B">
        <w:t>, the downloaded format used “&amp;”</w:t>
      </w:r>
      <w:r>
        <w:t>)</w:t>
      </w:r>
    </w:p>
  </w:comment>
  <w:comment w:id="18" w:author="Kathleen O'Malley" w:date="2022-12-05T10:04:00Z" w:initials="OMKG">
    <w:p w14:paraId="33B46C1B" w14:textId="1193D42A" w:rsidR="00CB0200" w:rsidRDefault="00CB0200">
      <w:pPr>
        <w:pStyle w:val="CommentText"/>
      </w:pPr>
      <w:r>
        <w:rPr>
          <w:rStyle w:val="CommentReference"/>
        </w:rPr>
        <w:annotationRef/>
      </w:r>
      <w:r>
        <w:t>To be consistent with below</w:t>
      </w:r>
    </w:p>
  </w:comment>
  <w:comment w:id="19" w:author="David Dayan" w:date="2022-12-07T14:11:00Z" w:initials="DD">
    <w:p w14:paraId="17710313" w14:textId="44C2BD36" w:rsidR="00CB0200" w:rsidRDefault="00CB0200">
      <w:pPr>
        <w:pStyle w:val="CommentText"/>
      </w:pPr>
      <w:r>
        <w:rPr>
          <w:rStyle w:val="CommentReference"/>
        </w:rPr>
        <w:annotationRef/>
      </w:r>
      <w:r>
        <w:t>I’m unsure of what you’re referring to here. We don’t capitalize “hatchery outplants” in the text, just like we don’t capitalize "precocial males” in text. Are you referring to when it appears as a table header? Replied there too.</w:t>
      </w:r>
    </w:p>
    <w:p w14:paraId="0E8F8103" w14:textId="02F0878D" w:rsidR="00CB0200" w:rsidRDefault="00CB0200">
      <w:pPr>
        <w:pStyle w:val="CommentText"/>
      </w:pPr>
    </w:p>
    <w:p w14:paraId="67A6E899" w14:textId="0720C0C2" w:rsidR="00CB0200" w:rsidRDefault="00CB0200">
      <w:pPr>
        <w:pStyle w:val="CommentText"/>
      </w:pPr>
    </w:p>
  </w:comment>
  <w:comment w:id="21" w:author="Fitzpatrick, Cristin Keelin" w:date="2022-12-06T16:40:00Z" w:initials="FCK">
    <w:p w14:paraId="42FC84BB" w14:textId="70B67160" w:rsidR="00CB0200" w:rsidRDefault="00CB0200">
      <w:pPr>
        <w:pStyle w:val="CommentText"/>
      </w:pPr>
      <w:r>
        <w:rPr>
          <w:rStyle w:val="CommentReference"/>
        </w:rPr>
        <w:annotationRef/>
      </w:r>
      <w:r>
        <w:t>Remind me. Is this difference just the rate, those assigned/unassigned, or differences in assignment to other parents too?</w:t>
      </w:r>
    </w:p>
  </w:comment>
  <w:comment w:id="22" w:author="David Dayan" w:date="2022-12-07T14:12:00Z" w:initials="DD">
    <w:p w14:paraId="4A9778FF" w14:textId="77777777" w:rsidR="00CB0200" w:rsidRDefault="00CB0200">
      <w:pPr>
        <w:pStyle w:val="CommentText"/>
      </w:pPr>
      <w:r>
        <w:rPr>
          <w:rStyle w:val="CommentReference"/>
        </w:rPr>
        <w:annotationRef/>
      </w:r>
      <w:r>
        <w:t xml:space="preserve">Just the absolute difference in rate. </w:t>
      </w:r>
    </w:p>
    <w:p w14:paraId="204CB988" w14:textId="570BDAE7" w:rsidR="00CB0200" w:rsidRDefault="00CB0200">
      <w:pPr>
        <w:pStyle w:val="CommentText"/>
      </w:pPr>
      <w:r>
        <w:t xml:space="preserve">If you calculate the absolute difference between the two right-most columns in table 3, and then average them, the value will be 0.7%. </w:t>
      </w:r>
    </w:p>
    <w:p w14:paraId="27CB5EF7" w14:textId="2E1EDA29" w:rsidR="00CB0200" w:rsidRDefault="00CB0200">
      <w:pPr>
        <w:pStyle w:val="CommentText"/>
      </w:pPr>
      <w:r>
        <w:t xml:space="preserve">Please revise if necessary/not clear </w:t>
      </w:r>
    </w:p>
  </w:comment>
  <w:comment w:id="23" w:author="Kathleen O'Malley" w:date="2022-12-05T10:23:00Z" w:initials="OMKG">
    <w:p w14:paraId="58956FBD" w14:textId="77777777" w:rsidR="00CB0200" w:rsidRDefault="00CB0200" w:rsidP="00712404">
      <w:pPr>
        <w:pStyle w:val="CommentText"/>
      </w:pPr>
      <w:r>
        <w:rPr>
          <w:rStyle w:val="CommentReference"/>
        </w:rPr>
        <w:annotationRef/>
      </w:r>
      <w:r>
        <w:t>Bets to be consistent throughout. Capitalize or not?</w:t>
      </w:r>
    </w:p>
    <w:p w14:paraId="77EC7F1F" w14:textId="77777777" w:rsidR="00CB0200" w:rsidRDefault="00CB0200" w:rsidP="00712404">
      <w:pPr>
        <w:pStyle w:val="CommentText"/>
      </w:pPr>
    </w:p>
    <w:p w14:paraId="46D5C3D2" w14:textId="77777777" w:rsidR="00CB0200" w:rsidRDefault="00CB0200" w:rsidP="00712404">
      <w:pPr>
        <w:pStyle w:val="CommentText"/>
      </w:pPr>
      <w:r>
        <w:t>Also, could table 2 and this one be combined since much of the info seems redundant?</w:t>
      </w:r>
    </w:p>
    <w:p w14:paraId="11C61700" w14:textId="77777777" w:rsidR="00CB0200" w:rsidRDefault="00CB0200" w:rsidP="00712404">
      <w:pPr>
        <w:pStyle w:val="CommentText"/>
      </w:pPr>
    </w:p>
    <w:p w14:paraId="776D07F4" w14:textId="77777777" w:rsidR="00CB0200" w:rsidRDefault="00CB0200" w:rsidP="00712404">
      <w:pPr>
        <w:pStyle w:val="CommentText"/>
      </w:pPr>
      <w:r>
        <w:t>Also, shouldn’t Table 3 be reported after this table since the assignments depends on these numbers?</w:t>
      </w:r>
    </w:p>
  </w:comment>
  <w:comment w:id="24" w:author="David Dayan" w:date="2022-12-07T14:29:00Z" w:initials="DD">
    <w:p w14:paraId="2CD71B3F" w14:textId="77777777" w:rsidR="00CB0200" w:rsidRDefault="00CB0200" w:rsidP="00712404">
      <w:pPr>
        <w:pStyle w:val="CommentText"/>
      </w:pPr>
      <w:r>
        <w:rPr>
          <w:rStyle w:val="CommentReference"/>
        </w:rPr>
        <w:annotationRef/>
      </w:r>
      <w:r>
        <w:t xml:space="preserve">(1) It is always lower case in text. Only capitalized as a table header. Same goes for precocial male. </w:t>
      </w:r>
    </w:p>
    <w:p w14:paraId="533D0040" w14:textId="77777777" w:rsidR="00CB0200" w:rsidRDefault="00CB0200" w:rsidP="00712404">
      <w:pPr>
        <w:pStyle w:val="CommentText"/>
      </w:pPr>
    </w:p>
    <w:p w14:paraId="663F7236" w14:textId="71E1821A" w:rsidR="00CB0200" w:rsidRDefault="00CB0200" w:rsidP="00712404">
      <w:pPr>
        <w:pStyle w:val="CommentText"/>
      </w:pPr>
      <w:r>
        <w:t xml:space="preserve">(2) Re: redundancy, I also tried to combine this table with table 2 when designing the template back in September. It was very confusing and large so I chose to split it out. </w:t>
      </w:r>
    </w:p>
    <w:p w14:paraId="73491A06" w14:textId="348F2DFE" w:rsidR="00CB0200" w:rsidRDefault="00CB0200" w:rsidP="00712404">
      <w:pPr>
        <w:pStyle w:val="CommentText"/>
      </w:pPr>
      <w:r>
        <w:t>The challenge here is that the Cougar trap sample includes individuals that are not candidate parents (LSDR/recycling means that some individuals never get released above the dam).</w:t>
      </w:r>
    </w:p>
    <w:p w14:paraId="2B0D6F17" w14:textId="7E7FC2C2" w:rsidR="00CB0200" w:rsidRDefault="00CB0200" w:rsidP="00712404">
      <w:pPr>
        <w:pStyle w:val="CommentText"/>
      </w:pPr>
      <w:r>
        <w:t>The solution was to split into three tables: table 2 is the full dataset, then we present the potential offspring (table 3, now table 4) and the candidate parents (table 4, now table 3).</w:t>
      </w:r>
    </w:p>
    <w:p w14:paraId="61321C17" w14:textId="7DB651FB" w:rsidR="00CB0200" w:rsidRDefault="00CB0200" w:rsidP="00712404">
      <w:pPr>
        <w:pStyle w:val="CommentText"/>
      </w:pPr>
      <w:r>
        <w:t xml:space="preserve"> </w:t>
      </w:r>
    </w:p>
    <w:p w14:paraId="5A6C8202" w14:textId="28781ED2" w:rsidR="00CB0200" w:rsidRDefault="00CB0200" w:rsidP="00712404">
      <w:pPr>
        <w:pStyle w:val="CommentText"/>
      </w:pPr>
      <w:r>
        <w:t>(3) To be clear, assignment rate of offspring doesn’t depend on the number of candidate parents, but I agree the number of candidate parents should come before the assignment rates. Swapped the order.</w:t>
      </w:r>
    </w:p>
  </w:comment>
  <w:comment w:id="25" w:author="Kathleen O'Malley" w:date="2022-12-05T10:38:00Z" w:initials="OMKG">
    <w:p w14:paraId="7FD1E25C" w14:textId="4C2DA28F" w:rsidR="00CB0200" w:rsidRDefault="00CB0200">
      <w:pPr>
        <w:pStyle w:val="CommentText"/>
      </w:pPr>
      <w:r>
        <w:rPr>
          <w:rStyle w:val="CommentReference"/>
        </w:rPr>
        <w:annotationRef/>
      </w:r>
      <w:r>
        <w:t>This is a bit confusing?</w:t>
      </w:r>
    </w:p>
    <w:p w14:paraId="290FF9F9" w14:textId="31E5E50D" w:rsidR="00CB0200" w:rsidRDefault="00CB0200">
      <w:pPr>
        <w:pStyle w:val="CommentText"/>
      </w:pPr>
    </w:p>
  </w:comment>
  <w:comment w:id="26" w:author="David Dayan" w:date="2022-12-07T14:50:00Z" w:initials="DD">
    <w:p w14:paraId="4F38A866" w14:textId="0EE2B960" w:rsidR="00CB0200" w:rsidRDefault="00CB0200">
      <w:pPr>
        <w:pStyle w:val="CommentText"/>
      </w:pPr>
      <w:r>
        <w:rPr>
          <w:rStyle w:val="CommentReference"/>
        </w:rPr>
        <w:annotationRef/>
      </w:r>
      <w:r>
        <w:t>Better?</w:t>
      </w:r>
    </w:p>
  </w:comment>
  <w:comment w:id="27" w:author="COUTURE Ryan B * ODFW" w:date="2022-11-14T16:42:00Z" w:initials="CRB*O">
    <w:p w14:paraId="7DEBEF31" w14:textId="77777777" w:rsidR="00CB0200" w:rsidRDefault="00CB0200" w:rsidP="001F7B0A">
      <w:pPr>
        <w:pStyle w:val="CommentText"/>
      </w:pPr>
      <w:r>
        <w:rPr>
          <w:rStyle w:val="CommentReference"/>
        </w:rPr>
        <w:annotationRef/>
      </w:r>
      <w:r>
        <w:t>Is this the opposite of results for the N. Santiam?  Would be good to did into this a bit more if so</w:t>
      </w:r>
    </w:p>
  </w:comment>
  <w:comment w:id="28" w:author="David Dayan" w:date="2022-11-14T17:32:00Z" w:initials="DD">
    <w:p w14:paraId="29F15587" w14:textId="2BE96665" w:rsidR="00CB0200" w:rsidRDefault="00CB0200">
      <w:pPr>
        <w:pStyle w:val="CommentText"/>
      </w:pPr>
      <w:r>
        <w:rPr>
          <w:rStyle w:val="CommentReference"/>
        </w:rPr>
        <w:annotationRef/>
      </w:r>
      <w:r>
        <w:t>Yes, it is different from the North Santiam. I think we want to keep the report mostly focused on McKenzie, but I agree we should think about how to synthesize the McKenzie results with the North Santiam, and perhaps we can include some of this synthesis in the discussion.</w:t>
      </w:r>
    </w:p>
    <w:p w14:paraId="5F62CA95" w14:textId="1381902B" w:rsidR="00CB0200" w:rsidRDefault="00CB0200">
      <w:pPr>
        <w:pStyle w:val="CommentText"/>
      </w:pPr>
    </w:p>
    <w:p w14:paraId="6C847685" w14:textId="1855EE4B" w:rsidR="00CB0200" w:rsidRDefault="00CB0200">
      <w:pPr>
        <w:pStyle w:val="CommentText"/>
      </w:pPr>
      <w:r>
        <w:t>Some additional info on this topic to consider:</w:t>
      </w:r>
    </w:p>
    <w:p w14:paraId="33A3733C" w14:textId="77777777" w:rsidR="00CB0200" w:rsidRDefault="00CB0200">
      <w:pPr>
        <w:pStyle w:val="CommentText"/>
      </w:pPr>
    </w:p>
    <w:p w14:paraId="04586E1B" w14:textId="2B455541" w:rsidR="00CB0200" w:rsidRDefault="00CB0200">
      <w:pPr>
        <w:pStyle w:val="CommentText"/>
      </w:pPr>
      <w:r>
        <w:t>(1) The overall range of sex ratios between the McKenzie and North Santiam reports is similar. (0.6 to 2.0) vs (0.8 to 2.0)</w:t>
      </w:r>
    </w:p>
    <w:p w14:paraId="1DE469B2" w14:textId="77777777" w:rsidR="00CB0200" w:rsidRDefault="00CB0200">
      <w:pPr>
        <w:pStyle w:val="CommentText"/>
      </w:pPr>
    </w:p>
    <w:p w14:paraId="0532E0BA" w14:textId="622EDA40" w:rsidR="00CB0200" w:rsidRDefault="00CB0200">
      <w:pPr>
        <w:pStyle w:val="CommentText"/>
      </w:pPr>
      <w:r>
        <w:t>(2) But, there are more years included in the model for McKenzie than for North Santiam (9 versus 5), and there is only one year with a female biased sex ratio in the North Santiam.</w:t>
      </w:r>
    </w:p>
    <w:p w14:paraId="4181477E" w14:textId="77777777" w:rsidR="00CB0200" w:rsidRDefault="00CB0200">
      <w:pPr>
        <w:pStyle w:val="CommentText"/>
      </w:pPr>
    </w:p>
    <w:p w14:paraId="7DE21712" w14:textId="070D1B6F" w:rsidR="00CB0200" w:rsidRDefault="00CB0200">
      <w:pPr>
        <w:pStyle w:val="CommentText"/>
      </w:pPr>
      <w:r>
        <w:t xml:space="preserve">(3) Similar numbers of salmon are released above the dams on average, but the percent of HOR spawners released above Cougar Dam varies from 47% - 100%. In contrast, with the exception of one year, all salmon released above Detroit Dam were HOR. There are a number of reasons why this might mediate the effects of sex ratio, including effects related to mate-choice, </w:t>
      </w:r>
      <w:proofErr w:type="spellStart"/>
      <w:r>
        <w:t>redd</w:t>
      </w:r>
      <w:proofErr w:type="spellEnd"/>
      <w:r>
        <w:t xml:space="preserve"> superimposition and others.</w:t>
      </w:r>
    </w:p>
    <w:p w14:paraId="030B95B6" w14:textId="77777777" w:rsidR="00CB0200" w:rsidRDefault="00CB0200">
      <w:pPr>
        <w:pStyle w:val="CommentText"/>
      </w:pPr>
    </w:p>
    <w:p w14:paraId="69085FC1" w14:textId="2CBB652D" w:rsidR="00CB0200" w:rsidRDefault="00CB0200">
      <w:pPr>
        <w:pStyle w:val="CommentText"/>
      </w:pPr>
      <w:r>
        <w:t xml:space="preserve">(4) It seems like salmon released above Cougar Dam dispersed after release much more than those released above Detroit Dam. This is very back of the napkin stuff, but for the 1258 mate pairs identified in the McKenzie pedigree, 571 (55%) were between salmon released in different locations, but in the North Santiam only 1789/2220 (19%) mate pairs were between individuals released in different locations, despite the fact that there are many more release sites in the North Santiam. This suggests that spawners may be more free to disperse to optimize the operational sex ratio. </w:t>
      </w:r>
    </w:p>
    <w:p w14:paraId="30A8E760" w14:textId="08174CFB" w:rsidR="00CB0200" w:rsidRDefault="00CB0200">
      <w:pPr>
        <w:pStyle w:val="CommentText"/>
      </w:pPr>
    </w:p>
    <w:p w14:paraId="00F0F0DC" w14:textId="6D902E02" w:rsidR="00CB0200" w:rsidRDefault="00CB0200">
      <w:pPr>
        <w:pStyle w:val="CommentText"/>
      </w:pPr>
      <w:r>
        <w:t xml:space="preserve">My suspicion is that either the North Santiam result is spurious, or the sex ratio effect is mediated by the either the </w:t>
      </w:r>
      <w:proofErr w:type="spellStart"/>
      <w:r>
        <w:t>pHOS</w:t>
      </w:r>
      <w:proofErr w:type="spellEnd"/>
      <w:r>
        <w:t xml:space="preserve"> or the ability for spawners to disperse to optimize the operational sex ratio, but I’m not sure we can do much more than speculate here.  </w:t>
      </w:r>
    </w:p>
    <w:p w14:paraId="30858FCD" w14:textId="77777777" w:rsidR="00CB0200" w:rsidRDefault="00CB0200">
      <w:pPr>
        <w:pStyle w:val="CommentText"/>
      </w:pPr>
    </w:p>
    <w:p w14:paraId="0F156DBB" w14:textId="659C195A" w:rsidR="00CB0200" w:rsidRDefault="00CB0200">
      <w:pPr>
        <w:pStyle w:val="CommentText"/>
      </w:pPr>
    </w:p>
  </w:comment>
  <w:comment w:id="29" w:author="Kathleen O'Malley" w:date="2022-11-26T10:10:00Z" w:initials="OMKG">
    <w:p w14:paraId="100CEE64" w14:textId="77777777" w:rsidR="00CB0200" w:rsidRDefault="00CB0200">
      <w:pPr>
        <w:pStyle w:val="CommentText"/>
      </w:pPr>
      <w:r>
        <w:rPr>
          <w:rStyle w:val="CommentReference"/>
        </w:rPr>
        <w:annotationRef/>
      </w:r>
      <w:r>
        <w:t>Let’s discuss. I agree with Ryan that will have to address the difference with North Santiam in the Discussion.</w:t>
      </w:r>
    </w:p>
    <w:p w14:paraId="3B31EA32" w14:textId="77777777" w:rsidR="00CB0200" w:rsidRDefault="00CB0200">
      <w:pPr>
        <w:pStyle w:val="CommentText"/>
      </w:pPr>
    </w:p>
    <w:p w14:paraId="6B966C71" w14:textId="77777777" w:rsidR="00CB0200" w:rsidRDefault="00CB0200">
      <w:pPr>
        <w:pStyle w:val="CommentText"/>
      </w:pPr>
    </w:p>
    <w:p w14:paraId="747681B7" w14:textId="772ECDCC" w:rsidR="00CB0200" w:rsidRDefault="00CB0200">
      <w:pPr>
        <w:pStyle w:val="CommentText"/>
      </w:pPr>
      <w:r>
        <w:t>There are three years of female-biased sex ratios. I think it would be good to add a column to table 7 listing the sex ratio for each year.</w:t>
      </w:r>
    </w:p>
  </w:comment>
  <w:comment w:id="31" w:author="Cristin Fitzpatrick" w:date="2022-12-07T02:18:00Z" w:initials="CF">
    <w:p w14:paraId="7F7D0058" w14:textId="553FB8D7" w:rsidR="00CB0200" w:rsidRDefault="00CB0200">
      <w:pPr>
        <w:pStyle w:val="CommentText"/>
      </w:pPr>
      <w:r>
        <w:rPr>
          <w:rStyle w:val="CommentReference"/>
        </w:rPr>
        <w:annotationRef/>
      </w:r>
      <w:r>
        <w:t>For some reason on my mac this figure shows up poorly resolved/blurry</w:t>
      </w:r>
    </w:p>
  </w:comment>
  <w:comment w:id="32" w:author="David Dayan" w:date="2022-12-07T15:03:00Z" w:initials="DD">
    <w:p w14:paraId="4524068E" w14:textId="5F9EB825" w:rsidR="00CB0200" w:rsidRDefault="00CB0200">
      <w:pPr>
        <w:pStyle w:val="CommentText"/>
      </w:pPr>
      <w:r>
        <w:rPr>
          <w:rStyle w:val="CommentReference"/>
        </w:rPr>
        <w:annotationRef/>
      </w:r>
      <w:r>
        <w:t xml:space="preserve">I went with pixel based images rather than vector based images for the drafts, so a little bit of blurriness is expected. </w:t>
      </w:r>
    </w:p>
    <w:p w14:paraId="642E0E1C" w14:textId="77777777" w:rsidR="00CB0200" w:rsidRDefault="00CB0200">
      <w:pPr>
        <w:pStyle w:val="CommentText"/>
      </w:pPr>
    </w:p>
    <w:p w14:paraId="2F4B1B58" w14:textId="5549E91D" w:rsidR="00CB0200" w:rsidRDefault="005F173D">
      <w:pPr>
        <w:pStyle w:val="CommentText"/>
      </w:pPr>
      <w:r>
        <w:t>W</w:t>
      </w:r>
      <w:r w:rsidR="00CB0200">
        <w:t>hen we produce the final version</w:t>
      </w:r>
      <w:r>
        <w:t xml:space="preserve"> for distribution</w:t>
      </w:r>
      <w:r w:rsidR="00CB0200">
        <w:t xml:space="preserve"> we should replace these with vector based images and only distribute as a pdf, so we don’t run into these issues.</w:t>
      </w:r>
    </w:p>
  </w:comment>
  <w:comment w:id="33" w:author="David Dayan" w:date="2022-12-09T17:05:00Z" w:initials="DD">
    <w:p w14:paraId="36CD50A1" w14:textId="62ECD8A1" w:rsidR="00EB68BF" w:rsidRDefault="00EB68BF">
      <w:pPr>
        <w:pStyle w:val="CommentText"/>
      </w:pPr>
      <w:r>
        <w:rPr>
          <w:rStyle w:val="CommentReference"/>
        </w:rPr>
        <w:annotationRef/>
      </w:r>
      <w:r>
        <w:t>Flipped this from 80% did not produce an offspring to 20% were successful. This follows what we did in the NSNT report and doesn’t sound so alarmist (“didn’t produce a single offspring</w:t>
      </w:r>
      <w:r w:rsidR="00944F2B">
        <w:t>!</w:t>
      </w:r>
      <w:r>
        <w:t xml:space="preserve">”). </w:t>
      </w:r>
    </w:p>
  </w:comment>
  <w:comment w:id="34" w:author="David Dayan" w:date="2022-11-18T13:16:00Z" w:initials="DD">
    <w:p w14:paraId="15E0400F" w14:textId="45C19578" w:rsidR="00CB0200" w:rsidRDefault="00CB0200">
      <w:pPr>
        <w:pStyle w:val="CommentText"/>
      </w:pPr>
      <w:r>
        <w:rPr>
          <w:rStyle w:val="CommentReference"/>
        </w:rPr>
        <w:annotationRef/>
      </w:r>
      <w:r>
        <w:t>It is possible to create a model of the estimated proportions of NOR immigrants and NORs produced above the dam ultimately released above the dam across a range of LSDR cutoff dates. This would provide managers with the information they need to set the LSDR date to meet certain targets if they choose to implement LSDR again in the future.</w:t>
      </w:r>
    </w:p>
    <w:p w14:paraId="281B0EE3" w14:textId="77777777" w:rsidR="00CB0200" w:rsidRDefault="00CB0200">
      <w:pPr>
        <w:pStyle w:val="CommentText"/>
      </w:pPr>
    </w:p>
    <w:p w14:paraId="342A08A5" w14:textId="01F97BE1" w:rsidR="00CB0200" w:rsidRDefault="00CB0200">
      <w:pPr>
        <w:pStyle w:val="CommentText"/>
      </w:pPr>
      <w:r>
        <w:t xml:space="preserve">For example, a </w:t>
      </w:r>
      <w:proofErr w:type="spellStart"/>
      <w:r>
        <w:t>mid July</w:t>
      </w:r>
      <w:proofErr w:type="spellEnd"/>
      <w:r>
        <w:t xml:space="preserve"> LSDR cutoff would drastically increase above dam release of the NORs produced above the dam, with much smaller increase to above dam transport NOR immigrants.</w:t>
      </w:r>
    </w:p>
  </w:comment>
  <w:comment w:id="35" w:author="Cristin Fitzpatrick" w:date="2022-12-07T02:47:00Z" w:initials="CF">
    <w:p w14:paraId="74AB21E2" w14:textId="2E251956" w:rsidR="00CB0200" w:rsidRDefault="00CB0200">
      <w:pPr>
        <w:pStyle w:val="CommentText"/>
      </w:pPr>
      <w:r>
        <w:rPr>
          <w:rStyle w:val="CommentReference"/>
        </w:rPr>
        <w:annotationRef/>
      </w:r>
      <w:r>
        <w:t>Should this be added in as a possible course of action?</w:t>
      </w:r>
    </w:p>
  </w:comment>
  <w:comment w:id="36" w:author="David Dayan" w:date="2022-12-09T17:37:00Z" w:initials="DD">
    <w:p w14:paraId="48AD5C14" w14:textId="3DB24E2C" w:rsidR="00191156" w:rsidRDefault="00191156">
      <w:pPr>
        <w:pStyle w:val="CommentText"/>
      </w:pPr>
      <w:r>
        <w:rPr>
          <w:rStyle w:val="CommentReference"/>
        </w:rPr>
        <w:annotationRef/>
      </w:r>
    </w:p>
  </w:comment>
  <w:comment w:id="37" w:author="David Dayan" w:date="2022-12-08T15:05:00Z" w:initials="DD">
    <w:p w14:paraId="1492852D" w14:textId="77777777" w:rsidR="00DE6D98" w:rsidRDefault="00DE6D98">
      <w:pPr>
        <w:pStyle w:val="CommentText"/>
      </w:pPr>
      <w:r>
        <w:rPr>
          <w:rStyle w:val="CommentReference"/>
        </w:rPr>
        <w:annotationRef/>
      </w:r>
      <w:r>
        <w:t>Is this better? Do you all agree with this assessment?</w:t>
      </w:r>
    </w:p>
    <w:p w14:paraId="6468B15D" w14:textId="77777777" w:rsidR="00DE6D98" w:rsidRDefault="00DE6D98">
      <w:pPr>
        <w:pStyle w:val="CommentText"/>
      </w:pPr>
    </w:p>
    <w:p w14:paraId="74FF3AA5" w14:textId="21B92B14" w:rsidR="0068191D" w:rsidRDefault="0068191D">
      <w:pPr>
        <w:pStyle w:val="CommentText"/>
      </w:pPr>
      <w:r>
        <w:t>Since we know the number of successful parents</w:t>
      </w:r>
      <w:r w:rsidR="00DB19F9">
        <w:t xml:space="preserve"> from the pedigree</w:t>
      </w:r>
      <w:r>
        <w:t xml:space="preserve">, </w:t>
      </w:r>
      <w:r w:rsidR="00DE6D98">
        <w:t>Nb isn’t telling us</w:t>
      </w:r>
      <w:r w:rsidR="0097521A">
        <w:t xml:space="preserve"> </w:t>
      </w:r>
      <w:r>
        <w:t xml:space="preserve">anything new </w:t>
      </w:r>
      <w:r w:rsidR="00DE6D98">
        <w:t>about the above dam population so much as it is telling us about the</w:t>
      </w:r>
      <w:r>
        <w:t xml:space="preserve"> genetic diversity of</w:t>
      </w:r>
      <w:r w:rsidR="00DE6D98">
        <w:t xml:space="preserve"> hatchery outplants which compose </w:t>
      </w:r>
      <w:r w:rsidR="0097521A">
        <w:t xml:space="preserve">(1) </w:t>
      </w:r>
      <w:r w:rsidR="00DE6D98">
        <w:t>the overwhelming majority of candidate parents</w:t>
      </w:r>
      <w:r w:rsidR="0097521A">
        <w:t xml:space="preserve"> in all years</w:t>
      </w:r>
      <w:r w:rsidR="00DE6D98">
        <w:t xml:space="preserve"> and </w:t>
      </w:r>
      <w:r w:rsidR="0097521A">
        <w:t xml:space="preserve">(2) </w:t>
      </w:r>
      <w:r w:rsidR="00DE6D98">
        <w:t xml:space="preserve">the majority of successful </w:t>
      </w:r>
      <w:r w:rsidR="00191156">
        <w:t>parents</w:t>
      </w:r>
      <w:r w:rsidR="0097521A">
        <w:t xml:space="preserve"> in almost every year</w:t>
      </w:r>
      <w:r w:rsidR="00191156">
        <w:t>.</w:t>
      </w:r>
    </w:p>
    <w:p w14:paraId="6704EE93" w14:textId="43416780" w:rsidR="00191156" w:rsidRDefault="00191156">
      <w:pPr>
        <w:pStyle w:val="CommentText"/>
      </w:pPr>
    </w:p>
    <w:p w14:paraId="3F2C7B22" w14:textId="77777777" w:rsidR="00191156" w:rsidRDefault="00191156">
      <w:pPr>
        <w:pStyle w:val="CommentText"/>
      </w:pPr>
    </w:p>
    <w:p w14:paraId="02D9F641" w14:textId="34C0D55A" w:rsidR="0097521A" w:rsidRDefault="00DE6D98">
      <w:pPr>
        <w:pStyle w:val="CommentText"/>
      </w:pPr>
      <w:r>
        <w:t xml:space="preserve"> </w:t>
      </w:r>
    </w:p>
  </w:comment>
  <w:comment w:id="38" w:author="Cristin Fitzpatrick" w:date="2022-12-07T02:52:00Z" w:initials="CF">
    <w:p w14:paraId="7196F3A4" w14:textId="4FACA60D" w:rsidR="00CB0200" w:rsidRDefault="00CB0200">
      <w:pPr>
        <w:pStyle w:val="CommentText"/>
      </w:pPr>
      <w:r>
        <w:rPr>
          <w:rStyle w:val="CommentReference"/>
        </w:rPr>
        <w:annotationRef/>
      </w:r>
      <w:r>
        <w:t>Is there an estimated proportion of contribution? Or proportion hat could be accounted for by these contributions?</w:t>
      </w:r>
    </w:p>
  </w:comment>
  <w:comment w:id="39" w:author="David Dayan" w:date="2022-12-07T15:35:00Z" w:initials="DD">
    <w:p w14:paraId="02375862" w14:textId="77777777" w:rsidR="00CB0200" w:rsidRDefault="00CB0200" w:rsidP="00E86BBD">
      <w:pPr>
        <w:rPr>
          <w:rFonts w:eastAsiaTheme="minorHAnsi"/>
          <w:sz w:val="22"/>
          <w:szCs w:val="22"/>
        </w:rPr>
      </w:pPr>
      <w:r>
        <w:rPr>
          <w:rStyle w:val="CommentReference"/>
        </w:rPr>
        <w:annotationRef/>
      </w:r>
      <w:r>
        <w:t>The contribution to productivity in variously referred to as “marginal,” “a small number,” and “</w:t>
      </w:r>
      <w:r>
        <w:rPr>
          <w:rFonts w:eastAsiaTheme="minorHAnsi"/>
          <w:sz w:val="22"/>
          <w:szCs w:val="22"/>
        </w:rPr>
        <w:t>likely a few more than ten fish per year.” Also see: “</w:t>
      </w:r>
      <w:proofErr w:type="spellStart"/>
      <w:r>
        <w:t>nonanadromous</w:t>
      </w:r>
      <w:proofErr w:type="spellEnd"/>
      <w:r>
        <w:t xml:space="preserve"> life history tactics </w:t>
      </w:r>
      <w:r w:rsidRPr="00DE585A">
        <w:t>slightly</w:t>
      </w:r>
      <w:r>
        <w:t xml:space="preserve"> increase the estimates of CRR</w:t>
      </w:r>
      <w:r>
        <w:rPr>
          <w:rFonts w:eastAsiaTheme="minorHAnsi"/>
          <w:sz w:val="22"/>
          <w:szCs w:val="22"/>
        </w:rPr>
        <w:t xml:space="preserve">“ </w:t>
      </w:r>
    </w:p>
    <w:p w14:paraId="4608710A" w14:textId="77777777" w:rsidR="00CB0200" w:rsidRDefault="00CB0200" w:rsidP="00E86BBD">
      <w:pPr>
        <w:rPr>
          <w:rFonts w:eastAsiaTheme="minorHAnsi"/>
          <w:sz w:val="22"/>
          <w:szCs w:val="22"/>
        </w:rPr>
      </w:pPr>
    </w:p>
    <w:p w14:paraId="61416F58" w14:textId="77777777" w:rsidR="00CB0200" w:rsidRDefault="00CB0200" w:rsidP="00E86BBD">
      <w:pPr>
        <w:rPr>
          <w:rFonts w:eastAsiaTheme="minorHAnsi"/>
          <w:sz w:val="22"/>
          <w:szCs w:val="22"/>
        </w:rPr>
      </w:pPr>
      <w:r>
        <w:rPr>
          <w:rFonts w:eastAsiaTheme="minorHAnsi"/>
          <w:sz w:val="22"/>
          <w:szCs w:val="22"/>
        </w:rPr>
        <w:t xml:space="preserve">I revised to “make a small contribution” </w:t>
      </w:r>
    </w:p>
    <w:p w14:paraId="4F3E6C5E" w14:textId="77777777" w:rsidR="00DB19F9" w:rsidRDefault="00DB19F9" w:rsidP="00E86BBD">
      <w:pPr>
        <w:rPr>
          <w:rFonts w:eastAsiaTheme="minorHAnsi"/>
          <w:sz w:val="22"/>
          <w:szCs w:val="22"/>
        </w:rPr>
      </w:pPr>
    </w:p>
    <w:p w14:paraId="55386D2A" w14:textId="42C48886" w:rsidR="00DB19F9" w:rsidRPr="00E86BBD" w:rsidRDefault="00DB19F9" w:rsidP="00E86BBD">
      <w:r>
        <w:rPr>
          <w:rFonts w:eastAsiaTheme="minorHAnsi"/>
          <w:sz w:val="22"/>
          <w:szCs w:val="22"/>
        </w:rPr>
        <w:t xml:space="preserve">I also got rid of the Nb : </w:t>
      </w:r>
      <w:proofErr w:type="spellStart"/>
      <w:r>
        <w:rPr>
          <w:rFonts w:eastAsiaTheme="minorHAnsi"/>
          <w:sz w:val="22"/>
          <w:szCs w:val="22"/>
        </w:rPr>
        <w:t>Ncand</w:t>
      </w:r>
      <w:proofErr w:type="spellEnd"/>
      <w:r>
        <w:rPr>
          <w:rFonts w:eastAsiaTheme="minorHAnsi"/>
          <w:sz w:val="22"/>
          <w:szCs w:val="22"/>
        </w:rPr>
        <w:t xml:space="preserve"> ratio discussion, since many other things might cause this ratio to change.</w:t>
      </w:r>
    </w:p>
  </w:comment>
  <w:comment w:id="40" w:author="David Dayan" w:date="2022-12-08T15:39:00Z" w:initials="DD">
    <w:p w14:paraId="6D09E76F" w14:textId="7A6D1C62" w:rsidR="00554D45" w:rsidRDefault="00554D45">
      <w:pPr>
        <w:pStyle w:val="CommentText"/>
      </w:pPr>
      <w:r>
        <w:rPr>
          <w:rStyle w:val="CommentReference"/>
        </w:rPr>
        <w:annotationRef/>
      </w:r>
      <w:r>
        <w:t xml:space="preserve">I chose </w:t>
      </w:r>
      <w:r w:rsidR="004716F4">
        <w:t>to provide one speculative</w:t>
      </w:r>
      <w:r>
        <w:t xml:space="preserve"> example that we have evidence to support, although this evidence is circumstantial</w:t>
      </w:r>
      <w:r w:rsidR="0037323E">
        <w:t xml:space="preserve"> </w:t>
      </w:r>
      <w:r>
        <w:t>and not included in the report</w:t>
      </w:r>
      <w:r w:rsidR="0037323E">
        <w:t xml:space="preserve"> ()</w:t>
      </w:r>
      <w:r>
        <w:t>.</w:t>
      </w:r>
    </w:p>
    <w:p w14:paraId="36A638D9" w14:textId="0994B2F3" w:rsidR="00A0457F" w:rsidRDefault="00A0457F">
      <w:pPr>
        <w:pStyle w:val="CommentText"/>
      </w:pPr>
    </w:p>
    <w:p w14:paraId="630D41BB" w14:textId="77777777" w:rsidR="00CB6614" w:rsidRDefault="004716F4">
      <w:pPr>
        <w:pStyle w:val="CommentText"/>
      </w:pPr>
      <w:r>
        <w:t>In short, in the presence of exclusively low quality, small HOR males, females tend to delay spawning, increasing the risk of pre-spawn mortality and imposing other fitness costs. When there are high quality larger NOR males available, this tendency is reduced, ameliorating the negative effects of male biased sex ratios.</w:t>
      </w:r>
      <w:r w:rsidR="001301D9">
        <w:t xml:space="preserve"> </w:t>
      </w:r>
      <w:r w:rsidR="00CB6614">
        <w:t xml:space="preserve">Indeed, there is evidence of female mate choice against HOR males above Cougar. </w:t>
      </w:r>
    </w:p>
    <w:p w14:paraId="28A1C595" w14:textId="078060C6" w:rsidR="004716F4" w:rsidRDefault="004716F4">
      <w:pPr>
        <w:pStyle w:val="CommentText"/>
      </w:pPr>
      <w:r>
        <w:t xml:space="preserve">Also, since the operational sex ratio tends to become more male biased over time, </w:t>
      </w:r>
      <w:r w:rsidR="001301D9">
        <w:t xml:space="preserve">it’s easy to imagine a feedback loop here. </w:t>
      </w:r>
    </w:p>
    <w:p w14:paraId="7D58E194" w14:textId="77777777" w:rsidR="004716F4" w:rsidRDefault="004716F4">
      <w:pPr>
        <w:pStyle w:val="CommentText"/>
      </w:pPr>
    </w:p>
    <w:p w14:paraId="12125DA8" w14:textId="5BFABEB6" w:rsidR="00A0457F" w:rsidRDefault="00A0457F">
      <w:pPr>
        <w:pStyle w:val="CommentText"/>
      </w:pPr>
      <w:r>
        <w:t xml:space="preserve">Another example with some underexplored evidence is the fact that NSNT salmon tend to spawn more frequently with others released at the same location, when compared to MCKR. This suggest that MCKR salmon are more free to disperse before spawning, and adaptively adjust the operational sex ratio. I think this explanation is weaker and more difficult to explain so I left it out. </w:t>
      </w:r>
    </w:p>
    <w:p w14:paraId="3D7328C4" w14:textId="05EFC4DE" w:rsidR="00DE01B1" w:rsidRDefault="00DE01B1">
      <w:pPr>
        <w:pStyle w:val="CommentText"/>
      </w:pPr>
    </w:p>
    <w:p w14:paraId="5A602E12" w14:textId="77DC68C5" w:rsidR="00DE01B1" w:rsidRDefault="00DE01B1">
      <w:pPr>
        <w:pStyle w:val="CommentText"/>
      </w:pPr>
      <w:r>
        <w:t>There are, of course, many alternative explanations.</w:t>
      </w:r>
    </w:p>
    <w:p w14:paraId="3A7B8349" w14:textId="77777777" w:rsidR="00A0457F" w:rsidRDefault="00A0457F">
      <w:pPr>
        <w:pStyle w:val="CommentText"/>
      </w:pPr>
    </w:p>
    <w:p w14:paraId="09916DD2" w14:textId="750B16F4" w:rsidR="00A0457F" w:rsidRDefault="00A0457F">
      <w:pPr>
        <w:pStyle w:val="CommentText"/>
      </w:pPr>
      <w:r>
        <w:t>I</w:t>
      </w:r>
      <w:r w:rsidR="0037323E">
        <w:t>s</w:t>
      </w:r>
      <w:r>
        <w:t xml:space="preserve"> this sufficient?</w:t>
      </w:r>
    </w:p>
  </w:comment>
  <w:comment w:id="41" w:author="David Dayan" w:date="2022-10-07T11:17:00Z" w:initials="DD">
    <w:p w14:paraId="505F5F8C" w14:textId="0ED750BE" w:rsidR="00CB0200" w:rsidRDefault="00CB0200">
      <w:pPr>
        <w:pStyle w:val="CommentText"/>
      </w:pPr>
      <w:r>
        <w:rPr>
          <w:rStyle w:val="CommentReference"/>
        </w:rPr>
        <w:annotationRef/>
      </w:r>
      <w:r w:rsidR="005440B5">
        <w:t>Using</w:t>
      </w:r>
      <w:r>
        <w:t xml:space="preserve"> endnote to format citations. Currently set to the </w:t>
      </w:r>
      <w:r>
        <w:rPr>
          <w:i/>
          <w:iCs/>
        </w:rPr>
        <w:t>Conservation Genetics</w:t>
      </w:r>
      <w:r>
        <w:t xml:space="preserve"> format that I find it easy to read, but it is easy to change to whatever format we want.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6ADAC3" w15:done="0"/>
  <w15:commentEx w15:paraId="02A6E6BC" w15:paraIdParent="756ADAC3" w15:done="0"/>
  <w15:commentEx w15:paraId="3AE2B904" w15:done="0"/>
  <w15:commentEx w15:paraId="342FD9D4" w15:paraIdParent="3AE2B904" w15:done="0"/>
  <w15:commentEx w15:paraId="7F5546B0" w15:done="0"/>
  <w15:commentEx w15:paraId="053EEC8D" w15:done="0"/>
  <w15:commentEx w15:paraId="42E7BE45" w15:paraIdParent="053EEC8D" w15:done="0"/>
  <w15:commentEx w15:paraId="7C91BC8B" w15:done="0"/>
  <w15:commentEx w15:paraId="35AF9385" w15:paraIdParent="7C91BC8B" w15:done="0"/>
  <w15:commentEx w15:paraId="4BEC78D7" w15:done="0"/>
  <w15:commentEx w15:paraId="62171D4A" w15:paraIdParent="4BEC78D7" w15:done="0"/>
  <w15:commentEx w15:paraId="4CA97E83" w15:done="0"/>
  <w15:commentEx w15:paraId="2287A1D7" w15:paraIdParent="4CA97E83" w15:done="0"/>
  <w15:commentEx w15:paraId="7EC21413" w15:done="0"/>
  <w15:commentEx w15:paraId="26EC0D94" w15:done="0"/>
  <w15:commentEx w15:paraId="6C4C0B04" w15:paraIdParent="26EC0D94" w15:done="0"/>
  <w15:commentEx w15:paraId="33B46C1B" w15:done="0"/>
  <w15:commentEx w15:paraId="67A6E899" w15:paraIdParent="33B46C1B" w15:done="0"/>
  <w15:commentEx w15:paraId="42FC84BB" w15:done="0"/>
  <w15:commentEx w15:paraId="27CB5EF7" w15:paraIdParent="42FC84BB" w15:done="0"/>
  <w15:commentEx w15:paraId="776D07F4" w15:done="0"/>
  <w15:commentEx w15:paraId="5A6C8202" w15:paraIdParent="776D07F4" w15:done="0"/>
  <w15:commentEx w15:paraId="290FF9F9" w15:done="0"/>
  <w15:commentEx w15:paraId="4F38A866" w15:paraIdParent="290FF9F9" w15:done="0"/>
  <w15:commentEx w15:paraId="7DEBEF31" w15:done="0"/>
  <w15:commentEx w15:paraId="0F156DBB" w15:paraIdParent="7DEBEF31" w15:done="0"/>
  <w15:commentEx w15:paraId="747681B7" w15:paraIdParent="7DEBEF31" w15:done="0"/>
  <w15:commentEx w15:paraId="7F7D0058" w15:done="0"/>
  <w15:commentEx w15:paraId="2F4B1B58" w15:paraIdParent="7F7D0058" w15:done="0"/>
  <w15:commentEx w15:paraId="36CD50A1" w15:done="0"/>
  <w15:commentEx w15:paraId="342A08A5" w15:done="0"/>
  <w15:commentEx w15:paraId="74AB21E2" w15:done="0"/>
  <w15:commentEx w15:paraId="48AD5C14" w15:paraIdParent="74AB21E2" w15:done="0"/>
  <w15:commentEx w15:paraId="02D9F641" w15:done="0"/>
  <w15:commentEx w15:paraId="7196F3A4" w15:done="0"/>
  <w15:commentEx w15:paraId="55386D2A" w15:paraIdParent="7196F3A4" w15:done="0"/>
  <w15:commentEx w15:paraId="09916DD2" w15:done="0"/>
  <w15:commentEx w15:paraId="505F5F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35EA1A" w16cex:dateUtc="2022-12-03T23:30:00Z"/>
  <w16cex:commentExtensible w16cex:durableId="273B4974" w16cex:dateUtc="2022-12-08T01:18:00Z"/>
  <w16cex:commentExtensible w16cex:durableId="27374A25" w16cex:dateUtc="2022-12-05T00:32:00Z"/>
  <w16cex:commentExtensible w16cex:durableId="273B160A" w16cex:dateUtc="2022-12-07T21:39:00Z"/>
  <w16cex:commentExtensible w16cex:durableId="273B1A07" w16cex:dateUtc="2022-12-07T21:56:00Z"/>
  <w16cex:commentExtensible w16cex:durableId="273C70E0" w16cex:dateUtc="2022-12-08T22:19:00Z"/>
  <w16cex:commentExtensible w16cex:durableId="273C71A2" w16cex:dateUtc="2022-12-08T22:22:00Z"/>
  <w16cex:commentExtensible w16cex:durableId="27383432" w16cex:dateUtc="2022-12-05T17:11:00Z"/>
  <w16cex:commentExtensible w16cex:durableId="273B1ADE" w16cex:dateUtc="2022-12-07T21:59:00Z"/>
  <w16cex:commentExtensible w16cex:durableId="273C7239" w16cex:dateUtc="2022-12-08T22:24:00Z"/>
  <w16cex:commentExtensible w16cex:durableId="273DDCFA" w16cex:dateUtc="2022-12-10T00:12:00Z"/>
  <w16cex:commentExtensible w16cex:durableId="27383F29" w16cex:dateUtc="2022-12-05T17:58:00Z"/>
  <w16cex:commentExtensible w16cex:durableId="273C7350" w16cex:dateUtc="2022-12-08T22:29:00Z"/>
  <w16cex:commentExtensible w16cex:durableId="2738409C" w16cex:dateUtc="2022-12-05T18:04:00Z"/>
  <w16cex:commentExtensible w16cex:durableId="273B1D7A" w16cex:dateUtc="2022-12-07T22:11:00Z"/>
  <w16cex:commentExtensible w16cex:durableId="273B1DEA" w16cex:dateUtc="2022-12-07T22:12:00Z"/>
  <w16cex:commentExtensible w16cex:durableId="2738453A" w16cex:dateUtc="2022-12-05T18:23:00Z"/>
  <w16cex:commentExtensible w16cex:durableId="273B21D9" w16cex:dateUtc="2022-12-07T22:29:00Z"/>
  <w16cex:commentExtensible w16cex:durableId="273848A5" w16cex:dateUtc="2022-12-05T18:38:00Z"/>
  <w16cex:commentExtensible w16cex:durableId="273B26B5" w16cex:dateUtc="2022-12-07T22:50:00Z"/>
  <w16cex:commentExtensible w16cex:durableId="271CEE8E" w16cex:dateUtc="2022-11-15T00:42:00Z"/>
  <w16cex:commentExtensible w16cex:durableId="271CFA35" w16cex:dateUtc="2022-11-15T01:32:00Z"/>
  <w16cex:commentExtensible w16cex:durableId="272C648E" w16cex:dateUtc="2022-11-26T18:10:00Z"/>
  <w16cex:commentExtensible w16cex:durableId="273B29B4" w16cex:dateUtc="2022-12-07T23:03:00Z"/>
  <w16cex:commentExtensible w16cex:durableId="273DE971" w16cex:dateUtc="2022-12-10T01:05:00Z"/>
  <w16cex:commentExtensible w16cex:durableId="27220441" w16cex:dateUtc="2022-11-18T21:16:00Z"/>
  <w16cex:commentExtensible w16cex:durableId="273DF0EF" w16cex:dateUtc="2022-12-10T01:37:00Z"/>
  <w16cex:commentExtensible w16cex:durableId="273C7BB1" w16cex:dateUtc="2022-12-08T23:05:00Z"/>
  <w16cex:commentExtensible w16cex:durableId="273B312B" w16cex:dateUtc="2022-12-07T23:35:00Z"/>
  <w16cex:commentExtensible w16cex:durableId="273C8398" w16cex:dateUtc="2022-12-08T23:39:00Z"/>
  <w16cex:commentExtensible w16cex:durableId="26EA893C" w16cex:dateUtc="2022-10-07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6ADAC3" w16cid:durableId="2735EA1A"/>
  <w16cid:commentId w16cid:paraId="02A6E6BC" w16cid:durableId="273B4974"/>
  <w16cid:commentId w16cid:paraId="3AE2B904" w16cid:durableId="27374A25"/>
  <w16cid:commentId w16cid:paraId="342FD9D4" w16cid:durableId="273B160A"/>
  <w16cid:commentId w16cid:paraId="7F5546B0" w16cid:durableId="273B1A07"/>
  <w16cid:commentId w16cid:paraId="053EEC8D" w16cid:durableId="273B1498"/>
  <w16cid:commentId w16cid:paraId="42E7BE45" w16cid:durableId="273C70E0"/>
  <w16cid:commentId w16cid:paraId="7C91BC8B" w16cid:durableId="273B149B"/>
  <w16cid:commentId w16cid:paraId="35AF9385" w16cid:durableId="273C71A2"/>
  <w16cid:commentId w16cid:paraId="4BEC78D7" w16cid:durableId="27383432"/>
  <w16cid:commentId w16cid:paraId="62171D4A" w16cid:durableId="273B1ADE"/>
  <w16cid:commentId w16cid:paraId="4CA97E83" w16cid:durableId="273B14A2"/>
  <w16cid:commentId w16cid:paraId="2287A1D7" w16cid:durableId="273C7239"/>
  <w16cid:commentId w16cid:paraId="7EC21413" w16cid:durableId="273DDCFA"/>
  <w16cid:commentId w16cid:paraId="26EC0D94" w16cid:durableId="27383F29"/>
  <w16cid:commentId w16cid:paraId="6C4C0B04" w16cid:durableId="273C7350"/>
  <w16cid:commentId w16cid:paraId="33B46C1B" w16cid:durableId="2738409C"/>
  <w16cid:commentId w16cid:paraId="67A6E899" w16cid:durableId="273B1D7A"/>
  <w16cid:commentId w16cid:paraId="42FC84BB" w16cid:durableId="273B14A4"/>
  <w16cid:commentId w16cid:paraId="27CB5EF7" w16cid:durableId="273B1DEA"/>
  <w16cid:commentId w16cid:paraId="776D07F4" w16cid:durableId="2738453A"/>
  <w16cid:commentId w16cid:paraId="5A6C8202" w16cid:durableId="273B21D9"/>
  <w16cid:commentId w16cid:paraId="290FF9F9" w16cid:durableId="273848A5"/>
  <w16cid:commentId w16cid:paraId="4F38A866" w16cid:durableId="273B26B5"/>
  <w16cid:commentId w16cid:paraId="7DEBEF31" w16cid:durableId="271CEE8E"/>
  <w16cid:commentId w16cid:paraId="0F156DBB" w16cid:durableId="271CFA35"/>
  <w16cid:commentId w16cid:paraId="747681B7" w16cid:durableId="272C648E"/>
  <w16cid:commentId w16cid:paraId="7F7D0058" w16cid:durableId="273B14AA"/>
  <w16cid:commentId w16cid:paraId="2F4B1B58" w16cid:durableId="273B29B4"/>
  <w16cid:commentId w16cid:paraId="36CD50A1" w16cid:durableId="273DE971"/>
  <w16cid:commentId w16cid:paraId="342A08A5" w16cid:durableId="27220441"/>
  <w16cid:commentId w16cid:paraId="74AB21E2" w16cid:durableId="273B14B4"/>
  <w16cid:commentId w16cid:paraId="48AD5C14" w16cid:durableId="273DF0EF"/>
  <w16cid:commentId w16cid:paraId="02D9F641" w16cid:durableId="273C7BB1"/>
  <w16cid:commentId w16cid:paraId="7196F3A4" w16cid:durableId="273B14B9"/>
  <w16cid:commentId w16cid:paraId="55386D2A" w16cid:durableId="273B312B"/>
  <w16cid:commentId w16cid:paraId="09916DD2" w16cid:durableId="273C8398"/>
  <w16cid:commentId w16cid:paraId="505F5F8C" w16cid:durableId="26EA89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60534" w14:textId="77777777" w:rsidR="00D75AD0" w:rsidRDefault="00D75AD0" w:rsidP="00F4375E">
      <w:r>
        <w:separator/>
      </w:r>
    </w:p>
  </w:endnote>
  <w:endnote w:type="continuationSeparator" w:id="0">
    <w:p w14:paraId="6C7592B6" w14:textId="77777777" w:rsidR="00D75AD0" w:rsidRDefault="00D75AD0" w:rsidP="00F4375E">
      <w:r>
        <w:continuationSeparator/>
      </w:r>
    </w:p>
  </w:endnote>
  <w:endnote w:type="continuationNotice" w:id="1">
    <w:p w14:paraId="536C6BD0" w14:textId="77777777" w:rsidR="00D75AD0" w:rsidRDefault="00D75A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B0604020202020204"/>
    <w:charset w:val="00"/>
    <w:family w:val="auto"/>
    <w:pitch w:val="variable"/>
    <w:sig w:usb0="E00002FF" w:usb1="5000205B" w:usb2="00000020" w:usb3="00000000" w:csb0="0000019F" w:csb1="00000000"/>
  </w:font>
  <w:font w:name="Times">
    <w:altName w:val="﷽﷽﷽﷽﷽﷽㶀ȧ怀"/>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EndPr>
      <w:rPr>
        <w:rStyle w:val="PageNumber"/>
      </w:rPr>
    </w:sdtEndPr>
    <w:sdtContent>
      <w:p w14:paraId="7C152B8E" w14:textId="2BDAAF59" w:rsidR="00CB0200" w:rsidRDefault="00CB0200"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EndPr>
      <w:rPr>
        <w:rStyle w:val="PageNumber"/>
      </w:rPr>
    </w:sdtEndPr>
    <w:sdtContent>
      <w:p w14:paraId="125D3193" w14:textId="677E205D" w:rsidR="00CB0200" w:rsidRDefault="00CB0200"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CB0200" w:rsidRDefault="00CB0200"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CB0200" w:rsidRDefault="00CB0200"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EndPr>
      <w:rPr>
        <w:rStyle w:val="PageNumber"/>
      </w:rPr>
    </w:sdtEndPr>
    <w:sdtContent>
      <w:p w14:paraId="14CE8F5C" w14:textId="26B4EF09" w:rsidR="00CB0200" w:rsidRDefault="00CB0200"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CB0200" w:rsidRDefault="00CB0200"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C5FAE2" w14:textId="77777777" w:rsidR="00D75AD0" w:rsidRDefault="00D75AD0" w:rsidP="00F4375E">
      <w:r>
        <w:separator/>
      </w:r>
    </w:p>
  </w:footnote>
  <w:footnote w:type="continuationSeparator" w:id="0">
    <w:p w14:paraId="63F7D87D" w14:textId="77777777" w:rsidR="00D75AD0" w:rsidRDefault="00D75AD0" w:rsidP="00F4375E">
      <w:r>
        <w:continuationSeparator/>
      </w:r>
    </w:p>
  </w:footnote>
  <w:footnote w:type="continuationNotice" w:id="1">
    <w:p w14:paraId="48CEDE9E" w14:textId="77777777" w:rsidR="00D75AD0" w:rsidRDefault="00D75A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6FF5BA4F" w:rsidR="00CB0200" w:rsidRPr="00935AE3" w:rsidRDefault="00CB0200">
    <w:pPr>
      <w:pStyle w:val="Header"/>
      <w:rPr>
        <w:rFonts w:ascii="Arial" w:hAnsi="Arial" w:cs="Arial"/>
      </w:rPr>
    </w:pPr>
    <w:r>
      <w:rPr>
        <w:rFonts w:ascii="Arial" w:hAnsi="Arial" w:cs="Arial"/>
      </w:rPr>
      <w:t>Cougar Dam</w:t>
    </w:r>
    <w:r w:rsidRPr="00935AE3">
      <w:rPr>
        <w:rFonts w:ascii="Arial" w:hAnsi="Arial" w:cs="Arial"/>
      </w:rPr>
      <w:t xml:space="preserve"> 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E150F"/>
    <w:multiLevelType w:val="hybridMultilevel"/>
    <w:tmpl w:val="4C64E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641C7"/>
    <w:multiLevelType w:val="hybridMultilevel"/>
    <w:tmpl w:val="88C0D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1"/>
  </w:num>
  <w:num w:numId="4">
    <w:abstractNumId w:val="12"/>
  </w:num>
  <w:num w:numId="5">
    <w:abstractNumId w:val="14"/>
  </w:num>
  <w:num w:numId="6">
    <w:abstractNumId w:val="11"/>
  </w:num>
  <w:num w:numId="7">
    <w:abstractNumId w:val="6"/>
  </w:num>
  <w:num w:numId="8">
    <w:abstractNumId w:val="4"/>
  </w:num>
  <w:num w:numId="9">
    <w:abstractNumId w:val="0"/>
  </w:num>
  <w:num w:numId="10">
    <w:abstractNumId w:val="8"/>
  </w:num>
  <w:num w:numId="11">
    <w:abstractNumId w:val="15"/>
  </w:num>
  <w:num w:numId="12">
    <w:abstractNumId w:val="2"/>
  </w:num>
  <w:num w:numId="13">
    <w:abstractNumId w:val="9"/>
  </w:num>
  <w:num w:numId="14">
    <w:abstractNumId w:val="13"/>
  </w:num>
  <w:num w:numId="15">
    <w:abstractNumId w:val="5"/>
  </w:num>
  <w:num w:numId="1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leen O'Malley">
    <w15:presenceInfo w15:providerId="AD" w15:userId="S::omalleyk@oregonstate.edu::0f5db546-bac0-4755-b13f-b5290ba434cf"/>
  </w15:person>
  <w15:person w15:author="David Dayan">
    <w15:presenceInfo w15:providerId="AD" w15:userId="S::ddayan@clarku.edu::28280fc7-5003-494f-9b9e-92d9dd867b56"/>
  </w15:person>
  <w15:person w15:author="O Malley, Kathleen G">
    <w15:presenceInfo w15:providerId="AD" w15:userId="S::omalleyk@oregonstate.edu::0f5db546-bac0-4755-b13f-b5290ba434cf"/>
  </w15:person>
  <w15:person w15:author="Fitzpatrick, Cristin Keelin">
    <w15:presenceInfo w15:providerId="AD" w15:userId="S-1-5-21-828376571-1197701538-1844936127-450840"/>
  </w15:person>
  <w15:person w15:author="COUTURE Ryan B * ODFW">
    <w15:presenceInfo w15:providerId="AD" w15:userId="S::Ryan.B.Couture@odfw.oregon.gov::1ba254d6-9af9-405d-a7e5-e09e5576e2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 (revis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0&lt;/item&gt;&lt;item&gt;1376&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item&gt;1567&lt;/item&gt;&lt;item&gt;1568&lt;/item&gt;&lt;item&gt;1569&lt;/item&gt;&lt;item&gt;1571&lt;/item&gt;&lt;item&gt;1572&lt;/item&gt;&lt;item&gt;1573&lt;/item&gt;&lt;item&gt;1574&lt;/item&gt;&lt;item&gt;1575&lt;/item&gt;&lt;item&gt;1576&lt;/item&gt;&lt;/record-ids&gt;&lt;/item&gt;&lt;/Libraries&gt;"/>
  </w:docVars>
  <w:rsids>
    <w:rsidRoot w:val="00F4375E"/>
    <w:rsid w:val="000009F0"/>
    <w:rsid w:val="00003A77"/>
    <w:rsid w:val="00006716"/>
    <w:rsid w:val="0000684E"/>
    <w:rsid w:val="00007022"/>
    <w:rsid w:val="0000704A"/>
    <w:rsid w:val="00007102"/>
    <w:rsid w:val="000111E4"/>
    <w:rsid w:val="00013BAD"/>
    <w:rsid w:val="00014E24"/>
    <w:rsid w:val="00020F82"/>
    <w:rsid w:val="000260F9"/>
    <w:rsid w:val="00027C48"/>
    <w:rsid w:val="00030C22"/>
    <w:rsid w:val="0003616B"/>
    <w:rsid w:val="00037BCB"/>
    <w:rsid w:val="00041311"/>
    <w:rsid w:val="0004259B"/>
    <w:rsid w:val="0004730E"/>
    <w:rsid w:val="000539A7"/>
    <w:rsid w:val="00054265"/>
    <w:rsid w:val="00067F1B"/>
    <w:rsid w:val="00070FBD"/>
    <w:rsid w:val="0007174F"/>
    <w:rsid w:val="0007271E"/>
    <w:rsid w:val="0007479D"/>
    <w:rsid w:val="00075AD1"/>
    <w:rsid w:val="00093025"/>
    <w:rsid w:val="00095F1B"/>
    <w:rsid w:val="0009633F"/>
    <w:rsid w:val="000A03E8"/>
    <w:rsid w:val="000A0CBD"/>
    <w:rsid w:val="000A1C89"/>
    <w:rsid w:val="000A1DDC"/>
    <w:rsid w:val="000A2DAF"/>
    <w:rsid w:val="000A65AC"/>
    <w:rsid w:val="000A6649"/>
    <w:rsid w:val="000A67BD"/>
    <w:rsid w:val="000A7C20"/>
    <w:rsid w:val="000B4CED"/>
    <w:rsid w:val="000B5941"/>
    <w:rsid w:val="000B5E81"/>
    <w:rsid w:val="000C136E"/>
    <w:rsid w:val="000D2829"/>
    <w:rsid w:val="000D4D4B"/>
    <w:rsid w:val="000D645F"/>
    <w:rsid w:val="000D6AF0"/>
    <w:rsid w:val="000E20F1"/>
    <w:rsid w:val="000E2638"/>
    <w:rsid w:val="000E2AD0"/>
    <w:rsid w:val="000E4776"/>
    <w:rsid w:val="000E5DD2"/>
    <w:rsid w:val="000E6CDE"/>
    <w:rsid w:val="000F1A6A"/>
    <w:rsid w:val="000F316F"/>
    <w:rsid w:val="000F492B"/>
    <w:rsid w:val="000F5CEA"/>
    <w:rsid w:val="000F607E"/>
    <w:rsid w:val="00102F62"/>
    <w:rsid w:val="00104E4C"/>
    <w:rsid w:val="001052C3"/>
    <w:rsid w:val="001053B0"/>
    <w:rsid w:val="00106CBD"/>
    <w:rsid w:val="001100E4"/>
    <w:rsid w:val="00113C0B"/>
    <w:rsid w:val="00113D3A"/>
    <w:rsid w:val="00113D3D"/>
    <w:rsid w:val="00114ECB"/>
    <w:rsid w:val="001175E4"/>
    <w:rsid w:val="00117E1E"/>
    <w:rsid w:val="00120826"/>
    <w:rsid w:val="00124268"/>
    <w:rsid w:val="0012502A"/>
    <w:rsid w:val="001301D9"/>
    <w:rsid w:val="0013106B"/>
    <w:rsid w:val="0013483F"/>
    <w:rsid w:val="00137EE0"/>
    <w:rsid w:val="00140F68"/>
    <w:rsid w:val="0014653B"/>
    <w:rsid w:val="00152ADB"/>
    <w:rsid w:val="00153134"/>
    <w:rsid w:val="00153167"/>
    <w:rsid w:val="00153A94"/>
    <w:rsid w:val="001552C3"/>
    <w:rsid w:val="001574F8"/>
    <w:rsid w:val="00161359"/>
    <w:rsid w:val="00162905"/>
    <w:rsid w:val="00163028"/>
    <w:rsid w:val="00164D7C"/>
    <w:rsid w:val="00165A2D"/>
    <w:rsid w:val="00165A45"/>
    <w:rsid w:val="00165E9C"/>
    <w:rsid w:val="00171088"/>
    <w:rsid w:val="00176B57"/>
    <w:rsid w:val="00180609"/>
    <w:rsid w:val="0018163C"/>
    <w:rsid w:val="0018251A"/>
    <w:rsid w:val="0018281E"/>
    <w:rsid w:val="001876DC"/>
    <w:rsid w:val="00191156"/>
    <w:rsid w:val="00192EB1"/>
    <w:rsid w:val="001930BA"/>
    <w:rsid w:val="0019419C"/>
    <w:rsid w:val="001954E0"/>
    <w:rsid w:val="00196F2A"/>
    <w:rsid w:val="001A3153"/>
    <w:rsid w:val="001A7E0A"/>
    <w:rsid w:val="001B4514"/>
    <w:rsid w:val="001C0357"/>
    <w:rsid w:val="001C0FB7"/>
    <w:rsid w:val="001C1598"/>
    <w:rsid w:val="001C1F44"/>
    <w:rsid w:val="001C4128"/>
    <w:rsid w:val="001C6C4D"/>
    <w:rsid w:val="001C724D"/>
    <w:rsid w:val="001C75AA"/>
    <w:rsid w:val="001D0CE5"/>
    <w:rsid w:val="001F7B0A"/>
    <w:rsid w:val="00203F86"/>
    <w:rsid w:val="00205258"/>
    <w:rsid w:val="00213089"/>
    <w:rsid w:val="00213091"/>
    <w:rsid w:val="0021359F"/>
    <w:rsid w:val="0021593D"/>
    <w:rsid w:val="00216690"/>
    <w:rsid w:val="00217924"/>
    <w:rsid w:val="00221155"/>
    <w:rsid w:val="002234CD"/>
    <w:rsid w:val="00223702"/>
    <w:rsid w:val="00223E46"/>
    <w:rsid w:val="00226619"/>
    <w:rsid w:val="00227165"/>
    <w:rsid w:val="00227A30"/>
    <w:rsid w:val="0023110E"/>
    <w:rsid w:val="00231533"/>
    <w:rsid w:val="00233719"/>
    <w:rsid w:val="00235640"/>
    <w:rsid w:val="0023721B"/>
    <w:rsid w:val="002415CD"/>
    <w:rsid w:val="00242486"/>
    <w:rsid w:val="00243AC3"/>
    <w:rsid w:val="0024618C"/>
    <w:rsid w:val="00247D13"/>
    <w:rsid w:val="00253B31"/>
    <w:rsid w:val="002547A2"/>
    <w:rsid w:val="00254B4F"/>
    <w:rsid w:val="00254D5C"/>
    <w:rsid w:val="00257BE3"/>
    <w:rsid w:val="0026006C"/>
    <w:rsid w:val="002602F7"/>
    <w:rsid w:val="00262BF8"/>
    <w:rsid w:val="00275133"/>
    <w:rsid w:val="00275BC0"/>
    <w:rsid w:val="00275E96"/>
    <w:rsid w:val="0027726B"/>
    <w:rsid w:val="002914C9"/>
    <w:rsid w:val="00291C4E"/>
    <w:rsid w:val="0029245D"/>
    <w:rsid w:val="002935A6"/>
    <w:rsid w:val="002939A5"/>
    <w:rsid w:val="002A1615"/>
    <w:rsid w:val="002A23D0"/>
    <w:rsid w:val="002A2D23"/>
    <w:rsid w:val="002A45D2"/>
    <w:rsid w:val="002B1AF7"/>
    <w:rsid w:val="002B68CB"/>
    <w:rsid w:val="002B68CF"/>
    <w:rsid w:val="002C21B9"/>
    <w:rsid w:val="002D067D"/>
    <w:rsid w:val="002D1525"/>
    <w:rsid w:val="002D41FB"/>
    <w:rsid w:val="002D5BB5"/>
    <w:rsid w:val="002D7F3C"/>
    <w:rsid w:val="002E3E98"/>
    <w:rsid w:val="002E7344"/>
    <w:rsid w:val="002F0B67"/>
    <w:rsid w:val="002F0D3A"/>
    <w:rsid w:val="002F2AF1"/>
    <w:rsid w:val="002F34CE"/>
    <w:rsid w:val="002F4363"/>
    <w:rsid w:val="002F4D52"/>
    <w:rsid w:val="002F5744"/>
    <w:rsid w:val="002F61EB"/>
    <w:rsid w:val="002F7B96"/>
    <w:rsid w:val="00301A40"/>
    <w:rsid w:val="00304913"/>
    <w:rsid w:val="00306498"/>
    <w:rsid w:val="00310607"/>
    <w:rsid w:val="0031214F"/>
    <w:rsid w:val="003126DF"/>
    <w:rsid w:val="00312C69"/>
    <w:rsid w:val="00312D99"/>
    <w:rsid w:val="0031436F"/>
    <w:rsid w:val="00316240"/>
    <w:rsid w:val="0032006E"/>
    <w:rsid w:val="00322706"/>
    <w:rsid w:val="00323764"/>
    <w:rsid w:val="003239BB"/>
    <w:rsid w:val="0033060C"/>
    <w:rsid w:val="00330A0F"/>
    <w:rsid w:val="003336B0"/>
    <w:rsid w:val="00342451"/>
    <w:rsid w:val="0034255E"/>
    <w:rsid w:val="003500C2"/>
    <w:rsid w:val="00351BC1"/>
    <w:rsid w:val="00353BF3"/>
    <w:rsid w:val="00354312"/>
    <w:rsid w:val="003576F2"/>
    <w:rsid w:val="00361A32"/>
    <w:rsid w:val="00364EC9"/>
    <w:rsid w:val="0036597F"/>
    <w:rsid w:val="00366539"/>
    <w:rsid w:val="00366D7A"/>
    <w:rsid w:val="00373152"/>
    <w:rsid w:val="0037323E"/>
    <w:rsid w:val="003736AD"/>
    <w:rsid w:val="00373EBF"/>
    <w:rsid w:val="00374007"/>
    <w:rsid w:val="00374E16"/>
    <w:rsid w:val="00382C7C"/>
    <w:rsid w:val="003839CB"/>
    <w:rsid w:val="003965D6"/>
    <w:rsid w:val="003A0E98"/>
    <w:rsid w:val="003A318D"/>
    <w:rsid w:val="003A3549"/>
    <w:rsid w:val="003B1343"/>
    <w:rsid w:val="003B3BF7"/>
    <w:rsid w:val="003B7E6F"/>
    <w:rsid w:val="003C1673"/>
    <w:rsid w:val="003C1EFD"/>
    <w:rsid w:val="003C3D51"/>
    <w:rsid w:val="003C3F11"/>
    <w:rsid w:val="003C48D6"/>
    <w:rsid w:val="003D25F7"/>
    <w:rsid w:val="003D3D49"/>
    <w:rsid w:val="003D67A9"/>
    <w:rsid w:val="003D77FB"/>
    <w:rsid w:val="003E00C6"/>
    <w:rsid w:val="003E0D3B"/>
    <w:rsid w:val="003E1B07"/>
    <w:rsid w:val="003E20A4"/>
    <w:rsid w:val="003E2E8C"/>
    <w:rsid w:val="003E3D78"/>
    <w:rsid w:val="003E489D"/>
    <w:rsid w:val="003E52BD"/>
    <w:rsid w:val="003E580D"/>
    <w:rsid w:val="003F45DC"/>
    <w:rsid w:val="003F7A51"/>
    <w:rsid w:val="0040081E"/>
    <w:rsid w:val="00404345"/>
    <w:rsid w:val="004046CB"/>
    <w:rsid w:val="0040476A"/>
    <w:rsid w:val="00404D87"/>
    <w:rsid w:val="004068B0"/>
    <w:rsid w:val="00413EC0"/>
    <w:rsid w:val="0041598A"/>
    <w:rsid w:val="0042646B"/>
    <w:rsid w:val="00427D7C"/>
    <w:rsid w:val="00431CE8"/>
    <w:rsid w:val="00432748"/>
    <w:rsid w:val="00433FE0"/>
    <w:rsid w:val="004359A4"/>
    <w:rsid w:val="004367D7"/>
    <w:rsid w:val="00440FD4"/>
    <w:rsid w:val="004445C8"/>
    <w:rsid w:val="0044510A"/>
    <w:rsid w:val="00450411"/>
    <w:rsid w:val="00455EEF"/>
    <w:rsid w:val="00457AFE"/>
    <w:rsid w:val="0046364B"/>
    <w:rsid w:val="00463744"/>
    <w:rsid w:val="004640B8"/>
    <w:rsid w:val="00466CE7"/>
    <w:rsid w:val="004716F4"/>
    <w:rsid w:val="00474686"/>
    <w:rsid w:val="00476E8E"/>
    <w:rsid w:val="00477332"/>
    <w:rsid w:val="0048051B"/>
    <w:rsid w:val="00480CF1"/>
    <w:rsid w:val="00481161"/>
    <w:rsid w:val="004816B1"/>
    <w:rsid w:val="00481EDA"/>
    <w:rsid w:val="00483928"/>
    <w:rsid w:val="004856A0"/>
    <w:rsid w:val="00491AB3"/>
    <w:rsid w:val="00492217"/>
    <w:rsid w:val="00495708"/>
    <w:rsid w:val="004A18E6"/>
    <w:rsid w:val="004A6BF6"/>
    <w:rsid w:val="004A7EB4"/>
    <w:rsid w:val="004B05F6"/>
    <w:rsid w:val="004B1E03"/>
    <w:rsid w:val="004B1E4A"/>
    <w:rsid w:val="004B1EF0"/>
    <w:rsid w:val="004C4794"/>
    <w:rsid w:val="004C6540"/>
    <w:rsid w:val="004C657D"/>
    <w:rsid w:val="004C7A87"/>
    <w:rsid w:val="004D21D3"/>
    <w:rsid w:val="004D2A60"/>
    <w:rsid w:val="004D2C50"/>
    <w:rsid w:val="004D3358"/>
    <w:rsid w:val="004D6384"/>
    <w:rsid w:val="004D65BF"/>
    <w:rsid w:val="004E0819"/>
    <w:rsid w:val="004E0EED"/>
    <w:rsid w:val="004E5267"/>
    <w:rsid w:val="004E734D"/>
    <w:rsid w:val="004E7876"/>
    <w:rsid w:val="004F30E4"/>
    <w:rsid w:val="004F3FE5"/>
    <w:rsid w:val="004F40CE"/>
    <w:rsid w:val="004F4604"/>
    <w:rsid w:val="004F6A0D"/>
    <w:rsid w:val="004F702D"/>
    <w:rsid w:val="004F7889"/>
    <w:rsid w:val="004F7A95"/>
    <w:rsid w:val="00500237"/>
    <w:rsid w:val="00501D4E"/>
    <w:rsid w:val="0050205B"/>
    <w:rsid w:val="00504444"/>
    <w:rsid w:val="00506404"/>
    <w:rsid w:val="00506830"/>
    <w:rsid w:val="00510BA6"/>
    <w:rsid w:val="005210FA"/>
    <w:rsid w:val="0052260E"/>
    <w:rsid w:val="00523916"/>
    <w:rsid w:val="00525ECC"/>
    <w:rsid w:val="00526817"/>
    <w:rsid w:val="00526E4C"/>
    <w:rsid w:val="00530E1C"/>
    <w:rsid w:val="00531536"/>
    <w:rsid w:val="005338EA"/>
    <w:rsid w:val="00535525"/>
    <w:rsid w:val="00536822"/>
    <w:rsid w:val="00540A41"/>
    <w:rsid w:val="00540F52"/>
    <w:rsid w:val="00541D35"/>
    <w:rsid w:val="005425AE"/>
    <w:rsid w:val="005440B5"/>
    <w:rsid w:val="00554D18"/>
    <w:rsid w:val="00554D45"/>
    <w:rsid w:val="00555B38"/>
    <w:rsid w:val="00557DDA"/>
    <w:rsid w:val="00560106"/>
    <w:rsid w:val="00562F61"/>
    <w:rsid w:val="00565D64"/>
    <w:rsid w:val="0057299D"/>
    <w:rsid w:val="005741DF"/>
    <w:rsid w:val="00574900"/>
    <w:rsid w:val="00575AB5"/>
    <w:rsid w:val="00575C0C"/>
    <w:rsid w:val="00576BEE"/>
    <w:rsid w:val="005823FD"/>
    <w:rsid w:val="0058324B"/>
    <w:rsid w:val="0058797F"/>
    <w:rsid w:val="00590916"/>
    <w:rsid w:val="00590F8E"/>
    <w:rsid w:val="005930E1"/>
    <w:rsid w:val="005932F1"/>
    <w:rsid w:val="005A1910"/>
    <w:rsid w:val="005A272D"/>
    <w:rsid w:val="005A514E"/>
    <w:rsid w:val="005A643D"/>
    <w:rsid w:val="005A7EA5"/>
    <w:rsid w:val="005B172E"/>
    <w:rsid w:val="005B307F"/>
    <w:rsid w:val="005B3AF6"/>
    <w:rsid w:val="005B5FDB"/>
    <w:rsid w:val="005B6D82"/>
    <w:rsid w:val="005C4896"/>
    <w:rsid w:val="005C5598"/>
    <w:rsid w:val="005C69B2"/>
    <w:rsid w:val="005C6A96"/>
    <w:rsid w:val="005C6AE6"/>
    <w:rsid w:val="005C7055"/>
    <w:rsid w:val="005D1256"/>
    <w:rsid w:val="005D2D27"/>
    <w:rsid w:val="005D4051"/>
    <w:rsid w:val="005D4254"/>
    <w:rsid w:val="005D56C5"/>
    <w:rsid w:val="005D7078"/>
    <w:rsid w:val="005D720F"/>
    <w:rsid w:val="005E1882"/>
    <w:rsid w:val="005E196E"/>
    <w:rsid w:val="005E1DFB"/>
    <w:rsid w:val="005E4520"/>
    <w:rsid w:val="005E4833"/>
    <w:rsid w:val="005E5401"/>
    <w:rsid w:val="005E7ECE"/>
    <w:rsid w:val="005F0174"/>
    <w:rsid w:val="005F173D"/>
    <w:rsid w:val="005F1A88"/>
    <w:rsid w:val="005F1EDE"/>
    <w:rsid w:val="005F41AF"/>
    <w:rsid w:val="005F43A2"/>
    <w:rsid w:val="005F4843"/>
    <w:rsid w:val="005F5DAC"/>
    <w:rsid w:val="005F60A2"/>
    <w:rsid w:val="006001FF"/>
    <w:rsid w:val="00606370"/>
    <w:rsid w:val="00613457"/>
    <w:rsid w:val="00620509"/>
    <w:rsid w:val="00621E22"/>
    <w:rsid w:val="006224B0"/>
    <w:rsid w:val="00623002"/>
    <w:rsid w:val="00625E79"/>
    <w:rsid w:val="0063046E"/>
    <w:rsid w:val="00630C19"/>
    <w:rsid w:val="00631807"/>
    <w:rsid w:val="006407BF"/>
    <w:rsid w:val="00640EB6"/>
    <w:rsid w:val="00641413"/>
    <w:rsid w:val="00645F87"/>
    <w:rsid w:val="00647F90"/>
    <w:rsid w:val="006540F6"/>
    <w:rsid w:val="0065541C"/>
    <w:rsid w:val="00655CB4"/>
    <w:rsid w:val="006605AD"/>
    <w:rsid w:val="006706ED"/>
    <w:rsid w:val="00675128"/>
    <w:rsid w:val="00675DD2"/>
    <w:rsid w:val="006761C7"/>
    <w:rsid w:val="00677B13"/>
    <w:rsid w:val="0068191D"/>
    <w:rsid w:val="006823BA"/>
    <w:rsid w:val="006838BF"/>
    <w:rsid w:val="00687430"/>
    <w:rsid w:val="0069085F"/>
    <w:rsid w:val="006959DB"/>
    <w:rsid w:val="006965BE"/>
    <w:rsid w:val="006A214B"/>
    <w:rsid w:val="006A43B2"/>
    <w:rsid w:val="006A449E"/>
    <w:rsid w:val="006B2622"/>
    <w:rsid w:val="006B2DED"/>
    <w:rsid w:val="006B458C"/>
    <w:rsid w:val="006C210F"/>
    <w:rsid w:val="006C605F"/>
    <w:rsid w:val="006C7A47"/>
    <w:rsid w:val="006D2397"/>
    <w:rsid w:val="006D45B5"/>
    <w:rsid w:val="006D5CC7"/>
    <w:rsid w:val="006D6142"/>
    <w:rsid w:val="006E21E8"/>
    <w:rsid w:val="006E3982"/>
    <w:rsid w:val="006E7497"/>
    <w:rsid w:val="006F0E92"/>
    <w:rsid w:val="006F0FFA"/>
    <w:rsid w:val="007004FD"/>
    <w:rsid w:val="00700AF3"/>
    <w:rsid w:val="00702BDA"/>
    <w:rsid w:val="00704616"/>
    <w:rsid w:val="0071050F"/>
    <w:rsid w:val="00710DB0"/>
    <w:rsid w:val="00711588"/>
    <w:rsid w:val="0071182D"/>
    <w:rsid w:val="00712404"/>
    <w:rsid w:val="007140B9"/>
    <w:rsid w:val="007146B5"/>
    <w:rsid w:val="00715942"/>
    <w:rsid w:val="00715AAF"/>
    <w:rsid w:val="00716D38"/>
    <w:rsid w:val="007208A9"/>
    <w:rsid w:val="007210DF"/>
    <w:rsid w:val="00724B96"/>
    <w:rsid w:val="00727C4E"/>
    <w:rsid w:val="00727ED3"/>
    <w:rsid w:val="007309CB"/>
    <w:rsid w:val="007323AF"/>
    <w:rsid w:val="007331C0"/>
    <w:rsid w:val="007351E2"/>
    <w:rsid w:val="00741D66"/>
    <w:rsid w:val="007448A5"/>
    <w:rsid w:val="00744A21"/>
    <w:rsid w:val="00745BFC"/>
    <w:rsid w:val="00746F07"/>
    <w:rsid w:val="00750E3C"/>
    <w:rsid w:val="007533C5"/>
    <w:rsid w:val="007579E9"/>
    <w:rsid w:val="007601B6"/>
    <w:rsid w:val="007611F6"/>
    <w:rsid w:val="00761E19"/>
    <w:rsid w:val="0076259D"/>
    <w:rsid w:val="007638A4"/>
    <w:rsid w:val="00763FF9"/>
    <w:rsid w:val="00765354"/>
    <w:rsid w:val="00765402"/>
    <w:rsid w:val="00773A76"/>
    <w:rsid w:val="00774A21"/>
    <w:rsid w:val="0078131B"/>
    <w:rsid w:val="0078196E"/>
    <w:rsid w:val="007851E7"/>
    <w:rsid w:val="00785D1E"/>
    <w:rsid w:val="00796EB3"/>
    <w:rsid w:val="007A014D"/>
    <w:rsid w:val="007A0D87"/>
    <w:rsid w:val="007A0E65"/>
    <w:rsid w:val="007A1AD0"/>
    <w:rsid w:val="007A2276"/>
    <w:rsid w:val="007A2414"/>
    <w:rsid w:val="007A5A45"/>
    <w:rsid w:val="007B1890"/>
    <w:rsid w:val="007B19FA"/>
    <w:rsid w:val="007B4C6C"/>
    <w:rsid w:val="007B4D3E"/>
    <w:rsid w:val="007C1107"/>
    <w:rsid w:val="007C21D5"/>
    <w:rsid w:val="007C3C20"/>
    <w:rsid w:val="007C4335"/>
    <w:rsid w:val="007C45CA"/>
    <w:rsid w:val="007C49ED"/>
    <w:rsid w:val="007D02F8"/>
    <w:rsid w:val="007D0D36"/>
    <w:rsid w:val="007D570A"/>
    <w:rsid w:val="007D59F3"/>
    <w:rsid w:val="007D6CB9"/>
    <w:rsid w:val="007E2F9C"/>
    <w:rsid w:val="007E381C"/>
    <w:rsid w:val="007E4845"/>
    <w:rsid w:val="007E5D80"/>
    <w:rsid w:val="007E7F6F"/>
    <w:rsid w:val="007F027B"/>
    <w:rsid w:val="007F1A92"/>
    <w:rsid w:val="007F4966"/>
    <w:rsid w:val="00800E6B"/>
    <w:rsid w:val="00802E83"/>
    <w:rsid w:val="00803AD1"/>
    <w:rsid w:val="00804EFE"/>
    <w:rsid w:val="008117D5"/>
    <w:rsid w:val="00811F41"/>
    <w:rsid w:val="00815DCE"/>
    <w:rsid w:val="0081620E"/>
    <w:rsid w:val="008202FE"/>
    <w:rsid w:val="00822ABA"/>
    <w:rsid w:val="00825593"/>
    <w:rsid w:val="00827DE3"/>
    <w:rsid w:val="00832AB8"/>
    <w:rsid w:val="00833979"/>
    <w:rsid w:val="008409B4"/>
    <w:rsid w:val="00843565"/>
    <w:rsid w:val="008469FF"/>
    <w:rsid w:val="008471F2"/>
    <w:rsid w:val="008511CF"/>
    <w:rsid w:val="00853153"/>
    <w:rsid w:val="00853B1C"/>
    <w:rsid w:val="008546E7"/>
    <w:rsid w:val="00854FDB"/>
    <w:rsid w:val="00856FFB"/>
    <w:rsid w:val="008570EB"/>
    <w:rsid w:val="0085722A"/>
    <w:rsid w:val="00857741"/>
    <w:rsid w:val="00857780"/>
    <w:rsid w:val="00860242"/>
    <w:rsid w:val="0086241B"/>
    <w:rsid w:val="00866C97"/>
    <w:rsid w:val="00867C2B"/>
    <w:rsid w:val="00867D03"/>
    <w:rsid w:val="0087067D"/>
    <w:rsid w:val="00872E56"/>
    <w:rsid w:val="00873F0C"/>
    <w:rsid w:val="00876AD1"/>
    <w:rsid w:val="00876CA5"/>
    <w:rsid w:val="00877487"/>
    <w:rsid w:val="008817DE"/>
    <w:rsid w:val="00882739"/>
    <w:rsid w:val="008847A1"/>
    <w:rsid w:val="008920DB"/>
    <w:rsid w:val="00895C8E"/>
    <w:rsid w:val="00897CE9"/>
    <w:rsid w:val="008A10CA"/>
    <w:rsid w:val="008A4DE8"/>
    <w:rsid w:val="008A5770"/>
    <w:rsid w:val="008B2ECB"/>
    <w:rsid w:val="008B374F"/>
    <w:rsid w:val="008B48C8"/>
    <w:rsid w:val="008C0238"/>
    <w:rsid w:val="008C0417"/>
    <w:rsid w:val="008C23FC"/>
    <w:rsid w:val="008C662F"/>
    <w:rsid w:val="008D42E4"/>
    <w:rsid w:val="008D47EB"/>
    <w:rsid w:val="008D5578"/>
    <w:rsid w:val="008D5FE4"/>
    <w:rsid w:val="008D6FFC"/>
    <w:rsid w:val="008E3978"/>
    <w:rsid w:val="008F0BC2"/>
    <w:rsid w:val="008F17F8"/>
    <w:rsid w:val="008F2C42"/>
    <w:rsid w:val="00900606"/>
    <w:rsid w:val="00903BBF"/>
    <w:rsid w:val="00904350"/>
    <w:rsid w:val="00906B4E"/>
    <w:rsid w:val="00906BF8"/>
    <w:rsid w:val="0091120E"/>
    <w:rsid w:val="00914C9F"/>
    <w:rsid w:val="00914D3B"/>
    <w:rsid w:val="0092074D"/>
    <w:rsid w:val="00923965"/>
    <w:rsid w:val="00924DFF"/>
    <w:rsid w:val="009327AE"/>
    <w:rsid w:val="009331C4"/>
    <w:rsid w:val="00935AE3"/>
    <w:rsid w:val="00941B17"/>
    <w:rsid w:val="00942208"/>
    <w:rsid w:val="00944F2B"/>
    <w:rsid w:val="00947960"/>
    <w:rsid w:val="00952FC9"/>
    <w:rsid w:val="009561E7"/>
    <w:rsid w:val="009570A4"/>
    <w:rsid w:val="0096558E"/>
    <w:rsid w:val="009674BE"/>
    <w:rsid w:val="00970706"/>
    <w:rsid w:val="0097521A"/>
    <w:rsid w:val="00975870"/>
    <w:rsid w:val="00976FA0"/>
    <w:rsid w:val="009773EE"/>
    <w:rsid w:val="00977CE8"/>
    <w:rsid w:val="00977F5A"/>
    <w:rsid w:val="00980761"/>
    <w:rsid w:val="0098710C"/>
    <w:rsid w:val="00991BA1"/>
    <w:rsid w:val="009924DE"/>
    <w:rsid w:val="009937D7"/>
    <w:rsid w:val="00993B6A"/>
    <w:rsid w:val="00994789"/>
    <w:rsid w:val="00994B6F"/>
    <w:rsid w:val="00996809"/>
    <w:rsid w:val="009975A3"/>
    <w:rsid w:val="00997BBA"/>
    <w:rsid w:val="009A0B01"/>
    <w:rsid w:val="009A2A69"/>
    <w:rsid w:val="009A340C"/>
    <w:rsid w:val="009B1E99"/>
    <w:rsid w:val="009B2709"/>
    <w:rsid w:val="009C3DE6"/>
    <w:rsid w:val="009C3E15"/>
    <w:rsid w:val="009C4015"/>
    <w:rsid w:val="009C5FFA"/>
    <w:rsid w:val="009D0411"/>
    <w:rsid w:val="009D15AE"/>
    <w:rsid w:val="009D5B66"/>
    <w:rsid w:val="009E05FE"/>
    <w:rsid w:val="009E19FA"/>
    <w:rsid w:val="009E28D1"/>
    <w:rsid w:val="009E3819"/>
    <w:rsid w:val="009E502A"/>
    <w:rsid w:val="009F1A5A"/>
    <w:rsid w:val="009F3717"/>
    <w:rsid w:val="009F3912"/>
    <w:rsid w:val="00A02B7B"/>
    <w:rsid w:val="00A02F29"/>
    <w:rsid w:val="00A0457F"/>
    <w:rsid w:val="00A05EA3"/>
    <w:rsid w:val="00A06A19"/>
    <w:rsid w:val="00A102AE"/>
    <w:rsid w:val="00A13211"/>
    <w:rsid w:val="00A149F8"/>
    <w:rsid w:val="00A15E5C"/>
    <w:rsid w:val="00A2145E"/>
    <w:rsid w:val="00A21707"/>
    <w:rsid w:val="00A22ADA"/>
    <w:rsid w:val="00A24BC1"/>
    <w:rsid w:val="00A26EDC"/>
    <w:rsid w:val="00A276E8"/>
    <w:rsid w:val="00A27A15"/>
    <w:rsid w:val="00A33A3D"/>
    <w:rsid w:val="00A357CF"/>
    <w:rsid w:val="00A40627"/>
    <w:rsid w:val="00A41545"/>
    <w:rsid w:val="00A45344"/>
    <w:rsid w:val="00A46650"/>
    <w:rsid w:val="00A4722B"/>
    <w:rsid w:val="00A51642"/>
    <w:rsid w:val="00A53F27"/>
    <w:rsid w:val="00A54542"/>
    <w:rsid w:val="00A5756E"/>
    <w:rsid w:val="00A6050F"/>
    <w:rsid w:val="00A61C14"/>
    <w:rsid w:val="00A63806"/>
    <w:rsid w:val="00A64B85"/>
    <w:rsid w:val="00A64BE1"/>
    <w:rsid w:val="00A669F4"/>
    <w:rsid w:val="00A6773E"/>
    <w:rsid w:val="00A67FCF"/>
    <w:rsid w:val="00A71A92"/>
    <w:rsid w:val="00A71F24"/>
    <w:rsid w:val="00A80E7E"/>
    <w:rsid w:val="00A83BF3"/>
    <w:rsid w:val="00A8498A"/>
    <w:rsid w:val="00A86C6F"/>
    <w:rsid w:val="00A95FF5"/>
    <w:rsid w:val="00A96E09"/>
    <w:rsid w:val="00AA110D"/>
    <w:rsid w:val="00AA21AE"/>
    <w:rsid w:val="00AA23FB"/>
    <w:rsid w:val="00AA73DE"/>
    <w:rsid w:val="00AB6B2E"/>
    <w:rsid w:val="00AC1F74"/>
    <w:rsid w:val="00AD329B"/>
    <w:rsid w:val="00AD35A3"/>
    <w:rsid w:val="00AD3A95"/>
    <w:rsid w:val="00AD3B92"/>
    <w:rsid w:val="00AD5274"/>
    <w:rsid w:val="00AD5AC1"/>
    <w:rsid w:val="00AD6AF1"/>
    <w:rsid w:val="00AE423F"/>
    <w:rsid w:val="00AE55B6"/>
    <w:rsid w:val="00AF3D23"/>
    <w:rsid w:val="00AF3F80"/>
    <w:rsid w:val="00AF57A9"/>
    <w:rsid w:val="00B00A8A"/>
    <w:rsid w:val="00B01C3C"/>
    <w:rsid w:val="00B02BE6"/>
    <w:rsid w:val="00B06BF2"/>
    <w:rsid w:val="00B10BC9"/>
    <w:rsid w:val="00B11A73"/>
    <w:rsid w:val="00B13265"/>
    <w:rsid w:val="00B134BB"/>
    <w:rsid w:val="00B13F3E"/>
    <w:rsid w:val="00B1409A"/>
    <w:rsid w:val="00B170E1"/>
    <w:rsid w:val="00B20065"/>
    <w:rsid w:val="00B20E51"/>
    <w:rsid w:val="00B2108F"/>
    <w:rsid w:val="00B2256C"/>
    <w:rsid w:val="00B22743"/>
    <w:rsid w:val="00B2752D"/>
    <w:rsid w:val="00B3104D"/>
    <w:rsid w:val="00B33440"/>
    <w:rsid w:val="00B356E9"/>
    <w:rsid w:val="00B36002"/>
    <w:rsid w:val="00B371C4"/>
    <w:rsid w:val="00B420EE"/>
    <w:rsid w:val="00B44224"/>
    <w:rsid w:val="00B53230"/>
    <w:rsid w:val="00B543DD"/>
    <w:rsid w:val="00B54D09"/>
    <w:rsid w:val="00B60370"/>
    <w:rsid w:val="00B61F97"/>
    <w:rsid w:val="00B62D7A"/>
    <w:rsid w:val="00B713C6"/>
    <w:rsid w:val="00B72883"/>
    <w:rsid w:val="00B7497F"/>
    <w:rsid w:val="00B74F59"/>
    <w:rsid w:val="00B75CAB"/>
    <w:rsid w:val="00B800BA"/>
    <w:rsid w:val="00B83605"/>
    <w:rsid w:val="00B842FD"/>
    <w:rsid w:val="00B8490A"/>
    <w:rsid w:val="00B8616D"/>
    <w:rsid w:val="00B92690"/>
    <w:rsid w:val="00B92DA6"/>
    <w:rsid w:val="00B94ECE"/>
    <w:rsid w:val="00B94EDA"/>
    <w:rsid w:val="00B95D11"/>
    <w:rsid w:val="00B96263"/>
    <w:rsid w:val="00B96810"/>
    <w:rsid w:val="00BA09C4"/>
    <w:rsid w:val="00BA315A"/>
    <w:rsid w:val="00BA3C42"/>
    <w:rsid w:val="00BB0BDD"/>
    <w:rsid w:val="00BB15CC"/>
    <w:rsid w:val="00BB55F1"/>
    <w:rsid w:val="00BB6CE7"/>
    <w:rsid w:val="00BC3443"/>
    <w:rsid w:val="00BC3506"/>
    <w:rsid w:val="00BC609F"/>
    <w:rsid w:val="00BD3596"/>
    <w:rsid w:val="00BD3D59"/>
    <w:rsid w:val="00BD7C3F"/>
    <w:rsid w:val="00BE2449"/>
    <w:rsid w:val="00BE5147"/>
    <w:rsid w:val="00BE71C6"/>
    <w:rsid w:val="00BF46EF"/>
    <w:rsid w:val="00BF78E1"/>
    <w:rsid w:val="00C00F65"/>
    <w:rsid w:val="00C0215A"/>
    <w:rsid w:val="00C06177"/>
    <w:rsid w:val="00C12CFA"/>
    <w:rsid w:val="00C131CD"/>
    <w:rsid w:val="00C2055B"/>
    <w:rsid w:val="00C33AA9"/>
    <w:rsid w:val="00C350B0"/>
    <w:rsid w:val="00C41065"/>
    <w:rsid w:val="00C42AF9"/>
    <w:rsid w:val="00C435DA"/>
    <w:rsid w:val="00C45759"/>
    <w:rsid w:val="00C5137D"/>
    <w:rsid w:val="00C528D8"/>
    <w:rsid w:val="00C52EDB"/>
    <w:rsid w:val="00C56078"/>
    <w:rsid w:val="00C6140E"/>
    <w:rsid w:val="00C624FD"/>
    <w:rsid w:val="00C64DD7"/>
    <w:rsid w:val="00C66633"/>
    <w:rsid w:val="00C7241F"/>
    <w:rsid w:val="00C7347A"/>
    <w:rsid w:val="00C742E3"/>
    <w:rsid w:val="00C753E2"/>
    <w:rsid w:val="00C77A87"/>
    <w:rsid w:val="00C83099"/>
    <w:rsid w:val="00C83ECC"/>
    <w:rsid w:val="00C86C17"/>
    <w:rsid w:val="00C909E4"/>
    <w:rsid w:val="00C932E4"/>
    <w:rsid w:val="00C94127"/>
    <w:rsid w:val="00C95DAD"/>
    <w:rsid w:val="00C9610A"/>
    <w:rsid w:val="00C96C72"/>
    <w:rsid w:val="00CA278D"/>
    <w:rsid w:val="00CA6A02"/>
    <w:rsid w:val="00CA7054"/>
    <w:rsid w:val="00CB0200"/>
    <w:rsid w:val="00CB2EF5"/>
    <w:rsid w:val="00CB3A82"/>
    <w:rsid w:val="00CB6614"/>
    <w:rsid w:val="00CC6317"/>
    <w:rsid w:val="00CC6EB7"/>
    <w:rsid w:val="00CC70B7"/>
    <w:rsid w:val="00CC754A"/>
    <w:rsid w:val="00CD03AA"/>
    <w:rsid w:val="00CD0A75"/>
    <w:rsid w:val="00CD6806"/>
    <w:rsid w:val="00CE10D6"/>
    <w:rsid w:val="00CE4412"/>
    <w:rsid w:val="00CE63DF"/>
    <w:rsid w:val="00CF047D"/>
    <w:rsid w:val="00CF20A6"/>
    <w:rsid w:val="00CF44B7"/>
    <w:rsid w:val="00D00DAB"/>
    <w:rsid w:val="00D01DEC"/>
    <w:rsid w:val="00D103FD"/>
    <w:rsid w:val="00D1383A"/>
    <w:rsid w:val="00D1488E"/>
    <w:rsid w:val="00D206B8"/>
    <w:rsid w:val="00D22DD3"/>
    <w:rsid w:val="00D3710E"/>
    <w:rsid w:val="00D4312B"/>
    <w:rsid w:val="00D46780"/>
    <w:rsid w:val="00D46CF1"/>
    <w:rsid w:val="00D65024"/>
    <w:rsid w:val="00D67897"/>
    <w:rsid w:val="00D71476"/>
    <w:rsid w:val="00D71F78"/>
    <w:rsid w:val="00D725FB"/>
    <w:rsid w:val="00D733D9"/>
    <w:rsid w:val="00D7409D"/>
    <w:rsid w:val="00D75AD0"/>
    <w:rsid w:val="00D8524B"/>
    <w:rsid w:val="00D92125"/>
    <w:rsid w:val="00D93099"/>
    <w:rsid w:val="00D9781A"/>
    <w:rsid w:val="00DA3083"/>
    <w:rsid w:val="00DA3BD9"/>
    <w:rsid w:val="00DA3E76"/>
    <w:rsid w:val="00DA77D6"/>
    <w:rsid w:val="00DB02B1"/>
    <w:rsid w:val="00DB04B9"/>
    <w:rsid w:val="00DB0DE3"/>
    <w:rsid w:val="00DB19F9"/>
    <w:rsid w:val="00DB2C47"/>
    <w:rsid w:val="00DB2D3C"/>
    <w:rsid w:val="00DB35AA"/>
    <w:rsid w:val="00DB54D5"/>
    <w:rsid w:val="00DB5827"/>
    <w:rsid w:val="00DB7260"/>
    <w:rsid w:val="00DC1518"/>
    <w:rsid w:val="00DC39BA"/>
    <w:rsid w:val="00DC3CE4"/>
    <w:rsid w:val="00DD0610"/>
    <w:rsid w:val="00DD12C5"/>
    <w:rsid w:val="00DD25F4"/>
    <w:rsid w:val="00DD4593"/>
    <w:rsid w:val="00DD4B71"/>
    <w:rsid w:val="00DD514B"/>
    <w:rsid w:val="00DE01B1"/>
    <w:rsid w:val="00DE0E74"/>
    <w:rsid w:val="00DE3A21"/>
    <w:rsid w:val="00DE4036"/>
    <w:rsid w:val="00DE585A"/>
    <w:rsid w:val="00DE6D98"/>
    <w:rsid w:val="00DF5602"/>
    <w:rsid w:val="00DF743C"/>
    <w:rsid w:val="00E12367"/>
    <w:rsid w:val="00E140E8"/>
    <w:rsid w:val="00E1434C"/>
    <w:rsid w:val="00E14BA5"/>
    <w:rsid w:val="00E169DC"/>
    <w:rsid w:val="00E17E1D"/>
    <w:rsid w:val="00E2111A"/>
    <w:rsid w:val="00E22F70"/>
    <w:rsid w:val="00E24452"/>
    <w:rsid w:val="00E24995"/>
    <w:rsid w:val="00E34F5E"/>
    <w:rsid w:val="00E37857"/>
    <w:rsid w:val="00E42A4E"/>
    <w:rsid w:val="00E432FA"/>
    <w:rsid w:val="00E435A9"/>
    <w:rsid w:val="00E446C1"/>
    <w:rsid w:val="00E511D3"/>
    <w:rsid w:val="00E53851"/>
    <w:rsid w:val="00E606D3"/>
    <w:rsid w:val="00E60979"/>
    <w:rsid w:val="00E6119F"/>
    <w:rsid w:val="00E6547C"/>
    <w:rsid w:val="00E747E3"/>
    <w:rsid w:val="00E753E7"/>
    <w:rsid w:val="00E75B1D"/>
    <w:rsid w:val="00E75FAE"/>
    <w:rsid w:val="00E805CD"/>
    <w:rsid w:val="00E806CB"/>
    <w:rsid w:val="00E817D9"/>
    <w:rsid w:val="00E81A9C"/>
    <w:rsid w:val="00E86BBD"/>
    <w:rsid w:val="00E874CC"/>
    <w:rsid w:val="00E93792"/>
    <w:rsid w:val="00E952E2"/>
    <w:rsid w:val="00E95373"/>
    <w:rsid w:val="00E95D9A"/>
    <w:rsid w:val="00E95DE5"/>
    <w:rsid w:val="00E9657D"/>
    <w:rsid w:val="00E9700D"/>
    <w:rsid w:val="00EA2B57"/>
    <w:rsid w:val="00EA6259"/>
    <w:rsid w:val="00EB0332"/>
    <w:rsid w:val="00EB68BF"/>
    <w:rsid w:val="00EB6C0E"/>
    <w:rsid w:val="00EC1D79"/>
    <w:rsid w:val="00EC2FB5"/>
    <w:rsid w:val="00EC4478"/>
    <w:rsid w:val="00ED1BA2"/>
    <w:rsid w:val="00ED45D6"/>
    <w:rsid w:val="00ED5A88"/>
    <w:rsid w:val="00ED707C"/>
    <w:rsid w:val="00EE22FC"/>
    <w:rsid w:val="00EE2FDD"/>
    <w:rsid w:val="00EE4267"/>
    <w:rsid w:val="00EE5FC8"/>
    <w:rsid w:val="00EF0C5D"/>
    <w:rsid w:val="00EF2BC9"/>
    <w:rsid w:val="00EF2EB6"/>
    <w:rsid w:val="00EF310E"/>
    <w:rsid w:val="00EF366A"/>
    <w:rsid w:val="00EF42EE"/>
    <w:rsid w:val="00EF55CB"/>
    <w:rsid w:val="00EF57D5"/>
    <w:rsid w:val="00EF621B"/>
    <w:rsid w:val="00EF7F67"/>
    <w:rsid w:val="00F021CF"/>
    <w:rsid w:val="00F022E5"/>
    <w:rsid w:val="00F028E2"/>
    <w:rsid w:val="00F04EE7"/>
    <w:rsid w:val="00F069BD"/>
    <w:rsid w:val="00F07D4B"/>
    <w:rsid w:val="00F10FA2"/>
    <w:rsid w:val="00F12DA3"/>
    <w:rsid w:val="00F13626"/>
    <w:rsid w:val="00F17C22"/>
    <w:rsid w:val="00F22A6C"/>
    <w:rsid w:val="00F26025"/>
    <w:rsid w:val="00F3156C"/>
    <w:rsid w:val="00F31798"/>
    <w:rsid w:val="00F3233C"/>
    <w:rsid w:val="00F3282A"/>
    <w:rsid w:val="00F33633"/>
    <w:rsid w:val="00F343BA"/>
    <w:rsid w:val="00F34C63"/>
    <w:rsid w:val="00F37A6D"/>
    <w:rsid w:val="00F413E1"/>
    <w:rsid w:val="00F421BC"/>
    <w:rsid w:val="00F4375E"/>
    <w:rsid w:val="00F4413B"/>
    <w:rsid w:val="00F44DBA"/>
    <w:rsid w:val="00F4748C"/>
    <w:rsid w:val="00F56D04"/>
    <w:rsid w:val="00F62545"/>
    <w:rsid w:val="00F635DF"/>
    <w:rsid w:val="00F64208"/>
    <w:rsid w:val="00F73E57"/>
    <w:rsid w:val="00F73FE6"/>
    <w:rsid w:val="00F77254"/>
    <w:rsid w:val="00F8630C"/>
    <w:rsid w:val="00F93BDF"/>
    <w:rsid w:val="00F9443D"/>
    <w:rsid w:val="00F96472"/>
    <w:rsid w:val="00F96547"/>
    <w:rsid w:val="00FA7C05"/>
    <w:rsid w:val="00FB2C22"/>
    <w:rsid w:val="00FB2FB1"/>
    <w:rsid w:val="00FB3952"/>
    <w:rsid w:val="00FB46DE"/>
    <w:rsid w:val="00FB4C06"/>
    <w:rsid w:val="00FB5A9F"/>
    <w:rsid w:val="00FB6D5E"/>
    <w:rsid w:val="00FC15AA"/>
    <w:rsid w:val="00FD1AEC"/>
    <w:rsid w:val="00FD3720"/>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EFEA03A3-5D1F-8248-A448-1F14E594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15A"/>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15899965">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25736193">
          <w:marLeft w:val="0"/>
          <w:marRight w:val="0"/>
          <w:marTop w:val="0"/>
          <w:marBottom w:val="0"/>
          <w:divBdr>
            <w:top w:val="none" w:sz="0" w:space="0" w:color="auto"/>
            <w:left w:val="none" w:sz="0" w:space="0" w:color="auto"/>
            <w:bottom w:val="none" w:sz="0" w:space="0" w:color="auto"/>
            <w:right w:val="none" w:sz="0" w:space="0" w:color="auto"/>
          </w:divBdr>
        </w:div>
        <w:div w:id="1158766817">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1917760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37139693">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192378137">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727384277">
          <w:marLeft w:val="0"/>
          <w:marRight w:val="0"/>
          <w:marTop w:val="0"/>
          <w:marBottom w:val="0"/>
          <w:divBdr>
            <w:top w:val="none" w:sz="0" w:space="0" w:color="auto"/>
            <w:left w:val="none" w:sz="0" w:space="0" w:color="auto"/>
            <w:bottom w:val="none" w:sz="0" w:space="0" w:color="auto"/>
            <w:right w:val="none" w:sz="0" w:space="0" w:color="auto"/>
          </w:divBdr>
        </w:div>
        <w:div w:id="2145347422">
          <w:marLeft w:val="0"/>
          <w:marRight w:val="0"/>
          <w:marTop w:val="0"/>
          <w:marBottom w:val="0"/>
          <w:divBdr>
            <w:top w:val="none" w:sz="0" w:space="0" w:color="auto"/>
            <w:left w:val="none" w:sz="0" w:space="0" w:color="auto"/>
            <w:bottom w:val="none" w:sz="0" w:space="0" w:color="auto"/>
            <w:right w:val="none" w:sz="0" w:space="0" w:color="auto"/>
          </w:divBdr>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49654834">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465196362">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1965837">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596014628">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79910604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1972008679">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44</Pages>
  <Words>16876</Words>
  <Characters>96199</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47</cp:revision>
  <dcterms:created xsi:type="dcterms:W3CDTF">2022-12-01T22:49:00Z</dcterms:created>
  <dcterms:modified xsi:type="dcterms:W3CDTF">2022-12-12T21:05:00Z</dcterms:modified>
</cp:coreProperties>
</file>